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D035A05" w14:textId="77777777" w:rsidR="004345EE" w:rsidRDefault="004345EE" w:rsidP="001B11F5">
      <w:pPr>
        <w:jc w:val="center"/>
        <w:rPr>
          <w:b/>
          <w:bCs/>
        </w:rPr>
      </w:pPr>
    </w:p>
    <w:p w14:paraId="73E0C8B7" w14:textId="77777777" w:rsidR="004345EE" w:rsidRDefault="004345EE" w:rsidP="001B11F5">
      <w:pPr>
        <w:jc w:val="center"/>
        <w:rPr>
          <w:b/>
          <w:bCs/>
        </w:rPr>
      </w:pPr>
    </w:p>
    <w:p w14:paraId="5982AB4A" w14:textId="77777777" w:rsidR="004345EE" w:rsidRDefault="004345EE" w:rsidP="001B11F5">
      <w:pPr>
        <w:jc w:val="center"/>
        <w:rPr>
          <w:b/>
          <w:bCs/>
        </w:rPr>
      </w:pPr>
    </w:p>
    <w:p w14:paraId="6307DD55" w14:textId="77777777" w:rsidR="004345EE" w:rsidRDefault="004345EE" w:rsidP="001B11F5">
      <w:pPr>
        <w:jc w:val="center"/>
        <w:rPr>
          <w:b/>
          <w:bCs/>
        </w:rPr>
      </w:pPr>
    </w:p>
    <w:p w14:paraId="228E822C" w14:textId="77777777" w:rsidR="004345EE" w:rsidRDefault="004345EE" w:rsidP="001B11F5">
      <w:pPr>
        <w:jc w:val="center"/>
        <w:rPr>
          <w:b/>
          <w:bCs/>
        </w:rPr>
      </w:pPr>
    </w:p>
    <w:p w14:paraId="0508E603" w14:textId="77777777" w:rsidR="004345EE" w:rsidRDefault="004345EE" w:rsidP="001B11F5">
      <w:pPr>
        <w:jc w:val="center"/>
        <w:rPr>
          <w:b/>
          <w:bCs/>
        </w:rPr>
      </w:pPr>
    </w:p>
    <w:p w14:paraId="38C803F3" w14:textId="77777777" w:rsidR="004345EE" w:rsidRDefault="004345EE" w:rsidP="001B11F5">
      <w:pPr>
        <w:jc w:val="center"/>
        <w:rPr>
          <w:b/>
          <w:bCs/>
        </w:rPr>
      </w:pPr>
    </w:p>
    <w:p w14:paraId="6B2F3594" w14:textId="09CA811E" w:rsidR="008944A0" w:rsidRDefault="00B5741F" w:rsidP="001B11F5">
      <w:pPr>
        <w:jc w:val="center"/>
      </w:pPr>
      <w:r>
        <w:rPr>
          <w:b/>
          <w:bCs/>
        </w:rPr>
        <w:t xml:space="preserve">Towards a </w:t>
      </w:r>
      <w:r w:rsidR="00434969">
        <w:rPr>
          <w:b/>
          <w:bCs/>
        </w:rPr>
        <w:t>Unified</w:t>
      </w:r>
      <w:r>
        <w:rPr>
          <w:b/>
          <w:bCs/>
        </w:rPr>
        <w:t xml:space="preserve"> Theory of </w:t>
      </w:r>
      <w:r w:rsidR="00434969">
        <w:rPr>
          <w:b/>
          <w:bCs/>
        </w:rPr>
        <w:t xml:space="preserve">Memory for </w:t>
      </w:r>
      <w:r w:rsidR="00E128F6">
        <w:rPr>
          <w:b/>
          <w:bCs/>
        </w:rPr>
        <w:t>Similar</w:t>
      </w:r>
      <w:r w:rsidR="008944A0" w:rsidRPr="008944A0">
        <w:rPr>
          <w:b/>
          <w:bCs/>
        </w:rPr>
        <w:t xml:space="preserve"> </w:t>
      </w:r>
      <w:r w:rsidR="00434969">
        <w:rPr>
          <w:b/>
          <w:bCs/>
        </w:rPr>
        <w:t>Episodes</w:t>
      </w:r>
      <w:r w:rsidR="001B11F5">
        <w:rPr>
          <w:b/>
          <w:bCs/>
        </w:rPr>
        <w:t xml:space="preserve"> </w:t>
      </w:r>
    </w:p>
    <w:p w14:paraId="21B5E064" w14:textId="77777777" w:rsidR="006E7F2B" w:rsidRDefault="006E7F2B" w:rsidP="001B11F5">
      <w:pPr>
        <w:jc w:val="center"/>
      </w:pPr>
    </w:p>
    <w:p w14:paraId="799F8227" w14:textId="4B9ABFFA" w:rsidR="004345EE" w:rsidRDefault="0047006E" w:rsidP="001B11F5">
      <w:pPr>
        <w:jc w:val="center"/>
        <w:rPr>
          <w:vertAlign w:val="superscript"/>
        </w:rPr>
      </w:pPr>
      <w:r>
        <w:t>*</w:t>
      </w:r>
      <w:r w:rsidR="004345EE">
        <w:t>Collen M. Parks</w:t>
      </w:r>
      <w:r w:rsidR="00891207">
        <w:rPr>
          <w:vertAlign w:val="superscript"/>
        </w:rPr>
        <w:t>1</w:t>
      </w:r>
      <w:r w:rsidR="004345EE">
        <w:t xml:space="preserve">, </w:t>
      </w:r>
      <w:r>
        <w:t>*</w:t>
      </w:r>
      <w:r w:rsidR="00891207">
        <w:t>Andrew P. Yonelinas</w:t>
      </w:r>
      <w:r w:rsidR="00891207">
        <w:rPr>
          <w:vertAlign w:val="superscript"/>
        </w:rPr>
        <w:t>2</w:t>
      </w:r>
      <w:r w:rsidR="004E479E">
        <w:t>,</w:t>
      </w:r>
      <w:r w:rsidR="00891207">
        <w:rPr>
          <w:vertAlign w:val="superscript"/>
        </w:rPr>
        <w:t xml:space="preserve"> </w:t>
      </w:r>
      <w:r w:rsidR="004345EE">
        <w:t>and Christopher N. Wahlheim</w:t>
      </w:r>
      <w:r w:rsidR="004345EE">
        <w:rPr>
          <w:vertAlign w:val="superscript"/>
        </w:rPr>
        <w:t>3</w:t>
      </w:r>
    </w:p>
    <w:p w14:paraId="4EC62778" w14:textId="77777777" w:rsidR="004345EE" w:rsidRDefault="004345EE" w:rsidP="001B11F5">
      <w:pPr>
        <w:jc w:val="center"/>
        <w:rPr>
          <w:vertAlign w:val="superscript"/>
        </w:rPr>
      </w:pPr>
    </w:p>
    <w:p w14:paraId="635CBF2E" w14:textId="77777777" w:rsidR="004345EE" w:rsidRDefault="004345EE" w:rsidP="001B11F5">
      <w:pPr>
        <w:jc w:val="center"/>
      </w:pPr>
    </w:p>
    <w:p w14:paraId="207EF730" w14:textId="52EC3543" w:rsidR="004345EE" w:rsidRDefault="00891207" w:rsidP="001B11F5">
      <w:pPr>
        <w:jc w:val="center"/>
      </w:pPr>
      <w:r>
        <w:rPr>
          <w:vertAlign w:val="superscript"/>
        </w:rPr>
        <w:t>1</w:t>
      </w:r>
      <w:r w:rsidR="00E83FA7">
        <w:t>Department of Psychology, University of Nevada, Las Vegas</w:t>
      </w:r>
    </w:p>
    <w:p w14:paraId="54A1CB9A" w14:textId="77777777" w:rsidR="00891207" w:rsidRDefault="00891207" w:rsidP="001B11F5">
      <w:pPr>
        <w:jc w:val="center"/>
      </w:pPr>
    </w:p>
    <w:p w14:paraId="27D8074F" w14:textId="4AC4367D" w:rsidR="00891207" w:rsidRDefault="00891207" w:rsidP="00891207">
      <w:pPr>
        <w:jc w:val="center"/>
      </w:pPr>
      <w:r>
        <w:rPr>
          <w:vertAlign w:val="superscript"/>
        </w:rPr>
        <w:t>2</w:t>
      </w:r>
      <w:r>
        <w:t>Department of Psychology, University of California, Davis</w:t>
      </w:r>
    </w:p>
    <w:p w14:paraId="4B260C56" w14:textId="77777777" w:rsidR="00891207" w:rsidRDefault="00891207" w:rsidP="001B11F5">
      <w:pPr>
        <w:jc w:val="center"/>
      </w:pPr>
    </w:p>
    <w:p w14:paraId="2FDCF944" w14:textId="774E0423" w:rsidR="00E83FA7" w:rsidRDefault="00E83FA7" w:rsidP="001B11F5">
      <w:pPr>
        <w:jc w:val="center"/>
      </w:pPr>
      <w:r>
        <w:rPr>
          <w:vertAlign w:val="superscript"/>
        </w:rPr>
        <w:t>3</w:t>
      </w:r>
      <w:r>
        <w:t>Department of Psychology, University of North Carolina at Greensboro</w:t>
      </w:r>
    </w:p>
    <w:p w14:paraId="28098716" w14:textId="77777777" w:rsidR="00E83FA7" w:rsidRDefault="00E83FA7" w:rsidP="001B11F5">
      <w:pPr>
        <w:jc w:val="center"/>
      </w:pPr>
    </w:p>
    <w:p w14:paraId="474BE24F" w14:textId="77777777" w:rsidR="00E83FA7" w:rsidRDefault="00E83FA7" w:rsidP="001B11F5">
      <w:pPr>
        <w:jc w:val="center"/>
      </w:pPr>
    </w:p>
    <w:p w14:paraId="1D106147" w14:textId="77777777" w:rsidR="00E83FA7" w:rsidRDefault="00E83FA7" w:rsidP="001B11F5">
      <w:pPr>
        <w:jc w:val="center"/>
      </w:pPr>
    </w:p>
    <w:p w14:paraId="63E29570" w14:textId="77777777" w:rsidR="00E83FA7" w:rsidRDefault="00E83FA7" w:rsidP="001B11F5">
      <w:pPr>
        <w:jc w:val="center"/>
      </w:pPr>
    </w:p>
    <w:p w14:paraId="32EA457D" w14:textId="77777777" w:rsidR="00E83FA7" w:rsidRDefault="00E83FA7" w:rsidP="001B11F5">
      <w:pPr>
        <w:jc w:val="center"/>
      </w:pPr>
    </w:p>
    <w:p w14:paraId="5214342F" w14:textId="77777777" w:rsidR="00E83FA7" w:rsidRDefault="00E83FA7" w:rsidP="001B11F5">
      <w:pPr>
        <w:jc w:val="center"/>
      </w:pPr>
    </w:p>
    <w:p w14:paraId="6DABD391" w14:textId="77777777" w:rsidR="00E83FA7" w:rsidRDefault="00E83FA7" w:rsidP="001B11F5">
      <w:pPr>
        <w:jc w:val="center"/>
      </w:pPr>
    </w:p>
    <w:p w14:paraId="4EF35329" w14:textId="77777777" w:rsidR="00E83FA7" w:rsidRDefault="00E83FA7" w:rsidP="001B11F5">
      <w:pPr>
        <w:jc w:val="center"/>
      </w:pPr>
    </w:p>
    <w:p w14:paraId="7479F240" w14:textId="77777777" w:rsidR="00E83FA7" w:rsidRDefault="00E83FA7" w:rsidP="001B11F5">
      <w:pPr>
        <w:jc w:val="center"/>
      </w:pPr>
    </w:p>
    <w:p w14:paraId="69916C5F" w14:textId="33B1DF80" w:rsidR="00E83FA7" w:rsidRDefault="00E83FA7" w:rsidP="001B11F5">
      <w:pPr>
        <w:jc w:val="center"/>
        <w:rPr>
          <w:b/>
          <w:bCs/>
        </w:rPr>
      </w:pPr>
      <w:r>
        <w:rPr>
          <w:b/>
          <w:bCs/>
        </w:rPr>
        <w:t>Author Note</w:t>
      </w:r>
    </w:p>
    <w:p w14:paraId="6465F686" w14:textId="77777777" w:rsidR="00E83FA7" w:rsidRDefault="00E83FA7" w:rsidP="001B11F5">
      <w:pPr>
        <w:jc w:val="center"/>
        <w:rPr>
          <w:b/>
          <w:bCs/>
        </w:rPr>
      </w:pPr>
    </w:p>
    <w:p w14:paraId="5220809B" w14:textId="66BC56E0" w:rsidR="00E83FA7" w:rsidRDefault="00E83FA7" w:rsidP="00D14A74">
      <w:pPr>
        <w:autoSpaceDE w:val="0"/>
        <w:autoSpaceDN w:val="0"/>
        <w:adjustRightInd w:val="0"/>
        <w:rPr>
          <w:color w:val="FF0000"/>
        </w:rPr>
        <w:sectPr w:rsidR="00E83FA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tab/>
      </w:r>
      <w:r w:rsidR="003202C2">
        <w:t xml:space="preserve">Colleen Parks and Andrew Yonelinas are co-first authors. </w:t>
      </w:r>
      <w:r>
        <w:t xml:space="preserve">Correspondence concerning this article should be addressed to </w:t>
      </w:r>
      <w:r w:rsidR="0040406F">
        <w:t>Colleen M. Parks (</w:t>
      </w:r>
      <w:hyperlink r:id="rId14" w:history="1">
        <w:r w:rsidR="001D6972" w:rsidRPr="001D6972">
          <w:rPr>
            <w:rStyle w:val="Hyperlink"/>
          </w:rPr>
          <w:t>colleen.parks@unlv.edu</w:t>
        </w:r>
      </w:hyperlink>
      <w:r w:rsidR="0040406F">
        <w:t xml:space="preserve">) or </w:t>
      </w:r>
      <w:r>
        <w:t>Andrew P. Yonelinas</w:t>
      </w:r>
      <w:r w:rsidR="00407E96">
        <w:t xml:space="preserve"> (</w:t>
      </w:r>
      <w:hyperlink r:id="rId15" w:history="1">
        <w:r w:rsidR="0047006E" w:rsidRPr="004D23FF">
          <w:rPr>
            <w:rStyle w:val="Hyperlink"/>
          </w:rPr>
          <w:t>apyonelinas@ucdavis.edu</w:t>
        </w:r>
      </w:hyperlink>
      <w:r w:rsidR="00407E96">
        <w:t>)</w:t>
      </w:r>
      <w:r w:rsidR="003202C2">
        <w:t xml:space="preserve">. </w:t>
      </w:r>
      <w:r w:rsidR="00D14A74">
        <w:rPr>
          <w:rFonts w:ascii="AppleSystemUIFont" w:hAnsi="AppleSystemUIFont" w:cs="AppleSystemUIFont"/>
          <w:kern w:val="0"/>
          <w:sz w:val="26"/>
          <w:szCs w:val="26"/>
        </w:rPr>
        <w:t>Research reported in this publication was supported in part by the National Eye Institute of the National Institutes of Health under Award Number R01EY035249. The content is solely the responsibility of the authors and does not necessarily represent the official views of the National Institutes of Health.</w:t>
      </w:r>
    </w:p>
    <w:p w14:paraId="5A12BEE8" w14:textId="770B9B81" w:rsidR="002840AC" w:rsidRDefault="002840AC" w:rsidP="006E7F2B">
      <w:pPr>
        <w:jc w:val="center"/>
        <w:rPr>
          <w:b/>
          <w:bCs/>
        </w:rPr>
      </w:pPr>
      <w:r w:rsidRPr="002840AC">
        <w:rPr>
          <w:b/>
          <w:bCs/>
        </w:rPr>
        <w:lastRenderedPageBreak/>
        <w:t>Towards a Unified Theory of Memory for Similar Episodes</w:t>
      </w:r>
    </w:p>
    <w:p w14:paraId="5F223BAC" w14:textId="77777777" w:rsidR="002840AC" w:rsidRDefault="002840AC" w:rsidP="006E7F2B">
      <w:pPr>
        <w:jc w:val="center"/>
        <w:rPr>
          <w:b/>
          <w:bCs/>
        </w:rPr>
      </w:pPr>
    </w:p>
    <w:p w14:paraId="0D27586B" w14:textId="6C858A2D" w:rsidR="008944A0" w:rsidRPr="005E0505" w:rsidRDefault="006E7F2B" w:rsidP="006E7F2B">
      <w:pPr>
        <w:jc w:val="center"/>
      </w:pPr>
      <w:r w:rsidRPr="006E7F2B">
        <w:rPr>
          <w:b/>
          <w:bCs/>
        </w:rPr>
        <w:t>Abstract</w:t>
      </w:r>
    </w:p>
    <w:p w14:paraId="61186285" w14:textId="0B907BEC" w:rsidR="00D12702" w:rsidRDefault="005E42FD" w:rsidP="007108BF">
      <w:r>
        <w:t xml:space="preserve">Important advances </w:t>
      </w:r>
      <w:r w:rsidR="005A0F6F">
        <w:t xml:space="preserve">have been made </w:t>
      </w:r>
      <w:r w:rsidR="00434969">
        <w:t xml:space="preserve">in </w:t>
      </w:r>
      <w:r w:rsidR="00320B47">
        <w:t xml:space="preserve">understanding </w:t>
      </w:r>
      <w:r w:rsidR="0055246B">
        <w:t xml:space="preserve">the roles </w:t>
      </w:r>
      <w:r w:rsidR="00C453B2">
        <w:t xml:space="preserve">that </w:t>
      </w:r>
      <w:r w:rsidR="00DC1A09">
        <w:t>recollection</w:t>
      </w:r>
      <w:r w:rsidR="00766D7D">
        <w:t xml:space="preserve"> and </w:t>
      </w:r>
      <w:r w:rsidR="00DC1A09">
        <w:t xml:space="preserve">familiarity, </w:t>
      </w:r>
      <w:r w:rsidR="0055246B">
        <w:t>true</w:t>
      </w:r>
      <w:r w:rsidR="00766D7D">
        <w:t xml:space="preserve"> and </w:t>
      </w:r>
      <w:r w:rsidR="00DC1A09">
        <w:t>false memory, a</w:t>
      </w:r>
      <w:r w:rsidR="00766D7D">
        <w:t xml:space="preserve">s well as </w:t>
      </w:r>
      <w:r w:rsidR="00DC1A09">
        <w:t>pattern</w:t>
      </w:r>
      <w:r w:rsidR="000779DC">
        <w:t xml:space="preserve"> </w:t>
      </w:r>
      <w:r w:rsidR="00DC1A09">
        <w:t>separation</w:t>
      </w:r>
      <w:r w:rsidR="00766D7D">
        <w:t xml:space="preserve"> and </w:t>
      </w:r>
      <w:r w:rsidR="004C1E06">
        <w:t>patter</w:t>
      </w:r>
      <w:r w:rsidR="000779DC">
        <w:t xml:space="preserve">n </w:t>
      </w:r>
      <w:r w:rsidR="0055246B">
        <w:t>completion</w:t>
      </w:r>
      <w:r w:rsidR="00C17C8B">
        <w:t xml:space="preserve"> </w:t>
      </w:r>
      <w:r w:rsidR="00C453B2">
        <w:t xml:space="preserve">play </w:t>
      </w:r>
      <w:r w:rsidR="00C17C8B">
        <w:t>in episodic memory</w:t>
      </w:r>
      <w:r w:rsidR="005F23E0">
        <w:t>,</w:t>
      </w:r>
      <w:r w:rsidR="005A0F6F">
        <w:t xml:space="preserve"> </w:t>
      </w:r>
      <w:r w:rsidR="00932558">
        <w:t>using</w:t>
      </w:r>
      <w:r w:rsidR="00E83FA7">
        <w:t xml:space="preserve"> </w:t>
      </w:r>
      <w:r w:rsidR="001D40EC">
        <w:t xml:space="preserve">various </w:t>
      </w:r>
      <w:r w:rsidR="00932558">
        <w:t xml:space="preserve">paradigms that </w:t>
      </w:r>
      <w:r>
        <w:t>examin</w:t>
      </w:r>
      <w:r w:rsidR="00932558">
        <w:t>e</w:t>
      </w:r>
      <w:r>
        <w:t xml:space="preserve"> memory for </w:t>
      </w:r>
      <w:r w:rsidR="007D045B">
        <w:t xml:space="preserve">lures </w:t>
      </w:r>
      <w:r w:rsidR="008944A0">
        <w:t xml:space="preserve">that are </w:t>
      </w:r>
      <w:r w:rsidR="00E128F6">
        <w:t>similar</w:t>
      </w:r>
      <w:r w:rsidR="00260C7A">
        <w:t xml:space="preserve"> </w:t>
      </w:r>
      <w:r w:rsidR="004C163D">
        <w:t xml:space="preserve">- </w:t>
      </w:r>
      <w:r>
        <w:t xml:space="preserve">but not identical </w:t>
      </w:r>
      <w:r w:rsidR="004C163D">
        <w:t xml:space="preserve">- </w:t>
      </w:r>
      <w:r w:rsidR="005E63F8">
        <w:t xml:space="preserve">to </w:t>
      </w:r>
      <w:r w:rsidR="007D045B">
        <w:t>prior episodes</w:t>
      </w:r>
      <w:r w:rsidR="005E63F8">
        <w:t>.</w:t>
      </w:r>
      <w:r w:rsidR="008944A0">
        <w:t xml:space="preserve"> </w:t>
      </w:r>
      <w:r w:rsidR="00D34C41">
        <w:t xml:space="preserve">However, </w:t>
      </w:r>
      <w:r w:rsidR="00B215DA">
        <w:t xml:space="preserve">research </w:t>
      </w:r>
      <w:r w:rsidR="00585015">
        <w:t xml:space="preserve">using </w:t>
      </w:r>
      <w:r w:rsidR="00547730">
        <w:t>each</w:t>
      </w:r>
      <w:r w:rsidR="00C4157C">
        <w:t xml:space="preserve"> </w:t>
      </w:r>
      <w:r w:rsidR="005A0F6F">
        <w:t xml:space="preserve">of these </w:t>
      </w:r>
      <w:r w:rsidR="00C4157C">
        <w:t>paradigm</w:t>
      </w:r>
      <w:r w:rsidR="005A0F6F">
        <w:t>s</w:t>
      </w:r>
      <w:r w:rsidR="00C4157C">
        <w:t xml:space="preserve"> </w:t>
      </w:r>
      <w:r w:rsidR="00B215DA">
        <w:t xml:space="preserve">has </w:t>
      </w:r>
      <w:r w:rsidR="00D34C41">
        <w:t>remain</w:t>
      </w:r>
      <w:r w:rsidR="00DC1A09">
        <w:t>ed</w:t>
      </w:r>
      <w:r w:rsidR="00D34C41">
        <w:t xml:space="preserve"> largely isolated, and a coherent theoretical integration </w:t>
      </w:r>
      <w:r w:rsidR="00496216">
        <w:t>is</w:t>
      </w:r>
      <w:r w:rsidR="00D34C41">
        <w:t xml:space="preserve"> lacking.</w:t>
      </w:r>
      <w:r w:rsidR="002D15CF">
        <w:t xml:space="preserve"> </w:t>
      </w:r>
      <w:r w:rsidR="0094322E">
        <w:t>In this perspective</w:t>
      </w:r>
      <w:r w:rsidR="00751CA2">
        <w:t xml:space="preserve"> paper</w:t>
      </w:r>
      <w:r w:rsidR="0094322E">
        <w:t>, w</w:t>
      </w:r>
      <w:r w:rsidR="008944A0">
        <w:t xml:space="preserve">e argue that </w:t>
      </w:r>
      <w:r w:rsidR="0025470A">
        <w:t xml:space="preserve">false recognition in </w:t>
      </w:r>
      <w:r w:rsidR="008944A0">
        <w:t>these paradigms can</w:t>
      </w:r>
      <w:r w:rsidR="00D34C41">
        <w:t xml:space="preserve"> </w:t>
      </w:r>
      <w:r w:rsidR="008944A0">
        <w:t xml:space="preserve">be understood </w:t>
      </w:r>
      <w:r w:rsidR="000B54C2">
        <w:t xml:space="preserve">within a unified </w:t>
      </w:r>
      <w:r w:rsidR="00087990">
        <w:t>theory i</w:t>
      </w:r>
      <w:r w:rsidR="000B54C2">
        <w:t>n which memory performance</w:t>
      </w:r>
      <w:r w:rsidR="002822AD">
        <w:t xml:space="preserve"> </w:t>
      </w:r>
      <w:r w:rsidR="000B54C2">
        <w:t xml:space="preserve">reflects </w:t>
      </w:r>
      <w:r w:rsidR="008944A0">
        <w:t>the operation of</w:t>
      </w:r>
      <w:r w:rsidR="002822AD">
        <w:t xml:space="preserve"> </w:t>
      </w:r>
      <w:r w:rsidR="008944A0">
        <w:t xml:space="preserve">three distinct processes: </w:t>
      </w:r>
      <w:r w:rsidR="008944A0" w:rsidRPr="00904F74">
        <w:t>fals</w:t>
      </w:r>
      <w:r w:rsidR="00855CB5" w:rsidRPr="00904F74">
        <w:t xml:space="preserve">e </w:t>
      </w:r>
      <w:r w:rsidR="00493431">
        <w:t>recollection, false familiarity</w:t>
      </w:r>
      <w:r w:rsidR="002822AD">
        <w:t>,</w:t>
      </w:r>
      <w:r w:rsidR="00493431">
        <w:t xml:space="preserve"> </w:t>
      </w:r>
      <w:r w:rsidR="00BA3BFE" w:rsidRPr="00904F74">
        <w:t xml:space="preserve">and </w:t>
      </w:r>
      <w:r w:rsidR="008944A0" w:rsidRPr="00904F74">
        <w:t>recollect</w:t>
      </w:r>
      <w:r w:rsidR="00F65A9A" w:rsidRPr="00904F74">
        <w:t>ion</w:t>
      </w:r>
      <w:r w:rsidR="00855CB5" w:rsidRPr="00904F74">
        <w:t xml:space="preserve"> </w:t>
      </w:r>
      <w:r w:rsidR="008944A0" w:rsidRPr="00904F74">
        <w:t>reject</w:t>
      </w:r>
      <w:r w:rsidR="00F65A9A" w:rsidRPr="00904F74">
        <w:t>ion</w:t>
      </w:r>
      <w:r w:rsidR="008944A0">
        <w:t xml:space="preserve">. </w:t>
      </w:r>
      <w:r w:rsidR="002822AD">
        <w:t xml:space="preserve">Our proposed </w:t>
      </w:r>
      <w:r w:rsidR="008E0233">
        <w:t>approach</w:t>
      </w:r>
      <w:r w:rsidR="002822AD">
        <w:t xml:space="preserve"> leverages the theoretical insights provided by parameter estimates derived from receiver operating characteristic analyses of recognition memory confidence.</w:t>
      </w:r>
      <w:r w:rsidR="008E0233">
        <w:t xml:space="preserve"> Using extant data from paradigms across all three literatures that collected </w:t>
      </w:r>
      <w:r w:rsidR="00CA6A08">
        <w:t xml:space="preserve">recognition </w:t>
      </w:r>
      <w:r w:rsidR="008E0233">
        <w:t xml:space="preserve">confidence judgments, we show that this analytic approach can be used to measure each process. Our findings bridge the </w:t>
      </w:r>
      <w:r w:rsidR="008563C5">
        <w:t xml:space="preserve">existing </w:t>
      </w:r>
      <w:r w:rsidR="008E0233">
        <w:t xml:space="preserve">literatures by showing </w:t>
      </w:r>
      <w:r w:rsidR="008944A0">
        <w:t xml:space="preserve">that </w:t>
      </w:r>
      <w:r w:rsidR="00AF736A">
        <w:t xml:space="preserve">these three </w:t>
      </w:r>
      <w:r w:rsidR="00C17C8B">
        <w:t>memory processes are functio</w:t>
      </w:r>
      <w:r w:rsidR="00496216">
        <w:t xml:space="preserve">nally </w:t>
      </w:r>
      <w:r w:rsidR="00F8062F">
        <w:t>distinct</w:t>
      </w:r>
      <w:r w:rsidR="000B54C2">
        <w:t xml:space="preserve"> </w:t>
      </w:r>
      <w:r w:rsidR="00F8062F">
        <w:t xml:space="preserve">and </w:t>
      </w:r>
      <w:r w:rsidR="008E0233">
        <w:t xml:space="preserve">that </w:t>
      </w:r>
      <w:r w:rsidR="00F8062F">
        <w:t>t</w:t>
      </w:r>
      <w:r w:rsidR="00C17C8B">
        <w:t xml:space="preserve">hey </w:t>
      </w:r>
      <w:r w:rsidR="008A1F20">
        <w:t xml:space="preserve">underly performance </w:t>
      </w:r>
      <w:r w:rsidR="004C1E06">
        <w:t xml:space="preserve">in </w:t>
      </w:r>
      <w:r w:rsidR="003D312F">
        <w:t xml:space="preserve">each </w:t>
      </w:r>
      <w:r w:rsidR="009A4B97">
        <w:t xml:space="preserve">experimental </w:t>
      </w:r>
      <w:r w:rsidR="008944A0">
        <w:t>paradigm</w:t>
      </w:r>
      <w:r w:rsidR="00F8062F">
        <w:t xml:space="preserve">. </w:t>
      </w:r>
      <w:r w:rsidR="003A37CE">
        <w:t>Th</w:t>
      </w:r>
      <w:r w:rsidR="00493431">
        <w:t xml:space="preserve">is new </w:t>
      </w:r>
      <w:r w:rsidR="00F8062F">
        <w:t xml:space="preserve">approach </w:t>
      </w:r>
      <w:r w:rsidR="005A0F6F">
        <w:t>overcomes</w:t>
      </w:r>
      <w:r w:rsidR="008E0233">
        <w:t xml:space="preserve"> key</w:t>
      </w:r>
      <w:r w:rsidR="005A0F6F">
        <w:t xml:space="preserve"> limitations of</w:t>
      </w:r>
      <w:r w:rsidR="00766D7D">
        <w:t xml:space="preserve"> earlier </w:t>
      </w:r>
      <w:r w:rsidR="00F8062F">
        <w:t>methods</w:t>
      </w:r>
      <w:r w:rsidR="008E0233">
        <w:t xml:space="preserve"> </w:t>
      </w:r>
      <w:r w:rsidR="005A3C22">
        <w:t xml:space="preserve">by separating common memory and decision processes across paradigms, and it provides new opportunities to </w:t>
      </w:r>
      <w:r w:rsidR="005F23E0">
        <w:t>further understand why factors such as healthy aging disrupt</w:t>
      </w:r>
      <w:r w:rsidR="008563C5">
        <w:t>s</w:t>
      </w:r>
      <w:r w:rsidR="005F23E0">
        <w:t xml:space="preserve"> the ability to </w:t>
      </w:r>
      <w:r w:rsidR="00371C11">
        <w:t xml:space="preserve">discriminate between similar </w:t>
      </w:r>
      <w:r w:rsidR="008563C5">
        <w:t>episod</w:t>
      </w:r>
      <w:r w:rsidR="00371C11">
        <w:t>es</w:t>
      </w:r>
      <w:r w:rsidR="005F23E0">
        <w:t xml:space="preserve">. </w:t>
      </w:r>
      <w:r w:rsidR="00F8062F">
        <w:t xml:space="preserve">  </w:t>
      </w:r>
    </w:p>
    <w:p w14:paraId="16EF0602" w14:textId="77777777" w:rsidR="00F8062F" w:rsidRDefault="00F8062F" w:rsidP="00F8062F">
      <w:pPr>
        <w:ind w:firstLine="720"/>
      </w:pPr>
    </w:p>
    <w:p w14:paraId="6A6AED02" w14:textId="40DD3DAD" w:rsidR="00EA4D95" w:rsidRDefault="00EA4D95">
      <w:pPr>
        <w:rPr>
          <w:b/>
          <w:bCs/>
        </w:rPr>
      </w:pPr>
      <w:r>
        <w:rPr>
          <w:b/>
          <w:bCs/>
        </w:rPr>
        <w:br w:type="page"/>
      </w:r>
    </w:p>
    <w:p w14:paraId="5E6A0D62" w14:textId="03A90D76" w:rsidR="00370DBD" w:rsidRPr="00E2107F" w:rsidRDefault="008944A0" w:rsidP="00410E5E">
      <w:r w:rsidRPr="008944A0">
        <w:rPr>
          <w:b/>
          <w:bCs/>
        </w:rPr>
        <w:lastRenderedPageBreak/>
        <w:t>1. Introduction</w:t>
      </w:r>
      <w:r w:rsidR="002A125E">
        <w:rPr>
          <w:b/>
          <w:bCs/>
        </w:rPr>
        <w:t xml:space="preserve"> </w:t>
      </w:r>
    </w:p>
    <w:p w14:paraId="7A15ED6D" w14:textId="6CA307BC" w:rsidR="007828DB" w:rsidRDefault="0067227C" w:rsidP="00D14A74">
      <w:pPr>
        <w:ind w:firstLine="720"/>
      </w:pPr>
      <w:r>
        <w:t xml:space="preserve">We often need to </w:t>
      </w:r>
      <w:r w:rsidR="00D12702">
        <w:t xml:space="preserve">use memory to </w:t>
      </w:r>
      <w:r>
        <w:t xml:space="preserve">discriminate between </w:t>
      </w:r>
      <w:r w:rsidR="004A6C24">
        <w:t xml:space="preserve">very </w:t>
      </w:r>
      <w:r w:rsidR="00D12702">
        <w:t xml:space="preserve">similar </w:t>
      </w:r>
      <w:r w:rsidR="008B0C1F">
        <w:t xml:space="preserve">past </w:t>
      </w:r>
      <w:r w:rsidR="00D12702">
        <w:t>e</w:t>
      </w:r>
      <w:r w:rsidR="000779DC">
        <w:t>pisodes</w:t>
      </w:r>
      <w:r w:rsidR="00D12702">
        <w:t xml:space="preserve">. For example, </w:t>
      </w:r>
      <w:r w:rsidR="00706815">
        <w:t>we</w:t>
      </w:r>
      <w:r w:rsidR="008B0C1F">
        <w:t xml:space="preserve"> may need to know whether </w:t>
      </w:r>
      <w:r w:rsidR="008A1F20">
        <w:t xml:space="preserve">the black suitcase in baggage claim is </w:t>
      </w:r>
      <w:r w:rsidR="001D40EC">
        <w:t xml:space="preserve">the one we </w:t>
      </w:r>
      <w:r w:rsidR="006C616F">
        <w:t xml:space="preserve">had </w:t>
      </w:r>
      <w:r w:rsidR="001D40EC">
        <w:t xml:space="preserve">checked earlier </w:t>
      </w:r>
      <w:r w:rsidR="006C616F">
        <w:t xml:space="preserve">in the </w:t>
      </w:r>
      <w:r w:rsidR="001D40EC">
        <w:t>day</w:t>
      </w:r>
      <w:r w:rsidR="008A1F20">
        <w:t xml:space="preserve"> or someone else’s, or whether </w:t>
      </w:r>
      <w:r w:rsidR="00706815">
        <w:t xml:space="preserve">we </w:t>
      </w:r>
      <w:r w:rsidR="008B0C1F">
        <w:t xml:space="preserve">took </w:t>
      </w:r>
      <w:r w:rsidR="00706815">
        <w:t>our</w:t>
      </w:r>
      <w:r w:rsidR="008B0C1F">
        <w:t xml:space="preserve"> medication today or yesterday</w:t>
      </w:r>
      <w:r w:rsidR="005E2ED2">
        <w:t xml:space="preserve">. </w:t>
      </w:r>
      <w:r w:rsidR="00D12702" w:rsidRPr="00D12702">
        <w:t>When our memory fails to provide us with answers to these types of questions</w:t>
      </w:r>
      <w:r w:rsidR="005E2ED2">
        <w:t>,</w:t>
      </w:r>
      <w:r w:rsidR="00D12702" w:rsidRPr="00D12702">
        <w:t xml:space="preserve"> or when it provides us with incorrect </w:t>
      </w:r>
      <w:r w:rsidR="00A932D2">
        <w:t xml:space="preserve">or false </w:t>
      </w:r>
      <w:r w:rsidR="00D12702" w:rsidRPr="00D12702">
        <w:t xml:space="preserve">information, </w:t>
      </w:r>
      <w:r w:rsidR="007C1E89">
        <w:t>it</w:t>
      </w:r>
      <w:r w:rsidR="007C1E89" w:rsidRPr="00D12702">
        <w:t xml:space="preserve"> </w:t>
      </w:r>
      <w:r w:rsidR="00D12702" w:rsidRPr="00D12702">
        <w:t xml:space="preserve">can </w:t>
      </w:r>
      <w:r w:rsidR="0067678F">
        <w:t xml:space="preserve">have </w:t>
      </w:r>
      <w:r w:rsidR="00ED30D8">
        <w:t>serious consequences</w:t>
      </w:r>
      <w:r w:rsidR="00D12702" w:rsidRPr="00D12702">
        <w:t xml:space="preserve">. </w:t>
      </w:r>
    </w:p>
    <w:p w14:paraId="20C23FFA" w14:textId="290A7733" w:rsidR="007124C8" w:rsidRDefault="003A37CE" w:rsidP="00AF2D6B">
      <w:pPr>
        <w:ind w:firstLine="720"/>
      </w:pPr>
      <w:r>
        <w:t>Memory r</w:t>
      </w:r>
      <w:r w:rsidR="0032656F" w:rsidRPr="00D02019">
        <w:t xml:space="preserve">esearchers have studied the processes underlying </w:t>
      </w:r>
      <w:r w:rsidR="00862BFB">
        <w:t>the</w:t>
      </w:r>
      <w:r w:rsidR="00862BFB" w:rsidRPr="00D02019">
        <w:t xml:space="preserve"> </w:t>
      </w:r>
      <w:r w:rsidR="0032656F" w:rsidRPr="00D02019">
        <w:t>ability</w:t>
      </w:r>
      <w:r w:rsidR="00862BFB">
        <w:t xml:space="preserve"> to distinguish between similar memories using </w:t>
      </w:r>
      <w:r w:rsidR="0032656F">
        <w:t xml:space="preserve">experimental paradigms that require participants to discriminate </w:t>
      </w:r>
      <w:r w:rsidR="00862BFB">
        <w:t xml:space="preserve">among exact repetitions of </w:t>
      </w:r>
      <w:r w:rsidR="0032656F">
        <w:t xml:space="preserve">studied items, entirely novel items, and most critically, items that </w:t>
      </w:r>
      <w:r w:rsidR="00185B3B">
        <w:t xml:space="preserve">share some, but not all, features with </w:t>
      </w:r>
      <w:r w:rsidR="0032656F">
        <w:t>studied items</w:t>
      </w:r>
      <w:r w:rsidR="00185B3B">
        <w:t xml:space="preserve">, henceforth referred to as </w:t>
      </w:r>
      <w:r w:rsidR="00185B3B" w:rsidRPr="00C537C7">
        <w:rPr>
          <w:i/>
          <w:iCs/>
        </w:rPr>
        <w:t>similar lures</w:t>
      </w:r>
      <w:r w:rsidR="0032656F">
        <w:t>.</w:t>
      </w:r>
      <w:r w:rsidR="00185B3B">
        <w:t xml:space="preserve"> </w:t>
      </w:r>
      <w:r w:rsidR="0032656F">
        <w:t xml:space="preserve">Three </w:t>
      </w:r>
      <w:r w:rsidR="00CA6A08">
        <w:t xml:space="preserve">influential </w:t>
      </w:r>
      <w:r w:rsidR="0032656F">
        <w:t xml:space="preserve">experimental paradigms </w:t>
      </w:r>
      <w:r w:rsidR="005F23E0">
        <w:t xml:space="preserve">that </w:t>
      </w:r>
      <w:r w:rsidR="00185B3B">
        <w:t>includ</w:t>
      </w:r>
      <w:r w:rsidR="005F23E0">
        <w:t>e</w:t>
      </w:r>
      <w:r w:rsidR="00185B3B">
        <w:t xml:space="preserve"> s</w:t>
      </w:r>
      <w:r w:rsidR="0032656F" w:rsidRPr="007124C8">
        <w:t>imilar lures</w:t>
      </w:r>
      <w:r w:rsidR="0032656F" w:rsidRPr="00755AD6">
        <w:rPr>
          <w:i/>
          <w:iCs/>
        </w:rPr>
        <w:t xml:space="preserve"> </w:t>
      </w:r>
      <w:r w:rsidR="0032656F" w:rsidRPr="00755AD6">
        <w:t>have</w:t>
      </w:r>
      <w:r w:rsidR="00185B3B">
        <w:t xml:space="preserve"> </w:t>
      </w:r>
      <w:r w:rsidR="0032656F">
        <w:t xml:space="preserve">been </w:t>
      </w:r>
      <w:r w:rsidR="005F23E0">
        <w:t xml:space="preserve">developed and </w:t>
      </w:r>
      <w:r w:rsidR="00185B3B">
        <w:t xml:space="preserve">used profitably to </w:t>
      </w:r>
      <w:r w:rsidR="008563C5">
        <w:t xml:space="preserve">measure and characterize </w:t>
      </w:r>
      <w:r w:rsidR="005F23E0">
        <w:t xml:space="preserve">several </w:t>
      </w:r>
      <w:r w:rsidR="00185B3B">
        <w:t>core memory mechanisms</w:t>
      </w:r>
      <w:r w:rsidR="0032656F" w:rsidRPr="00755AD6">
        <w:t>.</w:t>
      </w:r>
      <w:r w:rsidR="00185B3B">
        <w:t xml:space="preserve"> </w:t>
      </w:r>
      <w:r w:rsidR="00751CA2">
        <w:t>T</w:t>
      </w:r>
      <w:r w:rsidR="0032656F">
        <w:t>he Process Dissociation Procedure (</w:t>
      </w:r>
      <w:r w:rsidR="0032656F" w:rsidRPr="00E00E8E">
        <w:rPr>
          <w:b/>
          <w:bCs/>
        </w:rPr>
        <w:t>PDP</w:t>
      </w:r>
      <w:r w:rsidR="0032656F">
        <w:t xml:space="preserve">, </w:t>
      </w:r>
      <w:r w:rsidR="00F573E5">
        <w:fldChar w:fldCharType="begin"/>
      </w:r>
      <w:r w:rsidR="002A0529">
        <w:instrText xml:space="preserve"> ADDIN ZOTERO_ITEM CSL_CITATION {"citationID":"iXyzPqJz","properties":{"formattedCitation":"(Jacoby, 1991)","plainCitation":"(Jacoby, 1991)","dontUpdate":true,"noteIndex":0},"citationItems":[{"id":396,"uris":["http://zotero.org/users/1612621/items/ZHBJA9CE"],"itemData":{"id":396,"type":"article-journal","container-title":"Journal of Memory and Language","DOI":"10.1016/0749-596X(91)90025-F","ISSN":"0749596X","issue":"5","journalAbbreviation":"Journal of Memory and Language","language":"en","page":"513-541","source":"DOI.org (Crossref)","title":"A process dissociation framework: Separating automatic from intentional uses of memory","title-short":"A process dissociation framework","volume":"30","author":[{"family":"Jacoby","given":"Larry L"}],"issued":{"date-parts":[["1991",10]]}}}],"schema":"https://github.com/citation-style-language/schema/raw/master/csl-citation.json"} </w:instrText>
      </w:r>
      <w:r w:rsidR="00F573E5">
        <w:fldChar w:fldCharType="separate"/>
      </w:r>
      <w:r w:rsidR="00F573E5" w:rsidRPr="00F573E5">
        <w:rPr>
          <w:rFonts w:ascii="Aptos" w:hAnsi="Aptos"/>
        </w:rPr>
        <w:t>Jacoby, 1991)</w:t>
      </w:r>
      <w:r w:rsidR="00F573E5">
        <w:fldChar w:fldCharType="end"/>
      </w:r>
      <w:r w:rsidR="00F573E5">
        <w:t xml:space="preserve"> </w:t>
      </w:r>
      <w:r w:rsidR="0032656F">
        <w:t xml:space="preserve">has been used to </w:t>
      </w:r>
      <w:r w:rsidR="00225515">
        <w:t xml:space="preserve">separate the role </w:t>
      </w:r>
      <w:r w:rsidR="0032656F">
        <w:t>recollection and familiarity</w:t>
      </w:r>
      <w:r w:rsidR="00225515">
        <w:t>-based memory responses</w:t>
      </w:r>
      <w:r w:rsidR="0032656F">
        <w:t>, the Deese-Roediger-McDermott paradigm (</w:t>
      </w:r>
      <w:r w:rsidR="0032656F" w:rsidRPr="00E00E8E">
        <w:rPr>
          <w:b/>
          <w:bCs/>
        </w:rPr>
        <w:t>DRM</w:t>
      </w:r>
      <w:r w:rsidR="0032656F">
        <w:t xml:space="preserve">, </w:t>
      </w:r>
      <w:r w:rsidR="00D205E3">
        <w:fldChar w:fldCharType="begin"/>
      </w:r>
      <w:r w:rsidR="002A0529">
        <w:instrText xml:space="preserve"> ADDIN ZOTERO_ITEM CSL_CITATION {"citationID":"e66dX8h2","properties":{"formattedCitation":"(Roediger &amp; McDermott, 1995)","plainCitation":"(Roediger &amp; McDermott, 1995)","dontUpdate":true,"noteIndex":0},"citationItems":[{"id":7371,"uris":["http://zotero.org/users/1612621/items/SN93TKTZ"],"itemData":{"id":7371,"type":"article-journal","container-title":"Journal of Experimental Psychology: Learning, Memory, and Cognition","issue":"4","language":"en","page":"803-814","source":"Zotero","title":"Creating false memories: Remembering words not presented in lists","volume":"21","author":[{"family":"Roediger","given":"Henry L."},{"family":"McDermott","given":"Kathleen B."}],"issued":{"date-parts":[["1995"]]}}}],"schema":"https://github.com/citation-style-language/schema/raw/master/csl-citation.json"} </w:instrText>
      </w:r>
      <w:r w:rsidR="00D205E3">
        <w:fldChar w:fldCharType="separate"/>
      </w:r>
      <w:r w:rsidR="00D205E3" w:rsidRPr="00D205E3">
        <w:rPr>
          <w:rFonts w:ascii="Aptos" w:hAnsi="Aptos"/>
        </w:rPr>
        <w:t>Roediger &amp; McDermott, 1995)</w:t>
      </w:r>
      <w:r w:rsidR="00D205E3">
        <w:fldChar w:fldCharType="end"/>
      </w:r>
      <w:r w:rsidR="0032656F">
        <w:t xml:space="preserve"> has provided important insights into </w:t>
      </w:r>
      <w:r w:rsidR="00185B3B">
        <w:t xml:space="preserve">the nature of </w:t>
      </w:r>
      <w:r w:rsidR="0032656F">
        <w:t>true and false memories, and the Mnemonic Similarity Task (</w:t>
      </w:r>
      <w:r w:rsidR="00E00E8E" w:rsidRPr="00E00E8E">
        <w:rPr>
          <w:b/>
          <w:bCs/>
        </w:rPr>
        <w:t>MST</w:t>
      </w:r>
      <w:r w:rsidR="00E00E8E">
        <w:t xml:space="preserve">, </w:t>
      </w:r>
      <w:r w:rsidR="00C94705">
        <w:fldChar w:fldCharType="begin"/>
      </w:r>
      <w:r w:rsidR="002A0529">
        <w:instrText xml:space="preserve"> ADDIN ZOTERO_ITEM CSL_CITATION {"citationID":"gTLQAVYZ","properties":{"formattedCitation":"(Kirwan &amp; Stark, 2007)","plainCitation":"(Kirwan &amp; Stark, 2007)","dontUpdate":true,"noteIndex":0},"citationItems":[{"id":226,"uris":["http://zotero.org/users/1612621/items/MMCC5JYD"],"itemData":{"id":226,"type":"article-journal","container-title":"Learning &amp;amp; Memory","DOI":"10.1101/lm.663507","ISSN":"1072-0502","issue":"9","journalAbbreviation":"Learning &amp;amp; Memory","language":"en","page":"625-633","source":"DOI.org (Crossref)","title":"Overcoming interference: An fMRI investigation of pattern separation in the medial temporal lobe","title-short":"Overcoming interference","volume":"14","author":[{"family":"Kirwan","given":"C. B."},{"family":"Stark","given":"C. E.L."}],"issued":{"date-parts":[["2007",9,6]]}}}],"schema":"https://github.com/citation-style-language/schema/raw/master/csl-citation.json"} </w:instrText>
      </w:r>
      <w:r w:rsidR="00C94705">
        <w:fldChar w:fldCharType="separate"/>
      </w:r>
      <w:r w:rsidR="00C94705" w:rsidRPr="00C94705">
        <w:rPr>
          <w:rFonts w:ascii="Aptos" w:hAnsi="Aptos"/>
        </w:rPr>
        <w:t>Kirwan &amp; Stark, 2007)</w:t>
      </w:r>
      <w:r w:rsidR="00C94705">
        <w:fldChar w:fldCharType="end"/>
      </w:r>
      <w:r w:rsidR="0032656F">
        <w:t xml:space="preserve"> has </w:t>
      </w:r>
      <w:r w:rsidR="00185B3B">
        <w:t xml:space="preserve">been used to </w:t>
      </w:r>
      <w:r w:rsidR="0032656F">
        <w:t>outline</w:t>
      </w:r>
      <w:r w:rsidR="00185B3B">
        <w:t xml:space="preserve"> </w:t>
      </w:r>
      <w:r w:rsidR="0032656F">
        <w:t xml:space="preserve">the roles of hippocampal pattern separation and </w:t>
      </w:r>
      <w:r w:rsidR="00225515">
        <w:t xml:space="preserve">pattern </w:t>
      </w:r>
      <w:r w:rsidR="0032656F">
        <w:t xml:space="preserve">completion </w:t>
      </w:r>
      <w:r w:rsidR="00185B3B">
        <w:t xml:space="preserve">in detecting </w:t>
      </w:r>
      <w:r w:rsidR="00C94705">
        <w:t xml:space="preserve">(and rejecting) </w:t>
      </w:r>
      <w:r w:rsidR="00185B3B">
        <w:t>similar lures</w:t>
      </w:r>
      <w:r w:rsidR="0032656F">
        <w:t xml:space="preserve">. </w:t>
      </w:r>
      <w:r w:rsidR="007C1E89">
        <w:t>We argue that there</w:t>
      </w:r>
      <w:r w:rsidR="00185B3B">
        <w:t xml:space="preserve"> are striking similarities across these paradigms</w:t>
      </w:r>
      <w:r w:rsidR="0032656F">
        <w:t xml:space="preserve">, </w:t>
      </w:r>
      <w:r w:rsidR="007C1E89">
        <w:t xml:space="preserve">but that </w:t>
      </w:r>
      <w:r w:rsidR="0032656F">
        <w:t>the</w:t>
      </w:r>
      <w:r w:rsidR="00185B3B">
        <w:t xml:space="preserve"> </w:t>
      </w:r>
      <w:r w:rsidR="0032656F">
        <w:t xml:space="preserve">literatures </w:t>
      </w:r>
      <w:r w:rsidR="00185B3B">
        <w:t xml:space="preserve">in which they are embedded </w:t>
      </w:r>
      <w:r w:rsidR="0032656F">
        <w:t>have remained quite separate</w:t>
      </w:r>
      <w:r w:rsidR="00185B3B">
        <w:t>. As we describe b</w:t>
      </w:r>
      <w:r w:rsidR="0032656F">
        <w:t xml:space="preserve">elow, similar patterns of findings </w:t>
      </w:r>
      <w:r w:rsidR="00185B3B">
        <w:t xml:space="preserve">across these paradigms </w:t>
      </w:r>
      <w:r w:rsidR="0032656F">
        <w:t>have been interpreted in entirely different ways. Thus, the field is in a state analogous to the parable of the blind men and the elephant: Each person has a</w:t>
      </w:r>
      <w:r w:rsidR="00493431">
        <w:t xml:space="preserve"> </w:t>
      </w:r>
      <w:r w:rsidR="0032656F">
        <w:t xml:space="preserve">different theory of what an elephant is because they are exploring different </w:t>
      </w:r>
      <w:r w:rsidR="008563C5">
        <w:t>parts</w:t>
      </w:r>
      <w:r w:rsidR="0032656F">
        <w:t xml:space="preserve"> of the beast. Our challenge, then, is to </w:t>
      </w:r>
      <w:r w:rsidR="00185B3B">
        <w:t xml:space="preserve">assemble a </w:t>
      </w:r>
      <w:r w:rsidR="007108BF">
        <w:t xml:space="preserve">broader </w:t>
      </w:r>
      <w:r w:rsidR="00185B3B">
        <w:t>picture of the common processes underlying these paradigms.</w:t>
      </w:r>
      <w:r w:rsidR="007124C8">
        <w:t xml:space="preserve"> </w:t>
      </w:r>
    </w:p>
    <w:p w14:paraId="68ED8DB5" w14:textId="06C01B1B" w:rsidR="00D347A1" w:rsidRDefault="0067227C" w:rsidP="00EF4A3F">
      <w:pPr>
        <w:ind w:firstLine="720"/>
      </w:pPr>
      <w:r>
        <w:t xml:space="preserve">We address this challenge by proposing a </w:t>
      </w:r>
      <w:r w:rsidR="00685A0A">
        <w:t>unified</w:t>
      </w:r>
      <w:r>
        <w:t xml:space="preserve"> theory of</w:t>
      </w:r>
      <w:r w:rsidR="00185B3B">
        <w:t xml:space="preserve"> </w:t>
      </w:r>
      <w:r w:rsidR="008A06ED">
        <w:t xml:space="preserve">memory </w:t>
      </w:r>
      <w:r w:rsidR="00E359B5">
        <w:t xml:space="preserve">for </w:t>
      </w:r>
      <w:r>
        <w:t xml:space="preserve">similar </w:t>
      </w:r>
      <w:r w:rsidR="00855CB5">
        <w:t>episodes</w:t>
      </w:r>
      <w:r w:rsidR="00185B3B">
        <w:t xml:space="preserve"> that leverages a common analytic approach to obtaining process estimates. </w:t>
      </w:r>
      <w:r w:rsidR="0006597A">
        <w:t xml:space="preserve">We propose that </w:t>
      </w:r>
      <w:r w:rsidR="0036526A">
        <w:t xml:space="preserve">memory for </w:t>
      </w:r>
      <w:r w:rsidR="0006597A">
        <w:t>similar lures</w:t>
      </w:r>
      <w:r w:rsidR="00185B3B">
        <w:t xml:space="preserve"> </w:t>
      </w:r>
      <w:r w:rsidR="00A573C0">
        <w:t xml:space="preserve">can be understood as reflecting a mixture of </w:t>
      </w:r>
      <w:r>
        <w:t>three processes</w:t>
      </w:r>
      <w:r w:rsidRPr="00904F74">
        <w:t xml:space="preserve">: </w:t>
      </w:r>
      <w:r w:rsidRPr="00C630E2">
        <w:rPr>
          <w:i/>
          <w:iCs/>
          <w:u w:val="single"/>
        </w:rPr>
        <w:t>false</w:t>
      </w:r>
      <w:r w:rsidR="00855CB5" w:rsidRPr="00C630E2">
        <w:rPr>
          <w:i/>
          <w:iCs/>
          <w:u w:val="single"/>
        </w:rPr>
        <w:t xml:space="preserve"> </w:t>
      </w:r>
      <w:r w:rsidR="00493431" w:rsidRPr="00C630E2">
        <w:rPr>
          <w:i/>
          <w:iCs/>
          <w:u w:val="single"/>
        </w:rPr>
        <w:t>recollection</w:t>
      </w:r>
      <w:r w:rsidR="00493431" w:rsidRPr="00C630E2">
        <w:rPr>
          <w:u w:val="single"/>
        </w:rPr>
        <w:t xml:space="preserve">, </w:t>
      </w:r>
      <w:r w:rsidR="00493431" w:rsidRPr="00C630E2">
        <w:rPr>
          <w:i/>
          <w:iCs/>
          <w:u w:val="single"/>
        </w:rPr>
        <w:t xml:space="preserve">false </w:t>
      </w:r>
      <w:r w:rsidR="00BD2D15" w:rsidRPr="00C630E2">
        <w:rPr>
          <w:i/>
          <w:iCs/>
          <w:u w:val="single"/>
        </w:rPr>
        <w:t>familiarity</w:t>
      </w:r>
      <w:r w:rsidR="00BD2D15" w:rsidRPr="00904F74">
        <w:t xml:space="preserve">, and </w:t>
      </w:r>
      <w:r w:rsidR="00BD2D15" w:rsidRPr="00C630E2">
        <w:rPr>
          <w:i/>
          <w:iCs/>
          <w:u w:val="single"/>
        </w:rPr>
        <w:t>recollection</w:t>
      </w:r>
      <w:r w:rsidR="00855CB5" w:rsidRPr="00C630E2">
        <w:rPr>
          <w:i/>
          <w:iCs/>
          <w:u w:val="single"/>
        </w:rPr>
        <w:t xml:space="preserve"> </w:t>
      </w:r>
      <w:r w:rsidR="00BD2D15" w:rsidRPr="00C630E2">
        <w:rPr>
          <w:i/>
          <w:iCs/>
          <w:u w:val="single"/>
        </w:rPr>
        <w:t>rejection</w:t>
      </w:r>
      <w:r w:rsidR="00BD2D15">
        <w:t xml:space="preserve">. </w:t>
      </w:r>
      <w:r w:rsidR="00134D12">
        <w:t>That is, a</w:t>
      </w:r>
      <w:r w:rsidR="008563C5">
        <w:t xml:space="preserve"> similar lure can be incorrectly identified as having been studied if it elicits the retrieval of qualitative information linking the item to </w:t>
      </w:r>
      <w:r w:rsidR="00C22131">
        <w:t xml:space="preserve">the </w:t>
      </w:r>
      <w:r w:rsidR="008563C5">
        <w:t xml:space="preserve">study </w:t>
      </w:r>
      <w:r w:rsidR="00C22131">
        <w:t>event, or if it is perceived as highly familiar. In addition,</w:t>
      </w:r>
      <w:r w:rsidR="00134D12">
        <w:t xml:space="preserve"> however, </w:t>
      </w:r>
      <w:r w:rsidR="00C22131">
        <w:t xml:space="preserve">a lure can be rejected if it elicits the retrieval of information that </w:t>
      </w:r>
      <w:r w:rsidR="00134D12">
        <w:t xml:space="preserve">distinguishes the similar lure from studied items. </w:t>
      </w:r>
      <w:r w:rsidR="00D347A1">
        <w:t xml:space="preserve">After describing these paradigms and </w:t>
      </w:r>
      <w:r w:rsidR="007124C8">
        <w:t xml:space="preserve">the </w:t>
      </w:r>
      <w:r w:rsidR="008A1F20">
        <w:t xml:space="preserve">processes </w:t>
      </w:r>
      <w:r w:rsidR="00D347A1">
        <w:t xml:space="preserve">in more detail, we </w:t>
      </w:r>
      <w:r w:rsidR="00087990">
        <w:t xml:space="preserve">assess the general utility of this approach </w:t>
      </w:r>
      <w:r w:rsidR="00D347A1">
        <w:t xml:space="preserve">by </w:t>
      </w:r>
      <w:r w:rsidR="00087990">
        <w:t xml:space="preserve">applying it </w:t>
      </w:r>
      <w:r w:rsidR="00D347A1">
        <w:t>to results from published studies</w:t>
      </w:r>
      <w:r w:rsidR="003B2B8E">
        <w:t xml:space="preserve"> </w:t>
      </w:r>
      <w:r w:rsidR="00855CB5">
        <w:t xml:space="preserve">from </w:t>
      </w:r>
      <w:r w:rsidR="003B2B8E">
        <w:t xml:space="preserve">each of these </w:t>
      </w:r>
      <w:r w:rsidR="007C0203">
        <w:t>paradigms.</w:t>
      </w:r>
      <w:r w:rsidR="00185B3B">
        <w:t xml:space="preserve"> Critically, we </w:t>
      </w:r>
      <w:r w:rsidR="008C7899">
        <w:t xml:space="preserve">show that </w:t>
      </w:r>
      <w:r w:rsidR="00185B3B">
        <w:t xml:space="preserve">the </w:t>
      </w:r>
      <w:r w:rsidR="008C7899">
        <w:t>mere</w:t>
      </w:r>
      <w:r w:rsidR="00185B3B">
        <w:t xml:space="preserve"> addition of confidence judgments to recognition paradigms </w:t>
      </w:r>
      <w:r w:rsidR="00FD405C">
        <w:t xml:space="preserve">with similar lures </w:t>
      </w:r>
      <w:r w:rsidR="00185B3B">
        <w:t>allow</w:t>
      </w:r>
      <w:r w:rsidR="006605AC">
        <w:t>s</w:t>
      </w:r>
      <w:r w:rsidR="00185B3B">
        <w:t xml:space="preserve"> one to </w:t>
      </w:r>
      <w:r w:rsidR="00D347A1">
        <w:t xml:space="preserve">derive estimates </w:t>
      </w:r>
      <w:r w:rsidR="00FD405C">
        <w:t xml:space="preserve">of </w:t>
      </w:r>
      <w:r w:rsidR="005B45A4">
        <w:t xml:space="preserve">these processes </w:t>
      </w:r>
      <w:r w:rsidR="00FD405C">
        <w:t>for</w:t>
      </w:r>
      <w:r w:rsidR="00185B3B">
        <w:t xml:space="preserve"> compar</w:t>
      </w:r>
      <w:r w:rsidR="00FD405C">
        <w:t xml:space="preserve">ison </w:t>
      </w:r>
      <w:r w:rsidR="00185B3B">
        <w:t>across</w:t>
      </w:r>
      <w:r w:rsidR="008C7899">
        <w:t xml:space="preserve"> </w:t>
      </w:r>
      <w:r w:rsidR="00185B3B">
        <w:t xml:space="preserve">related paradigms. </w:t>
      </w:r>
      <w:r w:rsidR="00D347A1">
        <w:t xml:space="preserve">Finally, </w:t>
      </w:r>
      <w:r w:rsidR="0036526A">
        <w:t xml:space="preserve">we show how this </w:t>
      </w:r>
      <w:r w:rsidR="00087990">
        <w:t xml:space="preserve">approach </w:t>
      </w:r>
      <w:r w:rsidR="0036526A">
        <w:t>overcomes</w:t>
      </w:r>
      <w:r w:rsidR="008C7899">
        <w:t xml:space="preserve"> </w:t>
      </w:r>
      <w:r w:rsidR="0036526A">
        <w:t xml:space="preserve">limitations of the earlier approaches, and </w:t>
      </w:r>
      <w:r w:rsidR="00D347A1">
        <w:t>we consider the implications of th</w:t>
      </w:r>
      <w:r w:rsidR="00087990">
        <w:t>e</w:t>
      </w:r>
      <w:r w:rsidR="00D347A1">
        <w:t xml:space="preserve"> </w:t>
      </w:r>
      <w:r w:rsidR="00D6622F">
        <w:t>theory</w:t>
      </w:r>
      <w:r w:rsidR="00D347A1">
        <w:t xml:space="preserve"> </w:t>
      </w:r>
      <w:r w:rsidR="0036526A">
        <w:t xml:space="preserve">and </w:t>
      </w:r>
      <w:r w:rsidR="008C7899">
        <w:t xml:space="preserve">confidence-based </w:t>
      </w:r>
      <w:r w:rsidR="0036526A">
        <w:t xml:space="preserve">measurement method </w:t>
      </w:r>
      <w:r w:rsidR="00D347A1">
        <w:t xml:space="preserve">for </w:t>
      </w:r>
      <w:r w:rsidR="00D02019">
        <w:t xml:space="preserve">future studies </w:t>
      </w:r>
      <w:r w:rsidR="00D347A1">
        <w:t>of episodic memory</w:t>
      </w:r>
      <w:r w:rsidR="007C0203">
        <w:t>.</w:t>
      </w:r>
    </w:p>
    <w:p w14:paraId="144EF38A" w14:textId="77777777" w:rsidR="0006597A" w:rsidRDefault="00D347A1" w:rsidP="0006597A">
      <w:pPr>
        <w:ind w:firstLine="720"/>
      </w:pPr>
      <w:r>
        <w:t xml:space="preserve"> </w:t>
      </w:r>
    </w:p>
    <w:p w14:paraId="1EA31142" w14:textId="5EF8B4E9" w:rsidR="00DC445B" w:rsidRPr="00793621" w:rsidRDefault="008944A0" w:rsidP="00793621">
      <w:pPr>
        <w:rPr>
          <w:b/>
          <w:bCs/>
        </w:rPr>
      </w:pPr>
      <w:r w:rsidRPr="008944A0">
        <w:rPr>
          <w:b/>
          <w:bCs/>
        </w:rPr>
        <w:t xml:space="preserve">2. Recognition </w:t>
      </w:r>
      <w:r w:rsidR="00FF763F">
        <w:rPr>
          <w:b/>
          <w:bCs/>
        </w:rPr>
        <w:t xml:space="preserve">Paradigms </w:t>
      </w:r>
      <w:r w:rsidR="001D40EC">
        <w:rPr>
          <w:b/>
          <w:bCs/>
        </w:rPr>
        <w:t xml:space="preserve">that </w:t>
      </w:r>
      <w:r w:rsidR="00FF763F">
        <w:rPr>
          <w:b/>
          <w:bCs/>
        </w:rPr>
        <w:t>Examin</w:t>
      </w:r>
      <w:r w:rsidR="001D40EC">
        <w:rPr>
          <w:b/>
          <w:bCs/>
        </w:rPr>
        <w:t>e</w:t>
      </w:r>
      <w:r w:rsidR="00FF763F">
        <w:rPr>
          <w:b/>
          <w:bCs/>
        </w:rPr>
        <w:t xml:space="preserve"> Memory </w:t>
      </w:r>
      <w:r w:rsidRPr="008944A0">
        <w:rPr>
          <w:b/>
          <w:bCs/>
        </w:rPr>
        <w:t xml:space="preserve">for </w:t>
      </w:r>
      <w:r w:rsidR="00E128F6">
        <w:rPr>
          <w:b/>
          <w:bCs/>
        </w:rPr>
        <w:t>Similar</w:t>
      </w:r>
      <w:r w:rsidRPr="008944A0">
        <w:rPr>
          <w:b/>
          <w:bCs/>
        </w:rPr>
        <w:t xml:space="preserve"> Lures </w:t>
      </w:r>
    </w:p>
    <w:p w14:paraId="3A2A284E" w14:textId="54EAE4B3" w:rsidR="00B35C14" w:rsidRDefault="00A21598" w:rsidP="00FC27ED">
      <w:pPr>
        <w:ind w:firstLine="720"/>
      </w:pPr>
      <w:r>
        <w:lastRenderedPageBreak/>
        <w:t xml:space="preserve">Figure 1 </w:t>
      </w:r>
      <w:r w:rsidR="00AD214B">
        <w:t xml:space="preserve">illustrates </w:t>
      </w:r>
      <w:r>
        <w:t xml:space="preserve">the three major </w:t>
      </w:r>
      <w:r w:rsidR="003C2B11">
        <w:t>recognition memory</w:t>
      </w:r>
      <w:r w:rsidR="00AD214B">
        <w:t xml:space="preserve"> </w:t>
      </w:r>
      <w:r>
        <w:t>paradigms</w:t>
      </w:r>
      <w:r w:rsidR="003C2B11">
        <w:t xml:space="preserve"> that include similar lures</w:t>
      </w:r>
      <w:r>
        <w:t xml:space="preserve">. </w:t>
      </w:r>
      <w:r w:rsidR="00687900">
        <w:t>In each case, s</w:t>
      </w:r>
      <w:r w:rsidR="00AD214B">
        <w:t xml:space="preserve">ubjects are first presented with a series of </w:t>
      </w:r>
      <w:r w:rsidR="003C2B11">
        <w:t xml:space="preserve">study </w:t>
      </w:r>
      <w:r w:rsidR="00570B2C">
        <w:t>items</w:t>
      </w:r>
      <w:r w:rsidR="00AD214B">
        <w:t xml:space="preserve">, </w:t>
      </w:r>
      <w:r w:rsidR="00930231">
        <w:t xml:space="preserve">and after a delay </w:t>
      </w:r>
      <w:r w:rsidR="00AD214B">
        <w:t xml:space="preserve">are given a recognition test that </w:t>
      </w:r>
      <w:r w:rsidR="00687900">
        <w:t xml:space="preserve">requires </w:t>
      </w:r>
      <w:r w:rsidR="00930231">
        <w:t xml:space="preserve">them </w:t>
      </w:r>
      <w:r w:rsidR="00687900">
        <w:t xml:space="preserve">to discriminate between </w:t>
      </w:r>
      <w:r w:rsidR="008A1CF7">
        <w:t>studied</w:t>
      </w:r>
      <w:r w:rsidR="00AF2D6B">
        <w:t xml:space="preserve"> </w:t>
      </w:r>
      <w:r w:rsidR="00687900">
        <w:t>items</w:t>
      </w:r>
      <w:r w:rsidR="008A1CF7">
        <w:t xml:space="preserve">, </w:t>
      </w:r>
      <w:proofErr w:type="spellStart"/>
      <w:r w:rsidR="008A1CF7">
        <w:t>non</w:t>
      </w:r>
      <w:r w:rsidR="00687900">
        <w:t>studied</w:t>
      </w:r>
      <w:proofErr w:type="spellEnd"/>
      <w:r w:rsidR="008A1CF7">
        <w:t xml:space="preserve"> </w:t>
      </w:r>
      <w:r w:rsidR="003B4203">
        <w:t xml:space="preserve">(new) </w:t>
      </w:r>
      <w:r w:rsidR="008A1CF7">
        <w:t>items</w:t>
      </w:r>
      <w:r w:rsidR="00687900">
        <w:t>, and lur</w:t>
      </w:r>
      <w:r w:rsidR="008A1CF7">
        <w:t xml:space="preserve">es that are </w:t>
      </w:r>
      <w:proofErr w:type="gramStart"/>
      <w:r w:rsidR="00687900">
        <w:t>similar to</w:t>
      </w:r>
      <w:proofErr w:type="gramEnd"/>
      <w:r w:rsidR="00687900">
        <w:t xml:space="preserve"> one or more of the studied items. </w:t>
      </w:r>
    </w:p>
    <w:p w14:paraId="15846C9C" w14:textId="4B5534DB" w:rsidR="003A3160" w:rsidRPr="00BB5939" w:rsidRDefault="00E00E8E" w:rsidP="00FC27ED">
      <w:pPr>
        <w:ind w:firstLine="720"/>
      </w:pPr>
      <w:r>
        <w:rPr>
          <w:b/>
          <w:bCs/>
        </w:rPr>
        <w:t xml:space="preserve">PDP. </w:t>
      </w:r>
      <w:r w:rsidR="00FC27ED" w:rsidRPr="00E00E8E">
        <w:t xml:space="preserve">The </w:t>
      </w:r>
      <w:r w:rsidR="003C2B11">
        <w:t>PDP</w:t>
      </w:r>
      <w:r w:rsidR="00FC27ED" w:rsidRPr="00E00E8E">
        <w:t xml:space="preserve"> </w:t>
      </w:r>
      <w:r w:rsidR="003C2B11">
        <w:t>ha</w:t>
      </w:r>
      <w:r w:rsidR="00D8675B" w:rsidRPr="00BB5939">
        <w:t>s</w:t>
      </w:r>
      <w:r w:rsidR="00FC27ED" w:rsidRPr="00BB5939">
        <w:t xml:space="preserve"> </w:t>
      </w:r>
      <w:r w:rsidR="003C2B11">
        <w:t xml:space="preserve">been </w:t>
      </w:r>
      <w:r w:rsidR="00FC27ED" w:rsidRPr="00BB5939">
        <w:t>used to separate the contribution of</w:t>
      </w:r>
      <w:r w:rsidR="006605AC">
        <w:t xml:space="preserve"> accurate</w:t>
      </w:r>
      <w:r w:rsidR="00FC27ED" w:rsidRPr="00BB5939">
        <w:t xml:space="preserve"> </w:t>
      </w:r>
      <w:r w:rsidR="00FC27ED" w:rsidRPr="00E00E8E">
        <w:rPr>
          <w:i/>
          <w:iCs/>
          <w:u w:val="single"/>
        </w:rPr>
        <w:t>recollection</w:t>
      </w:r>
      <w:r w:rsidR="00FC27ED" w:rsidRPr="00BB5939">
        <w:t xml:space="preserve">, </w:t>
      </w:r>
      <w:r w:rsidR="00860059" w:rsidRPr="00BB5939">
        <w:t xml:space="preserve">which </w:t>
      </w:r>
      <w:r w:rsidR="00767987">
        <w:t xml:space="preserve">is </w:t>
      </w:r>
      <w:r w:rsidR="00860059" w:rsidRPr="00BB5939">
        <w:t xml:space="preserve">the </w:t>
      </w:r>
      <w:r w:rsidR="00767987">
        <w:t xml:space="preserve">conscious </w:t>
      </w:r>
      <w:r w:rsidR="00FC27ED" w:rsidRPr="00BB5939">
        <w:t>retriev</w:t>
      </w:r>
      <w:r w:rsidR="00860059" w:rsidRPr="00BB5939">
        <w:t>al of</w:t>
      </w:r>
      <w:r w:rsidR="00FC27ED" w:rsidRPr="00BB5939">
        <w:t xml:space="preserve"> qualitative information about a study event</w:t>
      </w:r>
      <w:r w:rsidR="00767987">
        <w:t>,</w:t>
      </w:r>
      <w:r w:rsidR="00954EEC" w:rsidRPr="00BB5939">
        <w:t xml:space="preserve"> such as wh</w:t>
      </w:r>
      <w:r w:rsidR="00767987">
        <w:t>at the studied item looked like or w</w:t>
      </w:r>
      <w:r w:rsidR="00547730">
        <w:t>h</w:t>
      </w:r>
      <w:r w:rsidR="00767987">
        <w:t>ere</w:t>
      </w:r>
      <w:r w:rsidR="00954EEC" w:rsidRPr="00BB5939">
        <w:t xml:space="preserve"> </w:t>
      </w:r>
      <w:r w:rsidR="00767987">
        <w:t xml:space="preserve">it </w:t>
      </w:r>
      <w:r w:rsidR="00954EEC" w:rsidRPr="00BB5939">
        <w:t>occurred</w:t>
      </w:r>
      <w:r w:rsidR="00767987">
        <w:t xml:space="preserve">, </w:t>
      </w:r>
      <w:r w:rsidR="00FC27ED" w:rsidRPr="00BB5939">
        <w:t xml:space="preserve">from </w:t>
      </w:r>
      <w:r w:rsidR="00FC27ED" w:rsidRPr="00E00E8E">
        <w:rPr>
          <w:i/>
          <w:iCs/>
          <w:u w:val="single"/>
        </w:rPr>
        <w:t>familiarity</w:t>
      </w:r>
      <w:r w:rsidR="00FC27ED" w:rsidRPr="00BB5939">
        <w:t xml:space="preserve">, </w:t>
      </w:r>
      <w:r w:rsidR="00860059" w:rsidRPr="00BB5939">
        <w:t xml:space="preserve">which </w:t>
      </w:r>
      <w:r w:rsidR="00954EEC" w:rsidRPr="00BB5939">
        <w:t xml:space="preserve">reflects </w:t>
      </w:r>
      <w:r w:rsidR="00767987">
        <w:t xml:space="preserve">an undifferentiated sense of oldness </w:t>
      </w:r>
      <w:r w:rsidR="00954EEC" w:rsidRPr="00BB5939">
        <w:t>in the absence of recollect</w:t>
      </w:r>
      <w:r w:rsidR="00A41935">
        <w:t>ed</w:t>
      </w:r>
      <w:r w:rsidR="00954EEC" w:rsidRPr="00BB5939">
        <w:t xml:space="preserve"> details </w:t>
      </w:r>
      <w:r w:rsidR="00C34CBB">
        <w:fldChar w:fldCharType="begin"/>
      </w:r>
      <w:r w:rsidR="00A3380B">
        <w:instrText xml:space="preserve"> ADDIN ZOTERO_ITEM CSL_CITATION {"citationID":"6ZPf3VAh","properties":{"formattedCitation":"(Jacoby, 1991b, 1998)","plainCitation":"(Jacoby, 1991b, 1998)","noteIndex":0},"citationItems":[{"id":12594,"uris":["http://zotero.org/groups/5871744/items/EFCATAQY"],"itemData":{"id":12594,"type":"article-journal","container-title":"Journal of Memory and Language","DOI":"10.1016/0749-596X(91)90025-F","ISSN":"0749596X","issue":"5","journalAbbreviation":"Journal of Memory and Language","language":"en","page":"513-541","source":"DOI.org (Crossref)","title":"A process dissociation framework: Separating automatic from intentional uses of memory","title-short":"A process dissociation framework","volume":"30","author":[{"family":"Jacoby","given":"Larry L"}],"issued":{"date-parts":[["1991",10]]}}},{"id":10475,"uris":["http://zotero.org/users/1612621/items/7DSSRXFL"],"itemData":{"id":10475,"type":"article-journal","container-title":"Journal of Experimental Psychology: Learning, Memory, and Cognition","issue":"1","language":"en","page":"3-26","source":"Zotero","title":"Invariance in automatic influences of memory: Toward a user's guide for the process-dissociation procedure","volume":"24","author":[{"family":"Jacoby","given":"Larry L"}],"issued":{"date-parts":[["1998"]]}}}],"schema":"https://github.com/citation-style-language/schema/raw/master/csl-citation.json"} </w:instrText>
      </w:r>
      <w:r w:rsidR="00C34CBB">
        <w:fldChar w:fldCharType="separate"/>
      </w:r>
      <w:r w:rsidR="00A3380B" w:rsidRPr="00A3380B">
        <w:rPr>
          <w:rFonts w:ascii="Aptos" w:hAnsi="Aptos"/>
        </w:rPr>
        <w:t>(Jacoby, 1991, 1998)</w:t>
      </w:r>
      <w:r w:rsidR="00C34CBB">
        <w:fldChar w:fldCharType="end"/>
      </w:r>
      <w:r w:rsidR="005B29B8" w:rsidRPr="00BB5939">
        <w:t xml:space="preserve"> </w:t>
      </w:r>
      <w:r w:rsidR="00FC27ED" w:rsidRPr="00BB5939">
        <w:t>for</w:t>
      </w:r>
      <w:r w:rsidR="005B29B8" w:rsidRPr="00BB5939">
        <w:t xml:space="preserve"> </w:t>
      </w:r>
      <w:r w:rsidR="00FC27ED" w:rsidRPr="00BB5939">
        <w:t>reviews and critiques see</w:t>
      </w:r>
      <w:r w:rsidR="00FD65A2">
        <w:t xml:space="preserve"> </w:t>
      </w:r>
      <w:r w:rsidR="00C34CBB">
        <w:fldChar w:fldCharType="begin"/>
      </w:r>
      <w:r w:rsidR="00FD65A2">
        <w:instrText xml:space="preserve"> ADDIN ZOTERO_ITEM CSL_CITATION {"citationID":"6suL8tet","properties":{"formattedCitation":"(Dobbins, 2015; Kunnari et al., 2020; A. P. Yonelinas &amp; Jacoby, 2012; J. Zhang et al., 2020)","plainCitation":"(Dobbins, 2015; Kunnari et al., 2020; A. P. Yonelinas &amp; Jacoby, 2012; J. Zhang et al., 2020)","noteIndex":0},"citationItems":[{"id":12605,"uris":["http://zotero.org/groups/5871744/items/5WWNVJ9I"],"itemData":{"id":12605,"type":"chapter","container-title":"Remembering: Attributions, processes, and control in human memory","event-place":"New York","language":"en","page":"112-132","publisher":"Psychology Press","publisher-place":"New York","source":"Zotero","title":"Forecasting versus fitting, dissociating versus describing: Celebrating Larry Jacoby's methodological approach to understanding recognition","author":[{"family":"Dobbins","given":"Ian G"}],"editor":[{"family":"Lindsay","given":"D. S"},{"family":"Kelley","given":"C. M."},{"family":"Yonelinas","given":"A. P."},{"family":"Roediger","given":"H. L."}],"issued":{"date-parts":[["2015"]]}}},{"id":12457,"uris":["http://zotero.org/groups/5493213/items/PYI9YSVD"],"itemData":{"id":12457,"type":"article-journal","abstract":"The process dissociation procedure (PDP) for moral cognition was created to separately measure two dispositions of moral judgment based on the dual-process theory of moral reasoning: deontological and utilitarian inclinations. In this paper we raise some concerns from a psychometrics perspective regarding the structure, reliability, and validity of the moral PDP as a measure of individual differences. Using two simulation studies as well as a real sample of N = 1,010, we investigate the psychometric properties of the moral PDP. We present novel evidence showing that (1) some correlations between PDP parameters are mathematical artifacts, and as such cannot be taken as evidence in support of a theory, (2) there are severe response inconsistencies within dilemma batteries, and (3) reliability estimates for these scores seem to be far below the accepted standards. We discuss some potential theoretical and content-related reasons for these statistical issues and their implications. We conclude that in their current form, PDP measures of utilitarian and deontological tendencies are sub-optimal for assessing individual differences.","container-title":"Frontiers in Psychology","DOI":"10.3389/fpsyg.2020.559934","ISSN":"1664-1078","journalAbbreviation":"Front. Psychol.","language":"en","page":"559934","source":"DOI.org (Crossref)","title":"Challenges in process dissociation measures for moral cognition","volume":"11","author":[{"family":"Kunnari","given":"Anton"},{"family":"Sundvall","given":"Jukka R. I."},{"family":"Laakasuo","given":"Michael"}],"issued":{"date-parts":[["2020",11,27]]}}},{"id":524,"uris":["http://zotero.org/users/1612621/items/TSNBJ88V"],"itemData":{"id":524,"type":"article-journal","abstract":"The process-dissociation procedure was developed to separate the controlled and automatic contributions of memory. It has spawned the development of a host of new measurement approaches and has been applied across a broad range of fields in the behavioral sciences, ranging from studies of memory and perception to neuroscience and social psychology. Although it has not been without its shortcomings or critics, its growing influence attests to its utility. In the present article, we briefly review the factors motivating its development, describe some of the early applications of the general method, and review the literature examining its underlying assumptions and boundary conditions. We then highlight some of the specific issues that the methods have been applied to and discuss some of the more recent applications of the procedure, along with future directions.","container-title":"Memory &amp; Cognition","DOI":"10.3758/s13421-012-0205-5","ISSN":"0090-502X, 1532-5946","issue":"5","journalAbbreviation":"Mem Cogn","language":"en","page":"663-680","source":"DOI.org (Crossref)","title":"The process-dissociation approach two decades later: Convergence, boundary conditions, and new directions","title-short":"The process-dissociation approach two decades later","volume":"40","author":[{"family":"Yonelinas","given":"Andrew P."},{"family":"Jacoby","given":"Larry L."}],"issued":{"date-parts":[["2012",7]]}}},{"id":12459,"uris":["http://zotero.org/groups/5493213/items/L73DHR49"],"itemData":{"id":12459,"type":"article-journal","abstract":"The process dissociation procedure (PDP) of implicit sequence learning states that the correct inclusion-task response contains the incorrect exclusion-task response. However, there has been no research to test the hypothesis. The current study used a single variable (Stimulus Onset Asynchrony SOA: 850 ms vs. 1350 ms) between-subjects design, with pre-task resting-state fMRI, to test and improve the classical PDP to the mutually exclusive theory (MET). (1) Behavioral data and neuroimaging data demonstrated that the classical PDP has not been validated. In the SOA = 850 ms group, the correct inclusion-task response was at chance, but the incorrect exclusion-task response occurred greater than chance. In the SOA = 850 ms group, the two responses were not correlated, but in the SOA = 1,350 ms group and putting the two groups together, the two responses were in contrast to each other. In each group, brain areas whose amplitude of low frequency fluctuations (ALFFs) in the resting-state related to the two responses were either completely different or opposite to one another. However, the results were perfectly consistent with the MET proposed by the present study which suggests that the correct inclusion-task response is equal to the correct exclusion-task response is equal to\n              C\n              +\n              A\n              1\n              , and the incorrect exclusion-task response is equal to\n              A\n              2\n              .\n              C\n              denotes the controlled response and\n              A\n              1\n              and\n              A\n              2\n              denote two different automatic responses. (2) The improved PDP was proposed to categorize the 12 kinds of triplets as delineating four knowledge types, namely non-acquisition of knowledge, uncontrollable knowledge, half-controllable knowledge, and controllable knowledge with the MET. ALFFs in the resting-state could predict the four knowledge types of the improved PDP among two groups. The participants’ control of the four knowledge types (degree of consciousness) gradually improved. Correspondingly, the brain areas in the resting-state positively related to the four knowledge types, gradually changed from the sensory and motor network to the somatic sensorimotor network, and then to the implicit learning network, and then to the consciousness network. The brain areas in the resting-state negatively related to the four knowledge types gradually changed from the consciousness network to the sensory and motor network. As SOA increased, the brain areas associated with almost all the four knowledge types changed. (3) The inhomogeneous hypothesis of the MET is best suited to interpret behavioral and neuroimaging data; it states that the same components among the four knowledge types are not homogeneous, and the same knowledge types are not homogeneous between the two SOA groups.","container-title":"Frontiers in Psychology","DOI":"10.3389/fpsyg.2020.474538","ISSN":"1664-1078","journalAbbreviation":"Front. Psychol.","language":"en","page":"474538","source":"DOI.org (Crossref)","title":"Testing the Process Dissociation Procedure by behavioral and neuroimaging data: The establishment of the mutually exclusive theory and the improved PDP","title-short":"Testing the Process Dissociation Procedure by Behavioral and Neuroimaging Data","volume":"11","author":[{"family":"Zhang","given":"Jianxin"},{"family":"Wang","given":"Xiangpeng"},{"family":"Huang","given":"Jianping"},{"family":"Chen","given":"Antao"},{"family":"Liu","given":"Dianzhi"}],"issued":{"date-parts":[["2020",11,26]]}}}],"schema":"https://github.com/citation-style-language/schema/raw/master/csl-citation.json"} </w:instrText>
      </w:r>
      <w:r w:rsidR="00C34CBB">
        <w:fldChar w:fldCharType="separate"/>
      </w:r>
      <w:r w:rsidR="00FD65A2" w:rsidRPr="00FD65A2">
        <w:rPr>
          <w:rFonts w:ascii="Aptos" w:hAnsi="Aptos"/>
        </w:rPr>
        <w:t>(Dobbins, 2015; Kunnari et al., 2020;</w:t>
      </w:r>
      <w:r w:rsidR="00FD65A2">
        <w:rPr>
          <w:rFonts w:ascii="Aptos" w:hAnsi="Aptos"/>
        </w:rPr>
        <w:t xml:space="preserve"> </w:t>
      </w:r>
      <w:r w:rsidR="00FD65A2" w:rsidRPr="00FD65A2">
        <w:rPr>
          <w:rFonts w:ascii="Aptos" w:hAnsi="Aptos"/>
        </w:rPr>
        <w:t>Yonelinas &amp; Jacoby, 2012; J. Zhang et al., 2020)</w:t>
      </w:r>
      <w:r w:rsidR="00C34CBB">
        <w:fldChar w:fldCharType="end"/>
      </w:r>
      <w:r w:rsidR="00FC27ED" w:rsidRPr="00BB5939">
        <w:t xml:space="preserve">. </w:t>
      </w:r>
      <w:r w:rsidR="001F0D6C">
        <w:t>R</w:t>
      </w:r>
      <w:r w:rsidR="00860059" w:rsidRPr="00BB5939">
        <w:t xml:space="preserve">ecollection </w:t>
      </w:r>
      <w:r w:rsidR="003A3160" w:rsidRPr="00BB5939">
        <w:t xml:space="preserve">is measured as the ability to discriminate between </w:t>
      </w:r>
      <w:r w:rsidR="008A1CF7">
        <w:t>studied</w:t>
      </w:r>
      <w:r w:rsidR="003A3160" w:rsidRPr="00BB5939">
        <w:t xml:space="preserve"> items and similar lures (i.e., recollection should lead one to accept a</w:t>
      </w:r>
      <w:r w:rsidR="00CA6A08">
        <w:t>n</w:t>
      </w:r>
      <w:r w:rsidR="003A3160" w:rsidRPr="00BB5939">
        <w:t xml:space="preserve"> item </w:t>
      </w:r>
      <w:r w:rsidR="00524973">
        <w:t xml:space="preserve">that was previously presented </w:t>
      </w:r>
      <w:r w:rsidR="003A3160" w:rsidRPr="00BB5939">
        <w:t xml:space="preserve">as </w:t>
      </w:r>
      <w:r w:rsidR="00524973">
        <w:t xml:space="preserve">having been </w:t>
      </w:r>
      <w:r w:rsidR="003A3160" w:rsidRPr="00BB5939">
        <w:t xml:space="preserve">studied but to reject a </w:t>
      </w:r>
      <w:r w:rsidR="008A1CF7">
        <w:t xml:space="preserve">similar </w:t>
      </w:r>
      <w:r w:rsidR="003A3160" w:rsidRPr="00BB5939">
        <w:t>lure as having not been studied). In contrast, familiarity should not support this discrimination</w:t>
      </w:r>
      <w:r w:rsidR="00954EEC" w:rsidRPr="00BB5939">
        <w:t xml:space="preserve"> </w:t>
      </w:r>
      <w:r w:rsidR="003A3160" w:rsidRPr="00BB5939">
        <w:t xml:space="preserve">but rather should lead </w:t>
      </w:r>
      <w:r w:rsidR="00823596" w:rsidRPr="00BB5939">
        <w:t xml:space="preserve">both </w:t>
      </w:r>
      <w:r w:rsidR="003C2B11">
        <w:t>studied</w:t>
      </w:r>
      <w:r w:rsidR="003C2B11" w:rsidRPr="00BB5939">
        <w:t xml:space="preserve"> </w:t>
      </w:r>
      <w:r w:rsidR="00823596" w:rsidRPr="00BB5939">
        <w:t xml:space="preserve">items </w:t>
      </w:r>
      <w:r w:rsidR="003A3160" w:rsidRPr="00BB5939">
        <w:t xml:space="preserve">and similar lures to be </w:t>
      </w:r>
      <w:r w:rsidR="002F7251">
        <w:t>more familiar than entirely n</w:t>
      </w:r>
      <w:r w:rsidR="007828DB">
        <w:t>ew</w:t>
      </w:r>
      <w:r w:rsidR="002F7251">
        <w:t xml:space="preserve"> items</w:t>
      </w:r>
      <w:r w:rsidR="003A3160" w:rsidRPr="00BB5939">
        <w:t xml:space="preserve">. </w:t>
      </w:r>
    </w:p>
    <w:p w14:paraId="0E59394D" w14:textId="180CDC6B" w:rsidR="003A3160" w:rsidRPr="00BB5939" w:rsidRDefault="00D8675B" w:rsidP="00FC27ED">
      <w:pPr>
        <w:ind w:firstLine="720"/>
      </w:pPr>
      <w:r w:rsidRPr="00BB5939">
        <w:t xml:space="preserve">One example of a PDP experiment is the </w:t>
      </w:r>
      <w:r w:rsidRPr="002F7251">
        <w:rPr>
          <w:i/>
          <w:iCs/>
          <w:u w:val="single"/>
        </w:rPr>
        <w:t>plurality test</w:t>
      </w:r>
      <w:r w:rsidRPr="00BB5939">
        <w:t xml:space="preserve"> illustrated in Figure 1A, in which subjects are told to respond ‘old’ to </w:t>
      </w:r>
      <w:r w:rsidR="003C2B11">
        <w:t xml:space="preserve">studied </w:t>
      </w:r>
      <w:r w:rsidRPr="00BB5939">
        <w:t xml:space="preserve">words that </w:t>
      </w:r>
      <w:r w:rsidR="005F0950">
        <w:t xml:space="preserve">are in the </w:t>
      </w:r>
      <w:r w:rsidRPr="00BB5939">
        <w:t xml:space="preserve">same plurality </w:t>
      </w:r>
      <w:r w:rsidR="00A41935">
        <w:t>as in the study phase</w:t>
      </w:r>
      <w:r w:rsidR="005F0950">
        <w:t xml:space="preserve">, </w:t>
      </w:r>
      <w:r w:rsidRPr="00BB5939">
        <w:t xml:space="preserve">and ‘new’ to both plurality-reversed lures and </w:t>
      </w:r>
      <w:r w:rsidR="00F70469">
        <w:t xml:space="preserve">entirely </w:t>
      </w:r>
      <w:r w:rsidRPr="00BB5939">
        <w:t xml:space="preserve">new items </w:t>
      </w:r>
      <w:r w:rsidR="00C34CBB">
        <w:fldChar w:fldCharType="begin"/>
      </w:r>
      <w:r w:rsidR="00516FD2">
        <w:instrText xml:space="preserve"> ADDIN ZOTERO_ITEM CSL_CITATION {"citationID":"NOHL18QP","properties":{"formattedCitation":"(Hintzman &amp; Curran, 1994; Rotello et al., 2000a)","plainCitation":"(Hintzman &amp; Curran, 1994; Rotello et al., 2000a)","noteIndex":0},"citationItems":[{"id":12290,"uris":["http://zotero.org/users/1612621/items/WYUALWFU"],"itemData":{"id":12290,"type":"article-journal","container-title":"Journal of Memory and Language","DOI":"10.1006/jmla.1994.1001","ISSN":"0749596X","issue":"1","journalAbbreviation":"Journal of Memory and Language","language":"en","license":"https://www.elsevier.com/tdm/userlicense/1.0/","page":"1-18","source":"DOI.org (Crossref)","title":"Retrieval Dynamics of Recognition and Frequency Judgments: Evidence for Separate Processes of Familiarity and Recall","title-short":"Retrieval Dynamics of Recognition and Frequency Judgments","volume":"33","author":[{"family":"Hintzman","given":"D.L."},{"family":"Curran","given":"T."}],"issued":{"date-parts":[["1994",2]]}}},{"id":"gxNJi7Zk/0rq9owkU","uris":["http://zotero.org/groups/5493213/items/HDEQKVWP"],"itemData":{"id":12464,"type":"article-journal","container-title":"Journal of Memory and Language","DOI":"10.1006/jmla.1999.2701","ISSN":"0749596X","issue":"1","journalAbbreviation":"Journal of Memory and Language","language":"en","page":"67-88","source":"DOI.org (Crossref)","title":"Recall-to-reject in recognition: Evidence from ROC curves","title-short":"Recall-to-Reject in Recognition","volume":"43","author":[{"family":"Rotello","given":"Caren M"},{"family":"Macmillan","given":"Neil A"},{"family":"Van Tassel","given":"Gordon"}],"issued":{"date-parts":[["2000",7]]}}}],"schema":"https://github.com/citation-style-language/schema/raw/master/csl-citation.json"} </w:instrText>
      </w:r>
      <w:r w:rsidR="00C34CBB">
        <w:fldChar w:fldCharType="separate"/>
      </w:r>
      <w:r w:rsidR="00516FD2" w:rsidRPr="00516FD2">
        <w:rPr>
          <w:rFonts w:ascii="Aptos" w:hAnsi="Aptos"/>
        </w:rPr>
        <w:t>(Hintzman &amp; Curran, 1994; Rotello et al., 2000)</w:t>
      </w:r>
      <w:r w:rsidR="00C34CBB">
        <w:fldChar w:fldCharType="end"/>
      </w:r>
      <w:r w:rsidRPr="00BB5939">
        <w:t xml:space="preserve">. </w:t>
      </w:r>
      <w:r w:rsidR="002568B9" w:rsidRPr="00BB5939">
        <w:t xml:space="preserve">Other </w:t>
      </w:r>
      <w:r w:rsidRPr="00BB5939">
        <w:t>common approach</w:t>
      </w:r>
      <w:r w:rsidR="002568B9" w:rsidRPr="00BB5939">
        <w:t xml:space="preserve">es include </w:t>
      </w:r>
      <w:r w:rsidR="002568B9" w:rsidRPr="002F7251">
        <w:rPr>
          <w:i/>
          <w:iCs/>
          <w:u w:val="single"/>
        </w:rPr>
        <w:t>source tests</w:t>
      </w:r>
      <w:r w:rsidR="002568B9" w:rsidRPr="00BB5939">
        <w:t xml:space="preserve"> </w:t>
      </w:r>
      <w:r w:rsidR="007A66EC" w:rsidRPr="00BB5939">
        <w:t>that r</w:t>
      </w:r>
      <w:r w:rsidR="002568B9" w:rsidRPr="00BB5939">
        <w:t xml:space="preserve">equire subjects to discriminate between items from two different study lists </w:t>
      </w:r>
      <w:r w:rsidRPr="00BB5939">
        <w:t>(</w:t>
      </w:r>
      <w:r w:rsidR="002568B9" w:rsidRPr="00BB5939">
        <w:t xml:space="preserve">e.g., </w:t>
      </w:r>
      <w:r w:rsidR="00F348B5">
        <w:fldChar w:fldCharType="begin"/>
      </w:r>
      <w:r w:rsidR="00FD65A2">
        <w:instrText xml:space="preserve"> ADDIN ZOTERO_ITEM CSL_CITATION {"citationID":"Z3cVJ53s","properties":{"formattedCitation":"(Jacoby, 1991b; A. P. Yonelinas, 1994)","plainCitation":"(Jacoby, 1991b; A. P. Yonelinas, 1994)","noteIndex":0},"citationItems":[{"id":12594,"uris":["http://zotero.org/groups/5871744/items/EFCATAQY"],"itemData":{"id":12594,"type":"article-journal","container-title":"Journal of Memory and Language","DOI":"10.1016/0749-596X(91)90025-F","ISSN":"0749596X","issue":"5","journalAbbreviation":"Journal of Memory and Language","language":"en","page":"513-541","source":"DOI.org (Crossref)","title":"A process dissociation framework: Separating automatic from intentional uses of memory","title-short":"A process dissociation framework","volume":"30","author":[{"family":"Jacoby","given":"Larry L"}],"issued":{"date-parts":[["1991",10]]}}},{"id":11082,"uris":["http://zotero.org/users/1612621/items/CV783THL"],"itemData":{"id":11082,"type":"article-journal","container-title":"Journal of Experimental Psychology: Learning, Memory, and Cognition","issue":"6","language":"en","page":"1341-1354","source":"Zotero","title":"Receiver-operating characteristics in recognition memory: Evidence for a dual-process model","volume":"20","author":[{"family":"Yonelinas","given":"Andrew P"}],"issued":{"date-parts":[["1994"]]}}}],"schema":"https://github.com/citation-style-language/schema/raw/master/csl-citation.json"} </w:instrText>
      </w:r>
      <w:r w:rsidR="00F348B5">
        <w:fldChar w:fldCharType="separate"/>
      </w:r>
      <w:r w:rsidR="00FD65A2" w:rsidRPr="00FD65A2">
        <w:rPr>
          <w:rFonts w:ascii="Aptos" w:hAnsi="Aptos"/>
        </w:rPr>
        <w:t>Jacoby, 1991; Yonelinas, 1994)</w:t>
      </w:r>
      <w:r w:rsidR="00F348B5">
        <w:fldChar w:fldCharType="end"/>
      </w:r>
      <w:r w:rsidRPr="00BB5939">
        <w:t>,</w:t>
      </w:r>
      <w:r w:rsidR="004B4E34">
        <w:t xml:space="preserve"> </w:t>
      </w:r>
      <w:r w:rsidR="004B4E34" w:rsidRPr="004B4E34">
        <w:rPr>
          <w:i/>
          <w:iCs/>
          <w:u w:val="single"/>
        </w:rPr>
        <w:t>synonym tests</w:t>
      </w:r>
      <w:r w:rsidR="004B4E34">
        <w:t xml:space="preserve"> that require subjects to discriminate between studied words and synonyms </w:t>
      </w:r>
      <w:r w:rsidR="007828DB">
        <w:t>of studied words</w:t>
      </w:r>
      <w:r w:rsidR="00F348B5">
        <w:t xml:space="preserve"> </w:t>
      </w:r>
      <w:r w:rsidR="00F348B5">
        <w:fldChar w:fldCharType="begin"/>
      </w:r>
      <w:r w:rsidR="00F348B5">
        <w:instrText xml:space="preserve"> ADDIN ZOTERO_ITEM CSL_CITATION {"citationID":"PhAGi8Ze","properties":{"formattedCitation":"(Lampinen &amp; Arnal, 2009)","plainCitation":"(Lampinen &amp; Arnal, 2009)","noteIndex":0},"citationItems":[{"id":10312,"uris":["http://zotero.org/groups/5493213/items/I46A4YW2"],"itemData":{"id":10312,"type":"article-journal","abstract":"Abstract. Recollection rejection is a memory editing mechanism in which related lures are rejected because of the recollection of the lure’s instantiating target (e.g.,","container-title":"The American Journal of Psychology","DOI":"10.2307/27784373","ISSN":"0002-9556","issue":"1","language":"en","note":"publisher: Duke University Press","page":"39-52","source":"scholarlypublishingcollective.org","title":"The role of metacognitive knowledge in recollection rejection","volume":"122","author":[{"family":"Lampinen","given":"James Michael"},{"family":"Arnal","given":"Jack D."}],"issued":{"date-parts":[["2009",4,1]]}}}],"schema":"https://github.com/citation-style-language/schema/raw/master/csl-citation.json"} </w:instrText>
      </w:r>
      <w:r w:rsidR="00F348B5">
        <w:fldChar w:fldCharType="separate"/>
      </w:r>
      <w:r w:rsidR="00F348B5" w:rsidRPr="00F348B5">
        <w:rPr>
          <w:rFonts w:ascii="Aptos" w:hAnsi="Aptos"/>
        </w:rPr>
        <w:t>(Lampinen &amp; Arnal, 2009)</w:t>
      </w:r>
      <w:r w:rsidR="00F348B5">
        <w:fldChar w:fldCharType="end"/>
      </w:r>
      <w:r w:rsidR="004B4E34">
        <w:t xml:space="preserve">, </w:t>
      </w:r>
      <w:r w:rsidR="002568B9" w:rsidRPr="002F7251">
        <w:rPr>
          <w:i/>
          <w:iCs/>
          <w:u w:val="single"/>
        </w:rPr>
        <w:t>object orientation tests</w:t>
      </w:r>
      <w:r w:rsidR="002568B9" w:rsidRPr="00BB5939">
        <w:t xml:space="preserve"> where </w:t>
      </w:r>
      <w:r w:rsidR="003C2B11">
        <w:t>subjects</w:t>
      </w:r>
      <w:r w:rsidR="003C2B11" w:rsidRPr="00BB5939">
        <w:t xml:space="preserve"> </w:t>
      </w:r>
      <w:r w:rsidR="007A66EC" w:rsidRPr="00BB5939">
        <w:t>must</w:t>
      </w:r>
      <w:r w:rsidR="002568B9" w:rsidRPr="00BB5939">
        <w:t xml:space="preserve"> discriminate between </w:t>
      </w:r>
      <w:r w:rsidRPr="00BB5939">
        <w:t>studied objects</w:t>
      </w:r>
      <w:r w:rsidR="003C2B11">
        <w:t xml:space="preserve"> </w:t>
      </w:r>
      <w:r w:rsidR="007A66EC" w:rsidRPr="00BB5939">
        <w:t xml:space="preserve">and objects studied in a different </w:t>
      </w:r>
      <w:r w:rsidRPr="00BB5939">
        <w:t>spatial orientation</w:t>
      </w:r>
      <w:r w:rsidR="00516FD2">
        <w:t xml:space="preserve"> </w:t>
      </w:r>
      <w:r w:rsidR="00516FD2">
        <w:fldChar w:fldCharType="begin"/>
      </w:r>
      <w:r w:rsidR="00516FD2">
        <w:instrText xml:space="preserve"> ADDIN ZOTERO_ITEM CSL_CITATION {"citationID":"INNi4J7r","properties":{"formattedCitation":"(Lampinen et al., 2006)","plainCitation":"(Lampinen et al., 2006)","noteIndex":0},"citationItems":[{"id":10401,"uris":["http://zotero.org/groups/5493213/items/V56TJWAD"],"itemData":{"id":10401,"type":"article-journal","container-title":"Memory","DOI":"10.1080/09658210600648431","ISSN":"0965-8211, 1464-0686","issue":"6","journalAbbreviation":"Memory","language":"en","page":"655-671","source":"DOI.org (Crossref)","title":"Phantom ROC: Recollection rejection in a hybrid conjoint recognition signal detection model","title-short":"Phantom ROC","volume":"14","author":[{"family":"Lampinen","given":"James Michael"},{"family":"Watkins","given":"Kristina N."},{"family":"Odegard","given":"Timothy N."}],"issued":{"date-parts":[["2006",8]]}}}],"schema":"https://github.com/citation-style-language/schema/raw/master/csl-citation.json"} </w:instrText>
      </w:r>
      <w:r w:rsidR="00516FD2">
        <w:fldChar w:fldCharType="separate"/>
      </w:r>
      <w:r w:rsidR="00516FD2" w:rsidRPr="00516FD2">
        <w:rPr>
          <w:rFonts w:ascii="Aptos" w:hAnsi="Aptos"/>
        </w:rPr>
        <w:t>(Lampinen et al., 2006)</w:t>
      </w:r>
      <w:r w:rsidR="00516FD2">
        <w:fldChar w:fldCharType="end"/>
      </w:r>
      <w:r w:rsidRPr="00BB5939">
        <w:t xml:space="preserve">, </w:t>
      </w:r>
      <w:r w:rsidR="002568B9" w:rsidRPr="00BB5939">
        <w:t xml:space="preserve">and </w:t>
      </w:r>
      <w:r w:rsidR="002568B9" w:rsidRPr="002F7251">
        <w:rPr>
          <w:i/>
          <w:iCs/>
          <w:u w:val="single"/>
        </w:rPr>
        <w:t>associative tests</w:t>
      </w:r>
      <w:r w:rsidR="002568B9" w:rsidRPr="00BB5939">
        <w:t xml:space="preserve"> where </w:t>
      </w:r>
      <w:r w:rsidR="003C2B11">
        <w:t>subjects</w:t>
      </w:r>
      <w:r w:rsidR="003C2B11" w:rsidRPr="00BB5939">
        <w:t xml:space="preserve"> </w:t>
      </w:r>
      <w:r w:rsidR="002568B9" w:rsidRPr="00BB5939">
        <w:t>discriminate between intact and rearranged word pairings</w:t>
      </w:r>
      <w:r w:rsidR="00516FD2">
        <w:t xml:space="preserve"> </w:t>
      </w:r>
      <w:r w:rsidR="00516FD2">
        <w:fldChar w:fldCharType="begin"/>
      </w:r>
      <w:r w:rsidR="00516FD2">
        <w:instrText xml:space="preserve"> ADDIN ZOTERO_ITEM CSL_CITATION {"citationID":"SBhoQZ5D","properties":{"formattedCitation":"(Rotello et al., 2000b)","plainCitation":"(Rotello et al., 2000b)","noteIndex":0},"citationItems":[{"id":12653,"uris":["http://zotero.org/groups/5871744/items/JNQWHD2D"],"itemData":{"id":12653,"type":"article-journal","container-title":"Journal of Memory and Language","DOI":"10.1006/jmla.1999.2701","ISSN":"0749596X","issue":"1","journalAbbreviation":"Journal of Memory and Language","language":"en","license":"https://www.elsevier.com/tdm/userlicense/1.0/","page":"67-88","source":"DOI.org (Crossref)","title":"Recall-to-reject in recognition: Evidence from ROC curves","title-short":"Recall-to-Reject in Recognition","volume":"43","author":[{"family":"Rotello","given":"Caren M"},{"family":"Macmillan","given":"Neil A"},{"family":"Van Tassel","given":"Gordon"}],"issued":{"date-parts":[["2000",7]]}}}],"schema":"https://github.com/citation-style-language/schema/raw/master/csl-citation.json"} </w:instrText>
      </w:r>
      <w:r w:rsidR="00516FD2">
        <w:fldChar w:fldCharType="separate"/>
      </w:r>
      <w:r w:rsidR="00516FD2" w:rsidRPr="00516FD2">
        <w:rPr>
          <w:rFonts w:ascii="Aptos" w:hAnsi="Aptos"/>
        </w:rPr>
        <w:t>(Rotello et al., 2000)</w:t>
      </w:r>
      <w:r w:rsidR="00516FD2">
        <w:fldChar w:fldCharType="end"/>
      </w:r>
      <w:r w:rsidRPr="00BB5939">
        <w:t>.</w:t>
      </w:r>
      <w:r w:rsidR="00E02A77">
        <w:t xml:space="preserve"> </w:t>
      </w:r>
    </w:p>
    <w:p w14:paraId="58CD8A53" w14:textId="22B5504F" w:rsidR="00FC27ED" w:rsidRPr="00BB5939" w:rsidRDefault="00954EEC" w:rsidP="003C4E6F">
      <w:pPr>
        <w:ind w:firstLine="720"/>
      </w:pPr>
      <w:r w:rsidRPr="00BB5939">
        <w:t xml:space="preserve">Numerous </w:t>
      </w:r>
      <w:r w:rsidR="00FC27ED" w:rsidRPr="00BB5939">
        <w:t xml:space="preserve">studies </w:t>
      </w:r>
      <w:r w:rsidRPr="00BB5939">
        <w:t xml:space="preserve">have </w:t>
      </w:r>
      <w:r w:rsidR="00FC27ED" w:rsidRPr="00BB5939">
        <w:t>used</w:t>
      </w:r>
      <w:r w:rsidR="009A4B97">
        <w:t xml:space="preserve"> </w:t>
      </w:r>
      <w:r w:rsidR="00CC537F">
        <w:t xml:space="preserve">the </w:t>
      </w:r>
      <w:r w:rsidR="009A4B97">
        <w:t xml:space="preserve">PDP </w:t>
      </w:r>
      <w:r w:rsidR="00FC27ED" w:rsidRPr="00BB5939">
        <w:t xml:space="preserve">to determine the functional nature of </w:t>
      </w:r>
      <w:r w:rsidRPr="00BB5939">
        <w:t>recollection and familiarity</w:t>
      </w:r>
      <w:r w:rsidR="00CC537F">
        <w:t xml:space="preserve"> (</w:t>
      </w:r>
      <w:r w:rsidR="00CC537F" w:rsidRPr="00BB5939">
        <w:t xml:space="preserve">for reviews see </w:t>
      </w:r>
      <w:r w:rsidR="002A0529">
        <w:fldChar w:fldCharType="begin"/>
      </w:r>
      <w:r w:rsidR="003C4E6F">
        <w:instrText xml:space="preserve"> ADDIN ZOTERO_ITEM CSL_CITATION {"citationID":"r6uiKpsf","properties":{"formattedCitation":"(Diana et al., 2006; A. Yonelinas et al., 2024; A. P. Yonelinas &amp; Jacoby, 2012)","plainCitation":"(Diana et al., 2006; A. Yonelinas et al., 2024; A. P. Yonelinas &amp; Jacoby, 2012)","dontUpdate":true,"noteIndex":0},"citationItems":[{"id":12473,"uris":["http://zotero.org/groups/5493213/items/MY5SBFSM"],"itemData":{"id":12473,"type":"article-journal","container-title":"Psychonomic Bulletin &amp; Review","DOI":"10.3758/BF03193807","ISSN":"1069-9384, 1531-5320","issue":"1","journalAbbreviation":"Psychonomic Bulletin &amp; Review","language":"en","license":"http://www.springer.com/tdm","page":"1-21","source":"DOI.org (Crossref)","title":"Models of recognition: A review of arguments in favor of a dual-process account","title-short":"Models of recognition","volume":"13","author":[{"family":"Diana","given":"Rachel A."},{"family":"Reder","given":"Lynne M."},{"family":"Arndt","given":"Jason"},{"family":"Park","given":"Heekyeong"}],"issued":{"date-parts":[["2006",2]]}}},{"id":10989,"uris":["http://zotero.org/groups/5534089/items/KBW86M7B"],"itemData":{"id":10989,"type":"article-journal","abstract":"The hippocampus plays an essential role in long-term episodic memory by supporting the recollection of contextual details, whereas surrounding regions such as the perirhinal cortex support familiarity-based recognition discriminations. Working memory - the ability to maintain information over very brief periods of time - is traditionally thought to rely heavily on frontoparietal attention networks, but recent work has shown that it can also rely on the hippocampus. However, the conditions in which the hippocampus becomes involved in working memory tasks are unclear and whether it contributes to recollection or familiarity-based re­ sponses in working memory is only beginning to be explored. In the current paper, we first review and contrast the existing amnesia literature examining recollection and familiarity in episodic and working memory. The results indicate that recollection and familiarity contribute to both episodic and working memory. However, in contrast to episodic memory, in working memory the hippocampus is particularly critical for familiarity-based rather than recollection-based discrimination. Moreover, the results indicate that the role of the hippocampus in working memory can be obscured due to ‘criterion-induced process-masking’ because it primarily supports intermediate-confidence recognition decisions. We then report results from a new working memory study examining the ability of amnesics to detect global and local changes in novel complex objects (i.e., fribbles), which indicates that the hippocampus plays an especially critical role in working memory when the task requires the detection of global rather than discrete changes. We conclude by considering the results in light of neurocomputational models and proposing a general framework for understanding the relationship between episodic and working memory.","container-title":"Neuropsychologia","DOI":"10.1016/j.neuropsychologia.2023.108777","ISSN":"00283932","journalAbbreviation":"Neuropsychologia","language":"en","page":"108777","source":"DOI.org (Crossref)","title":"The role of recollection, familiarity, and the hippocampus in episodic and working memory","volume":"193","author":[{"family":"Yonelinas","given":"Andrew"},{"family":"Hawkins","given":"Chris"},{"family":"Abovian","given":"Ani"},{"family":"Aly","given":"Mariam"}],"issued":{"date-parts":[["2024",1]]}}},{"id":524,"uris":["http://zotero.org/users/1612621/items/TSNBJ88V"],"itemData":{"id":524,"type":"article-journal","abstract":"The process-dissociation procedure was developed to separate the controlled and automatic contributions of memory. It has spawned the development of a host of new measurement approaches and has been applied across a broad range of fields in the behavioral sciences, ranging from studies of memory and perception to neuroscience and social psychology. Although it has not been without its shortcomings or critics, its growing influence attests to its utility. In the present article, we briefly review the factors motivating its development, describe some of the early applications of the general method, and review the literature examining its underlying assumptions and boundary conditions. We then highlight some of the specific issues that the methods have been applied to and discuss some of the more recent applications of the procedure, along with future directions.","container-title":"Memory &amp; Cognition","DOI":"10.3758/s13421-012-0205-5","ISSN":"0090-502X, 1532-5946","issue":"5","journalAbbreviation":"Mem Cogn","language":"en","page":"663-680","source":"DOI.org (Crossref)","title":"The process-dissociation approach two decades later: Convergence, boundary conditions, and new directions","title-short":"The process-dissociation approach two decades later","volume":"40","author":[{"family":"Yonelinas","given":"Andrew P."},{"family":"Jacoby","given":"Larry L."}],"issued":{"date-parts":[["2012",7]]}}}],"schema":"https://github.com/citation-style-language/schema/raw/master/csl-citation.json"} </w:instrText>
      </w:r>
      <w:r w:rsidR="002A0529">
        <w:fldChar w:fldCharType="separate"/>
      </w:r>
      <w:r w:rsidR="002A0529" w:rsidRPr="002A0529">
        <w:rPr>
          <w:rFonts w:ascii="Aptos" w:hAnsi="Aptos"/>
        </w:rPr>
        <w:t>Diana et al., 2006; Yonelinas et al., 2024;</w:t>
      </w:r>
      <w:r w:rsidR="002A0529">
        <w:rPr>
          <w:rFonts w:ascii="Aptos" w:hAnsi="Aptos"/>
        </w:rPr>
        <w:t xml:space="preserve"> </w:t>
      </w:r>
      <w:r w:rsidR="002A0529" w:rsidRPr="002A0529">
        <w:rPr>
          <w:rFonts w:ascii="Aptos" w:hAnsi="Aptos"/>
        </w:rPr>
        <w:t>Yonelinas &amp; Jacoby, 2012)</w:t>
      </w:r>
      <w:r w:rsidR="002A0529">
        <w:fldChar w:fldCharType="end"/>
      </w:r>
      <w:r w:rsidRPr="00BB5939">
        <w:t xml:space="preserve">, </w:t>
      </w:r>
      <w:r w:rsidR="00CC537F">
        <w:t xml:space="preserve">as well as to </w:t>
      </w:r>
      <w:r w:rsidR="00AE2BE2" w:rsidRPr="00BB5939">
        <w:t>identify their neural substrates</w:t>
      </w:r>
      <w:r w:rsidRPr="00BB5939">
        <w:t xml:space="preserve"> </w:t>
      </w:r>
      <w:r w:rsidR="00CC537F">
        <w:t xml:space="preserve">and determine the </w:t>
      </w:r>
      <w:r w:rsidR="00092163">
        <w:t xml:space="preserve">state </w:t>
      </w:r>
      <w:r w:rsidR="00CC537F">
        <w:t xml:space="preserve">of these processes </w:t>
      </w:r>
      <w:r w:rsidR="00E00E8E">
        <w:t>in different</w:t>
      </w:r>
      <w:r w:rsidR="00D00611">
        <w:t xml:space="preserve"> </w:t>
      </w:r>
      <w:r w:rsidR="00CC537F">
        <w:t xml:space="preserve">populations </w:t>
      </w:r>
      <w:r w:rsidR="003C4E6F">
        <w:fldChar w:fldCharType="begin"/>
      </w:r>
      <w:r w:rsidR="00516FD2">
        <w:instrText xml:space="preserve"> ADDIN ZOTERO_ITEM CSL_CITATION {"citationID":"HjHbHtO6","properties":{"formattedCitation":"(de Chastelaine et al., 2023; Friehs et al., 2021; K\\uc0\\u246{}hler &amp; Martin, 2020; Kwon et al., 2023; J. Zhang et al., 2020)","plainCitation":"(de Chastelaine et al., 2023; Friehs et al., 2021; Köhler &amp; Martin, 2020; Kwon et al., 2023; J. Zhang et al., 2020)","noteIndex":0},"citationItems":[{"id":12481,"uris":["http://zotero.org/groups/5493213/items/RAIKEWDM"],"itemData":{"id":12481,"type":"article-journal","abstract":"Using fMRI, we investigated the effects of age and divided attention on the neural correlates of familiarity and their relationship with memory performance. At study, word pairs were visually presented to young and older participants under the requirement to make a relational judgment on each pair. Participants were then scanned while undertaking an associative recognition test under single and dual (auditory tone detection) task conditions. The test items comprised studied, rearranged (words from different studied pairs) and new word pairs. fMRI familiarity effects were operationalized as greater activity elicited by studied pairs incorrectly identified as ‘rearranged’ than by correctly rejected new pairs. The reverse contrast was employed to identify ‘novelty’ effects. Behavioral familiarity estimates were equivalent across age groups and task conditions. Robust fMRI familiarity effects were identified in several regions, including medial and superior lateral parietal cortex, dorsal medial and left lateral prefrontal cortex, and bilateral caudate. fMRI novelty effects were identified in the anterior medial temporal lobe. Both familiarity and novelty effects were largely age-invariant and did not vary, or varied minimally, according to task condition. In addition, the familiarity effects correlated positively with a behavioral estimate of familiarity strength irrespective of age. These findings extend a previous report from our laboratory, and converge with prior behavioral reports, in demonstrating that the factors of age and divided attention have little impact on behavioral and neural estimates of familiarity.","container-title":"Neuropsychologia","DOI":"10.1016/j.neuropsychologia.2023.108670","ISSN":"00283932","journalAbbreviation":"Neuropsychologia","language":"en","page":"108670","source":"DOI.org (Crossref)","title":"Relationships between age, fMRI correlates of familiarity and familiarity-based memory performance under single and dual task conditions","volume":"189","author":[{"family":"Chastelaine","given":"Marianne","non-dropping-particle":"de"},{"family":"Horne","given":"Erin D."},{"family":"Hou","given":"Mingzhu"},{"family":"Rugg","given":"Michael D."}],"issued":{"date-parts":[["2023",10]]}}},{"id":10364,"uris":["http://zotero.org/groups/5493213/items/H6S5GMU8"],"itemData":{"id":10364,"type":"article-journal","abstract":"Transcranial direct current stimulation (tDCS) is a form of non-invasive brain stimulation that has been used to modulate human brain activity and cognition. One area which has not yet been extensively explored using tDCS is the generation of false memories. In this study, we combined the Deese-Roediger-McDermott (DRM) task with stimulation of the left anterior temporal lobe (ATL) during retrieval. This area has been shown to be involved in semantic processing in general and retrieval of false memories in the DRM paradigm in particular. During stimulation, 0.7 mA were applied via a 9 cm² electrode over the left ATL, with the 35 cm² return electrode placed over the left deltoid. We contrasted the effects of cathodal, anodal, and sham stimulation, which were applied in the recognition phase of the experiment on a sample of 78 volunteers. Results showed impaired recognition of true memories after both anodal and cathodal stimulation in comparison to sham stimulation, suggesting a reduced signal-to-noise ratio. In addition, the results revealed enhanced false recognition of concept lure items during cathodal stimulation compared to anodal stimulation, indicating a polarity-dependent impact of tDCS on false memories in the DRM task. The pathway by which tDCS modulated false recognition remains unclear: stimulation may have changed the activation of irrelevant lures or affected the weighting and monitoring of lure activations. Nevertheless, these results are a first step towards using brain stimulation to decrease false memories. Practical implications of the findings for real-life settings, for example, in the courtroom, need to be addressed in future work.","container-title":"European Journal of Neuroscience","DOI":"10.1111/ejn.15337","ISSN":"1460-9568","issue":"2","language":"en","license":"© 2021 The Authors. European Journal of Neuroscience published by Federation of European Neuroscience Societies and John Wiley &amp; Sons Ltd.","note":"_eprint: https://onlinelibrary.wiley.com/doi/pdf/10.1111/ejn.15337","page":"4609-4620","source":"Wiley Online Library","title":"Transcranial direct current stimulation over the left anterior temporal lobe during memory retrieval differentially affects true and false recognition in the DRM task","volume":"54","author":[{"family":"Friehs","given":"Maximilian A."},{"family":"Greene","given":"Ciara"},{"family":"Pastötter","given":"Bernhard"}],"issued":{"date-parts":[["2021"]]}}},{"id":12479,"uris":["http://zotero.org/groups/5493213/items/DRCKC4TC"],"itemData":{"id":12479,"type":"article-journal","abstract":"We review evidence from an extensive single case study in an individual (NB) who underwent a rare left-sided anterior temporal-lobe resection with sparing of the hippocampus. Our study aimed to determine whether memory functions of perirhinal cortex, which was largely removed in the resection, can be impaired against a background of preserved hippocampus-dependent memory processing. This research was guided by the proposal that item-based familiarity assessment relies on contributions of perirhinal cortex, and that the hippocampus plays a unique role in the relational binding of items to episodic contexts, which is critical for recollection. Seven sets of findings have emerged from our research on NB (synthesized from five primary research articles), and from follow-up work in other patients: (i) Familiarity impairments can be selective and be revealed with multiple methods; (ii) selective familiarity and selective recollection impairments can be double dissociated; (iii) selective familiarity impairments show material specificity; (iv) selective familiarity impairments extend to assessment of cumulative lifetime experience; (v) selective familiarity impairments are sensitive to degree of feature overlap between object concepts; (vi) selective familiarity impairments are associated with preserved task-related fMRI signals in the hippocampus; (vii) selective familiarity impairments can be observed in other lesion cases. Despite our main focus on the dual-process framework, we also discuss implications for the functional organization of the medial temporal lobes in broader terms. We argue that our findings shed light on this organization even if the functional specialization of different medial temporal structures is ultimately not fully captured with reference to the cognitive distinction between familiarity and recollection.","container-title":"Neuropsychologia","DOI":"10.1016/j.neuropsychologia.2020.107339","ISSN":"00283932","journalAbbreviation":"Neuropsychologia","language":"en","page":"107339","source":"DOI.org (Crossref)","title":"Familiarity impairments after anterior temporal-lobe resection with hippocampal sparing: Lessons learned from case NB","title-short":"Familiarity impairments after anterior temporal-lobe resection with hippocampal sparing","volume":"138","author":[{"family":"Köhler","given":"Stefan"},{"family":"Martin","given":"Chris B."}],"issued":{"date-parts":[["2020",2]]}}},{"id":12483,"uris":["http://zotero.org/groups/5493213/items/XLDHWC77"],"itemData":{"id":12483,"type":"article-journal","abstract":"A longstanding question in memory research is whether recognition is supported by more than one mnemonic process. Dual-process models distinguish recollection of episodic detail from familiarity, while single-process models explain recognition in terms of one process that varies in strength. Dual process models have drawn support from findings that recollection and familiarity elicit distinct electroencephalographic event-related potentials (ERPs): a mid-frontal ERP effect that occurs at around 300–500 ms post-stimulus onset and is often larger for familiarity than recollection contrasts, and a parietal ERP effect that occurs at around 500–800 ms and is larger for recollection than familiarity contrasts. We sought to adjudicate between dual- and single-process models by investigating whether the dissociation between these two ERP effects is reliable over studies. We extracted effect sizes from 41 experiments that had used Remember-Know, source memory, and associative memory paradigms (1,000 participants). Meta-analysis revealed a strong interaction between ERP effect and mnemonic process of the form predicted by dual-process models. Although neither ERP effect was significantly process-selective taken alone, a moderator analysis revealed a larger mid-frontal effect for familiarity than recollection contrasts in studies using the Remember-Know paradigm. Mega-analysis of raw data from six studies further showed significant process-selectivity for both mid-frontal and parietal ERPs in the predicted time windows. On balance, the findings favor dual- over single-process theories of recognition memory, but point to a need to promote sharing of raw data.","container-title":"Psychonomic Bulletin &amp; Review","DOI":"10.3758/s13423-023-02309-y","ISSN":"1069-9384, 1531-5320","issue":"6","journalAbbreviation":"Psychon Bull Rev","language":"en","page":"2083-2105","source":"DOI.org (Crossref)","title":"A meta-analysis of event-related potential correlates of recognition memory","volume":"30","author":[{"family":"Kwon","given":"Simon"},{"family":"Rugg","given":"Michael D."},{"family":"Wiegand","given":"Ronny"},{"family":"Curran","given":"Tim"},{"family":"Morcom","given":"Alexa M."}],"issued":{"date-parts":[["2023",12]]}}},{"id":12459,"uris":["http://zotero.org/groups/5493213/items/L73DHR49"],"itemData":{"id":12459,"type":"article-journal","abstract":"The process dissociation procedure (PDP) of implicit sequence learning states that the correct inclusion-task response contains the incorrect exclusion-task response. However, there has been no research to test the hypothesis. The current study used a single variable (Stimulus Onset Asynchrony SOA: 850 ms vs. 1350 ms) between-subjects design, with pre-task resting-state fMRI, to test and improve the classical PDP to the mutually exclusive theory (MET). (1) Behavioral data and neuroimaging data demonstrated that the classical PDP has not been validated. In the SOA = 850 ms group, the correct inclusion-task response was at chance, but the incorrect exclusion-task response occurred greater than chance. In the SOA = 850 ms group, the two responses were not correlated, but in the SOA = 1,350 ms group and putting the two groups together, the two responses were in contrast to each other. In each group, brain areas whose amplitude of low frequency fluctuations (ALFFs) in the resting-state related to the two responses were either completely different or opposite to one another. However, the results were perfectly consistent with the MET proposed by the present study which suggests that the correct inclusion-task response is equal to the correct exclusion-task response is equal to\n              C\n              +\n              A\n              1\n              , and the incorrect exclusion-task response is equal to\n              A\n              2\n              .\n              C\n              denotes the controlled response and\n              A\n              1\n              and\n              A\n              2\n              denote two different automatic responses. (2) The improved PDP was proposed to categorize the 12 kinds of triplets as delineating four knowledge types, namely non-acquisition of knowledge, uncontrollable knowledge, half-controllable knowledge, and controllable knowledge with the MET. ALFFs in the resting-state could predict the four knowledge types of the improved PDP among two groups. The participants’ control of the four knowledge types (degree of consciousness) gradually improved. Correspondingly, the brain areas in the resting-state positively related to the four knowledge types, gradually changed from the sensory and motor network to the somatic sensorimotor network, and then to the implicit learning network, and then to the consciousness network. The brain areas in the resting-state negatively related to the four knowledge types gradually changed from the consciousness network to the sensory and motor network. As SOA increased, the brain areas associated with almost all the four knowledge types changed. (3) The inhomogeneous hypothesis of the MET is best suited to interpret behavioral and neuroimaging data; it states that the same components among the four knowledge types are not homogeneous, and the same knowledge types are not homogeneous between the two SOA groups.","container-title":"Frontiers in Psychology","DOI":"10.3389/fpsyg.2020.474538","ISSN":"1664-1078","journalAbbreviation":"Front. Psychol.","language":"en","page":"474538","source":"DOI.org (Crossref)","title":"Testing the Process Dissociation Procedure by behavioral and neuroimaging data: The establishment of the mutually exclusive theory and the improved PDP","title-short":"Testing the Process Dissociation Procedure by Behavioral and Neuroimaging Data","volume":"11","author":[{"family":"Zhang","given":"Jianxin"},{"family":"Wang","given":"Xiangpeng"},{"family":"Huang","given":"Jianping"},{"family":"Chen","given":"Antao"},{"family":"Liu","given":"Dianzhi"}],"issued":{"date-parts":[["2020",11,26]]}}}],"schema":"https://github.com/citation-style-language/schema/raw/master/csl-citation.json"} </w:instrText>
      </w:r>
      <w:r w:rsidR="003C4E6F">
        <w:fldChar w:fldCharType="separate"/>
      </w:r>
      <w:r w:rsidR="00516FD2" w:rsidRPr="00516FD2">
        <w:rPr>
          <w:rFonts w:ascii="Aptos" w:hAnsi="Aptos" w:cs="Times New Roman"/>
          <w:kern w:val="0"/>
        </w:rPr>
        <w:t>(de Chastelaine et al., 2023; Friehs et al., 2021; Köhler &amp; Martin, 2020; Kwon et al., 2023; J. Zhang et al., 2020)</w:t>
      </w:r>
      <w:r w:rsidR="003C4E6F">
        <w:fldChar w:fldCharType="end"/>
      </w:r>
      <w:r w:rsidR="003C4E6F">
        <w:t xml:space="preserve">. </w:t>
      </w:r>
      <w:r w:rsidR="00D00611">
        <w:t xml:space="preserve">For </w:t>
      </w:r>
      <w:r w:rsidR="00AE2BE2" w:rsidRPr="00BB5939">
        <w:t>example,</w:t>
      </w:r>
      <w:r w:rsidR="00D00611">
        <w:t xml:space="preserve"> </w:t>
      </w:r>
      <w:r w:rsidR="008A1CF7">
        <w:t xml:space="preserve">one topic that has been </w:t>
      </w:r>
      <w:r w:rsidR="007828DB">
        <w:t xml:space="preserve">extensively examined </w:t>
      </w:r>
      <w:r w:rsidR="008A1CF7">
        <w:t xml:space="preserve">using the PDP, as well as </w:t>
      </w:r>
      <w:r w:rsidR="00533B5C">
        <w:t>in studie</w:t>
      </w:r>
      <w:r w:rsidR="00524973">
        <w:t>s</w:t>
      </w:r>
      <w:r w:rsidR="00533B5C">
        <w:t xml:space="preserve"> using </w:t>
      </w:r>
      <w:r w:rsidR="008A1CF7">
        <w:t>the DRM and MST paradigms</w:t>
      </w:r>
      <w:r w:rsidR="00E8450D">
        <w:t>,</w:t>
      </w:r>
      <w:r w:rsidR="008A1CF7">
        <w:t xml:space="preserve"> is the effect of aging. </w:t>
      </w:r>
      <w:r w:rsidR="00E8450D">
        <w:t>Numerous</w:t>
      </w:r>
      <w:r w:rsidR="00D00611">
        <w:t xml:space="preserve"> </w:t>
      </w:r>
      <w:r w:rsidR="007A66EC" w:rsidRPr="00BB5939">
        <w:t xml:space="preserve">studies using the </w:t>
      </w:r>
      <w:r w:rsidR="00CC537F">
        <w:t>PDP</w:t>
      </w:r>
      <w:r w:rsidR="002E44A6">
        <w:t xml:space="preserve"> </w:t>
      </w:r>
      <w:r w:rsidR="007A66EC" w:rsidRPr="00BB5939">
        <w:t xml:space="preserve">have </w:t>
      </w:r>
      <w:r w:rsidR="00D00611">
        <w:t xml:space="preserve">shown </w:t>
      </w:r>
      <w:r w:rsidR="003C2B11">
        <w:t xml:space="preserve">that healthy aging is associated with </w:t>
      </w:r>
      <w:r w:rsidR="00533B5C">
        <w:t xml:space="preserve">a gradual decrease in </w:t>
      </w:r>
      <w:r w:rsidR="007A66EC" w:rsidRPr="00BB5939">
        <w:t>recollection</w:t>
      </w:r>
      <w:r w:rsidR="00D00611">
        <w:t xml:space="preserve"> </w:t>
      </w:r>
      <w:r w:rsidR="00533B5C">
        <w:t>while familiarity remains largely unaffected</w:t>
      </w:r>
      <w:r w:rsidR="003C2B11">
        <w:t xml:space="preserve"> </w:t>
      </w:r>
      <w:r w:rsidR="007A66EC" w:rsidRPr="00BB5939">
        <w:t>(for revie</w:t>
      </w:r>
      <w:r w:rsidR="00F2336C" w:rsidRPr="00BB5939">
        <w:t>w</w:t>
      </w:r>
      <w:r w:rsidR="007A66EC" w:rsidRPr="00BB5939">
        <w:t xml:space="preserve"> see</w:t>
      </w:r>
      <w:r w:rsidR="003C4E6F">
        <w:t>,</w:t>
      </w:r>
      <w:r w:rsidR="007A66EC" w:rsidRPr="00BB5939">
        <w:t xml:space="preserve"> </w:t>
      </w:r>
      <w:r w:rsidR="003C4E6F">
        <w:fldChar w:fldCharType="begin"/>
      </w:r>
      <w:r w:rsidR="003C4E6F">
        <w:instrText xml:space="preserve"> ADDIN ZOTERO_ITEM CSL_CITATION {"citationID":"wwp2k3Nv","properties":{"formattedCitation":"(Koen &amp; Yonelinas, 2014)","plainCitation":"(Koen &amp; Yonelinas, 2014)","dontUpdate":true,"noteIndex":0},"citationItems":[{"id":12484,"uris":["http://zotero.org/groups/5493213/items/T8BNJZL4"],"itemData":{"id":12484,"type":"article-journal","container-title":"Neuropsychology Review","DOI":"10.1007/s11065-014-9266-5","ISSN":"1040-7308, 1573-6660","issue":"3","journalAbbreviation":"Neuropsychol Rev","language":"en","page":"332-354","source":"DOI.org (Crossref)","title":"The effects of healthy aging, amnestic mild cognitive impairment, and Alzheimer’s disease on recollection and familiarity: A meta-analytic review","title-short":"The Effects of Healthy Aging, Amnestic Mild Cognitive Impairment, and Alzheimer’s Disease on Recollection and Familiarity","volume":"24","author":[{"family":"Koen","given":"Joshua D."},{"family":"Yonelinas","given":"Andrew P."}],"issued":{"date-parts":[["2014",9]]}}}],"schema":"https://github.com/citation-style-language/schema/raw/master/csl-citation.json"} </w:instrText>
      </w:r>
      <w:r w:rsidR="003C4E6F">
        <w:fldChar w:fldCharType="separate"/>
      </w:r>
      <w:r w:rsidR="003C4E6F" w:rsidRPr="003C4E6F">
        <w:rPr>
          <w:rFonts w:ascii="Aptos" w:hAnsi="Aptos"/>
        </w:rPr>
        <w:t>Koen &amp; Yonelinas, 2014)</w:t>
      </w:r>
      <w:r w:rsidR="003C4E6F">
        <w:fldChar w:fldCharType="end"/>
      </w:r>
      <w:r w:rsidR="007A66EC" w:rsidRPr="00BB5939">
        <w:t xml:space="preserve">. </w:t>
      </w:r>
      <w:r w:rsidR="007A66EC" w:rsidRPr="00680CEE">
        <w:t xml:space="preserve">These deficits are </w:t>
      </w:r>
      <w:r w:rsidR="00533B5C" w:rsidRPr="00680CEE">
        <w:t xml:space="preserve">due in part to </w:t>
      </w:r>
      <w:r w:rsidR="007A66EC" w:rsidRPr="00680CEE">
        <w:t>reductions in hippocampal</w:t>
      </w:r>
      <w:r w:rsidR="00846AE1" w:rsidRPr="00680CEE">
        <w:t xml:space="preserve"> integrity</w:t>
      </w:r>
      <w:r w:rsidR="00547730" w:rsidRPr="00680CEE">
        <w:t>,</w:t>
      </w:r>
      <w:r w:rsidR="00AE2BE2" w:rsidRPr="00680CEE">
        <w:t xml:space="preserve"> </w:t>
      </w:r>
      <w:r w:rsidR="00CC537F" w:rsidRPr="00680CEE">
        <w:t xml:space="preserve">which is </w:t>
      </w:r>
      <w:r w:rsidR="00AE2BE2" w:rsidRPr="00680CEE">
        <w:t xml:space="preserve">a structure </w:t>
      </w:r>
      <w:r w:rsidR="00092163" w:rsidRPr="00680CEE">
        <w:t>that is</w:t>
      </w:r>
      <w:r w:rsidR="00AE2BE2" w:rsidRPr="00680CEE">
        <w:t xml:space="preserve"> critical in forming novel associations </w:t>
      </w:r>
      <w:r w:rsidR="00092163" w:rsidRPr="00680CEE">
        <w:t>needed for</w:t>
      </w:r>
      <w:r w:rsidR="00F70469" w:rsidRPr="00680CEE">
        <w:t xml:space="preserve"> </w:t>
      </w:r>
      <w:r w:rsidR="002E44A6" w:rsidRPr="00680CEE">
        <w:t xml:space="preserve">recollection </w:t>
      </w:r>
      <w:r w:rsidR="00680CEE">
        <w:fldChar w:fldCharType="begin"/>
      </w:r>
      <w:r w:rsidR="00036514">
        <w:instrText xml:space="preserve"> ADDIN ZOTERO_ITEM CSL_CITATION {"citationID":"kFpWHpq8","properties":{"formattedCitation":"(Duarte et al., 2008; Schoemaker et al., 2014, 2017; A. P. Yonelinas et al., 2007)","plainCitation":"(Duarte et al., 2008; Schoemaker et al., 2014, 2017; A. P. Yonelinas et al., 2007)","dontUpdate":true,"noteIndex":0},"citationItems":[{"id":12487,"uris":["http://zotero.org/groups/5493213/items/4TB8EEXQ"],"itemData":{"id":12487,"type":"article-journal","abstract":"High-functioning older adults can exhibit normal recollection when measured subjectively, via ‘‘remember’’ judgments, but not when measured objectively, via source judgments, whereas lowfunctioning older adults exhibit impairments for both measures. A potential explanation for this is that typical subjective and objective tests of recollection necessitate different processing demands, supported by distinct brain regions, and that deﬁcits in these tests are observed according to the degree of age-related changes in these regions. Here, we used event-related functional magnetic resonance imaging to measure the effects of aging on neural correlates of subjective and objective measures of recollection, in young, high-functioning (Old-High) and low-functioning (Old-Low) older adults. Behaviorally, the Old-High group showed intact subjective (‘‘remember’’ judgments) but impaired objective recollection (for 1 of 2 spatial or temporal sources), whereas the OldLow group was impaired on both measures. Imaging data showed changes in parietal subjective recollection effects in the Old-Low group and in lateral frontal objective recollection effects in both older adult groups. Our results highlight the importance of examining performance variability in older adults and suggest that differential effects of aging on brain regions are associated with different patterns of performance on tests of subjective and objective recollection.","container-title":"Cerebral Cortex","DOI":"10.1093/cercor/bhm243","ISSN":"1047-3211, 1460-2199","issue":"9","journalAbbreviation":"Cerebral Cortex","language":"en","page":"2169-2180","source":"DOI.org (Crossref)","title":"The effects of aging on the neural correlates of subjective and objective recollection","volume":"18","author":[{"family":"Duarte","given":"A."},{"family":"Henson","given":"R. N."},{"family":"Graham","given":"K. S."}],"issued":{"date-parts":[["2008",9,1]]}}},{"id":12489,"uris":["http://zotero.org/groups/5493213/items/MTN2863W"],"itemData":{"id":12489,"type":"article-journal","abstract":"Memory impairment is a central cognitive symptom in mild cognitive impairment (MCI) and Alzheimer Disease (AD). Recognition tasks are often used to characterize and define the nature of memory deficits. Dual-process theories posit that familiarity and recollection are independently involved in the recognition of previously encountered material and both contribute to successful recognition. Recent evidence indicates that there is a double dissociation in the neuronal substrates of those two processes. More precisely, it has been suggested that perirhinal and entorhinal areas are selectively involved in familiarity-based recognition, while the hippocampus is associated with recollection. Interestingly, these regions are among the first to be targeted by neurofibrillary tangles, one of AD’s neuropathological hallmarks. Impairment in recognition performance can occur in the very early stages of AD, such as MCI. To define the nature of recognition impairment in these clinical populations, we reviewed the current literature on familiarity and recollection performance in individuals with MCI and AD. Together with clinical features, methodological factors are taken into consideration in the interpretation of findings.","container-title":"Neuropsychology Review","DOI":"10.1007/s11065-014-9265-6","ISSN":"1040-7308, 1573-6660","issue":"3","journalAbbreviation":"Neuropsychol Rev","language":"en","page":"313-331","source":"DOI.org (Crossref)","title":"Recollection and familiarity in aging individuals with mild cognitive impairment and Alzheimer’s disease: A literature review","title-short":"Recollection and Familiarity in Aging Individuals with Mild Cognitive Impairment and Alzheimer’s Disease","volume":"24","author":[{"family":"Schoemaker","given":"Dorothee"},{"family":"Gauthier","given":"Serge"},{"family":"Pruessner","given":"Jens C."}],"issued":{"date-parts":[["2014",9]]}}},{"id":12491,"uris":["http://zotero.org/groups/5493213/items/GLFB8MK7"],"itemData":{"id":12491,"type":"article-journal","abstract":"Dual-process theories posit that two separate processes are involved in recognition, namely recollection and familiarity. Studies investigating the neuroanatomical substrates of these two processes have frequently revealed that, while recollection is functionally linked with the hippocampus, familiarity appears to be associated with perirhinal and/or entorhinal cortices integrity. Interestingly these regions are known to be sensitive to normal and neuropathological aging processes. The objective of this study was to examine the effects of aging on recollection and familiarity performance, as well as to investigate associations with the rate of false alarms. In older individuals, we further aimed to explore relationships between these recognition variables and structural integrity of the hippocampus and the entorhinal and perirhinal cortices. Younger (N 5 56) and older (N 5 59) adults were tested on a computerized recollection and familiarity task. In a separate session, older adults (N 5 56) underwent a structural MRI. Hippocampal, entorhinal and perihinal cortices volumes were automatically segmented and then manually corrected to ensure validity of the volumetric assessment. Regional volumes were normalized for total intracranial volume. While the overall recognition performance did not significantly differ across groups, our results reveal a decrease in recollection, together with an increase in familiarity in older adults. The increase reliance on familiarity was significantly and positively associated with the rate of false alarms. In the older adult sample, significant positive associations were found between recollection estimates and normalized hippocampal volumes. The normalized total hippocampal volume accounted for 25% of the variance in recollection performance. No correlation was found between any recognition variables and perirhinal or entorhinal cortices volumes. Overall, our results suggest that the age-related impairment in recollection is linked with reduced hippocampal structural integrity.","container-title":"Hippocampus","DOI":"10.1002/hipo.22725","ISSN":"1050-9631, 1098-1063","issue":"6","journalAbbreviation":"Hippocampus","language":"en","license":"http://onlinelibrary.wiley.com/termsAndConditions#vor","page":"692-701","source":"DOI.org (Crossref)","title":"Recollection and familiarity in aging individuals: Gaining insight into relationships with medial temporal lobe structural integrity","title-short":"Recollection and familiarity in aging individuals","volume":"27","author":[{"family":"Schoemaker","given":"Dorothee"},{"family":"Mascret","given":"Charlotte"},{"family":"Collins","given":"D. Louis"},{"family":"Yu","given":"Elsa"},{"family":"Gauthier","given":"Serge"},{"family":"Pruessner","given":"Jens C."}],"issued":{"date-parts":[["2017",6]]}}},{"id":12493,"uris":["http://zotero.org/groups/5493213/items/9XVRUI8R"],"itemData":{"id":12493,"type":"article-journal","abstract":"Since the time of Aristotle it has been thought that memories can be divided into two basic types; conscious recollections and familiarity-based judgments. Neuropsychological studies have provided indirect support for this distinction by suggesting that different regions within the human medial temporal lobe (MTL) are involved in these two forms of memory, but none of these studies have demonstrated that these brain regions can be fully dissociated. In a group of nondemented elderly subjects, we found that performance on recall and recognition tests was predicted preferentially by hippocampal and entorhinal volumes, respectively. Structural equation modeling revealed a double dissociation, whereby age-related reductions in hippocampal volume resulted in decreases in recollection, but not familiarity, whereas entorhinal volume was preferentially related to familiarity. The results demonstrate that the forms of episodic memory supported by the human hippocampus and entorhinal cortex can be fully dissociated, and indicate that recollection and familiarity reﬂect neuroanatomically distinct memory processes. VC 2007 Wiley-Liss, Inc.","container-title":"Hippocampus","DOI":"10.1002/hipo.20341","ISSN":"1050-9631, 1098-1063","issue":"11","journalAbbreviation":"Hippocampus","language":"en","license":"http://onlinelibrary.wiley.com/termsAndConditions#vor","page":"1134-1140","source":"DOI.org (Crossref)","title":"Memory in the aging brain: Doubly dissociating the contribution of the hippocampus and entorhinal cortex","title-short":"Memory in the aging brain","volume":"17","author":[{"family":"Yonelinas","given":"Andrew P."},{"family":"Widaman","given":"Keith"},{"family":"Mungas","given":"Dan"},{"family":"Reed","given":"Bruce"},{"family":"Weiner","given":"Michael W."},{"family":"Chui","given":"Helena C."}],"issued":{"date-parts":[["2007",11]]}}}],"schema":"https://github.com/citation-style-language/schema/raw/master/csl-citation.json"} </w:instrText>
      </w:r>
      <w:r w:rsidR="00680CEE">
        <w:fldChar w:fldCharType="separate"/>
      </w:r>
      <w:r w:rsidR="00680CEE" w:rsidRPr="00680CEE">
        <w:rPr>
          <w:rFonts w:ascii="Aptos" w:hAnsi="Aptos"/>
        </w:rPr>
        <w:t>(Duarte et al., 2008; Schoemaker et al., 2014, 2017; Yonelinas et al., 2007)</w:t>
      </w:r>
      <w:r w:rsidR="00680CEE">
        <w:fldChar w:fldCharType="end"/>
      </w:r>
      <w:r w:rsidR="00AE2BE2" w:rsidRPr="00680CEE">
        <w:t>.</w:t>
      </w:r>
      <w:r w:rsidR="007A66EC" w:rsidRPr="00BB5939">
        <w:t xml:space="preserve">   </w:t>
      </w:r>
    </w:p>
    <w:p w14:paraId="554C4A46" w14:textId="1F313A21" w:rsidR="00AE2BE2" w:rsidRDefault="00E00E8E" w:rsidP="00AE2BE2">
      <w:pPr>
        <w:ind w:firstLine="720"/>
      </w:pPr>
      <w:r>
        <w:rPr>
          <w:b/>
          <w:bCs/>
        </w:rPr>
        <w:t xml:space="preserve">DRM. </w:t>
      </w:r>
      <w:r w:rsidR="00A21598" w:rsidRPr="00E00E8E">
        <w:t xml:space="preserve">The </w:t>
      </w:r>
      <w:r w:rsidR="00955CF6">
        <w:t xml:space="preserve">DRM </w:t>
      </w:r>
      <w:r w:rsidR="00A21598">
        <w:t>paradigm</w:t>
      </w:r>
      <w:r w:rsidR="00F30AB9">
        <w:t xml:space="preserve"> </w:t>
      </w:r>
      <w:r w:rsidR="00AE2BE2">
        <w:t>reliabl</w:t>
      </w:r>
      <w:r w:rsidR="002E44A6">
        <w:t>y</w:t>
      </w:r>
      <w:r w:rsidR="00AE2BE2">
        <w:t xml:space="preserve"> induces false memories in the lab and so has </w:t>
      </w:r>
      <w:r w:rsidR="007D1216">
        <w:t>formed one of the foundations of our understanding of true and false memory</w:t>
      </w:r>
      <w:r w:rsidR="00A21598" w:rsidRPr="00EE4752">
        <w:t xml:space="preserve"> </w:t>
      </w:r>
      <w:r w:rsidR="00036514">
        <w:fldChar w:fldCharType="begin"/>
      </w:r>
      <w:r w:rsidR="00B94E2E">
        <w:instrText xml:space="preserve"> ADDIN ZOTERO_ITEM CSL_CITATION {"citationID":"4RRfLmkL","properties":{"formattedCitation":"(Gallo et al., 2006; Roediger &amp; Gallo, 2022; Roediger &amp; McDermott, 1995)","plainCitation":"(Gallo et al., 2006; Roediger &amp; Gallo, 2022; Roediger &amp; McDermott, 1995)","noteIndex":0},"citationItems":[{"id":10346,"uris":["http://zotero.org/groups/5493213/items/M5XJWARA"],"itemData":{"id":10346,"type":"article-journal","container-title":"Memory","DOI":"10.1080/09658210600648506","ISSN":"0965-8211, 1464-0686","issue":"6","journalAbbreviation":"Memory","language":"en","page":"730-741","source":"DOI.org (Crossref)","title":"Two types of recollection-based monitoring in younger and older adults: Recall-to-reject and the distinctiveness heuristic","title-short":"Two types of recollection-based monitoring in younger and older adults","volume":"14","author":[{"family":"Gallo","given":"David A."},{"family":"Bell","given":"Deborah M."},{"family":"Beier","given":"Jonathan S."},{"family":"Schacter","given":"Daniel L."}],"issued":{"date-parts":[["2006",8]]}}},{"id":12495,"uris":["http://zotero.org/groups/5493213/items/JPYPFILI"],"itemData":{"id":12495,"type":"chapter","container-title":"Cognitive illusions","edition":"3","page":"402-418","publisher":"Routledge","title":"Associative memory illusions","author":[{"family":"Roediger","given":"H. L."},{"family":"Gallo","given":"D. A."}],"issued":{"date-parts":[["2022"]]}}},{"id":7371,"uris":["http://zotero.org/users/1612621/items/SN93TKTZ"],"itemData":{"id":7371,"type":"article-journal","container-title":"Journal of Experimental Psychology: Learning, Memory, and Cognition","issue":"4","language":"en","page":"803-814","source":"Zotero","title":"Creating false memories: Remembering words not presented in lists","volume":"21","author":[{"family":"Roediger","given":"Henry L."},{"family":"McDermott","given":"Kathleen B."}],"issued":{"date-parts":[["1995"]]}}}],"schema":"https://github.com/citation-style-language/schema/raw/master/csl-citation.json"} </w:instrText>
      </w:r>
      <w:r w:rsidR="00036514">
        <w:fldChar w:fldCharType="separate"/>
      </w:r>
      <w:r w:rsidR="00B94E2E" w:rsidRPr="00B94E2E">
        <w:rPr>
          <w:rFonts w:ascii="Aptos" w:hAnsi="Aptos"/>
        </w:rPr>
        <w:t>(Gallo et al., 2006; Roediger &amp; Gallo, 2022; Roediger &amp; McDermott, 1995)</w:t>
      </w:r>
      <w:r w:rsidR="00036514">
        <w:fldChar w:fldCharType="end"/>
      </w:r>
      <w:r w:rsidR="00A21598" w:rsidRPr="00EE4752">
        <w:t>.</w:t>
      </w:r>
      <w:r w:rsidR="00036514">
        <w:t xml:space="preserve"> </w:t>
      </w:r>
      <w:r w:rsidR="00A21598">
        <w:t>In the DRM paradigm</w:t>
      </w:r>
      <w:r w:rsidR="00410C12">
        <w:t xml:space="preserve"> (see Figure 1B)</w:t>
      </w:r>
      <w:r w:rsidR="00DD3876">
        <w:t>,</w:t>
      </w:r>
      <w:r w:rsidR="00A21598">
        <w:t xml:space="preserve"> subjects study </w:t>
      </w:r>
      <w:r w:rsidR="00B618EE">
        <w:t xml:space="preserve">lists of associated words, which are also </w:t>
      </w:r>
      <w:r w:rsidR="002E44A6">
        <w:t xml:space="preserve">associated </w:t>
      </w:r>
      <w:r w:rsidR="00B618EE">
        <w:t xml:space="preserve">to a critical </w:t>
      </w:r>
      <w:r w:rsidR="00B618EE">
        <w:lastRenderedPageBreak/>
        <w:t xml:space="preserve">non-studied lure </w:t>
      </w:r>
      <w:r w:rsidR="00A21598">
        <w:t xml:space="preserve">(e.g., </w:t>
      </w:r>
      <w:r w:rsidR="00A21598" w:rsidRPr="00F539D0">
        <w:rPr>
          <w:i/>
          <w:iCs/>
        </w:rPr>
        <w:t>bed</w:t>
      </w:r>
      <w:r w:rsidR="00A21598">
        <w:t xml:space="preserve">, </w:t>
      </w:r>
      <w:r w:rsidR="00A21598" w:rsidRPr="00F539D0">
        <w:rPr>
          <w:i/>
          <w:iCs/>
        </w:rPr>
        <w:t>tired</w:t>
      </w:r>
      <w:r w:rsidR="00A21598">
        <w:t xml:space="preserve">, </w:t>
      </w:r>
      <w:r w:rsidR="00A21598" w:rsidRPr="00F539D0">
        <w:rPr>
          <w:i/>
          <w:iCs/>
        </w:rPr>
        <w:t>wake</w:t>
      </w:r>
      <w:r w:rsidR="00A21598">
        <w:t>, etc.,</w:t>
      </w:r>
      <w:r w:rsidR="00D00611">
        <w:t xml:space="preserve"> </w:t>
      </w:r>
      <w:r w:rsidR="00A21598">
        <w:t xml:space="preserve">are </w:t>
      </w:r>
      <w:r w:rsidR="002E44A6">
        <w:t xml:space="preserve">associated </w:t>
      </w:r>
      <w:r w:rsidR="00D00611">
        <w:t>with</w:t>
      </w:r>
      <w:r w:rsidR="00DD3876">
        <w:t xml:space="preserve"> the critical lure</w:t>
      </w:r>
      <w:r w:rsidR="00D00611">
        <w:t xml:space="preserve"> </w:t>
      </w:r>
      <w:r w:rsidR="00A21598" w:rsidRPr="00F539D0">
        <w:rPr>
          <w:i/>
          <w:iCs/>
        </w:rPr>
        <w:t>sleep</w:t>
      </w:r>
      <w:r w:rsidR="00A21598">
        <w:t>)</w:t>
      </w:r>
      <w:r w:rsidR="005F5DD8">
        <w:t>.</w:t>
      </w:r>
      <w:r w:rsidR="00A21598">
        <w:t xml:space="preserve"> </w:t>
      </w:r>
      <w:r w:rsidR="005F5DD8">
        <w:t>A</w:t>
      </w:r>
      <w:r w:rsidR="00A21598">
        <w:t>t test</w:t>
      </w:r>
      <w:r w:rsidR="00D00611">
        <w:t xml:space="preserve">, </w:t>
      </w:r>
      <w:r w:rsidR="002E44A6">
        <w:t xml:space="preserve">subjects </w:t>
      </w:r>
      <w:r w:rsidR="00D00611">
        <w:t>receive</w:t>
      </w:r>
      <w:r w:rsidR="00A21598">
        <w:t xml:space="preserve"> </w:t>
      </w:r>
      <w:r w:rsidR="003660A0">
        <w:t xml:space="preserve">a recognition test that includes </w:t>
      </w:r>
      <w:r w:rsidR="00955CF6">
        <w:t xml:space="preserve">studied </w:t>
      </w:r>
      <w:r w:rsidR="00A21598">
        <w:t xml:space="preserve">and </w:t>
      </w:r>
      <w:r w:rsidR="00955CF6">
        <w:t xml:space="preserve">entirely </w:t>
      </w:r>
      <w:r w:rsidR="00A21598">
        <w:t xml:space="preserve">new items as well as </w:t>
      </w:r>
      <w:r w:rsidR="00955CF6">
        <w:t>critical (</w:t>
      </w:r>
      <w:r w:rsidR="005B29B8">
        <w:t>similar</w:t>
      </w:r>
      <w:r w:rsidR="00955CF6">
        <w:t>)</w:t>
      </w:r>
      <w:r w:rsidR="00A21598">
        <w:t xml:space="preserve"> lure</w:t>
      </w:r>
      <w:r w:rsidR="00955CF6">
        <w:t>s</w:t>
      </w:r>
      <w:r w:rsidR="003660A0">
        <w:t xml:space="preserve">. </w:t>
      </w:r>
      <w:r w:rsidR="00D00611">
        <w:t>S</w:t>
      </w:r>
      <w:r w:rsidR="00A21598">
        <w:t xml:space="preserve">ubjects falsely recognize the </w:t>
      </w:r>
      <w:r w:rsidR="00E128F6">
        <w:t>similar</w:t>
      </w:r>
      <w:r w:rsidR="00A21598">
        <w:t xml:space="preserve"> lures </w:t>
      </w:r>
      <w:r w:rsidR="00CC537F">
        <w:t xml:space="preserve">as having been studied, </w:t>
      </w:r>
      <w:r w:rsidR="003660A0">
        <w:t xml:space="preserve">even when they are instructed to avoid falsely accepting lures, </w:t>
      </w:r>
      <w:r w:rsidR="00A21598">
        <w:t xml:space="preserve">and in some </w:t>
      </w:r>
      <w:r w:rsidR="005B29B8">
        <w:t>conditions,</w:t>
      </w:r>
      <w:r w:rsidR="00A21598">
        <w:t xml:space="preserve"> they are as likely to recognize the </w:t>
      </w:r>
      <w:r w:rsidR="00E128F6">
        <w:t>similar</w:t>
      </w:r>
      <w:r w:rsidR="00A21598">
        <w:t xml:space="preserve"> lure </w:t>
      </w:r>
      <w:r w:rsidR="002E44A6">
        <w:t xml:space="preserve">(i.e., a false memory) </w:t>
      </w:r>
      <w:r w:rsidR="00A21598">
        <w:t xml:space="preserve">as </w:t>
      </w:r>
      <w:r w:rsidR="002E44A6">
        <w:t xml:space="preserve">they </w:t>
      </w:r>
      <w:r w:rsidR="004D226E">
        <w:t xml:space="preserve">are to </w:t>
      </w:r>
      <w:r w:rsidR="002E44A6">
        <w:t xml:space="preserve">recognize </w:t>
      </w:r>
      <w:r w:rsidR="005F5DD8">
        <w:t>the</w:t>
      </w:r>
      <w:r w:rsidR="00A21598">
        <w:t xml:space="preserve"> studied items (</w:t>
      </w:r>
      <w:r w:rsidR="002E44A6">
        <w:t>i.e.,</w:t>
      </w:r>
      <w:r w:rsidR="00DD3876">
        <w:t xml:space="preserve"> </w:t>
      </w:r>
      <w:r w:rsidR="002E44A6">
        <w:t>true memor</w:t>
      </w:r>
      <w:r w:rsidR="00DA5FC9">
        <w:t>ies</w:t>
      </w:r>
      <w:r w:rsidR="00A21598">
        <w:t xml:space="preserve">). </w:t>
      </w:r>
    </w:p>
    <w:p w14:paraId="139C7FDF" w14:textId="43B3811F" w:rsidR="00AE2BE2" w:rsidRDefault="00AE2BE2" w:rsidP="00AE2BE2">
      <w:pPr>
        <w:ind w:firstLine="720"/>
      </w:pPr>
      <w:r>
        <w:t xml:space="preserve">The </w:t>
      </w:r>
      <w:r w:rsidR="001F1161">
        <w:t xml:space="preserve">DRM </w:t>
      </w:r>
      <w:r>
        <w:t xml:space="preserve">paradigm </w:t>
      </w:r>
      <w:r w:rsidR="00C83DF7">
        <w:t>has revealed that f</w:t>
      </w:r>
      <w:r w:rsidR="00043632">
        <w:t xml:space="preserve">alse memories </w:t>
      </w:r>
      <w:r w:rsidR="007117DD">
        <w:t xml:space="preserve">can be quite frequent and that they </w:t>
      </w:r>
      <w:r w:rsidR="001306D9">
        <w:t xml:space="preserve">are often </w:t>
      </w:r>
      <w:r w:rsidR="00875185">
        <w:t>associated with high</w:t>
      </w:r>
      <w:r w:rsidR="00261E06">
        <w:t xml:space="preserve">ly </w:t>
      </w:r>
      <w:r w:rsidR="00875185">
        <w:t>confiden</w:t>
      </w:r>
      <w:r w:rsidR="00261E06">
        <w:t xml:space="preserve">t </w:t>
      </w:r>
      <w:r w:rsidR="001306D9">
        <w:t xml:space="preserve">and </w:t>
      </w:r>
      <w:r w:rsidR="00875185">
        <w:t>vivid recollection</w:t>
      </w:r>
      <w:r w:rsidR="00261E06">
        <w:t>s</w:t>
      </w:r>
      <w:r w:rsidR="001306D9">
        <w:t xml:space="preserve"> </w:t>
      </w:r>
      <w:r w:rsidR="007D32F8">
        <w:fldChar w:fldCharType="begin"/>
      </w:r>
      <w:r w:rsidR="00B94E2E">
        <w:instrText xml:space="preserve"> ADDIN ZOTERO_ITEM CSL_CITATION {"citationID":"BXUPQ7XS","properties":{"formattedCitation":"(Abichou et al., 2022; Norman &amp; Schacter, 1997; Roediger &amp; McDermott, 1995)","plainCitation":"(Abichou et al., 2022; Norman &amp; Schacter, 1997; Roediger &amp; McDermott, 1995)","noteIndex":0},"citationItems":[{"id":12499,"uris":["http://zotero.org/groups/5493213/items/6E455L4D"],"itemData":{"id":12499,"type":"article-journal","abstract":"The recall of factual and contextual information is a core characteristic of episodic memory sensitive to aging e</w:instrText>
      </w:r>
      <w:r w:rsidR="00B94E2E">
        <w:rPr>
          <w:rFonts w:ascii="Arial" w:hAnsi="Arial" w:cs="Arial"/>
        </w:rPr>
        <w:instrText>ﬀ</w:instrText>
      </w:r>
      <w:r w:rsidR="00B94E2E">
        <w:instrText xml:space="preserve">ects. The innovative aim of the present study was to assess in a naturalistic context the quantity and quality of correct and false free recalls among younger and older adults considering feature binding (What-Where-When-Details) and recollection (Remembering vs. Knowing). Thanks to virtual reality, we designed a multimodal environment simulating a lively town in which we implemented a variant of a DRM task rich in sets of semantically related items (e.g., fruits on a market stall). We asked 30 young and 30 older participants to navigate in the virtual environment, paying attention to the items, and then recall as many items and as much contextual information as possible and indicate the presence of recollection. As expected, older adults produced fewer correct recall but more intrusions than younger adults, and their correct recall was more deﬁcient in binding and recollection. In both age groups, false recall was associated with the correct context inferred from a related set of items. However, the intrusions produced by older adults were highly recollected compared to those of the younger adults, and they were associated with false item-related contextual information.","container-title":"Memory","DOI":"10.1080/09658211.2021.2006717","ISSN":"0965-8211, 1464-0686","issue":"3","journalAbbreviation":"Memory","language":"en","page":"262-278","source":"DOI.org (Crossref)","title":"How rich are false memories in a naturalistic context in healthy aging?","volume":"30","author":[{"family":"Abichou","given":"Kouloud"},{"family":"La Corte","given":"Valentina"},{"family":"Bellegarde","given":"Alexandre"},{"family":"Nicolas","given":"Serge"},{"family":"Piolino","given":"Pascale"}],"issued":{"date-parts":[["2022",3,16]]}}},{"id":12496,"uris":["http://zotero.org/groups/5493213/items/CC9XCLAD"],"itemData":{"id":12496,"type":"article-journal","container-title":"Memory &amp; Cognition","DOI":"10.3758/BF03211328","ISSN":"0090-502X, 1532-5946","issue":"6","journalAbbreviation":"Memory &amp; Cognition","language":"en","page":"838-848","source":"DOI.org (Crossref)","title":"False recognition in younger and older adults: Exploring the characteristics of illusory memories","title-short":"False recognition in younger and older adults","volume":"25","author":[{"family":"Norman","given":"Kenneth A."},{"family":"Schacter","given":"Daniel L."}],"issued":{"date-parts":[["1997",11]]}}},{"id":7371,"uris":["http://zotero.org/users/1612621/items/SN93TKTZ"],"itemData":{"id":7371,"type":"article-journal","container-title":"Journal of Experimental Psychology: Learning, Memory, and Cognition","issue":"4","language":"en","page":"803-814","source":"Zotero","title":"Creating false memories: Remembering words not presented in lists","volume":"21","author":[{"family":"Roediger","given":"Henry L."},{"family":"McDermott","given":"Kathleen B."}],"issued":{"date-parts":[["1995"]]}}}],"schema":"https://github.com/citation-style-language/schema/raw/master/csl-citation.json"} </w:instrText>
      </w:r>
      <w:r w:rsidR="007D32F8">
        <w:fldChar w:fldCharType="separate"/>
      </w:r>
      <w:r w:rsidR="00B94E2E" w:rsidRPr="00B94E2E">
        <w:rPr>
          <w:rFonts w:ascii="Aptos" w:hAnsi="Aptos"/>
        </w:rPr>
        <w:t>(Abichou et al., 2022; Norman &amp; Schacter, 1997; Roediger &amp; McDermott, 1995)</w:t>
      </w:r>
      <w:r w:rsidR="007D32F8">
        <w:fldChar w:fldCharType="end"/>
      </w:r>
      <w:r w:rsidR="00C83DF7">
        <w:t>,</w:t>
      </w:r>
      <w:r w:rsidR="007D32F8">
        <w:t xml:space="preserve"> </w:t>
      </w:r>
      <w:r w:rsidR="00C83DF7">
        <w:t xml:space="preserve">which can arise </w:t>
      </w:r>
      <w:r w:rsidR="00F109F4">
        <w:t>because of</w:t>
      </w:r>
      <w:r w:rsidR="001306D9">
        <w:t xml:space="preserve"> </w:t>
      </w:r>
      <w:r w:rsidR="00772DD4">
        <w:t xml:space="preserve">spreading </w:t>
      </w:r>
      <w:r w:rsidR="001306D9">
        <w:t xml:space="preserve">activation </w:t>
      </w:r>
      <w:r w:rsidR="00C83DF7">
        <w:t xml:space="preserve">from studied to lure items during encoding, </w:t>
      </w:r>
      <w:r w:rsidR="00772DD4">
        <w:t xml:space="preserve">and </w:t>
      </w:r>
      <w:r w:rsidR="00875185">
        <w:t>failure</w:t>
      </w:r>
      <w:r w:rsidR="001306D9">
        <w:t>s</w:t>
      </w:r>
      <w:r w:rsidR="00875185">
        <w:t xml:space="preserve"> to adequate</w:t>
      </w:r>
      <w:r w:rsidR="00C76B60">
        <w:t>ly</w:t>
      </w:r>
      <w:r w:rsidR="00875185">
        <w:t xml:space="preserve"> monitor the products of retrieval (for </w:t>
      </w:r>
      <w:r w:rsidR="007D32F8">
        <w:t xml:space="preserve">a </w:t>
      </w:r>
      <w:r w:rsidR="00875185">
        <w:t>review</w:t>
      </w:r>
      <w:r w:rsidR="007D32F8">
        <w:t>,</w:t>
      </w:r>
      <w:r w:rsidR="00875185">
        <w:t xml:space="preserve"> see </w:t>
      </w:r>
      <w:r w:rsidR="007D32F8">
        <w:fldChar w:fldCharType="begin"/>
      </w:r>
      <w:r w:rsidR="00A03FA5">
        <w:instrText xml:space="preserve"> ADDIN ZOTERO_ITEM CSL_CITATION {"citationID":"CazFcWNq","properties":{"formattedCitation":"(Gallo, 2010)","plainCitation":"(Gallo, 2010)","dontUpdate":true,"noteIndex":0},"citationItems":[{"id":12500,"uris":["http://zotero.org/groups/5493213/items/DFBU76A2"],"itemData":{"id":12500,"type":"article-journal","container-title":"Memory &amp; Cognition","DOI":"10.3758/MC.38.7.833","ISSN":"0090-502X, 1532-5946","issue":"7","journalAbbreviation":"Memory &amp; Cognition","language":"en","license":"http://www.springer.com/tdm","page":"833-848","source":"DOI.org (Crossref)","title":"False memories and fantastic beliefs: 15 years of the DRM illusion","title-short":"False memories and fantastic beliefs","volume":"38","author":[{"family":"Gallo","given":"David A."}],"issued":{"date-parts":[["2010",10]]}}}],"schema":"https://github.com/citation-style-language/schema/raw/master/csl-citation.json"} </w:instrText>
      </w:r>
      <w:r w:rsidR="007D32F8">
        <w:fldChar w:fldCharType="separate"/>
      </w:r>
      <w:r w:rsidR="007D32F8" w:rsidRPr="007D32F8">
        <w:rPr>
          <w:rFonts w:ascii="Aptos" w:hAnsi="Aptos"/>
        </w:rPr>
        <w:t>Gallo, 2010)</w:t>
      </w:r>
      <w:r w:rsidR="007D32F8">
        <w:fldChar w:fldCharType="end"/>
      </w:r>
      <w:r w:rsidR="00875185">
        <w:t xml:space="preserve">. The procedure has </w:t>
      </w:r>
      <w:r w:rsidR="00410C12">
        <w:t xml:space="preserve">also </w:t>
      </w:r>
      <w:r w:rsidR="00875185">
        <w:t xml:space="preserve">been used to </w:t>
      </w:r>
      <w:r w:rsidR="002E44A6">
        <w:t xml:space="preserve">uncover the </w:t>
      </w:r>
      <w:r>
        <w:t xml:space="preserve">neural systems that support true and false memories (e.g., </w:t>
      </w:r>
      <w:r w:rsidR="0000503A">
        <w:fldChar w:fldCharType="begin"/>
      </w:r>
      <w:r w:rsidR="00F91BAB">
        <w:instrText xml:space="preserve"> ADDIN ZOTERO_ITEM CSL_CITATION {"citationID":"207qABD5","properties":{"formattedCitation":"(Friehs et al., 2021; H. Kim &amp; Cabeza, 2007)","plainCitation":"(Friehs et al., 2021; H. Kim &amp; Cabeza, 2007)","noteIndex":0},"citationItems":[{"id":10364,"uris":["http://zotero.org/groups/5493213/items/H6S5GMU8"],"itemData":{"id":10364,"type":"article-journal","abstract":"Transcranial direct current stimulation (tDCS) is a form of non-invasive brain stimulation that has been used to modulate human brain activity and cognition. One area which has not yet been extensively explored using tDCS is the generation of false memories. In this study, we combined the Deese-Roediger-McDermott (DRM) task with stimulation of the left anterior temporal lobe (ATL) during retrieval. This area has been shown to be involved in semantic processing in general and retrieval of false memories in the DRM paradigm in particular. During stimulation, 0.7 mA were applied via a 9 cm² electrode over the left ATL, with the 35 cm² return electrode placed over the left deltoid. We contrasted the effects of cathodal, anodal, and sham stimulation, which were applied in the recognition phase of the experiment on a sample of 78 volunteers. Results showed impaired recognition of true memories after both anodal and cathodal stimulation in comparison to sham stimulation, suggesting a reduced signal-to-noise ratio. In addition, the results revealed enhanced false recognition of concept lure items during cathodal stimulation compared to anodal stimulation, indicating a polarity-dependent impact of tDCS on false memories in the DRM task. The pathway by which tDCS modulated false recognition remains unclear: stimulation may have changed the activation of irrelevant lures or affected the weighting and monitoring of lure activations. Nevertheless, these results are a first step towards using brain stimulation to decrease false memories. Practical implications of the findings for real-life settings, for example, in the courtroom, need to be addressed in future work.","container-title":"European Journal of Neuroscience","DOI":"10.1111/ejn.15337","ISSN":"1460-9568","issue":"2","language":"en","license":"© 2021 The Authors. European Journal of Neuroscience published by Federation of European Neuroscience Societies and John Wiley &amp; Sons Ltd.","note":"_eprint: https://onlinelibrary.wiley.com/doi/pdf/10.1111/ejn.15337","page":"4609-4620","source":"Wiley Online Library","title":"Transcranial direct current stimulation over the left anterior temporal lobe during memory retrieval differentially affects true and false recognition in the DRM task","volume":"54","author":[{"family":"Friehs","given":"Maximilian A."},{"family":"Greene","given":"Ciara"},{"family":"Pastötter","given":"Bernhard"}],"issued":{"date-parts":[["2021"]]}}},{"id":12505,"uris":["http://zotero.org/groups/5493213/items/7I23NGIG"],"itemData":{"id":12505,"type":"article-journal","abstract":"Although memory confidence and accuracy tend to be positively correlated, people sometimes remember with high confidence events that never happened. How can confidence correlate with accuracy but apply also to illusory memories? One possible explanation is that high confidence in veridical versus illusory memories depends on different neural mechanisms. The present study investigated this possibility using functional magnetic resonance imaging and a modified version of the Deese-Roediger-McDermott false-memory paradigm. Participants read short lists of categorized words, and brain activity was measured while they performed a recognition test with confidence rating. The study yielded three main findings. First, compared with low-confidence responses, high-confidence responses were associated with medial temporal lobe (MTL) activity in the case of true recognition but with frontoparietal activity in the case of false recognition. Second, these regions showed significant confidence-by-veridicality interactions. Finally, only MTL regions showed greater activity for high-confidence true recognition than for high-confidence false recognition, and only frontoparietal regions showed greater activity for high-confidence false recognition than for high-confidence true recognition. These findings indicate that confidence in true recognition is mediated primarily by a recollection-related MTL mechanism, whereas confidence in false recognition reflects mainly a familiarity-related frontoparietal mechanism. This account is consistent with the fuzzy trace theory of false recognition. Correlation analyses revealed that MTL and frontoparietal regions play complementary roles during episodic retrieval. In sum, the present study shows that when one focuses exclusively on high-confidence responses, the neural correlates of true and false memory are clearly different.","container-title":"The Journal of Neuroscience","DOI":"10.1523/JNEUROSCI.3408-07.2007","ISSN":"0270-6474, 1529-2401","issue":"45","journalAbbreviation":"J. Neurosci.","language":"en","license":"https://creativecommons.org/licenses/by-nc-sa/4.0/","page":"12190-12197","source":"DOI.org (Crossref)","title":"Trusting our memories: Dissociating the neural correlates of confidence in veridical versus illusory memories","title-short":"Trusting Our Memories","volume":"27","author":[{"family":"Kim","given":"Hongkeun"},{"family":"Cabeza","given":"Roberto"}],"issued":{"date-parts":[["2007",11,7]]}}}],"schema":"https://github.com/citation-style-language/schema/raw/master/csl-citation.json"} </w:instrText>
      </w:r>
      <w:r w:rsidR="0000503A">
        <w:fldChar w:fldCharType="separate"/>
      </w:r>
      <w:r w:rsidR="00F91BAB" w:rsidRPr="00F91BAB">
        <w:rPr>
          <w:rFonts w:ascii="Aptos" w:hAnsi="Aptos"/>
        </w:rPr>
        <w:t>(Friehs et al., 2021; H. Kim &amp; Cabeza, 2007)</w:t>
      </w:r>
      <w:r w:rsidR="0000503A">
        <w:fldChar w:fldCharType="end"/>
      </w:r>
      <w:r w:rsidR="00875185">
        <w:t xml:space="preserve">, and </w:t>
      </w:r>
      <w:r w:rsidR="00E00E8E">
        <w:t xml:space="preserve">to </w:t>
      </w:r>
      <w:r w:rsidR="00C83DF7">
        <w:t xml:space="preserve">examine how true and false memory vary across populations. For example, </w:t>
      </w:r>
      <w:r w:rsidR="003660A0">
        <w:t>h</w:t>
      </w:r>
      <w:r w:rsidR="007D1216">
        <w:t xml:space="preserve">ealthy </w:t>
      </w:r>
      <w:r w:rsidR="00772DD4">
        <w:t xml:space="preserve">older adults </w:t>
      </w:r>
      <w:r w:rsidR="002A36AE">
        <w:t xml:space="preserve">have been found to be </w:t>
      </w:r>
      <w:r w:rsidR="007D1216">
        <w:t xml:space="preserve">particularly </w:t>
      </w:r>
      <w:r w:rsidR="005B497F">
        <w:t xml:space="preserve">susceptible to </w:t>
      </w:r>
      <w:r w:rsidR="007D1216">
        <w:t>false memories (</w:t>
      </w:r>
      <w:r w:rsidR="0000503A">
        <w:t xml:space="preserve">for a review, see </w:t>
      </w:r>
      <w:r w:rsidR="0000503A">
        <w:fldChar w:fldCharType="begin"/>
      </w:r>
      <w:r w:rsidR="00A03FA5">
        <w:instrText xml:space="preserve"> ADDIN ZOTERO_ITEM CSL_CITATION {"citationID":"iBNOSGTe","properties":{"formattedCitation":"(Devitt &amp; Schacter, 2016)","plainCitation":"(Devitt &amp; Schacter, 2016)","dontUpdate":true,"noteIndex":0},"citationItems":[{"id":12507,"uris":["http://zotero.org/groups/5493213/items/F2HBN3S7"],"itemData":{"id":12507,"type":"article-journal","abstract":"As we age we become increasingly susceptible to memory distortions and inaccuracies. Over the past decade numerous neuroimaging studies have attempted to illuminate the neural underpinnings of aging and false memory. Here we review these studies, and link their ﬁndings with those concerning the cognitive properties of age-related changes in memory accuracy. Collectively this evidence points towards a prominent role for age-related declines in medial temporal and prefrontal brain areas, and corresponding impairments in associative binding and strategic monitoring. A resulting cascade of cognitive changes contributes to the heightened vulnerability to false memories with age, including reduced recollective ability, a reliance on gist information and familiarity-based monitoring mechanisms, as well as a reduced ability to inhibit irrelevant information and erroneous binding of features between memory traces. We consider both theoretical and applied implications of research on aging and false memories, as well as questions remaining to be addressed in future research.","container-title":"Neuropsychologia","DOI":"10.1016/j.neuropsychologia.2016.08.030","ISSN":"00283932","journalAbbreviation":"Neuropsychologia","language":"en","page":"346-359","source":"DOI.org (Crossref)","title":"False memories with age: Neural and cognitive underpinnings","title-short":"False memories with age","volume":"91","author":[{"family":"Devitt","given":"Aleea L."},{"family":"Schacter","given":"Daniel L."}],"issued":{"date-parts":[["2016",10]]}}}],"schema":"https://github.com/citation-style-language/schema/raw/master/csl-citation.json"} </w:instrText>
      </w:r>
      <w:r w:rsidR="0000503A">
        <w:fldChar w:fldCharType="separate"/>
      </w:r>
      <w:r w:rsidR="0000503A" w:rsidRPr="0000503A">
        <w:rPr>
          <w:rFonts w:ascii="Aptos" w:hAnsi="Aptos"/>
        </w:rPr>
        <w:t>Devitt &amp; Schacter, 2016)</w:t>
      </w:r>
      <w:r w:rsidR="0000503A">
        <w:fldChar w:fldCharType="end"/>
      </w:r>
      <w:r w:rsidR="0000503A">
        <w:t>.</w:t>
      </w:r>
      <w:r w:rsidR="007D1216">
        <w:t xml:space="preserve"> </w:t>
      </w:r>
    </w:p>
    <w:p w14:paraId="1E976F99" w14:textId="5213B104" w:rsidR="00705D0D" w:rsidRDefault="00334ED7" w:rsidP="0015579F">
      <w:pPr>
        <w:ind w:firstLine="720"/>
      </w:pPr>
      <w:r>
        <w:rPr>
          <w:b/>
          <w:bCs/>
        </w:rPr>
        <w:t xml:space="preserve">MST. </w:t>
      </w:r>
      <w:r w:rsidR="008944A0" w:rsidRPr="00410C12">
        <w:t>The MS</w:t>
      </w:r>
      <w:r w:rsidR="00674D5F" w:rsidRPr="00410C12">
        <w:t>T</w:t>
      </w:r>
      <w:r w:rsidR="001F1161">
        <w:t xml:space="preserve"> </w:t>
      </w:r>
      <w:r w:rsidR="00772DD4">
        <w:t xml:space="preserve">was </w:t>
      </w:r>
      <w:r w:rsidR="002A36AE">
        <w:t xml:space="preserve">designed </w:t>
      </w:r>
      <w:r w:rsidR="008944A0">
        <w:t xml:space="preserve">to </w:t>
      </w:r>
      <w:r w:rsidR="00381927">
        <w:t>separate</w:t>
      </w:r>
      <w:r w:rsidR="001F1161">
        <w:t xml:space="preserve"> hippocampal</w:t>
      </w:r>
      <w:r w:rsidR="00381927">
        <w:t xml:space="preserve"> </w:t>
      </w:r>
      <w:r w:rsidR="008944A0" w:rsidRPr="00410C12">
        <w:rPr>
          <w:i/>
          <w:iCs/>
          <w:u w:val="single"/>
        </w:rPr>
        <w:t>pattern separation</w:t>
      </w:r>
      <w:r w:rsidR="008944A0">
        <w:t xml:space="preserve"> </w:t>
      </w:r>
      <w:r w:rsidR="00381927">
        <w:t xml:space="preserve">from other memory processes such as </w:t>
      </w:r>
      <w:r w:rsidR="00C53B70" w:rsidRPr="00410C12">
        <w:rPr>
          <w:i/>
          <w:iCs/>
          <w:u w:val="single"/>
        </w:rPr>
        <w:t>pattern completion</w:t>
      </w:r>
      <w:r w:rsidR="00772DD4">
        <w:t xml:space="preserve"> </w:t>
      </w:r>
      <w:r w:rsidR="008944A0">
        <w:t>(</w:t>
      </w:r>
      <w:r w:rsidR="00973AAC">
        <w:t xml:space="preserve">see Figure 1C, for </w:t>
      </w:r>
      <w:r w:rsidR="00A03FA5">
        <w:t xml:space="preserve">a </w:t>
      </w:r>
      <w:r w:rsidR="00973AAC">
        <w:t>review</w:t>
      </w:r>
      <w:r w:rsidR="00A03FA5">
        <w:t xml:space="preserve"> </w:t>
      </w:r>
      <w:r w:rsidR="00973AAC">
        <w:t xml:space="preserve">see </w:t>
      </w:r>
      <w:r w:rsidR="00A03FA5">
        <w:fldChar w:fldCharType="begin"/>
      </w:r>
      <w:r w:rsidR="002C59B6">
        <w:instrText xml:space="preserve"> ADDIN ZOTERO_ITEM CSL_CITATION {"citationID":"Lw0wNV4t","properties":{"formattedCitation":"(Stark et al., 2019)","plainCitation":"(Stark et al., 2019)","dontUpdate":true,"noteIndex":0},"citationItems":[{"id":"gxNJi7Zk/51Z81Yaj","uris":["http://zotero.org/groups/5493213/items/9WMUFMAC"],"itemData":{"id":11175,"type":"article-journal","container-title":"Trends in Cognitive Sciences","DOI":"10.1016/j.tics.2019.08.003","ISSN":"13646613","issue":"11","journalAbbreviation":"Trends in Cognitive Sciences","language":"en","page":"938-951","source":"DOI.org (Crossref)","title":"Mnemonic smilarity task: A tool for assessing hippocampal integrity","title-short":"Mnemonic Similarity Task","volume":"23","author":[{"family":"Stark","given":"Shauna M."},{"family":"Kirwan","given":"C. Brock"},{"family":"Stark","given":"Craig E.L."}],"issued":{"date-parts":[["2019",11]]}}}],"schema":"https://github.com/citation-style-language/schema/raw/master/csl-citation.json"} </w:instrText>
      </w:r>
      <w:r w:rsidR="00A03FA5">
        <w:fldChar w:fldCharType="separate"/>
      </w:r>
      <w:r w:rsidR="00A03FA5" w:rsidRPr="00A03FA5">
        <w:rPr>
          <w:rFonts w:ascii="Aptos" w:hAnsi="Aptos"/>
        </w:rPr>
        <w:t>Stark et al., 2019)</w:t>
      </w:r>
      <w:r w:rsidR="00A03FA5">
        <w:fldChar w:fldCharType="end"/>
      </w:r>
      <w:r w:rsidR="008944A0">
        <w:t xml:space="preserve">. Pattern separation is a process whereby similar experiences or stimuli are </w:t>
      </w:r>
      <w:r w:rsidR="00C76B60">
        <w:t>encoded as</w:t>
      </w:r>
      <w:r w:rsidR="008944A0">
        <w:t xml:space="preserve"> distinct, </w:t>
      </w:r>
      <w:r w:rsidR="006D51E7">
        <w:t>non-overlapping</w:t>
      </w:r>
      <w:r w:rsidR="008944A0">
        <w:t xml:space="preserve"> representations</w:t>
      </w:r>
      <w:r w:rsidR="00772DD4">
        <w:t>. I</w:t>
      </w:r>
      <w:r w:rsidR="008944A0">
        <w:t>t is thought to be particularly well</w:t>
      </w:r>
      <w:r w:rsidR="001F1161">
        <w:t>-</w:t>
      </w:r>
      <w:r w:rsidR="008944A0">
        <w:t xml:space="preserve">supported by the </w:t>
      </w:r>
      <w:r w:rsidR="00772DD4">
        <w:t>dentate gyrus (</w:t>
      </w:r>
      <w:r w:rsidR="008944A0">
        <w:t>DG</w:t>
      </w:r>
      <w:r w:rsidR="00772DD4">
        <w:t>)</w:t>
      </w:r>
      <w:r w:rsidR="008944A0">
        <w:t xml:space="preserve"> </w:t>
      </w:r>
      <w:r w:rsidR="001F1161">
        <w:t xml:space="preserve">subfield </w:t>
      </w:r>
      <w:r w:rsidR="008944A0">
        <w:t>of the hippocampus</w:t>
      </w:r>
      <w:r w:rsidR="00AA0118">
        <w:t xml:space="preserve"> because th</w:t>
      </w:r>
      <w:r w:rsidR="00772DD4">
        <w:t xml:space="preserve">e DG </w:t>
      </w:r>
      <w:r w:rsidR="00AA0118">
        <w:t xml:space="preserve">exhibits </w:t>
      </w:r>
      <w:r w:rsidR="008E5C9E">
        <w:t>spar</w:t>
      </w:r>
      <w:r w:rsidR="00772DD4">
        <w:t>s</w:t>
      </w:r>
      <w:r w:rsidR="008E5C9E">
        <w:t>e patterns of firing</w:t>
      </w:r>
      <w:r w:rsidR="001F1161">
        <w:t xml:space="preserve">, neurogenesis, </w:t>
      </w:r>
      <w:r w:rsidR="008E5C9E">
        <w:t xml:space="preserve">and </w:t>
      </w:r>
      <w:r w:rsidR="001435C0">
        <w:t xml:space="preserve">is capable of </w:t>
      </w:r>
      <w:r w:rsidR="008E5C9E">
        <w:t>form</w:t>
      </w:r>
      <w:r w:rsidR="001435C0">
        <w:t>ing</w:t>
      </w:r>
      <w:r w:rsidR="008E5C9E">
        <w:t xml:space="preserve"> highly distinctive representations for individual events</w:t>
      </w:r>
      <w:r w:rsidR="00AA0118">
        <w:t xml:space="preserve"> </w:t>
      </w:r>
      <w:r w:rsidR="00D33854">
        <w:fldChar w:fldCharType="begin"/>
      </w:r>
      <w:r w:rsidR="00D33854">
        <w:instrText xml:space="preserve"> ADDIN ZOTERO_ITEM CSL_CITATION {"citationID":"BRqXY2r8","properties":{"formattedCitation":"(Leutgeb et al., 2007; Yassa &amp; Stark, 2011)","plainCitation":"(Leutgeb et al., 2007; Yassa &amp; Stark, 2011)","noteIndex":0},"citationItems":[{"id":12509,"uris":["http://zotero.org/groups/5493213/items/H6KQYNGK"],"itemData":{"id":12509,"type":"article-journal","abstract":"Theoretical models have long pointed to the dentate gyrus as a possible source of neuronal pattern separation. In agreement with predictions from these models, we show that minimal changes in the shape of the environment in which rats are exploring can substantially alter correlated activity patterns among place-modulated granule cells in the dentate gyrus. When the environments are made more different, new cell populations are recruited in CA3 but not in the dentate gyrus. These results imply a dual mechanism for pattern separation in which signals from the entorhinal cortex can be decorrelated both by changes in coincidence patterns in the dentate gyrus and by recruitment of nonoverlapping cell assemblies in CA3.","container-title":"Science","DOI":"10.1126/science.1135801","ISSN":"0036-8075, 1095-9203","issue":"5814","journalAbbreviation":"Science","language":"en","page":"961-966","source":"DOI.org (Crossref)","title":"Pattern separation in the dentate gyrus and CA3 of the hippocampus","volume":"315","author":[{"family":"Leutgeb","given":"Jill K."},{"family":"Leutgeb","given":"Stefan"},{"family":"Moser","given":"May-Britt"},{"family":"Moser","given":"Edvard I."}],"issued":{"date-parts":[["2007",2,16]]}}},{"id":12510,"uris":["http://zotero.org/groups/5493213/items/V3RR24GX"],"itemData":{"id":12510,"type":"article-journal","container-title":"Trends in Neurosciences","DOI":"10.1016/j.tins.2011.06.006","ISSN":"01662236","issue":"10","journalAbbreviation":"Trends in Neurosciences","language":"en","page":"515-525","source":"DOI.org (Crossref)","title":"Pattern separation in the hippocampus","volume":"34","author":[{"family":"Yassa","given":"Michael A."},{"family":"Stark","given":"Craig E.L."}],"issued":{"date-parts":[["2011",10]]}}}],"schema":"https://github.com/citation-style-language/schema/raw/master/csl-citation.json"} </w:instrText>
      </w:r>
      <w:r w:rsidR="00D33854">
        <w:fldChar w:fldCharType="separate"/>
      </w:r>
      <w:r w:rsidR="00D33854" w:rsidRPr="00D33854">
        <w:rPr>
          <w:rFonts w:ascii="Aptos" w:hAnsi="Aptos"/>
        </w:rPr>
        <w:t>(Leutgeb et al., 2007; Yassa &amp; Stark, 2011)</w:t>
      </w:r>
      <w:r w:rsidR="00D33854">
        <w:fldChar w:fldCharType="end"/>
      </w:r>
      <w:r w:rsidR="00F5533B" w:rsidRPr="00F5533B">
        <w:t>.</w:t>
      </w:r>
      <w:r w:rsidR="00D33854">
        <w:t xml:space="preserve"> </w:t>
      </w:r>
      <w:r w:rsidR="00BE2A7E">
        <w:t xml:space="preserve">In contrast, pattern completion reflects a </w:t>
      </w:r>
      <w:r w:rsidR="0044325F">
        <w:t xml:space="preserve">more general </w:t>
      </w:r>
      <w:r w:rsidR="00A672BD">
        <w:t xml:space="preserve">memory function </w:t>
      </w:r>
      <w:r w:rsidR="00BE2A7E">
        <w:t xml:space="preserve">whereby a </w:t>
      </w:r>
      <w:r w:rsidR="001F1161">
        <w:t xml:space="preserve">partial </w:t>
      </w:r>
      <w:r w:rsidR="0044325F">
        <w:t xml:space="preserve">retrieval </w:t>
      </w:r>
      <w:r w:rsidR="00BE2A7E">
        <w:t>cue leads to the re</w:t>
      </w:r>
      <w:r w:rsidR="0044325F">
        <w:t xml:space="preserve">call </w:t>
      </w:r>
      <w:r w:rsidR="001F1161">
        <w:t xml:space="preserve">(i.e., completion) </w:t>
      </w:r>
      <w:r w:rsidR="00BE2A7E">
        <w:t xml:space="preserve">of </w:t>
      </w:r>
      <w:r w:rsidR="001F1161">
        <w:t xml:space="preserve">missing </w:t>
      </w:r>
      <w:r w:rsidR="0044325F">
        <w:t xml:space="preserve">event </w:t>
      </w:r>
      <w:r w:rsidR="007B0C87">
        <w:t>details</w:t>
      </w:r>
      <w:r w:rsidR="00D33854">
        <w:t xml:space="preserve"> </w:t>
      </w:r>
      <w:r w:rsidR="00D33854">
        <w:fldChar w:fldCharType="begin"/>
      </w:r>
      <w:r w:rsidR="00D33854">
        <w:instrText xml:space="preserve"> ADDIN ZOTERO_ITEM CSL_CITATION {"citationID":"lgLtzYjD","properties":{"formattedCitation":"(Guzowski et al., 2004; Horner et al., 2015)","plainCitation":"(Guzowski et al., 2004; Horner et al., 2015)","noteIndex":0},"citationItems":[{"id":12513,"uris":["http://zotero.org/groups/5493213/items/AW8PAPVR"],"itemData":{"id":12513,"type":"article-journal","container-title":"Neuron","DOI":"10.1016/j.neuron.2004.11.003","ISSN":"08966273","issue":"4","journalAbbreviation":"Neuron","language":"en","page":"581-584","source":"DOI.org (Crossref)","title":"Ensemble dynamics of hippocampal regions CA3 and CA1","volume":"44","author":[{"family":"Guzowski","given":"John F."},{"family":"Knierim","given":"James J."},{"family":"Moser","given":"Edvard I."}],"issued":{"date-parts":[["2004",11]]}}},{"id":12515,"uris":["http://zotero.org/groups/5493213/items/87NS3IJ7"],"itemData":{"id":12515,"type":"article-journal","abstract":"Abstract\n            Recollection is thought to be the hallmark of episodic memory. Here we provide evidence that the hippocampus binds together the diverse elements forming an event, allowing holistic recollection via pattern completion of all elements. Participants learn complex ‘events’ from multiple overlapping pairs of elements, and are tested on all pairwise associations. At encoding, element ‘types’ (locations, people and objects/animals) produce activation in distinct neocortical regions, while hippocampal activity predicts memory performance for all within-event pairs. When retrieving a pairwise association, neocortical activity corresponding to all event elements is reinstated, including those incidental to the task. Participant’s degree of incidental reinstatement correlates with their hippocampal activity. Our results suggest that event elements, represented in distinct neocortical regions, are bound into coherent ‘event engrams’ in the hippocampus that enable episodic recollection—the re-experiencing or holistic retrieval of all aspects of an event—via a process of hippocampal pattern completion and neocortical reinstatement.","container-title":"Nature Communications","DOI":"10.1038/ncomms8462","ISSN":"2041-1723","issue":"1","journalAbbreviation":"Nat Commun","language":"en","page":"7462","source":"DOI.org (Crossref)","title":"Evidence for holistic episodic recollection via hippocampal pattern completion","volume":"6","author":[{"family":"Horner","given":"Aidan J."},{"family":"Bisby","given":"James A."},{"family":"Bush","given":"Daniel"},{"family":"Lin","given":"Wen-Jing"},{"family":"Burgess","given":"Neil"}],"issued":{"date-parts":[["2015",7,2]]}}}],"schema":"https://github.com/citation-style-language/schema/raw/master/csl-citation.json"} </w:instrText>
      </w:r>
      <w:r w:rsidR="00D33854">
        <w:fldChar w:fldCharType="separate"/>
      </w:r>
      <w:r w:rsidR="00D33854" w:rsidRPr="00D33854">
        <w:rPr>
          <w:rFonts w:ascii="Aptos" w:hAnsi="Aptos"/>
        </w:rPr>
        <w:t>(Guzowski et al., 2004; Horner et al., 2015)</w:t>
      </w:r>
      <w:r w:rsidR="00D33854">
        <w:fldChar w:fldCharType="end"/>
      </w:r>
      <w:r w:rsidR="00BE2A7E">
        <w:t xml:space="preserve">. </w:t>
      </w:r>
    </w:p>
    <w:p w14:paraId="38D00DB2" w14:textId="796DEB8E" w:rsidR="0015579F" w:rsidRDefault="00AA0118" w:rsidP="0015579F">
      <w:pPr>
        <w:ind w:firstLine="720"/>
      </w:pPr>
      <w:r>
        <w:t xml:space="preserve">In the MST, </w:t>
      </w:r>
      <w:r w:rsidR="001435C0">
        <w:t xml:space="preserve">subjects </w:t>
      </w:r>
      <w:r w:rsidR="00BF1F77">
        <w:t xml:space="preserve">typically </w:t>
      </w:r>
      <w:r>
        <w:t xml:space="preserve">study pictures </w:t>
      </w:r>
      <w:r w:rsidR="004B4BEF">
        <w:t xml:space="preserve">of objects </w:t>
      </w:r>
      <w:r w:rsidR="001435C0">
        <w:t xml:space="preserve">and are </w:t>
      </w:r>
      <w:r w:rsidR="00C53B70">
        <w:t xml:space="preserve">then </w:t>
      </w:r>
      <w:r>
        <w:t xml:space="preserve">presented with a </w:t>
      </w:r>
      <w:r w:rsidR="00381927">
        <w:t xml:space="preserve">recognition </w:t>
      </w:r>
      <w:r>
        <w:t>test</w:t>
      </w:r>
      <w:r w:rsidR="0071703A">
        <w:t xml:space="preserve"> that includes </w:t>
      </w:r>
      <w:r w:rsidR="00705D0D">
        <w:t xml:space="preserve">pictures of </w:t>
      </w:r>
      <w:r w:rsidR="001E18E8">
        <w:t xml:space="preserve">studied </w:t>
      </w:r>
      <w:r w:rsidR="004B4BEF">
        <w:t>objects</w:t>
      </w:r>
      <w:r w:rsidR="001E18E8">
        <w:t xml:space="preserve">, </w:t>
      </w:r>
      <w:r w:rsidR="004B4BEF">
        <w:t>new objects, and similar lure</w:t>
      </w:r>
      <w:r w:rsidR="00DC7FD4">
        <w:t xml:space="preserve"> objects</w:t>
      </w:r>
      <w:r w:rsidR="004B4BEF">
        <w:t xml:space="preserve"> (i.e., an </w:t>
      </w:r>
      <w:r w:rsidR="0044325F">
        <w:t>o</w:t>
      </w:r>
      <w:r w:rsidR="004B4BEF">
        <w:t>bject</w:t>
      </w:r>
      <w:r w:rsidR="0044325F">
        <w:t xml:space="preserve"> that </w:t>
      </w:r>
      <w:r w:rsidR="00A672BD">
        <w:t>is slightly different from a studied item in some way such as in color, orientation</w:t>
      </w:r>
      <w:r w:rsidR="00DC7FD4">
        <w:t>,</w:t>
      </w:r>
      <w:r w:rsidR="00A672BD">
        <w:t xml:space="preserve"> etc</w:t>
      </w:r>
      <w:r w:rsidR="001F1161">
        <w:t>.</w:t>
      </w:r>
      <w:r w:rsidR="00E800CF">
        <w:t>)</w:t>
      </w:r>
      <w:r w:rsidR="00BF1F77">
        <w:t>.</w:t>
      </w:r>
      <w:r w:rsidR="00A672BD">
        <w:t xml:space="preserve"> </w:t>
      </w:r>
      <w:r w:rsidR="00772DD4">
        <w:t xml:space="preserve">Subjects </w:t>
      </w:r>
      <w:r w:rsidR="007B0C87">
        <w:t xml:space="preserve">are </w:t>
      </w:r>
      <w:r w:rsidR="0060212F">
        <w:t xml:space="preserve">typically </w:t>
      </w:r>
      <w:r w:rsidR="007B0C87">
        <w:t xml:space="preserve">required to </w:t>
      </w:r>
      <w:r w:rsidR="001435C0">
        <w:t>indicate if each item was old, similar</w:t>
      </w:r>
      <w:r w:rsidR="00772DD4">
        <w:t>,</w:t>
      </w:r>
      <w:r w:rsidR="001435C0">
        <w:t xml:space="preserve"> or new.</w:t>
      </w:r>
      <w:r w:rsidR="001F1161">
        <w:t xml:space="preserve"> T</w:t>
      </w:r>
      <w:r w:rsidR="00A672BD">
        <w:t>he ability to identify a similar lure as similar, rather than old or new,</w:t>
      </w:r>
      <w:r w:rsidR="001F1161">
        <w:t xml:space="preserve"> </w:t>
      </w:r>
      <w:r w:rsidR="008F3A3F">
        <w:t>is attributed, in part, to pattern separation computations in the DG</w:t>
      </w:r>
      <w:r w:rsidR="0071703A">
        <w:t xml:space="preserve">. </w:t>
      </w:r>
      <w:r w:rsidR="00EB3BDC">
        <w:t>In</w:t>
      </w:r>
      <w:r w:rsidR="008F3A3F">
        <w:t xml:space="preserve"> contrast,</w:t>
      </w:r>
      <w:r w:rsidR="00BE2A7E">
        <w:t xml:space="preserve"> </w:t>
      </w:r>
      <w:r w:rsidR="005B497F">
        <w:t xml:space="preserve">the ability to discriminate between </w:t>
      </w:r>
      <w:r w:rsidR="007B0C87">
        <w:t xml:space="preserve">old </w:t>
      </w:r>
      <w:r w:rsidR="005B497F">
        <w:t xml:space="preserve">and new items </w:t>
      </w:r>
      <w:r w:rsidR="00C53B70">
        <w:t xml:space="preserve">reflects </w:t>
      </w:r>
      <w:r w:rsidR="007B0C87">
        <w:t>more g</w:t>
      </w:r>
      <w:r w:rsidR="00BE2A7E">
        <w:t xml:space="preserve">eneral </w:t>
      </w:r>
      <w:r w:rsidR="00772DD4">
        <w:t>retrieval process</w:t>
      </w:r>
      <w:r w:rsidR="00E02A77">
        <w:t>es</w:t>
      </w:r>
      <w:r w:rsidR="00772DD4">
        <w:t xml:space="preserve"> </w:t>
      </w:r>
      <w:r w:rsidR="00EB3BDC">
        <w:t>supported, in part, by</w:t>
      </w:r>
      <w:r w:rsidR="005B497F">
        <w:t xml:space="preserve"> pattern completion</w:t>
      </w:r>
      <w:r w:rsidR="00BB5939">
        <w:t xml:space="preserve">. </w:t>
      </w:r>
      <w:r w:rsidR="005D32BB">
        <w:t xml:space="preserve">It is generally acknowledged that </w:t>
      </w:r>
      <w:r w:rsidR="00EB3BDC">
        <w:t xml:space="preserve">the MST </w:t>
      </w:r>
      <w:r w:rsidR="00FC48A5">
        <w:t xml:space="preserve">does not provide a process </w:t>
      </w:r>
      <w:r w:rsidR="00EB3BDC">
        <w:t xml:space="preserve">pure measure of </w:t>
      </w:r>
      <w:r w:rsidR="00FC48A5">
        <w:t xml:space="preserve">hippocampal pattern </w:t>
      </w:r>
      <w:r w:rsidR="00EB3BDC">
        <w:t xml:space="preserve">separation </w:t>
      </w:r>
      <w:r w:rsidR="002E7C9C">
        <w:t>(</w:t>
      </w:r>
      <w:r w:rsidR="001E3288">
        <w:t>i.e.</w:t>
      </w:r>
      <w:r w:rsidR="00FC48A5">
        <w:t xml:space="preserve">, other </w:t>
      </w:r>
      <w:r w:rsidR="00083937">
        <w:t xml:space="preserve">cognitive processes and </w:t>
      </w:r>
      <w:r w:rsidR="00FC48A5">
        <w:t xml:space="preserve">brain regions can also support </w:t>
      </w:r>
      <w:r w:rsidR="00083937">
        <w:t xml:space="preserve">lure </w:t>
      </w:r>
      <w:r w:rsidR="001E3288">
        <w:t>rejections</w:t>
      </w:r>
      <w:r w:rsidR="00FC48A5">
        <w:t xml:space="preserve">; </w:t>
      </w:r>
      <w:r w:rsidR="00D33854">
        <w:t>for a review, see</w:t>
      </w:r>
      <w:r w:rsidR="00516FD2">
        <w:t xml:space="preserve"> </w:t>
      </w:r>
      <w:r w:rsidR="00516FD2">
        <w:fldChar w:fldCharType="begin"/>
      </w:r>
      <w:r w:rsidR="00516FD2">
        <w:instrText xml:space="preserve"> ADDIN ZOTERO_ITEM CSL_CITATION {"citationID":"87egMdjB","properties":{"formattedCitation":"(Stark et al., 2019b)","plainCitation":"(Stark et al., 2019b)","noteIndex":0},"citationItems":[{"id":"gxNJi7Zk/51Z81Yaj","uris":["http://zotero.org/groups/5493213/items/9WMUFMAC"],"itemData":{"id":"gxNJi7Zk/51Z81Yaj","type":"article-journal","container-title":"Trends in Cognitive Sciences","DOI":"10.1016/j.tics.2019.08.003","ISSN":"13646613","issue":"11","journalAbbreviation":"Trends in Cognitive Sciences","language":"en","page":"938-951","source":"DOI.org (Crossref)","title":"Mnemonic smilarity task: A tool for assessing hippocampal integrity","title-short":"Mnemonic Similarity Task","volume":"23","author":[{"family":"Stark","given":"Shauna M."},{"family":"Kirwan","given":"C. Brock"},{"family":"Stark","given":"Craig E.L."}],"issued":{"date-parts":[["2019",11]]}}}],"schema":"https://github.com/citation-style-language/schema/raw/master/csl-citation.json"} </w:instrText>
      </w:r>
      <w:r w:rsidR="00516FD2">
        <w:fldChar w:fldCharType="separate"/>
      </w:r>
      <w:r w:rsidR="00516FD2" w:rsidRPr="00516FD2">
        <w:rPr>
          <w:rFonts w:ascii="Aptos" w:hAnsi="Aptos"/>
        </w:rPr>
        <w:t>Stark et al., 2019)</w:t>
      </w:r>
      <w:r w:rsidR="00516FD2">
        <w:fldChar w:fldCharType="end"/>
      </w:r>
      <w:r w:rsidR="00083937">
        <w:t>. This limitation notwithstanding</w:t>
      </w:r>
      <w:r w:rsidR="00116E24">
        <w:t>, t</w:t>
      </w:r>
      <w:r w:rsidR="0015579F">
        <w:t>h</w:t>
      </w:r>
      <w:r w:rsidR="00BE2A7E">
        <w:t xml:space="preserve">e </w:t>
      </w:r>
      <w:r w:rsidR="004D226E">
        <w:t xml:space="preserve">paradigm </w:t>
      </w:r>
      <w:r w:rsidR="0015579F">
        <w:t xml:space="preserve">has been used to identify factors that </w:t>
      </w:r>
      <w:r w:rsidR="00BB5939">
        <w:t xml:space="preserve">promote </w:t>
      </w:r>
      <w:r w:rsidR="00083937">
        <w:t>rejections of similar lures</w:t>
      </w:r>
      <w:r w:rsidR="00BB5939">
        <w:t xml:space="preserve"> </w:t>
      </w:r>
      <w:r w:rsidR="00D33854">
        <w:fldChar w:fldCharType="begin"/>
      </w:r>
      <w:r w:rsidR="00D33854">
        <w:instrText xml:space="preserve"> ADDIN ZOTERO_ITEM CSL_CITATION {"citationID":"BGFFKHze","properties":{"formattedCitation":"(Loiotile &amp; Courtney, 2015; Sifuentes Ortega &amp; Peigneux, 2024)","plainCitation":"(Loiotile &amp; Courtney, 2015; Sifuentes Ortega &amp; Peigneux, 2024)","noteIndex":0},"citationItems":[{"id":10325,"uris":["http://zotero.org/groups/5493213/items/TEY9M42I"],"itemData":{"id":10325,"type":"article-journal","abstract":"Behavioral pattern separation (BPS) paradigms ask participants to discriminate previously encoded (old) stimuli from highly similar (lure) and categorically distinct (novel) stimuli. The lure-old discrimination, thought to uniquely reflect pattern separation in the hippocampal formation, is typically pitted against the traditional novel-old discrimination. However, BPS paradigms have measured lure-old discrimination neither consistently across studies nor in such a way that allows for accurate comparison to novel-old discrimination. Therefore, we advocate for signal detection theory (SDT) as a unified framework. Moreover, we compare SDT with previously used measures of lure-old discrimination, indicating how other formulas’ inaccuracies can lead to erroneous conclusions.","container-title":"Learning &amp; Memory","DOI":"10.1101/lm.038141.115","ISSN":"1549-5485","issue":"8","journalAbbreviation":"Learn. Mem.","language":"en","page":"364-369","source":"DOI.org (Crossref)","title":"A signal detection theory analysis of behavioral pattern separation paradigms","volume":"22","author":[{"family":"Loiotile","given":"Rita E."},{"family":"Courtney","given":"Susan M."}],"issued":{"date-parts":[["2015",8]]}}},{"id":12517,"uris":["http://zotero.org/groups/5493213/items/7GZBFAT8"],"itemData":{"id":12517,"type":"article-journal","abstract":"Targeted memory reactivation (TMR), or the presentation of learning-related cues during sleep, has been shown to benefit memory consolidation for specific memory traces when applied during non-rapid eye movement (NREM) sleep. Prior studies suggest that TMR during rapid eye movement (REM) sleep may play a role in memory generalization processes, but evidence remains scarce. We tested the hypothesis that TMR exerts a differential effect on distinct mnemonic processes as a function of the sleep state (REM vs. NREM) in which TMR is delivered. Mnemonic discrimination and generalization of semantic categories were investigated using an adapted version of the Mnemonic Similarity Task, before and after sleep. Forty-eight participants encoded pictures from eight semantic categories, each associated with a sound. In the pre-sleep immediate test, they had to discriminate “old” (targets) from “similar” (lures) or “new” (foils) pictures. During sleep, half of the sounds were replayed in slow wave sleep (SWS) or REM sleep. Recognition, discrimination, and generalization memory indices were tested in the morning. These indices did not differ between SWS and REM TMR groups or reactivated and non-reactivated item categories. Additional results suggest a positive effect of TMR on performance for highly similar items mostly relying on mnemonic discrimination processes. During sleep, EEG activity after cue presentation increased in the delta–theta and sigma band in the SWS group, and in the beta band in the REM TMR group. These results do not support the hypothesis of differential processing of novel memory traces when TMR is administered in distinctive physiological sleep states.","container-title":"SLEEP","DOI":"10.1093/sleep/zsae114","ISSN":"0161-8105, 1550-9109","issue":"10","language":"en","license":"https://academic.oup.com/pages/standard-publication-reuse-rights","page":"zsae114","source":"DOI.org (Crossref)","title":"Does targeted memory reactivation during slow-wave sleep and rapid eye movement sleep have differential effects on mnemonic discrimination and generalization?","volume":"47","author":[{"family":"Sifuentes Ortega","given":"Rebeca"},{"family":"Peigneux","given":"Philippe"}],"issued":{"date-parts":[["2024",10,11]]}}}],"schema":"https://github.com/citation-style-language/schema/raw/master/csl-citation.json"} </w:instrText>
      </w:r>
      <w:r w:rsidR="00D33854">
        <w:fldChar w:fldCharType="separate"/>
      </w:r>
      <w:r w:rsidR="00D33854" w:rsidRPr="00D33854">
        <w:rPr>
          <w:rFonts w:ascii="Aptos" w:hAnsi="Aptos"/>
        </w:rPr>
        <w:t>(Loiotile &amp; Courtney, 2015; Sifuentes</w:t>
      </w:r>
      <w:r w:rsidR="00517DD9">
        <w:rPr>
          <w:rFonts w:ascii="Aptos" w:hAnsi="Aptos"/>
        </w:rPr>
        <w:t xml:space="preserve"> et al.</w:t>
      </w:r>
      <w:r w:rsidR="00E02A77">
        <w:rPr>
          <w:rFonts w:ascii="Aptos" w:hAnsi="Aptos"/>
        </w:rPr>
        <w:t>,</w:t>
      </w:r>
      <w:r w:rsidR="00517DD9">
        <w:rPr>
          <w:rFonts w:ascii="Aptos" w:hAnsi="Aptos"/>
        </w:rPr>
        <w:t xml:space="preserve"> </w:t>
      </w:r>
      <w:r w:rsidR="00D33854" w:rsidRPr="00D33854">
        <w:rPr>
          <w:rFonts w:ascii="Aptos" w:hAnsi="Aptos"/>
        </w:rPr>
        <w:t>2024)</w:t>
      </w:r>
      <w:r w:rsidR="00D33854">
        <w:fldChar w:fldCharType="end"/>
      </w:r>
      <w:r w:rsidR="00ED5E4A">
        <w:t>,</w:t>
      </w:r>
      <w:r w:rsidR="00D33854">
        <w:t xml:space="preserve"> </w:t>
      </w:r>
      <w:r w:rsidR="00C87802">
        <w:t xml:space="preserve">examine </w:t>
      </w:r>
      <w:r w:rsidR="00083937">
        <w:t xml:space="preserve">increased failures to reject lures </w:t>
      </w:r>
      <w:r w:rsidR="00C87802">
        <w:t xml:space="preserve">in vulnerable populations, and investigate the </w:t>
      </w:r>
      <w:r w:rsidR="00BB5939">
        <w:t xml:space="preserve">neural mechanisms underlying </w:t>
      </w:r>
      <w:r w:rsidR="00083937">
        <w:t xml:space="preserve">such rejections </w:t>
      </w:r>
      <w:r w:rsidR="0015579F">
        <w:t>(</w:t>
      </w:r>
      <w:r w:rsidR="00D33854">
        <w:t xml:space="preserve">for a review, see </w:t>
      </w:r>
      <w:r w:rsidR="008A77D8">
        <w:t>Stark</w:t>
      </w:r>
      <w:r w:rsidR="00D33854">
        <w:t xml:space="preserve"> et al., </w:t>
      </w:r>
      <w:r w:rsidR="008A77D8">
        <w:t>2019</w:t>
      </w:r>
      <w:r w:rsidR="0015579F">
        <w:t xml:space="preserve">). </w:t>
      </w:r>
      <w:r w:rsidR="00BB5939">
        <w:t xml:space="preserve">For example, </w:t>
      </w:r>
      <w:r w:rsidR="00FC48A5">
        <w:t>DG</w:t>
      </w:r>
      <w:r w:rsidR="00083937">
        <w:t xml:space="preserve"> </w:t>
      </w:r>
      <w:r w:rsidR="00D33854">
        <w:t xml:space="preserve">lesions are associated with </w:t>
      </w:r>
      <w:r w:rsidR="00BF1F77">
        <w:t xml:space="preserve">pronounced deficits in </w:t>
      </w:r>
      <w:r w:rsidR="005927FB">
        <w:t>performance</w:t>
      </w:r>
      <w:r w:rsidR="0010748A">
        <w:t xml:space="preserve"> thought to reflect </w:t>
      </w:r>
      <w:r w:rsidR="00BF1F77">
        <w:t xml:space="preserve">pattern separation </w:t>
      </w:r>
      <w:r w:rsidR="0010748A">
        <w:t xml:space="preserve">more than </w:t>
      </w:r>
      <w:r w:rsidR="00BF1F77">
        <w:t xml:space="preserve">pattern completion </w:t>
      </w:r>
      <w:r w:rsidR="00DC7FD4">
        <w:t>(</w:t>
      </w:r>
      <w:r w:rsidR="008440A8" w:rsidRPr="008440A8">
        <w:t>Baker</w:t>
      </w:r>
      <w:r w:rsidR="00517DD9">
        <w:t xml:space="preserve"> et al., </w:t>
      </w:r>
      <w:r w:rsidR="008440A8" w:rsidRPr="008440A8">
        <w:t>2016</w:t>
      </w:r>
      <w:r w:rsidR="00DC7FD4">
        <w:t>)</w:t>
      </w:r>
      <w:r w:rsidR="00FC48A5">
        <w:t xml:space="preserve">, and </w:t>
      </w:r>
      <w:r w:rsidR="00BF1F77">
        <w:t>hea</w:t>
      </w:r>
      <w:r w:rsidR="00AF2D6B">
        <w:t>l</w:t>
      </w:r>
      <w:r w:rsidR="00BF1F77">
        <w:t xml:space="preserve">thy </w:t>
      </w:r>
      <w:r w:rsidR="00BB5939">
        <w:lastRenderedPageBreak/>
        <w:t xml:space="preserve">aging </w:t>
      </w:r>
      <w:r w:rsidR="00BF1F77">
        <w:t xml:space="preserve">is also associated with a similar pattern of </w:t>
      </w:r>
      <w:r w:rsidR="00D14A74">
        <w:rPr>
          <w:noProof/>
        </w:rPr>
        <mc:AlternateContent>
          <mc:Choice Requires="wps">
            <w:drawing>
              <wp:anchor distT="0" distB="0" distL="114300" distR="114300" simplePos="0" relativeHeight="251658240" behindDoc="1" locked="0" layoutInCell="1" allowOverlap="1" wp14:anchorId="5C4E8138" wp14:editId="08F28D8B">
                <wp:simplePos x="0" y="0"/>
                <wp:positionH relativeFrom="column">
                  <wp:posOffset>-92710</wp:posOffset>
                </wp:positionH>
                <wp:positionV relativeFrom="paragraph">
                  <wp:posOffset>461010</wp:posOffset>
                </wp:positionV>
                <wp:extent cx="6289040" cy="2767965"/>
                <wp:effectExtent l="0" t="0" r="10160" b="13335"/>
                <wp:wrapTight wrapText="bothSides">
                  <wp:wrapPolygon edited="0">
                    <wp:start x="0" y="0"/>
                    <wp:lineTo x="0" y="21605"/>
                    <wp:lineTo x="21591" y="21605"/>
                    <wp:lineTo x="21591" y="0"/>
                    <wp:lineTo x="0" y="0"/>
                  </wp:wrapPolygon>
                </wp:wrapTight>
                <wp:docPr id="1451665630" name="Text Box 1"/>
                <wp:cNvGraphicFramePr/>
                <a:graphic xmlns:a="http://schemas.openxmlformats.org/drawingml/2006/main">
                  <a:graphicData uri="http://schemas.microsoft.com/office/word/2010/wordprocessingShape">
                    <wps:wsp>
                      <wps:cNvSpPr txBox="1"/>
                      <wps:spPr>
                        <a:xfrm>
                          <a:off x="0" y="0"/>
                          <a:ext cx="6289040" cy="2767965"/>
                        </a:xfrm>
                        <a:prstGeom prst="rect">
                          <a:avLst/>
                        </a:prstGeom>
                        <a:solidFill>
                          <a:schemeClr val="lt1"/>
                        </a:solidFill>
                        <a:ln w="6350">
                          <a:solidFill>
                            <a:prstClr val="black"/>
                          </a:solidFill>
                        </a:ln>
                      </wps:spPr>
                      <wps:txbx>
                        <w:txbxContent>
                          <w:p w14:paraId="08CB66DE" w14:textId="7AC7A16E" w:rsidR="006F465B" w:rsidRDefault="00022FD9">
                            <w:r w:rsidRPr="00022FD9">
                              <w:rPr>
                                <w:noProof/>
                              </w:rPr>
                              <w:drawing>
                                <wp:inline distT="0" distB="0" distL="0" distR="0" wp14:anchorId="744A58C0" wp14:editId="29926956">
                                  <wp:extent cx="6193790" cy="1308100"/>
                                  <wp:effectExtent l="0" t="0" r="0" b="6350"/>
                                  <wp:docPr id="1632815033" name="Picture 1" descr="A group of whit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5707" name="Picture 1" descr="A group of white rectangles with black text&#10;&#10;AI-generated content may be incorrect."/>
                                          <pic:cNvPicPr/>
                                        </pic:nvPicPr>
                                        <pic:blipFill>
                                          <a:blip r:embed="rId16"/>
                                          <a:stretch>
                                            <a:fillRect/>
                                          </a:stretch>
                                        </pic:blipFill>
                                        <pic:spPr>
                                          <a:xfrm>
                                            <a:off x="0" y="0"/>
                                            <a:ext cx="6243958" cy="1318695"/>
                                          </a:xfrm>
                                          <a:prstGeom prst="rect">
                                            <a:avLst/>
                                          </a:prstGeom>
                                        </pic:spPr>
                                      </pic:pic>
                                    </a:graphicData>
                                  </a:graphic>
                                </wp:inline>
                              </w:drawing>
                            </w:r>
                          </w:p>
                          <w:p w14:paraId="3D28C772" w14:textId="7D9415D1" w:rsidR="00E60EBC" w:rsidRDefault="00E60EBC" w:rsidP="00E60EBC">
                            <w:pPr>
                              <w:rPr>
                                <w:sz w:val="22"/>
                                <w:szCs w:val="22"/>
                              </w:rPr>
                            </w:pPr>
                            <w:r w:rsidRPr="00EE0813">
                              <w:rPr>
                                <w:b/>
                                <w:bCs/>
                                <w:sz w:val="22"/>
                                <w:szCs w:val="22"/>
                              </w:rPr>
                              <w:t>Figure 1</w:t>
                            </w:r>
                            <w:r w:rsidRPr="006464A5">
                              <w:rPr>
                                <w:b/>
                                <w:bCs/>
                                <w:sz w:val="22"/>
                                <w:szCs w:val="22"/>
                              </w:rPr>
                              <w:t>.</w:t>
                            </w:r>
                            <w:r w:rsidRPr="00EE0813">
                              <w:rPr>
                                <w:sz w:val="22"/>
                                <w:szCs w:val="22"/>
                              </w:rPr>
                              <w:t xml:space="preserve">  </w:t>
                            </w:r>
                            <w:r w:rsidR="00CA55BD">
                              <w:rPr>
                                <w:sz w:val="22"/>
                                <w:szCs w:val="22"/>
                              </w:rPr>
                              <w:t xml:space="preserve">Three </w:t>
                            </w:r>
                            <w:r w:rsidR="004D3472">
                              <w:rPr>
                                <w:sz w:val="22"/>
                                <w:szCs w:val="22"/>
                              </w:rPr>
                              <w:t xml:space="preserve">common </w:t>
                            </w:r>
                            <w:r w:rsidR="00CA55BD">
                              <w:rPr>
                                <w:sz w:val="22"/>
                                <w:szCs w:val="22"/>
                              </w:rPr>
                              <w:t>recognition memory paradigms assess</w:t>
                            </w:r>
                            <w:r w:rsidR="001B1CE0">
                              <w:rPr>
                                <w:sz w:val="22"/>
                                <w:szCs w:val="22"/>
                              </w:rPr>
                              <w:t>ing</w:t>
                            </w:r>
                            <w:r w:rsidR="00CA55BD">
                              <w:rPr>
                                <w:sz w:val="22"/>
                                <w:szCs w:val="22"/>
                              </w:rPr>
                              <w:t xml:space="preserve"> memory for similar lures.  A) </w:t>
                            </w:r>
                            <w:r w:rsidR="00060A06">
                              <w:rPr>
                                <w:sz w:val="22"/>
                                <w:szCs w:val="22"/>
                              </w:rPr>
                              <w:t>T</w:t>
                            </w:r>
                            <w:r w:rsidRPr="00EE0813">
                              <w:rPr>
                                <w:sz w:val="22"/>
                                <w:szCs w:val="22"/>
                              </w:rPr>
                              <w:t>he Process Dissociation Procedure (PDP)</w:t>
                            </w:r>
                            <w:r w:rsidR="004B4E34">
                              <w:rPr>
                                <w:sz w:val="22"/>
                                <w:szCs w:val="22"/>
                              </w:rPr>
                              <w:t xml:space="preserve"> </w:t>
                            </w:r>
                            <w:r w:rsidR="00256AEE">
                              <w:rPr>
                                <w:sz w:val="22"/>
                                <w:szCs w:val="22"/>
                              </w:rPr>
                              <w:t xml:space="preserve">measures recollection and familiarity, </w:t>
                            </w:r>
                            <w:r w:rsidRPr="00EE0813">
                              <w:rPr>
                                <w:sz w:val="22"/>
                                <w:szCs w:val="22"/>
                              </w:rPr>
                              <w:t xml:space="preserve">the Deese-Roediger-McDermott (DRM) </w:t>
                            </w:r>
                            <w:r w:rsidR="0067382C">
                              <w:rPr>
                                <w:sz w:val="22"/>
                                <w:szCs w:val="22"/>
                              </w:rPr>
                              <w:t xml:space="preserve">paradigm </w:t>
                            </w:r>
                            <w:r w:rsidR="00256AEE">
                              <w:rPr>
                                <w:sz w:val="22"/>
                                <w:szCs w:val="22"/>
                              </w:rPr>
                              <w:t xml:space="preserve">measures true and false memory, </w:t>
                            </w:r>
                            <w:r w:rsidRPr="00EE0813">
                              <w:rPr>
                                <w:sz w:val="22"/>
                                <w:szCs w:val="22"/>
                              </w:rPr>
                              <w:t xml:space="preserve">and </w:t>
                            </w:r>
                            <w:r w:rsidR="006464A5">
                              <w:rPr>
                                <w:sz w:val="22"/>
                                <w:szCs w:val="22"/>
                              </w:rPr>
                              <w:t>t</w:t>
                            </w:r>
                            <w:r w:rsidRPr="00EE0813">
                              <w:rPr>
                                <w:sz w:val="22"/>
                                <w:szCs w:val="22"/>
                              </w:rPr>
                              <w:t>he Mnemonic</w:t>
                            </w:r>
                            <w:r w:rsidR="00AF2D6B">
                              <w:rPr>
                                <w:sz w:val="22"/>
                                <w:szCs w:val="22"/>
                              </w:rPr>
                              <w:t xml:space="preserve"> </w:t>
                            </w:r>
                            <w:r w:rsidRPr="00EE0813">
                              <w:rPr>
                                <w:sz w:val="22"/>
                                <w:szCs w:val="22"/>
                              </w:rPr>
                              <w:t xml:space="preserve">Similarity Task (MST) </w:t>
                            </w:r>
                            <w:r w:rsidR="00256AEE">
                              <w:rPr>
                                <w:sz w:val="22"/>
                                <w:szCs w:val="22"/>
                              </w:rPr>
                              <w:t xml:space="preserve">measures </w:t>
                            </w:r>
                            <w:r w:rsidRPr="00EE0813">
                              <w:rPr>
                                <w:sz w:val="22"/>
                                <w:szCs w:val="22"/>
                              </w:rPr>
                              <w:t>pattern separation and pattern completion</w:t>
                            </w:r>
                            <w:r w:rsidR="00256AEE">
                              <w:rPr>
                                <w:sz w:val="22"/>
                                <w:szCs w:val="22"/>
                              </w:rPr>
                              <w:t xml:space="preserve">. </w:t>
                            </w:r>
                            <w:r w:rsidRPr="00EE0813">
                              <w:rPr>
                                <w:sz w:val="22"/>
                                <w:szCs w:val="22"/>
                              </w:rPr>
                              <w:t xml:space="preserve">In each paradigm, subjects study a list of items, followed by a </w:t>
                            </w:r>
                            <w:r w:rsidR="001B1CE0">
                              <w:rPr>
                                <w:sz w:val="22"/>
                                <w:szCs w:val="22"/>
                              </w:rPr>
                              <w:t xml:space="preserve">delayed </w:t>
                            </w:r>
                            <w:r w:rsidRPr="00EE0813">
                              <w:rPr>
                                <w:sz w:val="22"/>
                                <w:szCs w:val="22"/>
                              </w:rPr>
                              <w:t xml:space="preserve">recognition test </w:t>
                            </w:r>
                            <w:r w:rsidR="008A1CF7">
                              <w:rPr>
                                <w:sz w:val="22"/>
                                <w:szCs w:val="22"/>
                              </w:rPr>
                              <w:t xml:space="preserve">that </w:t>
                            </w:r>
                            <w:r w:rsidRPr="00EE0813">
                              <w:rPr>
                                <w:sz w:val="22"/>
                                <w:szCs w:val="22"/>
                              </w:rPr>
                              <w:t>contain</w:t>
                            </w:r>
                            <w:r w:rsidR="008A1CF7">
                              <w:rPr>
                                <w:sz w:val="22"/>
                                <w:szCs w:val="22"/>
                              </w:rPr>
                              <w:t>s</w:t>
                            </w:r>
                            <w:r w:rsidRPr="00EE0813">
                              <w:rPr>
                                <w:sz w:val="22"/>
                                <w:szCs w:val="22"/>
                              </w:rPr>
                              <w:t xml:space="preserve"> a random mixture of studied items, similar lures, and </w:t>
                            </w:r>
                            <w:r w:rsidR="001B1CE0">
                              <w:rPr>
                                <w:sz w:val="22"/>
                                <w:szCs w:val="22"/>
                              </w:rPr>
                              <w:t xml:space="preserve">nonstudied </w:t>
                            </w:r>
                            <w:r w:rsidRPr="00EE0813">
                              <w:rPr>
                                <w:sz w:val="22"/>
                                <w:szCs w:val="22"/>
                              </w:rPr>
                              <w:t>items.</w:t>
                            </w:r>
                            <w:r w:rsidR="00517DD9">
                              <w:rPr>
                                <w:sz w:val="22"/>
                                <w:szCs w:val="22"/>
                              </w:rPr>
                              <w:t xml:space="preserve"> </w:t>
                            </w:r>
                            <w:r w:rsidR="00EB0F31">
                              <w:rPr>
                                <w:sz w:val="22"/>
                                <w:szCs w:val="22"/>
                              </w:rPr>
                              <w:t xml:space="preserve">In all three </w:t>
                            </w:r>
                            <w:r w:rsidR="009F282C">
                              <w:rPr>
                                <w:sz w:val="22"/>
                                <w:szCs w:val="22"/>
                              </w:rPr>
                              <w:t>tests</w:t>
                            </w:r>
                            <w:r w:rsidR="00EB0F31">
                              <w:rPr>
                                <w:sz w:val="22"/>
                                <w:szCs w:val="22"/>
                              </w:rPr>
                              <w:t xml:space="preserve">, </w:t>
                            </w:r>
                            <w:r w:rsidR="00AF2D6B">
                              <w:rPr>
                                <w:sz w:val="22"/>
                                <w:szCs w:val="22"/>
                              </w:rPr>
                              <w:t>subjects are instructed to respond ‘old’ to s</w:t>
                            </w:r>
                            <w:r w:rsidR="00EB0F31">
                              <w:rPr>
                                <w:sz w:val="22"/>
                                <w:szCs w:val="22"/>
                              </w:rPr>
                              <w:t xml:space="preserve">tudied items, and </w:t>
                            </w:r>
                            <w:r w:rsidR="00AF2D6B">
                              <w:rPr>
                                <w:sz w:val="22"/>
                                <w:szCs w:val="22"/>
                              </w:rPr>
                              <w:t>‘new’ to n</w:t>
                            </w:r>
                            <w:r w:rsidR="001B1CE0">
                              <w:rPr>
                                <w:sz w:val="22"/>
                                <w:szCs w:val="22"/>
                              </w:rPr>
                              <w:t>onstudied items</w:t>
                            </w:r>
                            <w:r w:rsidR="00AF2D6B">
                              <w:rPr>
                                <w:sz w:val="22"/>
                                <w:szCs w:val="22"/>
                              </w:rPr>
                              <w:t xml:space="preserve">. </w:t>
                            </w:r>
                            <w:r w:rsidR="00EB0F31">
                              <w:rPr>
                                <w:sz w:val="22"/>
                                <w:szCs w:val="22"/>
                              </w:rPr>
                              <w:t>In the PDP and DRM paradigms the similar lures should receive a ‘new’ response</w:t>
                            </w:r>
                            <w:r w:rsidR="009F282C">
                              <w:rPr>
                                <w:sz w:val="22"/>
                                <w:szCs w:val="22"/>
                              </w:rPr>
                              <w:t xml:space="preserve">, </w:t>
                            </w:r>
                            <w:r w:rsidR="00EB0F31">
                              <w:rPr>
                                <w:sz w:val="22"/>
                                <w:szCs w:val="22"/>
                              </w:rPr>
                              <w:t>whereas in the MST they should receive a ‘similar’ response.</w:t>
                            </w:r>
                            <w:r w:rsidR="001B1CE0">
                              <w:rPr>
                                <w:sz w:val="22"/>
                                <w:szCs w:val="22"/>
                              </w:rPr>
                              <w:t xml:space="preserve"> </w:t>
                            </w:r>
                            <w:r w:rsidR="00EB0F31">
                              <w:rPr>
                                <w:sz w:val="22"/>
                                <w:szCs w:val="22"/>
                              </w:rPr>
                              <w:t xml:space="preserve"> </w:t>
                            </w:r>
                          </w:p>
                          <w:p w14:paraId="028ED908" w14:textId="77777777" w:rsidR="00E60EBC" w:rsidRDefault="00E60E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C4E8138" id="_x0000_t202" coordsize="21600,21600" o:spt="202" path="m,l,21600r21600,l21600,xe">
                <v:stroke joinstyle="miter"/>
                <v:path gradientshapeok="t" o:connecttype="rect"/>
              </v:shapetype>
              <v:shape id="Text Box 1" o:spid="_x0000_s1026" type="#_x0000_t202" style="position:absolute;left:0;text-align:left;margin-left:-7.3pt;margin-top:36.3pt;width:495.2pt;height:21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" fillcolor="white [3201]" strokeweight=".5pt">
                <v:textbox>
                  <w:txbxContent>
                    <w:p w14:paraId="08CB66DE" w14:textId="7AC7A16E" w:rsidR="006F465B" w:rsidRDefault="00022FD9">
                      <w:r w:rsidRPr="00022FD9">
                        <w:rPr>
                          <w:noProof/>
                        </w:rPr>
                        <w:drawing>
                          <wp:inline distT="0" distB="0" distL="0" distR="0" wp14:anchorId="744A58C0" wp14:editId="29926956">
                            <wp:extent cx="6193790" cy="1308100"/>
                            <wp:effectExtent l="0" t="0" r="0" b="6350"/>
                            <wp:docPr id="1632815033" name="Picture 1" descr="A group of whit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5707" name="Picture 1" descr="A group of white rectangles with black text&#10;&#10;AI-generated content may be incorrect."/>
                                    <pic:cNvPicPr/>
                                  </pic:nvPicPr>
                                  <pic:blipFill>
                                    <a:blip r:embed="rId17"/>
                                    <a:stretch>
                                      <a:fillRect/>
                                    </a:stretch>
                                  </pic:blipFill>
                                  <pic:spPr>
                                    <a:xfrm>
                                      <a:off x="0" y="0"/>
                                      <a:ext cx="6243958" cy="1318695"/>
                                    </a:xfrm>
                                    <a:prstGeom prst="rect">
                                      <a:avLst/>
                                    </a:prstGeom>
                                  </pic:spPr>
                                </pic:pic>
                              </a:graphicData>
                            </a:graphic>
                          </wp:inline>
                        </w:drawing>
                      </w:r>
                    </w:p>
                    <w:p w14:paraId="3D28C772" w14:textId="7D9415D1" w:rsidR="00E60EBC" w:rsidRDefault="00E60EBC" w:rsidP="00E60EBC">
                      <w:pPr>
                        <w:rPr>
                          <w:sz w:val="22"/>
                          <w:szCs w:val="22"/>
                        </w:rPr>
                      </w:pPr>
                      <w:r w:rsidRPr="00EE0813">
                        <w:rPr>
                          <w:b/>
                          <w:bCs/>
                          <w:sz w:val="22"/>
                          <w:szCs w:val="22"/>
                        </w:rPr>
                        <w:t>Figure 1</w:t>
                      </w:r>
                      <w:r w:rsidRPr="006464A5">
                        <w:rPr>
                          <w:b/>
                          <w:bCs/>
                          <w:sz w:val="22"/>
                          <w:szCs w:val="22"/>
                        </w:rPr>
                        <w:t>.</w:t>
                      </w:r>
                      <w:r w:rsidRPr="00EE0813">
                        <w:rPr>
                          <w:sz w:val="22"/>
                          <w:szCs w:val="22"/>
                        </w:rPr>
                        <w:t xml:space="preserve">  </w:t>
                      </w:r>
                      <w:r w:rsidR="00CA55BD">
                        <w:rPr>
                          <w:sz w:val="22"/>
                          <w:szCs w:val="22"/>
                        </w:rPr>
                        <w:t xml:space="preserve">Three </w:t>
                      </w:r>
                      <w:r w:rsidR="004D3472">
                        <w:rPr>
                          <w:sz w:val="22"/>
                          <w:szCs w:val="22"/>
                        </w:rPr>
                        <w:t xml:space="preserve">common </w:t>
                      </w:r>
                      <w:r w:rsidR="00CA55BD">
                        <w:rPr>
                          <w:sz w:val="22"/>
                          <w:szCs w:val="22"/>
                        </w:rPr>
                        <w:t>recognition memory paradigms assess</w:t>
                      </w:r>
                      <w:r w:rsidR="001B1CE0">
                        <w:rPr>
                          <w:sz w:val="22"/>
                          <w:szCs w:val="22"/>
                        </w:rPr>
                        <w:t>ing</w:t>
                      </w:r>
                      <w:r w:rsidR="00CA55BD">
                        <w:rPr>
                          <w:sz w:val="22"/>
                          <w:szCs w:val="22"/>
                        </w:rPr>
                        <w:t xml:space="preserve"> memory for similar lures.  A) </w:t>
                      </w:r>
                      <w:r w:rsidR="00060A06">
                        <w:rPr>
                          <w:sz w:val="22"/>
                          <w:szCs w:val="22"/>
                        </w:rPr>
                        <w:t>T</w:t>
                      </w:r>
                      <w:r w:rsidRPr="00EE0813">
                        <w:rPr>
                          <w:sz w:val="22"/>
                          <w:szCs w:val="22"/>
                        </w:rPr>
                        <w:t>he Process Dissociation Procedure (PDP)</w:t>
                      </w:r>
                      <w:r w:rsidR="004B4E34">
                        <w:rPr>
                          <w:sz w:val="22"/>
                          <w:szCs w:val="22"/>
                        </w:rPr>
                        <w:t xml:space="preserve"> </w:t>
                      </w:r>
                      <w:r w:rsidR="00256AEE">
                        <w:rPr>
                          <w:sz w:val="22"/>
                          <w:szCs w:val="22"/>
                        </w:rPr>
                        <w:t xml:space="preserve">measures recollection and familiarity, </w:t>
                      </w:r>
                      <w:r w:rsidRPr="00EE0813">
                        <w:rPr>
                          <w:sz w:val="22"/>
                          <w:szCs w:val="22"/>
                        </w:rPr>
                        <w:t xml:space="preserve">the Deese-Roediger-McDermott (DRM) </w:t>
                      </w:r>
                      <w:r w:rsidR="0067382C">
                        <w:rPr>
                          <w:sz w:val="22"/>
                          <w:szCs w:val="22"/>
                        </w:rPr>
                        <w:t xml:space="preserve">paradigm </w:t>
                      </w:r>
                      <w:r w:rsidR="00256AEE">
                        <w:rPr>
                          <w:sz w:val="22"/>
                          <w:szCs w:val="22"/>
                        </w:rPr>
                        <w:t xml:space="preserve">measures true and false memory, </w:t>
                      </w:r>
                      <w:r w:rsidRPr="00EE0813">
                        <w:rPr>
                          <w:sz w:val="22"/>
                          <w:szCs w:val="22"/>
                        </w:rPr>
                        <w:t xml:space="preserve">and </w:t>
                      </w:r>
                      <w:r w:rsidR="006464A5">
                        <w:rPr>
                          <w:sz w:val="22"/>
                          <w:szCs w:val="22"/>
                        </w:rPr>
                        <w:t>t</w:t>
                      </w:r>
                      <w:r w:rsidRPr="00EE0813">
                        <w:rPr>
                          <w:sz w:val="22"/>
                          <w:szCs w:val="22"/>
                        </w:rPr>
                        <w:t>he Mnemonic</w:t>
                      </w:r>
                      <w:r w:rsidR="00AF2D6B">
                        <w:rPr>
                          <w:sz w:val="22"/>
                          <w:szCs w:val="22"/>
                        </w:rPr>
                        <w:t xml:space="preserve"> </w:t>
                      </w:r>
                      <w:r w:rsidRPr="00EE0813">
                        <w:rPr>
                          <w:sz w:val="22"/>
                          <w:szCs w:val="22"/>
                        </w:rPr>
                        <w:t xml:space="preserve">Similarity Task (MST) </w:t>
                      </w:r>
                      <w:r w:rsidR="00256AEE">
                        <w:rPr>
                          <w:sz w:val="22"/>
                          <w:szCs w:val="22"/>
                        </w:rPr>
                        <w:t xml:space="preserve">measures </w:t>
                      </w:r>
                      <w:r w:rsidRPr="00EE0813">
                        <w:rPr>
                          <w:sz w:val="22"/>
                          <w:szCs w:val="22"/>
                        </w:rPr>
                        <w:t>pattern separation and pattern completion</w:t>
                      </w:r>
                      <w:r w:rsidR="00256AEE">
                        <w:rPr>
                          <w:sz w:val="22"/>
                          <w:szCs w:val="22"/>
                        </w:rPr>
                        <w:t xml:space="preserve">. </w:t>
                      </w:r>
                      <w:r w:rsidRPr="00EE0813">
                        <w:rPr>
                          <w:sz w:val="22"/>
                          <w:szCs w:val="22"/>
                        </w:rPr>
                        <w:t xml:space="preserve">In each paradigm, subjects study a list of items, followed by a </w:t>
                      </w:r>
                      <w:r w:rsidR="001B1CE0">
                        <w:rPr>
                          <w:sz w:val="22"/>
                          <w:szCs w:val="22"/>
                        </w:rPr>
                        <w:t xml:space="preserve">delayed </w:t>
                      </w:r>
                      <w:r w:rsidRPr="00EE0813">
                        <w:rPr>
                          <w:sz w:val="22"/>
                          <w:szCs w:val="22"/>
                        </w:rPr>
                        <w:t xml:space="preserve">recognition test </w:t>
                      </w:r>
                      <w:r w:rsidR="008A1CF7">
                        <w:rPr>
                          <w:sz w:val="22"/>
                          <w:szCs w:val="22"/>
                        </w:rPr>
                        <w:t xml:space="preserve">that </w:t>
                      </w:r>
                      <w:r w:rsidRPr="00EE0813">
                        <w:rPr>
                          <w:sz w:val="22"/>
                          <w:szCs w:val="22"/>
                        </w:rPr>
                        <w:t>contain</w:t>
                      </w:r>
                      <w:r w:rsidR="008A1CF7">
                        <w:rPr>
                          <w:sz w:val="22"/>
                          <w:szCs w:val="22"/>
                        </w:rPr>
                        <w:t>s</w:t>
                      </w:r>
                      <w:r w:rsidRPr="00EE0813">
                        <w:rPr>
                          <w:sz w:val="22"/>
                          <w:szCs w:val="22"/>
                        </w:rPr>
                        <w:t xml:space="preserve"> a random mixture of studied items, similar lures, and </w:t>
                      </w:r>
                      <w:r w:rsidR="001B1CE0">
                        <w:rPr>
                          <w:sz w:val="22"/>
                          <w:szCs w:val="22"/>
                        </w:rPr>
                        <w:t xml:space="preserve">nonstudied </w:t>
                      </w:r>
                      <w:r w:rsidRPr="00EE0813">
                        <w:rPr>
                          <w:sz w:val="22"/>
                          <w:szCs w:val="22"/>
                        </w:rPr>
                        <w:t>items.</w:t>
                      </w:r>
                      <w:r w:rsidR="00517DD9">
                        <w:rPr>
                          <w:sz w:val="22"/>
                          <w:szCs w:val="22"/>
                        </w:rPr>
                        <w:t xml:space="preserve"> </w:t>
                      </w:r>
                      <w:r w:rsidR="00EB0F31">
                        <w:rPr>
                          <w:sz w:val="22"/>
                          <w:szCs w:val="22"/>
                        </w:rPr>
                        <w:t xml:space="preserve">In all three </w:t>
                      </w:r>
                      <w:r w:rsidR="009F282C">
                        <w:rPr>
                          <w:sz w:val="22"/>
                          <w:szCs w:val="22"/>
                        </w:rPr>
                        <w:t>tests</w:t>
                      </w:r>
                      <w:r w:rsidR="00EB0F31">
                        <w:rPr>
                          <w:sz w:val="22"/>
                          <w:szCs w:val="22"/>
                        </w:rPr>
                        <w:t xml:space="preserve">, </w:t>
                      </w:r>
                      <w:r w:rsidR="00AF2D6B">
                        <w:rPr>
                          <w:sz w:val="22"/>
                          <w:szCs w:val="22"/>
                        </w:rPr>
                        <w:t>subjects are instructed to respond ‘old’ to s</w:t>
                      </w:r>
                      <w:r w:rsidR="00EB0F31">
                        <w:rPr>
                          <w:sz w:val="22"/>
                          <w:szCs w:val="22"/>
                        </w:rPr>
                        <w:t xml:space="preserve">tudied items, and </w:t>
                      </w:r>
                      <w:r w:rsidR="00AF2D6B">
                        <w:rPr>
                          <w:sz w:val="22"/>
                          <w:szCs w:val="22"/>
                        </w:rPr>
                        <w:t>‘new’ to n</w:t>
                      </w:r>
                      <w:r w:rsidR="001B1CE0">
                        <w:rPr>
                          <w:sz w:val="22"/>
                          <w:szCs w:val="22"/>
                        </w:rPr>
                        <w:t>onstudied items</w:t>
                      </w:r>
                      <w:r w:rsidR="00AF2D6B">
                        <w:rPr>
                          <w:sz w:val="22"/>
                          <w:szCs w:val="22"/>
                        </w:rPr>
                        <w:t xml:space="preserve">. </w:t>
                      </w:r>
                      <w:r w:rsidR="00EB0F31">
                        <w:rPr>
                          <w:sz w:val="22"/>
                          <w:szCs w:val="22"/>
                        </w:rPr>
                        <w:t>In the PDP and DRM paradigms the similar lures should receive a ‘new’ response</w:t>
                      </w:r>
                      <w:r w:rsidR="009F282C">
                        <w:rPr>
                          <w:sz w:val="22"/>
                          <w:szCs w:val="22"/>
                        </w:rPr>
                        <w:t xml:space="preserve">, </w:t>
                      </w:r>
                      <w:r w:rsidR="00EB0F31">
                        <w:rPr>
                          <w:sz w:val="22"/>
                          <w:szCs w:val="22"/>
                        </w:rPr>
                        <w:t>whereas in the MST they should receive a ‘similar’ response.</w:t>
                      </w:r>
                      <w:r w:rsidR="001B1CE0">
                        <w:rPr>
                          <w:sz w:val="22"/>
                          <w:szCs w:val="22"/>
                        </w:rPr>
                        <w:t xml:space="preserve"> </w:t>
                      </w:r>
                      <w:r w:rsidR="00EB0F31">
                        <w:rPr>
                          <w:sz w:val="22"/>
                          <w:szCs w:val="22"/>
                        </w:rPr>
                        <w:t xml:space="preserve"> </w:t>
                      </w:r>
                    </w:p>
                    <w:p w14:paraId="028ED908" w14:textId="77777777" w:rsidR="00E60EBC" w:rsidRDefault="00E60EBC"/>
                  </w:txbxContent>
                </v:textbox>
                <w10:wrap type="tight"/>
              </v:shape>
            </w:pict>
          </mc:Fallback>
        </mc:AlternateContent>
      </w:r>
      <w:r w:rsidR="00BF1F77">
        <w:t xml:space="preserve">impairments </w:t>
      </w:r>
      <w:r w:rsidR="00BB5939">
        <w:t>(e.g.,</w:t>
      </w:r>
      <w:r w:rsidR="008A77D8">
        <w:t xml:space="preserve"> </w:t>
      </w:r>
      <w:r w:rsidR="001E3288">
        <w:fldChar w:fldCharType="begin"/>
      </w:r>
      <w:r w:rsidR="00B94E2E">
        <w:instrText xml:space="preserve"> ADDIN ZOTERO_ITEM CSL_CITATION {"citationID":"7tEnax2z","properties":{"formattedCitation":"(Stark et al., 2013; Stark &amp; Stark, 2017)","plainCitation":"(Stark et al., 2013; Stark &amp; Stark, 2017)","dontUpdate":true,"noteIndex":0},"citationItems":[{"id":12524,"uris":["http://zotero.org/groups/5493213/items/DY4RLURP"],"itemData":{"id":12524,"type":"article-journal","abstract":"Changes in memory performance are one of the hallmark symptoms of mild cognitive impairment and are affected by healthy aging as well. Pattern separation, which refers to the process of orthogonalizing overlapping inputs into distinct memory representations, may be a sensitive marker of these memory changes. Here, we describe a paradigm, the Behavioral Pattern Separation Task—Object Version (BPS-O task), which reveals age-related changes in pattern separation performance. Speciﬁcally, we report an age-related decline in pattern separation in healthy adults, ranging from ages 20 to 89. When we classify those individuals aged 60 and older into two groups, Aged Unimpaired (AU) and Aged Impaired (AI) based on their delayed word recall performance, we observe impairments in pattern separation performance in the Impaired group, but no overall impairment in recognition performance. In contrast, those individuals diagnosed with mild cognitive impairment demonstrate worse performance than age-matched controls in both pattern separation and recognition memory performance. Therefore, the BPS-O task provides a sensitive measure for observing changes in memory performance across the lifespan and may be useful for the early detection of memory impairments that may provide an early signal of later development to mild cognitive impairment.","container-title":"Neuropsychologia","DOI":"10.1016/j.neuropsychologia.2012.12.014","ISSN":"00283932","issue":"12","journalAbbreviation":"Neuropsychologia","language":"en","page":"2442-2449","source":"DOI.org (Crossref)","title":"A task to assess behavioral pattern separation (BPS) in humans: Data from healthy aging and mild cognitive impairment","title-short":"A task to assess behavioral pattern separation (BPS) in humans","volume":"51","author":[{"family":"Stark","given":"Shauna M."},{"family":"Yassa","given":"Michael A."},{"family":"Lacy","given":"Joyce W."},{"family":"Stark","given":"Craig E.L."}],"issued":{"date-parts":[["2013",10]]}}},{"id":12520,"uris":["http://zotero.org/groups/5493213/items/PU4L8F4R"],"itemData":{"id":12520,"type":"article-journal","abstract":"Using the Mnemonic Similarity Task (MST), we have demonstrated an age-related impairment in lure discrimination, or the ability to recognize an item as distinct from one that was similar, but not identical to one viewed earlier. A growing body of evidence links these behavioral changes to age-related alterations in the hippocampus. In this study, we sought to evaluate a novel version of this task, utilizing scenes that might emphasize the role of the hippocampus in contextual and spatial processing. In addition, we investigated whether, by utilizing two stimulus classes (scenes and objects), we could also interrogate the roles of the PRC and PHC in aging. Thus, we evaluated di</w:instrText>
      </w:r>
      <w:r w:rsidR="00B94E2E">
        <w:rPr>
          <w:rFonts w:ascii="Arial" w:hAnsi="Arial" w:cs="Arial"/>
        </w:rPr>
        <w:instrText>ﬀ</w:instrText>
      </w:r>
      <w:r w:rsidR="00B94E2E">
        <w:instrText>erential contributions to these tasks by relating performance on objects versus scenes to volumes of the hippocampus and surrounding medial temporal lobe structures. We found that while there was an age-related impairment on lure discrimination performance for both objects and scenes, relationships to brain volumes and other measure of memory performance were stronger when using objects. In particular, lure discrimination performance for objects showed a positive relationship with the volume of the hippocampus, speciﬁcally the combined dentate gyrus (DG) and CA3 subﬁelds, and the subiculum. We conclude that though using scenes was e</w:instrText>
      </w:r>
      <w:r w:rsidR="00B94E2E">
        <w:rPr>
          <w:rFonts w:ascii="Arial" w:hAnsi="Arial" w:cs="Arial"/>
        </w:rPr>
        <w:instrText>ﬀ</w:instrText>
      </w:r>
      <w:r w:rsidR="00B94E2E">
        <w:instrText xml:space="preserve">ective in detecting age-related lure discrimination impairments, it does not provide as strong a brain-behavior relationship as using objects.","container-title":"Behavioural Brain Research","DOI":"10.1016/j.bbr.2017.06.049","ISSN":"01664328","journalAbbreviation":"Behavioural Brain Research","language":"en","page":"109-117","source":"DOI.org (Crossref)","title":"Age-related deficits in the mnemonic similarity task for objects and scenes","volume":"333","author":[{"family":"Stark","given":"Shauna M."},{"family":"Stark","given":"Craig E.L."}],"issued":{"date-parts":[["2017",8]]}}}],"schema":"https://github.com/citation-style-language/schema/raw/master/csl-citation.json"} </w:instrText>
      </w:r>
      <w:r w:rsidR="001E3288">
        <w:fldChar w:fldCharType="separate"/>
      </w:r>
      <w:r w:rsidR="001E3288" w:rsidRPr="001E3288">
        <w:rPr>
          <w:rFonts w:ascii="Aptos" w:hAnsi="Aptos"/>
        </w:rPr>
        <w:t>Stark et al., 2013; Stark &amp; Stark, 2017)</w:t>
      </w:r>
      <w:r w:rsidR="001E3288">
        <w:fldChar w:fldCharType="end"/>
      </w:r>
      <w:r w:rsidR="00BB5939">
        <w:t xml:space="preserve">. </w:t>
      </w:r>
    </w:p>
    <w:p w14:paraId="2136F085" w14:textId="086F99B1" w:rsidR="00D14A74" w:rsidRDefault="00466688" w:rsidP="001800D4">
      <w:pPr>
        <w:ind w:firstLine="720"/>
        <w:rPr>
          <w:ins w:id="0" w:author="Andrew P Yonelinas" w:date="2025-10-08T10:29:00Z" w16du:dateUtc="2025-10-08T17:29:00Z"/>
          <w:color w:val="4C94D8" w:themeColor="text2" w:themeTint="80"/>
        </w:rPr>
      </w:pPr>
      <w:r w:rsidRPr="00466688">
        <w:rPr>
          <w:b/>
          <w:bCs/>
        </w:rPr>
        <w:t>Comparing the similar-lure paradigms.</w:t>
      </w:r>
      <w:r>
        <w:t xml:space="preserve"> </w:t>
      </w:r>
      <w:r w:rsidR="006B07ED" w:rsidRPr="00080A0C">
        <w:t xml:space="preserve">All three paradigms are similar in the sense that </w:t>
      </w:r>
      <w:r w:rsidR="007E3EC3" w:rsidRPr="00080A0C">
        <w:t xml:space="preserve">they </w:t>
      </w:r>
      <w:r w:rsidR="0062582A" w:rsidRPr="00080A0C">
        <w:t>require subjects to discriminate between studied items, similar lure</w:t>
      </w:r>
      <w:r w:rsidR="007E3EC3" w:rsidRPr="00080A0C">
        <w:t>s,</w:t>
      </w:r>
      <w:r w:rsidR="0062582A" w:rsidRPr="00080A0C">
        <w:t xml:space="preserve"> and new items</w:t>
      </w:r>
      <w:r w:rsidR="006B07ED" w:rsidRPr="00080A0C">
        <w:t xml:space="preserve">, but they </w:t>
      </w:r>
      <w:r w:rsidR="00080A0C">
        <w:t xml:space="preserve">can sometimes differ </w:t>
      </w:r>
      <w:r w:rsidR="0043594E" w:rsidRPr="00080A0C">
        <w:t xml:space="preserve">with respect to </w:t>
      </w:r>
      <w:r w:rsidR="00AF2D6B">
        <w:t xml:space="preserve">the </w:t>
      </w:r>
      <w:r w:rsidR="00080A0C">
        <w:t xml:space="preserve">specific </w:t>
      </w:r>
      <w:r w:rsidR="0043594E" w:rsidRPr="00080A0C">
        <w:t>response</w:t>
      </w:r>
      <w:r w:rsidR="00AF2D6B">
        <w:t>s</w:t>
      </w:r>
      <w:r w:rsidR="0043594E" w:rsidRPr="00080A0C">
        <w:t xml:space="preserve"> </w:t>
      </w:r>
      <w:r w:rsidR="00080A0C">
        <w:t xml:space="preserve">they require </w:t>
      </w:r>
      <w:r w:rsidR="0043594E" w:rsidRPr="00080A0C">
        <w:t xml:space="preserve">and </w:t>
      </w:r>
      <w:r w:rsidR="00080A0C">
        <w:t xml:space="preserve">the </w:t>
      </w:r>
      <w:r w:rsidR="0043594E" w:rsidRPr="00080A0C">
        <w:t>stimulus materials</w:t>
      </w:r>
      <w:r w:rsidR="00080A0C">
        <w:t xml:space="preserve"> that are used</w:t>
      </w:r>
      <w:r w:rsidR="0043594E" w:rsidRPr="00080A0C">
        <w:t xml:space="preserve">. </w:t>
      </w:r>
      <w:r w:rsidR="007E3EC3" w:rsidRPr="00080A0C">
        <w:t>For example,</w:t>
      </w:r>
      <w:r w:rsidR="00D92609" w:rsidRPr="00080A0C">
        <w:t xml:space="preserve"> </w:t>
      </w:r>
      <w:r w:rsidR="001A6D6C" w:rsidRPr="00080A0C">
        <w:t>i</w:t>
      </w:r>
      <w:r w:rsidR="00117644" w:rsidRPr="00080A0C">
        <w:t>n the PDP and DRM paradigms</w:t>
      </w:r>
      <w:r w:rsidR="0000407E">
        <w:t>,</w:t>
      </w:r>
      <w:r w:rsidR="00117644" w:rsidRPr="00080A0C">
        <w:t xml:space="preserve"> </w:t>
      </w:r>
      <w:r w:rsidR="00080A0C">
        <w:t xml:space="preserve">items judged to be </w:t>
      </w:r>
      <w:r w:rsidR="00117644" w:rsidRPr="00080A0C">
        <w:t xml:space="preserve">similar </w:t>
      </w:r>
      <w:proofErr w:type="gramStart"/>
      <w:r w:rsidR="00117644" w:rsidRPr="00080A0C">
        <w:t>lures</w:t>
      </w:r>
      <w:proofErr w:type="gramEnd"/>
      <w:r w:rsidR="00117644" w:rsidRPr="00080A0C">
        <w:t xml:space="preserve"> and new items </w:t>
      </w:r>
      <w:r w:rsidR="00080A0C">
        <w:t>receive a</w:t>
      </w:r>
      <w:r w:rsidR="00117644" w:rsidRPr="00080A0C">
        <w:t xml:space="preserve"> ‘new’</w:t>
      </w:r>
      <w:r w:rsidR="00705D0D">
        <w:t xml:space="preserve"> response</w:t>
      </w:r>
      <w:r w:rsidR="00117644" w:rsidRPr="00080A0C">
        <w:t>, whereas in the</w:t>
      </w:r>
      <w:r w:rsidR="004B547E">
        <w:t xml:space="preserve"> </w:t>
      </w:r>
      <w:r w:rsidR="00AB722C">
        <w:t xml:space="preserve">original </w:t>
      </w:r>
      <w:r w:rsidR="004B547E">
        <w:t>variant of the</w:t>
      </w:r>
      <w:r w:rsidR="00117644" w:rsidRPr="00080A0C">
        <w:t xml:space="preserve"> MST paradigm</w:t>
      </w:r>
      <w:r w:rsidR="00AB722C">
        <w:t>,</w:t>
      </w:r>
      <w:r w:rsidR="00117644" w:rsidRPr="00080A0C">
        <w:t xml:space="preserve"> </w:t>
      </w:r>
      <w:r w:rsidR="00080A0C">
        <w:t xml:space="preserve">subjects indicate if each </w:t>
      </w:r>
      <w:proofErr w:type="spellStart"/>
      <w:r w:rsidR="00AB722C">
        <w:t>nonstudied</w:t>
      </w:r>
      <w:proofErr w:type="spellEnd"/>
      <w:r w:rsidR="00AB722C">
        <w:t xml:space="preserve"> </w:t>
      </w:r>
      <w:r w:rsidR="00080A0C">
        <w:t xml:space="preserve">item was </w:t>
      </w:r>
      <w:r w:rsidR="00117644" w:rsidRPr="00080A0C">
        <w:t xml:space="preserve">‘similar’ or ‘new’. </w:t>
      </w:r>
      <w:r w:rsidR="00AB722C">
        <w:t>However,</w:t>
      </w:r>
      <w:r w:rsidR="0043594E" w:rsidRPr="00080A0C">
        <w:t xml:space="preserve"> </w:t>
      </w:r>
      <w:r w:rsidR="00517DD9">
        <w:t xml:space="preserve">comparable </w:t>
      </w:r>
      <w:r w:rsidR="00704235" w:rsidRPr="00080A0C">
        <w:t xml:space="preserve">response options </w:t>
      </w:r>
      <w:r w:rsidR="00080A0C">
        <w:t xml:space="preserve">can be used </w:t>
      </w:r>
      <w:r w:rsidR="00704235" w:rsidRPr="00080A0C">
        <w:t>across paradi</w:t>
      </w:r>
      <w:r w:rsidR="001A6D6C" w:rsidRPr="00080A0C">
        <w:t>gm</w:t>
      </w:r>
      <w:r w:rsidR="00704235" w:rsidRPr="00080A0C">
        <w:t xml:space="preserve">s. For example, </w:t>
      </w:r>
      <w:r w:rsidR="006B07ED" w:rsidRPr="00080A0C">
        <w:t xml:space="preserve">in </w:t>
      </w:r>
      <w:r w:rsidR="00704235" w:rsidRPr="00080A0C">
        <w:t xml:space="preserve">some studies </w:t>
      </w:r>
      <w:r w:rsidR="00643309" w:rsidRPr="00080A0C">
        <w:t xml:space="preserve">subjects </w:t>
      </w:r>
      <w:r w:rsidR="0043594E" w:rsidRPr="00080A0C">
        <w:t xml:space="preserve">are </w:t>
      </w:r>
      <w:r w:rsidR="00643309" w:rsidRPr="00080A0C">
        <w:t xml:space="preserve">required to provide </w:t>
      </w:r>
      <w:r w:rsidR="00D92609" w:rsidRPr="00080A0C">
        <w:t xml:space="preserve">old/new confidence </w:t>
      </w:r>
      <w:r w:rsidR="00643309" w:rsidRPr="00080A0C">
        <w:t xml:space="preserve">ratings or </w:t>
      </w:r>
      <w:r w:rsidR="00D92609" w:rsidRPr="00080A0C">
        <w:t>remember/know/new responses</w:t>
      </w:r>
      <w:r w:rsidR="000A4C42" w:rsidRPr="00080A0C">
        <w:t xml:space="preserve"> </w:t>
      </w:r>
      <w:r w:rsidR="00704235" w:rsidRPr="00080A0C">
        <w:t xml:space="preserve">for </w:t>
      </w:r>
      <w:r w:rsidR="0043594E" w:rsidRPr="00080A0C">
        <w:t xml:space="preserve">all </w:t>
      </w:r>
      <w:r w:rsidR="00704235" w:rsidRPr="00080A0C">
        <w:t xml:space="preserve">test </w:t>
      </w:r>
      <w:r w:rsidR="0043594E" w:rsidRPr="00080A0C">
        <w:t xml:space="preserve">items </w:t>
      </w:r>
      <w:r w:rsidR="00F91BAB">
        <w:fldChar w:fldCharType="begin"/>
      </w:r>
      <w:r w:rsidR="00CC6207">
        <w:instrText xml:space="preserve"> ADDIN ZOTERO_ITEM CSL_CITATION {"citationID":"zAX4TKyx","properties":{"formattedCitation":"(J. Kim &amp; Yassa, 2013; Loiotile &amp; Courtney, 2015; Stark et al., 2015; Sz\\uc0\\u337{}ll\\uc0\\u337{}si et al., 2020; Wahlheim et al., 2024)","plainCitation":"(J. Kim &amp; Yassa, 2013; Loiotile &amp; Courtney, 2015; Stark et al., 2015; Szőllősi et al., 2020; Wahlheim et al., 2024)","noteIndex":0},"citationItems":[{"id":12528,"uris":["http://zotero.org/groups/5493213/items/UUTX8ASI"],"itemData":{"id":12528,"type":"article-journal","abstract":"The relationship between recollection-mediated recognition memory and behavioral pattern separation is poorly understood. In two separate experiments, we modiﬁed a well-validated object discrimination task with previously demonstrated sensitivity to neural pattern separation with instructions to assess recollection and familiarity. In the ﬁrst experiment, we included a Remember/Know (R/K) judgment, and in the second we included a source memory judgment. We found that both ‘‘Remember’’ and correct source judgments were higher for lures labeled ‘‘similar’’ (where pattern separation is engaged) but also higher on lures called ‘‘old’’ (where pattern separation is absent), suggesting that false alarms in pattern separation tasks are frequently mediated by recollection. As one might expect, ‘‘Remember’’ judgments and correct source decisions increased with greater dissimilarity for ‘‘similar’’ responses and increased with greater similarity for ‘‘old’’ responses. This suggests that recollection can occur in the presence and in the absence of pattern separation and that false alarms to similar lures are not simply driven by familiarity. VC 2013 Wiley Periodicals, Inc.","container-title":"Hippocampus","DOI":"10.1002/hipo.22087","ISSN":"10509631","issue":"4","journalAbbreviation":"Hippocampus","language":"en","page":"287-294","source":"DOI.org (Crossref)","title":"Assessing recollection and familiarity of similar lures in a behavioral pattern separation task","volume":"23","author":[{"family":"Kim","given":"Jennifer"},{"family":"Yassa","given":"Michael A."}],"issued":{"date-parts":[["2013",4]]}}},{"id":10325,"uris":["http://zotero.org/groups/5493213/items/TEY9M42I"],"itemData":{"id":10325,"type":"article-journal","abstract":"Behavioral pattern separation (BPS) paradigms ask participants to discriminate previously encoded (old) stimuli from highly similar (lure) and categorically distinct (novel) stimuli. The lure-old discrimination, thought to uniquely reflect pattern separation in the hippocampal formation, is typically pitted against the traditional novel-old discrimination. However, BPS paradigms have measured lure-old discrimination neither consistently across studies nor in such a way that allows for accurate comparison to novel-old discrimination. Therefore, we advocate for signal detection theory (SDT) as a unified framework. Moreover, we compare SDT with previously used measures of lure-old discrimination, indicating how other formulas’ inaccuracies can lead to erroneous conclusions.","container-title":"Learning &amp; Memory","DOI":"10.1101/lm.038141.115","ISSN":"1549-5485","issue":"8","journalAbbreviation":"Learn. Mem.","language":"en","page":"364-369","source":"DOI.org (Crossref)","title":"A signal detection theory analysis of behavioral pattern separation paradigms","volume":"22","author":[{"family":"Loiotile","given":"Rita E."},{"family":"Courtney","given":"Susan M."}],"issued":{"date-parts":[["2015",8]]}}},{"id":12546,"uris":["http://zotero.org/groups/5493213/items/PRVHFCTM"],"itemData":{"id":12546,"type":"article-journal","abstract":"Several studies in our lab and others have demonstrated age-related declines in mnemonic discrimination during a recognition memory paradigm using repeated items, similar lures, and novel foils. In particular, older adults exhibit a shift in lure discriminability, identifying similar lures as old items at a greater rate than young adults. This shift likely reflects deficits in pattern separation processing as a result of underlying changes in the dentate gyrus of the hippocampus. Here, we explored whether alterations in the task design could rescue the age-related impairment or whether it was ubiquitous as one might expect if the neurobiological mechanisms were truly disturbed by typical aging. Despite overt instructions to study item details during encoding, we replicated the age-related deficit in mnemonic discrimination. We established reliable effects with short lists of stimuli and with repeated testing. Altering the task design from a study/test to a continuous recognition paradigm replicated the age-related shift in lure discrimination as well. Modifying the task to an old/new response (rather than old/similar/new) showed the same effect and a d= analysis showed that lure items were more akin to target items in older adults. Finally, we varied the test instructions in order to promote gist or veridical responses in the old/new task. Even these overt veridical test instructions did not ameliorate older adults’ lure discrimination problems. Together, these findings demonstrate the robust nature of this age-related deficit and support the hypothesis that typical aging results in neurobiological changes that underlie this impairment.","container-title":"Behavioral Neuroscience","DOI":"10.1037/bne0000055","ISSN":"1939-0084, 0735-7044","issue":"3","journalAbbreviation":"Behavioral Neuroscience","language":"en","page":"257-268","source":"DOI.org (Crossref)","title":"Stability of age-related deficits in the mnemonic similarity task across task variations.","volume":"129","author":[{"family":"Stark","given":"Shauna M."},{"family":"Stevenson","given":"Rebecca"},{"family":"Wu","given":"Claudia"},{"family":"Rutledge","given":"Samantha"},{"family":"Stark","given":"Craig E. L."}],"issued":{"date-parts":[["2015",6]]}}},{"id":12526,"uris":["http://zotero.org/groups/5493213/items/9FQV8ERS"],"itemData":{"id":12526,"type":"article-journal","abstract":"Pattern separation is the process that minimises interference between memory representations with similar features and is suggested to be associated with hippocampus-related recollection. We tested this hypothesis using the incidental Mnemonic Similarity Task with old (target), similar (lure), and new (foil) items presented on a recognition test, which is widely used for detecting individual di</w:instrText>
      </w:r>
      <w:r w:rsidR="00CC6207">
        <w:rPr>
          <w:rFonts w:ascii="Arial" w:hAnsi="Arial" w:cs="Arial"/>
        </w:rPr>
        <w:instrText>ﬀ</w:instrText>
      </w:r>
      <w:r w:rsidR="00CC6207">
        <w:instrText xml:space="preserve">erences in behavioural pattern separation performance. In Experiment 1, participants made old/similar/new decisions and rated decision conﬁdence on a scale ranging from “not at all sure” to “very sure”. In Experiment 2, participants made recognition conﬁdence judgments on a scale ranging between “sure it was new” and “sure it was old”. In Experiment 3, subjects gave old/similar/new decisions and made a secondary Remember/ Know/Guess judgment. In Experiment 1, conﬁdence ratings were higher for targets compared to lures when we analysed correct responses (old for targets and similar for lures). Additionally, we found a symmetrical ROC curve and a linear zROC curve for target-lure discrimination in Experiment 2. Finally, we found a bias toward Know responses when we analysed behavioural pattern separation performance (i.e., the rate of similar responses given to the lures). These ﬁndings suggest that familiarity, rather than recollection, contributes to behavioural pattern separation performance.","container-title":"Memory","DOI":"10.1080/09658211.2020.1714055","ISSN":"0965-8211, 1464-0686","issue":"3","journalAbbreviation":"Memory","language":"en","page":"337-347","source":"DOI.org (Crossref)","title":"Behavioural pattern separation is strongly associated with familiarity-based decisions","volume":"28","author":[{"family":"Szőllősi","given":"Ágnes"},{"family":"Bencze","given":"Dorottya"},{"family":"Racsmány","given":"Mihály"}],"issued":{"date-parts":[["2020",3,15]]}}},{"id":11071,"uris":["http://zotero.org/users/1612621/items/7X44SQ9U"],"itemData":{"id":11071,"type":"article-journal","abstract":"Memory specificity is shown when participants reject lures that are similar to studied objects. Lure rejections may reflect hippocampal pattern separation that encodes objects distinctively. However, lure features shared with studied objects may evoke pattern completion of varying quality. This was shown when self-reported attention during study promoted lure rejections and false alarms. We used an experimental and individual differences approach to examine the roles of attentive encoding and retrieval quality in lure classifications. An object-based mnemonic discrimination task included thought probes during study and subjective retrieval reports after recognition responses. On-task reports reflecting attentive encoding were associated with lure rejections and false alarms within-and between-subjects. Additionally, accurate lure and target classifications were more strongly associated with subjective recollection following on- than off-task reports. Collectively, these results suggest that attention during study was associated with recollection of criterial features that differentiated existing memories from perceptual inputs.","container-title":"Journal of Memory and Language","language":"en","license":"All rights reserved","page":"104554","source":"Zotero","title":"Associations among attentional state, retrieval quality, and mnemonic discrimination","volume":"139","author":[{"family":"Wahlheim","given":"Christopher N"},{"family":"Garlitch","given":"Sydney M"},{"family":"Mohamed","given":"Rawan M"},{"family":"Weidler","given":"Blaire J"}],"issued":{"date-parts":[["2024"]]}}}],"schema":"https://github.com/citation-style-language/schema/raw/master/csl-citation.json"} </w:instrText>
      </w:r>
      <w:r w:rsidR="00F91BAB">
        <w:fldChar w:fldCharType="separate"/>
      </w:r>
      <w:r w:rsidR="00CC6207" w:rsidRPr="00CC6207">
        <w:rPr>
          <w:rFonts w:ascii="Aptos" w:hAnsi="Aptos" w:cs="Times New Roman"/>
          <w:kern w:val="0"/>
        </w:rPr>
        <w:t>(J. Kim &amp; Yassa, 2013; Loiotile &amp; Courtney, 2015; Stark et al., 2015; Szőllősi et al., 2020; Wahlheim et al., 2024)</w:t>
      </w:r>
      <w:r w:rsidR="00F91BAB">
        <w:fldChar w:fldCharType="end"/>
      </w:r>
      <w:r w:rsidR="00D92609" w:rsidRPr="00080A0C">
        <w:t xml:space="preserve">. </w:t>
      </w:r>
      <w:r w:rsidR="00AB722C">
        <w:t xml:space="preserve">Additionally, although </w:t>
      </w:r>
      <w:r w:rsidR="00643309" w:rsidRPr="00080A0C">
        <w:t xml:space="preserve">PDP and DRM </w:t>
      </w:r>
      <w:r w:rsidR="00AB722C">
        <w:t>studies</w:t>
      </w:r>
      <w:r w:rsidR="00AB722C" w:rsidRPr="00080A0C">
        <w:t xml:space="preserve"> </w:t>
      </w:r>
      <w:r w:rsidR="0043594E" w:rsidRPr="00080A0C">
        <w:t xml:space="preserve">have </w:t>
      </w:r>
      <w:r w:rsidR="006B07ED" w:rsidRPr="00080A0C">
        <w:t xml:space="preserve">typically </w:t>
      </w:r>
      <w:r w:rsidR="00704235" w:rsidRPr="00080A0C">
        <w:t xml:space="preserve">examined memory for </w:t>
      </w:r>
      <w:r w:rsidR="00643309" w:rsidRPr="00080A0C">
        <w:t>w</w:t>
      </w:r>
      <w:r w:rsidR="00D92609" w:rsidRPr="00080A0C">
        <w:t xml:space="preserve">ords, </w:t>
      </w:r>
      <w:r w:rsidR="00AB722C">
        <w:t>and</w:t>
      </w:r>
      <w:r w:rsidR="00AB722C" w:rsidRPr="00080A0C">
        <w:t xml:space="preserve"> </w:t>
      </w:r>
      <w:r w:rsidR="0043594E" w:rsidRPr="00080A0C">
        <w:t>th</w:t>
      </w:r>
      <w:r w:rsidR="00704235" w:rsidRPr="00080A0C">
        <w:t xml:space="preserve">ose using the </w:t>
      </w:r>
      <w:r w:rsidR="0043594E" w:rsidRPr="00080A0C">
        <w:t xml:space="preserve">MST </w:t>
      </w:r>
      <w:r w:rsidR="00704235" w:rsidRPr="00080A0C">
        <w:t xml:space="preserve">have </w:t>
      </w:r>
      <w:r w:rsidR="0043594E" w:rsidRPr="00080A0C">
        <w:t>most often use</w:t>
      </w:r>
      <w:r w:rsidR="00704235" w:rsidRPr="00080A0C">
        <w:t xml:space="preserve">d </w:t>
      </w:r>
      <w:r w:rsidR="00D92609" w:rsidRPr="00080A0C">
        <w:t>pictures</w:t>
      </w:r>
      <w:r w:rsidR="001A6D6C" w:rsidRPr="00080A0C">
        <w:t xml:space="preserve"> of objects</w:t>
      </w:r>
      <w:r w:rsidR="00D92609" w:rsidRPr="00080A0C">
        <w:t xml:space="preserve">, both </w:t>
      </w:r>
      <w:r w:rsidR="006B07ED" w:rsidRPr="00080A0C">
        <w:t xml:space="preserve">words and pictures </w:t>
      </w:r>
      <w:r w:rsidR="00D92609" w:rsidRPr="00080A0C">
        <w:t>have been used in each paradigm</w:t>
      </w:r>
      <w:r w:rsidR="00D6093D">
        <w:t xml:space="preserve"> </w:t>
      </w:r>
      <w:r w:rsidR="00D6093D">
        <w:fldChar w:fldCharType="begin"/>
      </w:r>
      <w:r w:rsidR="002A2873">
        <w:instrText xml:space="preserve"> ADDIN ZOTERO_ITEM CSL_CITATION {"citationID":"c8S3HIpE","properties":{"formattedCitation":"(D\\uc0\\u283{}cht\\uc0\\u283{}renko et al., 2021; Lampinen et al., 2006; Ly et al., 2013; Wang et al., 2019)","plainCitation":"(Děchtěrenko et al., 2021; Lampinen et al., 2006; Ly et al., 2013; Wang et al., 2019)","noteIndex":0},"citationItems":[{"id":10614,"uris":["http://zotero.org/groups/5493213/items/MRLIJMDS"],"itemData":{"id":10614,"type":"article-journal","abstract":"People are remarkably good at remembering photographs. To further investigate the nature of the stored representations and the fidelity of human memories, it would be useful to evaluate the visual similarity of stimuli presented in experiments. Here, we explored the possible use of convolutional neural networks (CNN) as a measure of perceptual or representational similarity of visual scenes with respect to visual memory research. In Experiment 1, we presented participants with sets of nine images from the same scene category and tested whether they were able to detect the most distant scene in the image space defined by CNN. Experiment 2 was a visual variant of the Deese-Roediger-McDermott paradigm. We asked participants to remember a set of photographs from the same scene category. The photographs were preselected based on their distance to a particular visual prototype (defined as centroid of the image space). In the recognition test, we observed higher false alarm rates for scenes closer to this visual prototype. Our findings show that the similarity measured by CNN is reflected in human behavior: people can detect odd-one-out scenes or be lured to false alarms with similar stimuli. This method can be used for further studies regarding visual memory for complex scenes.","container-title":"Vision Research","DOI":"10.1016/j.visres.2020.09.009","ISSN":"0042-6989","journalAbbreviation":"Vision Research","page":"48-59","source":"ScienceDirect","title":"False memories for scenes using the DRM paradigm","volume":"178","author":[{"family":"Děchtěrenko","given":"Filip"},{"family":"Lukavský","given":"Jiří"},{"family":"Štipl","given":"Jiří"}],"issued":{"date-parts":[["2021",1,1]]}}},{"id":10401,"uris":["http://zotero.org/groups/5493213/items/V56TJWAD"],"itemData":{"id":10401,"type":"article-journal","container-title":"Memory","DOI":"10.1080/09658210600648431","ISSN":"0965-8211, 1464-0686","issue":"6","journalAbbreviation":"Memory","language":"en","page":"655-671","source":"DOI.org (Crossref)","title":"Phantom ROC: Recollection rejection in a hybrid conjoint recognition signal detection model","title-short":"Phantom ROC","volume":"14","author":[{"family":"Lampinen","given":"James Michael"},{"family":"Watkins","given":"Kristina N."},{"family":"Odegard","given":"Timothy N."}],"issued":{"date-parts":[["2006",8]]}}},{"id":12531,"uris":["http://zotero.org/groups/5493213/items/DBP29TXK"],"itemData":{"id":12531,"type":"article-journal","abstract":"Recently, several studies have strongly suggested that age-related decline in episodic memory is associated with deﬁcits in hippocampal pattern separation (orthogonalizing overlapping experiences using distinct neural codes). The same studies also link these deﬁcits to neurobiological features such as dentate/CA3 representational rigidity and perforant path loss. This decline in pattern separation is thought to underlie behavioral deﬁcits in discriminating similar stimuli on pictorial tasks. Similar pictorial stimuli invoke interference both in the perceptual and conceptual domains, and do not allow one to be disentangled from another. For example, it is very difﬁcult to design a set of pictorial stimuli that are perceptually similar yet conceptually unrelated. Verbal stimuli, on the other hand, allow experimenters to independently manipulate conceptual and perceptual interference. We tested discrimination on conceptually similar (semantically related) and perceptually similar (phonologically related) verbal stimuli in young (mean age 20) and older adults (mean age 69), and ﬁnd that older adults are selectively impaired in perceptual pattern separation. This deﬁcit was not secondary to failure in working memory, attention, or visual processing. Based on past studies, we suggest that perceptual discrimination relies on recollection while conceptual discrimination relies more on gist. Our results ﬁt well within the notion that recollection but not familiarity (i.e. gist) is impaired in older adults, and suggests that the impairment observed in pictorial tasks may be driven mostly by failure in perceptual and not conceptual pattern separation. VC 2013 Wiley Periodicals, Inc.","container-title":"Hippocampus","DOI":"10.1002/hipo.22110","ISSN":"1050-9631, 1098-1063","issue":"6","journalAbbreviation":"Hippocampus","language":"en","license":"http://onlinelibrary.wiley.com/termsAndConditions#vor","page":"425-430","source":"DOI.org (Crossref)","title":"Perceptual versus conceptual interference and pattern separation of verbal stimuli in young and older adults","volume":"23","author":[{"family":"Ly","given":"Maria"},{"family":"Murray","given":"Elizabeth"},{"family":"Yassa","given":"Michael A."}],"issued":{"date-parts":[["2013",6]]}}},{"id":12660,"uris":["http://zotero.org/groups/5871744/items/QPT4SY5G"],"itemData":{"id":12660,"type":"article-journal","abstract":"It is well established that processing information in relation to oneself (i.e., self-referencing) leads to better memory for that information than processing that same information in relation to others (i.e., other-referencing). However, it is unknown whether self-referencing also leads to more false memories than other-referencing does. In the current two experiments with European and East Asian samples, we presented participants the Deese–Roediger–McDermott lists together with their own name or other people’s name (i.e., BTrump^ in Experiment 1 and BLi Ming^ in Experiment 2). We found consistent results across the two experiments; that is, in the self-reference condition, participants had higher true and false memory rates compared with those in the other-reference condition. Moreover, we found that self-referencing did not exhibit superior mnemonic advantage in terms of net accuracy compared with other-referencing and neutral conditions. These findings are discussed in terms of theoretical frameworks such as spreading activation theories and the fuzzytrace theory. We propose that our results reflect the adaptive nature of memory in the sense that cognitive processes that increase mnemonic efficiency may also increase susceptibility to associative false memories.","container-title":"Memory &amp; Cognition","DOI":"10.3758/s13421-018-0851-3","ISSN":"0090-502X, 1532-5946","issue":"1","journalAbbreviation":"Mem Cogn","language":"en","page":"76-86","source":"DOI.org (Crossref)","title":"A self-reference false memory effect in the DRM paradigm: Evidence from Eastern and Western samples","title-short":"A self-reference false memory effect in the DRM paradigm","volume":"47","author":[{"family":"Wang","given":"Jianqin"},{"family":"Otgaar","given":"Henry"},{"family":"Howe","given":"Mark L."},{"family":"Zhou","given":"Chu"}],"issued":{"date-parts":[["2019",1]]}}}],"schema":"https://github.com/citation-style-language/schema/raw/master/csl-citation.json"} </w:instrText>
      </w:r>
      <w:r w:rsidR="00D6093D">
        <w:fldChar w:fldCharType="separate"/>
      </w:r>
      <w:r w:rsidR="002A2873" w:rsidRPr="002A2873">
        <w:rPr>
          <w:rFonts w:ascii="Aptos" w:hAnsi="Aptos" w:cs="Times New Roman"/>
          <w:kern w:val="0"/>
        </w:rPr>
        <w:t>(Děchtěrenko et al., 2021; Lampinen et al., 2006; Ly et al., 2013; Wang et al., 2019)</w:t>
      </w:r>
      <w:r w:rsidR="00D6093D">
        <w:fldChar w:fldCharType="end"/>
      </w:r>
      <w:r w:rsidR="00D92609" w:rsidRPr="00080A0C">
        <w:t xml:space="preserve">. </w:t>
      </w:r>
      <w:del w:id="1" w:author="Andrew P Yonelinas" w:date="2025-10-08T10:22:00Z" w16du:dateUtc="2025-10-08T17:22:00Z">
        <w:r w:rsidR="00791ABD" w:rsidRPr="00D13450" w:rsidDel="005F3156">
          <w:rPr>
            <w:color w:val="4C94D8" w:themeColor="text2" w:themeTint="80"/>
          </w:rPr>
          <w:delText>Finally, whereas in the DRM the lures are typically semantically or associatively related to the targets</w:delText>
        </w:r>
      </w:del>
      <w:ins w:id="2" w:author="Andrew P Yonelinas [2]" w:date="2025-10-03T10:18:00Z" w16du:dateUtc="2025-10-03T17:18:00Z">
        <w:del w:id="3" w:author="Andrew P Yonelinas" w:date="2025-10-08T10:22:00Z" w16du:dateUtc="2025-10-08T17:22:00Z">
          <w:r w:rsidR="00DA5FC9" w:rsidDel="005F3156">
            <w:rPr>
              <w:color w:val="4C94D8" w:themeColor="text2" w:themeTint="80"/>
            </w:rPr>
            <w:delText xml:space="preserve"> {rather than being perceptually similar to the targets}</w:delText>
          </w:r>
        </w:del>
      </w:ins>
      <w:del w:id="4" w:author="Andrew P Yonelinas" w:date="2025-10-08T10:22:00Z" w16du:dateUtc="2025-10-08T17:22:00Z">
        <w:r w:rsidR="00791ABD" w:rsidRPr="00D13450" w:rsidDel="005F3156">
          <w:rPr>
            <w:color w:val="4C94D8" w:themeColor="text2" w:themeTint="80"/>
          </w:rPr>
          <w:delText>, in the MST they are typically perceptually related to the targets</w:delText>
        </w:r>
      </w:del>
      <w:ins w:id="5" w:author="Andrew P Yonelinas [2]" w:date="2025-10-03T10:19:00Z" w16du:dateUtc="2025-10-03T17:19:00Z">
        <w:del w:id="6" w:author="Andrew P Yonelinas" w:date="2025-10-08T10:22:00Z" w16du:dateUtc="2025-10-08T17:22:00Z">
          <w:r w:rsidR="00DA5FC9" w:rsidDel="005F3156">
            <w:rPr>
              <w:color w:val="4C94D8" w:themeColor="text2" w:themeTint="80"/>
            </w:rPr>
            <w:delText xml:space="preserve"> (as well as being semantically or associatively related)</w:delText>
          </w:r>
        </w:del>
      </w:ins>
      <w:del w:id="7" w:author="Andrew P Yonelinas" w:date="2025-10-08T10:22:00Z" w16du:dateUtc="2025-10-08T17:22:00Z">
        <w:r w:rsidR="00791ABD" w:rsidRPr="00D13450" w:rsidDel="005F3156">
          <w:rPr>
            <w:color w:val="4C94D8" w:themeColor="text2" w:themeTint="80"/>
          </w:rPr>
          <w:delText>, and in the PDP the</w:delText>
        </w:r>
        <w:r w:rsidR="00D21ACC" w:rsidRPr="00D13450" w:rsidDel="005F3156">
          <w:rPr>
            <w:color w:val="4C94D8" w:themeColor="text2" w:themeTint="80"/>
          </w:rPr>
          <w:delText xml:space="preserve"> lures are either</w:delText>
        </w:r>
        <w:r w:rsidR="00791ABD" w:rsidRPr="00D13450" w:rsidDel="005F3156">
          <w:rPr>
            <w:color w:val="4C94D8" w:themeColor="text2" w:themeTint="80"/>
          </w:rPr>
          <w:delText xml:space="preserve"> semantically, perceptually</w:delText>
        </w:r>
        <w:r w:rsidR="00517DD9" w:rsidRPr="00D13450" w:rsidDel="005F3156">
          <w:rPr>
            <w:color w:val="4C94D8" w:themeColor="text2" w:themeTint="80"/>
          </w:rPr>
          <w:delText>,</w:delText>
        </w:r>
        <w:r w:rsidR="00791ABD" w:rsidRPr="00D13450" w:rsidDel="005F3156">
          <w:rPr>
            <w:color w:val="4C94D8" w:themeColor="text2" w:themeTint="80"/>
          </w:rPr>
          <w:delText xml:space="preserve"> or contextu</w:delText>
        </w:r>
        <w:r w:rsidR="0069118C" w:rsidRPr="00D13450" w:rsidDel="005F3156">
          <w:rPr>
            <w:color w:val="4C94D8" w:themeColor="text2" w:themeTint="80"/>
          </w:rPr>
          <w:delText>a</w:delText>
        </w:r>
        <w:r w:rsidR="00791ABD" w:rsidRPr="00D13450" w:rsidDel="005F3156">
          <w:rPr>
            <w:color w:val="4C94D8" w:themeColor="text2" w:themeTint="80"/>
          </w:rPr>
          <w:delText>lly</w:delText>
        </w:r>
        <w:r w:rsidR="001D6972" w:rsidRPr="00D13450" w:rsidDel="005F3156">
          <w:rPr>
            <w:color w:val="4C94D8" w:themeColor="text2" w:themeTint="80"/>
          </w:rPr>
          <w:delText xml:space="preserve"> related</w:delText>
        </w:r>
      </w:del>
      <w:ins w:id="8" w:author="Andrew P Yonelinas [2]" w:date="2025-10-03T10:20:00Z" w16du:dateUtc="2025-10-03T17:20:00Z">
        <w:del w:id="9" w:author="Andrew P Yonelinas" w:date="2025-10-08T10:22:00Z" w16du:dateUtc="2025-10-08T17:22:00Z">
          <w:r w:rsidR="00DA5FC9" w:rsidDel="005F3156">
            <w:rPr>
              <w:color w:val="4C94D8" w:themeColor="text2" w:themeTint="80"/>
            </w:rPr>
            <w:delText xml:space="preserve"> </w:delText>
          </w:r>
        </w:del>
      </w:ins>
      <w:ins w:id="10" w:author="Andrew P Yonelinas [2]" w:date="2025-10-03T10:21:00Z" w16du:dateUtc="2025-10-03T17:21:00Z">
        <w:del w:id="11" w:author="Andrew P Yonelinas" w:date="2025-10-08T10:22:00Z" w16du:dateUtc="2025-10-08T17:22:00Z">
          <w:r w:rsidR="005267DD" w:rsidDel="005F3156">
            <w:rPr>
              <w:color w:val="4C94D8" w:themeColor="text2" w:themeTint="80"/>
            </w:rPr>
            <w:delText>{</w:delText>
          </w:r>
        </w:del>
      </w:ins>
      <w:ins w:id="12" w:author="Andrew P Yonelinas [2]" w:date="2025-10-03T10:20:00Z" w16du:dateUtc="2025-10-03T17:20:00Z">
        <w:del w:id="13" w:author="Andrew P Yonelinas" w:date="2025-10-08T10:22:00Z" w16du:dateUtc="2025-10-08T17:22:00Z">
          <w:r w:rsidR="00DA5FC9" w:rsidDel="005F3156">
            <w:rPr>
              <w:color w:val="4C94D8" w:themeColor="text2" w:themeTint="80"/>
            </w:rPr>
            <w:delText xml:space="preserve">(e.g., encoded in the same </w:delText>
          </w:r>
        </w:del>
      </w:ins>
      <w:ins w:id="14" w:author="Andrew P Yonelinas [2]" w:date="2025-10-03T10:21:00Z" w16du:dateUtc="2025-10-03T17:21:00Z">
        <w:del w:id="15" w:author="Andrew P Yonelinas" w:date="2025-10-08T10:22:00Z" w16du:dateUtc="2025-10-08T17:22:00Z">
          <w:r w:rsidR="005267DD" w:rsidDel="005F3156">
            <w:rPr>
              <w:color w:val="4C94D8" w:themeColor="text2" w:themeTint="80"/>
            </w:rPr>
            <w:delText>study list)}</w:delText>
          </w:r>
        </w:del>
      </w:ins>
      <w:del w:id="16" w:author="Andrew P Yonelinas" w:date="2025-10-08T10:22:00Z" w16du:dateUtc="2025-10-08T17:22:00Z">
        <w:r w:rsidR="00791ABD" w:rsidRPr="00D13450" w:rsidDel="005F3156">
          <w:rPr>
            <w:color w:val="4C94D8" w:themeColor="text2" w:themeTint="80"/>
          </w:rPr>
          <w:delText xml:space="preserve">. </w:delText>
        </w:r>
        <w:r w:rsidR="004D08FD" w:rsidRPr="00D13450" w:rsidDel="005F3156">
          <w:rPr>
            <w:color w:val="4C94D8" w:themeColor="text2" w:themeTint="80"/>
          </w:rPr>
          <w:delText xml:space="preserve">However, </w:delText>
        </w:r>
        <w:r w:rsidR="00791ABD" w:rsidRPr="00D13450" w:rsidDel="005F3156">
          <w:rPr>
            <w:color w:val="4C94D8" w:themeColor="text2" w:themeTint="80"/>
          </w:rPr>
          <w:delText>lure-target similarity can be manipulated in various way</w:delText>
        </w:r>
        <w:r w:rsidR="00D21ACC" w:rsidRPr="00D13450" w:rsidDel="005F3156">
          <w:rPr>
            <w:color w:val="4C94D8" w:themeColor="text2" w:themeTint="80"/>
          </w:rPr>
          <w:delText>s</w:delText>
        </w:r>
        <w:r w:rsidR="00791ABD" w:rsidRPr="00D13450" w:rsidDel="005F3156">
          <w:rPr>
            <w:color w:val="4C94D8" w:themeColor="text2" w:themeTint="80"/>
          </w:rPr>
          <w:delText xml:space="preserve"> </w:delText>
        </w:r>
        <w:r w:rsidR="00517DD9" w:rsidRPr="00D13450" w:rsidDel="005F3156">
          <w:rPr>
            <w:color w:val="4C94D8" w:themeColor="text2" w:themeTint="80"/>
          </w:rPr>
          <w:delText xml:space="preserve">along these dimensions </w:delText>
        </w:r>
        <w:r w:rsidR="00791ABD" w:rsidRPr="00D13450" w:rsidDel="005F3156">
          <w:rPr>
            <w:color w:val="4C94D8" w:themeColor="text2" w:themeTint="80"/>
          </w:rPr>
          <w:delText>in each of these paradigms</w:delText>
        </w:r>
        <w:r w:rsidR="00517DD9" w:rsidRPr="00D13450" w:rsidDel="005F3156">
          <w:rPr>
            <w:color w:val="4C94D8" w:themeColor="text2" w:themeTint="80"/>
          </w:rPr>
          <w:delText>.</w:delText>
        </w:r>
        <w:r w:rsidR="00791ABD" w:rsidRPr="00D13450" w:rsidDel="005F3156">
          <w:rPr>
            <w:color w:val="4C94D8" w:themeColor="text2" w:themeTint="80"/>
          </w:rPr>
          <w:delText xml:space="preserve"> </w:delText>
        </w:r>
      </w:del>
    </w:p>
    <w:p w14:paraId="30E032DD" w14:textId="43462AB0" w:rsidR="004A2CCC" w:rsidRDefault="004A2CCC" w:rsidP="001800D4">
      <w:pPr>
        <w:ind w:firstLine="720"/>
      </w:pPr>
      <w:ins w:id="17" w:author="Andrew P Yonelinas" w:date="2025-10-08T10:29:00Z" w16du:dateUtc="2025-10-08T17:29:00Z">
        <w:r w:rsidRPr="004A2CCC">
          <w:t>One unique aspect of the MST is that lure similarity varies such that some of the lures are highly similar and others are less similar to the studies items (see Lacy et al., 2011), which is important because there is evidence that this factor can influence the propensity to recognize similar lures (Davidson et al., 2018, Das et al., 2020, Stark et al., 2013, Trelle et al., 2021). Unfortunately, as far as we are aware there are no MST studies that have reported confidence responses to lures across different levels of similarity, and so we don’t discuss this aspect of the task further. Although we note that the effects of lure similarity have been explored in a DRM study that examined recognition confidence (Gatti et al., 2024, See Figure 3B?).</w:t>
        </w:r>
      </w:ins>
    </w:p>
    <w:p w14:paraId="637C9686" w14:textId="09DEE683" w:rsidR="00D92609" w:rsidRDefault="00D92609" w:rsidP="00517DD9">
      <w:pPr>
        <w:ind w:firstLine="720"/>
      </w:pPr>
      <w:r w:rsidRPr="00080A0C">
        <w:t>Despite the obvious similarities across these paradigms, t</w:t>
      </w:r>
      <w:r w:rsidR="0062582A" w:rsidRPr="00080A0C">
        <w:t xml:space="preserve">hey </w:t>
      </w:r>
      <w:r w:rsidR="00030839">
        <w:t>are</w:t>
      </w:r>
      <w:r w:rsidR="0062582A" w:rsidRPr="00080A0C">
        <w:t xml:space="preserve"> used to assess fundamental</w:t>
      </w:r>
      <w:r w:rsidRPr="00080A0C">
        <w:t>ly</w:t>
      </w:r>
      <w:r w:rsidR="0062582A" w:rsidRPr="00080A0C">
        <w:t xml:space="preserve"> different memory constructs</w:t>
      </w:r>
      <w:r w:rsidRPr="00080A0C">
        <w:t xml:space="preserve"> (i.e., </w:t>
      </w:r>
      <w:r w:rsidR="0062582A" w:rsidRPr="00080A0C">
        <w:t xml:space="preserve">recollection/familiarity, true/false </w:t>
      </w:r>
      <w:r w:rsidR="0062582A" w:rsidRPr="00080A0C">
        <w:lastRenderedPageBreak/>
        <w:t>memory</w:t>
      </w:r>
      <w:r w:rsidRPr="00080A0C">
        <w:t>,</w:t>
      </w:r>
      <w:r w:rsidR="0062582A" w:rsidRPr="00080A0C">
        <w:t xml:space="preserve"> and pattern separation/completion</w:t>
      </w:r>
      <w:r w:rsidRPr="00080A0C">
        <w:t>) and</w:t>
      </w:r>
      <w:r w:rsidR="000E112E">
        <w:t xml:space="preserve"> </w:t>
      </w:r>
      <w:r w:rsidR="00DD6773">
        <w:t xml:space="preserve">they lead to </w:t>
      </w:r>
      <w:r w:rsidR="0000407E">
        <w:t xml:space="preserve">different </w:t>
      </w:r>
      <w:r w:rsidR="00517DD9">
        <w:t xml:space="preserve">conclusions about </w:t>
      </w:r>
      <w:r w:rsidR="0000407E">
        <w:t>various</w:t>
      </w:r>
      <w:r>
        <w:t xml:space="preserve"> </w:t>
      </w:r>
      <w:r w:rsidR="00517DD9">
        <w:t>aspects of memory function</w:t>
      </w:r>
      <w:r>
        <w:t>. As one example, consider what these approaches have told us about the effects of heathy aging</w:t>
      </w:r>
      <w:r w:rsidR="00030839">
        <w:t xml:space="preserve"> on memory</w:t>
      </w:r>
      <w:r>
        <w:t xml:space="preserve">. According to the PDP, aging leads to a deficit in recollection that does not impact familiarity; according to the DRM, aging leads individuals to </w:t>
      </w:r>
      <w:r w:rsidR="00CA55BD">
        <w:t xml:space="preserve">more </w:t>
      </w:r>
      <w:r w:rsidR="002C7A17">
        <w:t xml:space="preserve">often </w:t>
      </w:r>
      <w:r>
        <w:t xml:space="preserve">falsely </w:t>
      </w:r>
      <w:r w:rsidR="00DD6773">
        <w:t xml:space="preserve">recognize </w:t>
      </w:r>
      <w:r>
        <w:t xml:space="preserve">events that never occurred; </w:t>
      </w:r>
      <w:r w:rsidR="00FF512D">
        <w:t xml:space="preserve">and </w:t>
      </w:r>
      <w:r>
        <w:t xml:space="preserve">according to the MST, aging leads to a </w:t>
      </w:r>
      <w:r w:rsidR="000E112E">
        <w:t xml:space="preserve">particularly pronounced </w:t>
      </w:r>
      <w:r>
        <w:t>deficit in pattern separation</w:t>
      </w:r>
      <w:r w:rsidR="00517DD9">
        <w:t>, which is essentially an encoding deficit</w:t>
      </w:r>
      <w:r>
        <w:t xml:space="preserve">. </w:t>
      </w:r>
      <w:r w:rsidR="00517DD9">
        <w:t>But do findings from</w:t>
      </w:r>
      <w:r>
        <w:t xml:space="preserve"> the</w:t>
      </w:r>
      <w:r w:rsidR="000E112E">
        <w:t xml:space="preserve">se </w:t>
      </w:r>
      <w:r w:rsidR="00F272E1">
        <w:t xml:space="preserve">three </w:t>
      </w:r>
      <w:r w:rsidR="000E112E">
        <w:t>paradigms</w:t>
      </w:r>
      <w:r w:rsidR="00EC3D4E">
        <w:t xml:space="preserve"> </w:t>
      </w:r>
      <w:r w:rsidR="00517DD9">
        <w:t xml:space="preserve">really </w:t>
      </w:r>
      <w:r>
        <w:t>tell</w:t>
      </w:r>
      <w:r w:rsidR="00517DD9">
        <w:t xml:space="preserve"> </w:t>
      </w:r>
      <w:r>
        <w:t xml:space="preserve">us about fundamentally different memory processes? </w:t>
      </w:r>
      <w:r w:rsidR="00F272E1">
        <w:t xml:space="preserve">Or is there </w:t>
      </w:r>
      <w:r w:rsidR="00C630E2">
        <w:t xml:space="preserve">a </w:t>
      </w:r>
      <w:r w:rsidR="00F272E1">
        <w:t>unified account that can explain the results across all three paradigm</w:t>
      </w:r>
      <w:r w:rsidR="00B0347F">
        <w:t>s</w:t>
      </w:r>
      <w:r w:rsidR="00F272E1">
        <w:t>? W</w:t>
      </w:r>
      <w:r>
        <w:t>e argue that each of these approaches</w:t>
      </w:r>
      <w:r w:rsidR="00517DD9">
        <w:t xml:space="preserve"> </w:t>
      </w:r>
      <w:r w:rsidR="00030839">
        <w:t>provid</w:t>
      </w:r>
      <w:r w:rsidR="00517DD9">
        <w:t xml:space="preserve">es </w:t>
      </w:r>
      <w:r w:rsidR="00030839">
        <w:t xml:space="preserve">a </w:t>
      </w:r>
      <w:r>
        <w:t>reasonabl</w:t>
      </w:r>
      <w:r w:rsidR="00030839">
        <w:t xml:space="preserve">e </w:t>
      </w:r>
      <w:r w:rsidR="00E4480C">
        <w:t xml:space="preserve">approximation </w:t>
      </w:r>
      <w:r w:rsidR="00030839">
        <w:t xml:space="preserve">of </w:t>
      </w:r>
      <w:r>
        <w:t xml:space="preserve">what they were designed to measure. However, they are all incomplete because they only focus on </w:t>
      </w:r>
      <w:r w:rsidR="00EC3D4E">
        <w:t xml:space="preserve">part of the </w:t>
      </w:r>
      <w:r>
        <w:t>bigger picture</w:t>
      </w:r>
      <w:r w:rsidR="00C630E2">
        <w:t>. S</w:t>
      </w:r>
      <w:r w:rsidR="00517DD9">
        <w:t xml:space="preserve">pecifically, </w:t>
      </w:r>
      <w:r w:rsidR="00C537C7">
        <w:t xml:space="preserve">they assume that performance on similar lures </w:t>
      </w:r>
      <w:r w:rsidR="00C630E2">
        <w:t xml:space="preserve">tests </w:t>
      </w:r>
      <w:r w:rsidR="00C537C7">
        <w:t xml:space="preserve">reflects </w:t>
      </w:r>
      <w:r w:rsidR="007117DD">
        <w:t xml:space="preserve">only one or </w:t>
      </w:r>
      <w:r w:rsidR="00C537C7">
        <w:t xml:space="preserve">two </w:t>
      </w:r>
      <w:r w:rsidR="00DE3AB9">
        <w:t xml:space="preserve">underlying </w:t>
      </w:r>
      <w:r w:rsidR="00C537C7">
        <w:t xml:space="preserve">processes, whereas </w:t>
      </w:r>
      <w:r w:rsidR="00517DD9">
        <w:t xml:space="preserve">we argue that </w:t>
      </w:r>
      <w:r w:rsidR="00C537C7">
        <w:t>at least three separable processes underl</w:t>
      </w:r>
      <w:r w:rsidR="00517DD9">
        <w:t xml:space="preserve">ie </w:t>
      </w:r>
      <w:r w:rsidR="00C537C7">
        <w:t>performance.</w:t>
      </w:r>
    </w:p>
    <w:p w14:paraId="7A1A1477" w14:textId="77777777" w:rsidR="00C537C7" w:rsidRDefault="00C537C7" w:rsidP="001800D4">
      <w:pPr>
        <w:ind w:firstLine="720"/>
      </w:pPr>
    </w:p>
    <w:p w14:paraId="26038F0E" w14:textId="4D110733" w:rsidR="008944A0" w:rsidRDefault="008944A0" w:rsidP="008944A0">
      <w:pPr>
        <w:rPr>
          <w:b/>
          <w:bCs/>
        </w:rPr>
      </w:pPr>
      <w:r w:rsidRPr="006526CE">
        <w:rPr>
          <w:b/>
          <w:bCs/>
        </w:rPr>
        <w:t xml:space="preserve">3. A </w:t>
      </w:r>
      <w:r w:rsidR="00F51D4B" w:rsidRPr="006526CE">
        <w:rPr>
          <w:b/>
          <w:bCs/>
        </w:rPr>
        <w:t xml:space="preserve">Unified Theory of </w:t>
      </w:r>
      <w:r w:rsidR="00094A5F">
        <w:rPr>
          <w:b/>
          <w:bCs/>
        </w:rPr>
        <w:t xml:space="preserve">Memory for </w:t>
      </w:r>
      <w:r w:rsidR="00F51D4B" w:rsidRPr="006526CE">
        <w:rPr>
          <w:b/>
          <w:bCs/>
        </w:rPr>
        <w:t>Similar Episodes</w:t>
      </w:r>
      <w:r w:rsidR="00A87DC3" w:rsidRPr="006526CE">
        <w:rPr>
          <w:b/>
          <w:bCs/>
        </w:rPr>
        <w:t>: False</w:t>
      </w:r>
      <w:r w:rsidR="004D226E" w:rsidRPr="006526CE">
        <w:rPr>
          <w:b/>
          <w:bCs/>
        </w:rPr>
        <w:t xml:space="preserve"> Recollection, False F</w:t>
      </w:r>
      <w:r w:rsidR="00A87DC3" w:rsidRPr="006526CE">
        <w:rPr>
          <w:b/>
          <w:bCs/>
        </w:rPr>
        <w:t xml:space="preserve">amiliarity, </w:t>
      </w:r>
      <w:r w:rsidR="00EA4D95" w:rsidRPr="006526CE">
        <w:rPr>
          <w:b/>
          <w:bCs/>
        </w:rPr>
        <w:t xml:space="preserve">and </w:t>
      </w:r>
      <w:r w:rsidR="00A87DC3" w:rsidRPr="006526CE">
        <w:rPr>
          <w:b/>
          <w:bCs/>
        </w:rPr>
        <w:t>Recollection</w:t>
      </w:r>
      <w:r w:rsidR="004D226E" w:rsidRPr="006526CE">
        <w:rPr>
          <w:b/>
          <w:bCs/>
        </w:rPr>
        <w:t xml:space="preserve"> R</w:t>
      </w:r>
      <w:r w:rsidR="00A87DC3" w:rsidRPr="006526CE">
        <w:rPr>
          <w:b/>
          <w:bCs/>
        </w:rPr>
        <w:t>ejection</w:t>
      </w:r>
    </w:p>
    <w:p w14:paraId="14A11CAC" w14:textId="35271383" w:rsidR="00810A5F" w:rsidRDefault="008944A0" w:rsidP="005F29EC">
      <w:r>
        <w:tab/>
      </w:r>
      <w:r w:rsidR="000F3DC2">
        <w:t>W</w:t>
      </w:r>
      <w:r>
        <w:t xml:space="preserve">e propose a </w:t>
      </w:r>
      <w:r w:rsidR="00EE0F85">
        <w:t xml:space="preserve">three-component </w:t>
      </w:r>
      <w:r>
        <w:t xml:space="preserve">model </w:t>
      </w:r>
      <w:r w:rsidR="000C54B9">
        <w:t xml:space="preserve">(see Figure 2A) </w:t>
      </w:r>
      <w:r w:rsidR="00EC684D">
        <w:t xml:space="preserve">that builds on </w:t>
      </w:r>
      <w:r w:rsidR="005E314A">
        <w:t xml:space="preserve">and unifies </w:t>
      </w:r>
      <w:r w:rsidR="00EC684D">
        <w:t xml:space="preserve">the theoretical </w:t>
      </w:r>
      <w:r w:rsidR="00754F28">
        <w:t xml:space="preserve">foundations of </w:t>
      </w:r>
      <w:r w:rsidR="0024762C">
        <w:t xml:space="preserve">the </w:t>
      </w:r>
      <w:r w:rsidR="00E4480C">
        <w:t xml:space="preserve">existing </w:t>
      </w:r>
      <w:r w:rsidR="00F23CFF">
        <w:t xml:space="preserve">similar-lure </w:t>
      </w:r>
      <w:r w:rsidR="006526CE">
        <w:t xml:space="preserve">recognition memory </w:t>
      </w:r>
      <w:r w:rsidR="00EC684D">
        <w:t>paradigms</w:t>
      </w:r>
      <w:r w:rsidR="00F3184A">
        <w:t xml:space="preserve">. The approach assumes </w:t>
      </w:r>
      <w:r w:rsidR="00E96806">
        <w:t xml:space="preserve">that similar lures can result in </w:t>
      </w:r>
      <w:r w:rsidR="00E96806" w:rsidRPr="00A568F1">
        <w:rPr>
          <w:i/>
          <w:iCs/>
        </w:rPr>
        <w:t>false recollection</w:t>
      </w:r>
      <w:r w:rsidR="00E96806">
        <w:t xml:space="preserve">, whereby subjects retrieve qualitative information </w:t>
      </w:r>
      <w:r w:rsidR="007117DD">
        <w:t xml:space="preserve">erroneously </w:t>
      </w:r>
      <w:r w:rsidR="00F73C74">
        <w:t xml:space="preserve">linking the test item to the earlier </w:t>
      </w:r>
      <w:r w:rsidR="0078688A">
        <w:t xml:space="preserve">encoding event; </w:t>
      </w:r>
      <w:r w:rsidR="00E96806" w:rsidRPr="00A568F1">
        <w:rPr>
          <w:i/>
          <w:iCs/>
        </w:rPr>
        <w:t>false familiarity</w:t>
      </w:r>
      <w:r w:rsidR="00E96806">
        <w:t xml:space="preserve"> whereby </w:t>
      </w:r>
      <w:r w:rsidR="006526CE">
        <w:t xml:space="preserve">subjects accept a </w:t>
      </w:r>
      <w:r w:rsidR="0078688A">
        <w:t xml:space="preserve">test </w:t>
      </w:r>
      <w:r w:rsidR="00E96806">
        <w:t>item</w:t>
      </w:r>
      <w:r w:rsidR="006526CE">
        <w:t xml:space="preserve"> </w:t>
      </w:r>
      <w:r w:rsidR="00E96806">
        <w:t>on the basis that it is perceived as sufficiently familiar</w:t>
      </w:r>
      <w:r w:rsidR="0078688A">
        <w:t xml:space="preserve">; </w:t>
      </w:r>
      <w:r w:rsidR="00626D8A">
        <w:t xml:space="preserve">and </w:t>
      </w:r>
      <w:r w:rsidR="00E96806" w:rsidRPr="00A568F1">
        <w:rPr>
          <w:i/>
          <w:iCs/>
        </w:rPr>
        <w:t>recollection rejection</w:t>
      </w:r>
      <w:r w:rsidR="00E96806">
        <w:t xml:space="preserve"> where</w:t>
      </w:r>
      <w:r w:rsidR="0078688A">
        <w:t>by</w:t>
      </w:r>
      <w:r w:rsidR="00E96806">
        <w:t xml:space="preserve"> </w:t>
      </w:r>
      <w:r w:rsidR="006526CE">
        <w:t xml:space="preserve">subjects </w:t>
      </w:r>
      <w:r w:rsidR="00E96806">
        <w:t xml:space="preserve">recollect qualitative information about the study </w:t>
      </w:r>
      <w:r w:rsidR="006526CE">
        <w:t xml:space="preserve">item </w:t>
      </w:r>
      <w:r w:rsidR="00E96806">
        <w:t xml:space="preserve">that allows them to </w:t>
      </w:r>
      <w:r w:rsidR="006526CE">
        <w:t xml:space="preserve">correctly </w:t>
      </w:r>
      <w:r w:rsidR="00E96806">
        <w:t xml:space="preserve">reject the </w:t>
      </w:r>
      <w:r w:rsidR="00F73C74">
        <w:t xml:space="preserve">test </w:t>
      </w:r>
      <w:r w:rsidR="00E96806">
        <w:t xml:space="preserve">item as </w:t>
      </w:r>
      <w:r w:rsidR="0078688A">
        <w:t xml:space="preserve">being different from what was initially </w:t>
      </w:r>
      <w:r w:rsidR="006526CE">
        <w:t>studied</w:t>
      </w:r>
      <w:r w:rsidR="0078688A">
        <w:t>. T</w:t>
      </w:r>
      <w:r w:rsidR="00806C4A">
        <w:t xml:space="preserve">he three processes </w:t>
      </w:r>
      <w:r w:rsidR="00BD2D8C">
        <w:t xml:space="preserve">are </w:t>
      </w:r>
      <w:r w:rsidR="00806C4A">
        <w:t xml:space="preserve">conceptualized </w:t>
      </w:r>
      <w:r w:rsidR="005F29EC">
        <w:t xml:space="preserve">within </w:t>
      </w:r>
      <w:r w:rsidR="00806C4A">
        <w:t xml:space="preserve">a mixture signal detection </w:t>
      </w:r>
      <w:r w:rsidR="005F29EC">
        <w:t xml:space="preserve">framework </w:t>
      </w:r>
      <w:r w:rsidR="00BD2D8C">
        <w:t xml:space="preserve">that allows for variations in </w:t>
      </w:r>
      <w:r w:rsidR="00A043B9">
        <w:t xml:space="preserve">memory </w:t>
      </w:r>
      <w:r w:rsidR="00304D40">
        <w:t xml:space="preserve">confidence </w:t>
      </w:r>
      <w:r w:rsidR="00A043B9">
        <w:t xml:space="preserve">and </w:t>
      </w:r>
      <w:r w:rsidR="00BD2D8C">
        <w:t xml:space="preserve">response </w:t>
      </w:r>
      <w:r w:rsidR="00304D40">
        <w:t>criteria</w:t>
      </w:r>
      <w:r w:rsidR="00BD2D8C">
        <w:t xml:space="preserve"> </w:t>
      </w:r>
      <w:r w:rsidR="00806C4A" w:rsidRPr="00810A5F">
        <w:t xml:space="preserve">(for </w:t>
      </w:r>
      <w:r w:rsidR="002C4DD6" w:rsidRPr="00810A5F">
        <w:t xml:space="preserve">related </w:t>
      </w:r>
      <w:r w:rsidR="00F4321F" w:rsidRPr="00810A5F">
        <w:t xml:space="preserve">cognitive and </w:t>
      </w:r>
      <w:r w:rsidR="00F0626A" w:rsidRPr="00810A5F">
        <w:t>neuro</w:t>
      </w:r>
      <w:r w:rsidR="00F4321F" w:rsidRPr="00810A5F">
        <w:t>computational models</w:t>
      </w:r>
      <w:r w:rsidR="006526CE" w:rsidRPr="00810A5F">
        <w:t>,</w:t>
      </w:r>
      <w:r w:rsidR="00F4321F" w:rsidRPr="00810A5F">
        <w:t xml:space="preserve"> </w:t>
      </w:r>
      <w:r w:rsidR="00810A5F">
        <w:fldChar w:fldCharType="begin"/>
      </w:r>
      <w:r w:rsidR="00B94E2E">
        <w:instrText xml:space="preserve"> ADDIN ZOTERO_ITEM CSL_CITATION {"citationID":"AEyMJSat","properties":{"formattedCitation":"(Elfman et al., 2008; Lampinen et al., 2006; Norman &amp; O\\uc0\\u8217{}Reilly, 2003; Sherman et al., 2003; A. P. Yonelinas, 1994)","plainCitation":"(Elfman et al., 2008; Lampinen et al., 2006; Norman &amp; O’Reilly, 2003; Sherman et al., 2003; A. P. Yonelinas, 1994)","dontUpdate":true,"noteIndex":0},"citationItems":[{"id":12535,"uris":["http://zotero.org/groups/5493213/items/I7SDJVS3"],"itemData":{"id":12535,"type":"article-journal","abstract":"The authors assess whether the complementary learning systems model of the medial temporal lobes (Norman &amp; O’Reilly, 2003) is able to account for source recognition receiver operating characteristics (ROCs). The model assumes that recognition reflects the contribution of a hippocampally mediated recollection process and a cortically mediated familiarity process. The hippocampal process is found to produce threshold output functions that lead to U-shaped zROCs, whereas the cortical process produces Gaussian signal detection functions and linear zROCs. The model is consistent with several dual process theories of recognition and is capable of producing the types of zROCs observed in studies of item and source recognition. In addition, the model makes the novel prediction that as the level of feature similarity across items increases, the ability of the hippocampus to encode distinct representations for each stimulus will diminish, and the threshold nature of recollection will break down, leading source zROCs to become more linear. The authors conducted 3 new behavioral source experiments that confirmed the model’s prediction. The results demonstrate that the model provides a viable account of item and source recognition performance.","container-title":"Journal of Experimental Psychology: Learning, Memory, and Cognition","DOI":"10.1037/0278-7393.34.4.752","ISSN":"1939-1285, 0278-7393","issue":"4","journalAbbreviation":"Journal of Experimental Psychology: Learning, Memory, and Cognition","language":"en","page":"752-768","source":"DOI.org (Crossref)","title":"Testing a neurocomputational model of recollection, familiarity, and source recognition.","volume":"34","author":[{"family":"Elfman","given":"Kane W."},{"family":"Parks","given":"Colleen M."},{"family":"Yonelinas","given":"Andrew P."}],"issued":{"date-parts":[["2008"]]}}},{"id":10401,"uris":["http://zotero.org/groups/5493213/items/V56TJWAD"],"itemData":{"id":10401,"type":"article-journal","container-title":"Memory","DOI":"10.1080/09658210600648431","ISSN":"0965-8211, 1464-0686","issue":"6","journalAbbreviation":"Memory","language":"en","page":"655-671","source":"DOI.org (Crossref)","title":"Phantom ROC: Recollection rejection in a hybrid conjoint recognition signal detection model","title-short":"Phantom ROC","volume":"14","author":[{"family":"Lampinen","given":"James Michael"},{"family":"Watkins","given":"Kristina N."},{"family":"Odegard","given":"Timothy N."}],"issued":{"date-parts":[["2006",8]]}}},{"id":12536,"uris":["http://zotero.org/groups/5493213/items/4KBCRLUN"],"itemData":{"id":12536,"type":"article-journal","abstract":"The authors present a computational neural-network model of how the hippocampus and medial temporal lobe cortex (MTLC) contribute to recognition memory. The hippocampal component contributes by recalling studied details. The MTLC component cannot support recall, but one can extract a scalar familiarity signal from MTLC that tracks how well a test item matches studied items. The authors present simulations that establish key differences in the operating characteristics of the hippocampal-recall and MTLC-familiarity signals and identify several manipulations (e.g., target-lure similarity, interference) that differentially affect the 2 signals. They also use the model to address the stochastic relationship between recall and familiarity and the effects of partial versus complete hippocampal lesions on recognition. (PsycINFO Database Record (c) 2016 APA, all rights reserved)","archive_location":"2003-08987-001","container-title":"Psychological Review","DOI":"10.1037/0033-295X.110.4.611","ISSN":"0033-295X","issue":"4","journalAbbreviation":"Psychological Review","note":"publisher: American Psychological Association","page":"611-646","source":"EBSCOhost","title":"Modeling hippocampal and neocortical contributions to recognition memory: A complementary-learning-systems approach","title-short":"Modeling hippocampal and neocortical contributions to recognition memory","volume":"110","author":[{"family":"Norman","given":"Kenneth A."},{"family":"O'Reilly","given":"Randall C."}],"issued":{"date-parts":[["2003",10]]}}},{"id":12533,"uris":["http://zotero.org/groups/5493213/items/DM6A33HI"],"itemData":{"id":12533,"type":"article-journal","container-title":"Behavioral Neuroscience","DOI":"10.1037/0735-7044.117.3.526","ISSN":"1939-0084, 0735-7044","issue":"3","journalAbbreviation":"Behavioral Neuroscience","language":"en","page":"526-539","source":"DOI.org (Crossref)","title":"Scopolamine impairs human recognition memory: Data and modeling.","title-short":"Scopolamine impairs human recognition memory","volume":"117","author":[{"family":"Sherman","given":"Seth J."},{"family":"Atri","given":"Alireza"},{"family":"Hasselmo","given":"Michael E."},{"family":"Stern","given":"Chantal E."},{"family":"Howard","given":"Marc W."}],"issued":{"date-parts":[["2003"]]}}},{"id":11082,"uris":["http://zotero.org/users/1612621/items/CV783THL"],"itemData":{"id":11082,"type":"article-journal","container-title":"Journal of Experimental Psychology: Learning, Memory, and Cognition","issue":"6","language":"en","page":"1341-1354","source":"Zotero","title":"Receiver-operating characteristics in recognition memory: Evidence for a dual-process model","volume":"20","author":[{"family":"Yonelinas","given":"Andrew P"}],"issued":{"date-parts":[["1994"]]}}}],"schema":"https://github.com/citation-style-language/schema/raw/master/csl-citation.json"} </w:instrText>
      </w:r>
      <w:r w:rsidR="00810A5F">
        <w:fldChar w:fldCharType="separate"/>
      </w:r>
      <w:r w:rsidR="00810A5F">
        <w:rPr>
          <w:rFonts w:ascii="Aptos" w:hAnsi="Aptos" w:cs="Times New Roman"/>
          <w:kern w:val="0"/>
        </w:rPr>
        <w:t xml:space="preserve">see </w:t>
      </w:r>
      <w:r w:rsidR="00810A5F" w:rsidRPr="00810A5F">
        <w:rPr>
          <w:rFonts w:ascii="Aptos" w:hAnsi="Aptos" w:cs="Times New Roman"/>
          <w:kern w:val="0"/>
        </w:rPr>
        <w:t>Elfman et al., 2008; Lampinen et al., 2006; Norman &amp; O’Reilly, 2003; Sherman et al., 2003; Yonelinas, 1994)</w:t>
      </w:r>
      <w:r w:rsidR="00810A5F">
        <w:fldChar w:fldCharType="end"/>
      </w:r>
      <w:r w:rsidR="00810A5F">
        <w:t>.</w:t>
      </w:r>
    </w:p>
    <w:p w14:paraId="5245049A" w14:textId="4B260834" w:rsidR="00A91496" w:rsidRDefault="0016371D" w:rsidP="00027841">
      <w:pPr>
        <w:ind w:firstLine="720"/>
      </w:pPr>
      <w:r>
        <w:t xml:space="preserve">The model </w:t>
      </w:r>
      <w:r w:rsidR="00666C56">
        <w:t xml:space="preserve">assumes </w:t>
      </w:r>
      <w:r w:rsidR="00F73C74">
        <w:t xml:space="preserve">that </w:t>
      </w:r>
      <w:r w:rsidR="00E128F6">
        <w:t>similar</w:t>
      </w:r>
      <w:r w:rsidR="00666C56">
        <w:t xml:space="preserve"> </w:t>
      </w:r>
      <w:r w:rsidR="00595F27">
        <w:t xml:space="preserve">lures </w:t>
      </w:r>
      <w:r w:rsidR="00666C56">
        <w:t xml:space="preserve">will be </w:t>
      </w:r>
      <w:r w:rsidR="008944A0">
        <w:t xml:space="preserve">more familiar than </w:t>
      </w:r>
      <w:r w:rsidR="00F4321F">
        <w:t>n</w:t>
      </w:r>
      <w:r w:rsidR="008944A0">
        <w:t>ew items</w:t>
      </w:r>
      <w:r w:rsidR="00666C56">
        <w:t xml:space="preserve"> be</w:t>
      </w:r>
      <w:r w:rsidR="00A061F2">
        <w:t xml:space="preserve">cause </w:t>
      </w:r>
      <w:r w:rsidR="00695E88">
        <w:t>lure</w:t>
      </w:r>
      <w:r w:rsidR="006526CE">
        <w:t xml:space="preserve"> feature</w:t>
      </w:r>
      <w:r w:rsidR="00695E88">
        <w:t xml:space="preserve">s </w:t>
      </w:r>
      <w:r w:rsidR="00666C56">
        <w:t xml:space="preserve">are </w:t>
      </w:r>
      <w:r w:rsidR="002C4DD6">
        <w:t xml:space="preserve">more likely to match what has been stored in memory than </w:t>
      </w:r>
      <w:r w:rsidR="006526CE">
        <w:t xml:space="preserve">the features of </w:t>
      </w:r>
      <w:r w:rsidR="002C4DD6">
        <w:t>entirely n</w:t>
      </w:r>
      <w:r w:rsidR="00304D40">
        <w:t>ew</w:t>
      </w:r>
      <w:r w:rsidR="002C4DD6">
        <w:t xml:space="preserve"> items.</w:t>
      </w:r>
      <w:r w:rsidR="00695E88">
        <w:t xml:space="preserve"> </w:t>
      </w:r>
      <w:r w:rsidR="005F34E6">
        <w:t xml:space="preserve">The perceived familiarity </w:t>
      </w:r>
      <w:r w:rsidR="00F73C74">
        <w:t xml:space="preserve">is expected to </w:t>
      </w:r>
      <w:r w:rsidR="005F34E6">
        <w:t>vary from one item to the next</w:t>
      </w:r>
      <w:r w:rsidR="006526CE">
        <w:t xml:space="preserve"> resulting in </w:t>
      </w:r>
      <w:r w:rsidR="008944A0">
        <w:t>two</w:t>
      </w:r>
      <w:r w:rsidR="00695E88">
        <w:t xml:space="preserve"> Gaussian</w:t>
      </w:r>
      <w:r w:rsidR="008944A0">
        <w:t xml:space="preserve"> familiarity </w:t>
      </w:r>
      <w:r w:rsidR="002A0CCC">
        <w:t>strength</w:t>
      </w:r>
      <w:r w:rsidR="00695E88">
        <w:t xml:space="preserve"> </w:t>
      </w:r>
      <w:r w:rsidR="008944A0">
        <w:t>distributions</w:t>
      </w:r>
      <w:r w:rsidR="00595F27">
        <w:t>,</w:t>
      </w:r>
      <w:r w:rsidR="00802DAD">
        <w:t xml:space="preserve"> </w:t>
      </w:r>
      <w:r w:rsidR="00A91496">
        <w:t>as</w:t>
      </w:r>
      <w:r w:rsidR="00695E88">
        <w:t xml:space="preserve"> </w:t>
      </w:r>
      <w:r w:rsidR="00A91496">
        <w:t xml:space="preserve">assumed by signal </w:t>
      </w:r>
      <w:r w:rsidR="00577508">
        <w:t>d</w:t>
      </w:r>
      <w:r w:rsidR="00A91496">
        <w:t xml:space="preserve">etection </w:t>
      </w:r>
      <w:r>
        <w:t xml:space="preserve">theories </w:t>
      </w:r>
      <w:r w:rsidR="00BC101F">
        <w:t xml:space="preserve">of memory </w:t>
      </w:r>
      <w:r w:rsidR="00802DAD">
        <w:t>(</w:t>
      </w:r>
      <w:r w:rsidR="002E2427">
        <w:t xml:space="preserve">i.e., </w:t>
      </w:r>
      <w:r w:rsidR="00802DAD">
        <w:t xml:space="preserve">the gray distributions in Figure </w:t>
      </w:r>
      <w:r w:rsidR="00595F27">
        <w:t>2</w:t>
      </w:r>
      <w:r w:rsidR="00802DAD">
        <w:t>A</w:t>
      </w:r>
      <w:r w:rsidR="00A91496">
        <w:t xml:space="preserve">; e.g., </w:t>
      </w:r>
      <w:r w:rsidR="00B94E2E">
        <w:fldChar w:fldCharType="begin"/>
      </w:r>
      <w:r w:rsidR="00B94E2E">
        <w:instrText xml:space="preserve"> ADDIN ZOTERO_ITEM CSL_CITATION {"citationID":"GFMpG550","properties":{"formattedCitation":"(Murdock, 1965)","plainCitation":"(Murdock, 1965)","noteIndex":0},"citationItems":[{"id":12552,"uris":["http://zotero.org/users/1612621/items/LF7W4U8S"],"itemData":{"id":12552,"type":"article-journal","container-title":"Journal of Experimental Psychology","DOI":"10.1037/h0022543","ISSN":"0022-1015","issue":"5","journalAbbreviation":"Journal of Experimental Psychology","language":"en","page":"443-447","source":"DOI.org (Crossref)","title":"Signal-detection theory and short-term memory.","volume":"70","author":[{"family":"Murdock","given":"Bennet B."}],"issued":{"date-parts":[["1965"]]}}}],"schema":"https://github.com/citation-style-language/schema/raw/master/csl-citation.json"} </w:instrText>
      </w:r>
      <w:r w:rsidR="00B94E2E">
        <w:fldChar w:fldCharType="separate"/>
      </w:r>
      <w:r w:rsidR="00B94E2E" w:rsidRPr="00B94E2E">
        <w:rPr>
          <w:rFonts w:ascii="Aptos" w:hAnsi="Aptos"/>
        </w:rPr>
        <w:t>Murdock, 1965)</w:t>
      </w:r>
      <w:r w:rsidR="00B94E2E">
        <w:fldChar w:fldCharType="end"/>
      </w:r>
      <w:r w:rsidR="008944A0">
        <w:t xml:space="preserve">. </w:t>
      </w:r>
      <w:r w:rsidR="0078688A">
        <w:t xml:space="preserve">Items </w:t>
      </w:r>
      <w:r w:rsidR="00EF177B">
        <w:t>that are sufficiently familiar will be accepted as old, and g</w:t>
      </w:r>
      <w:r w:rsidR="00CC68D3">
        <w:t xml:space="preserve">reater familiarity strength is assumed to lead to </w:t>
      </w:r>
      <w:r w:rsidR="007F0607">
        <w:t xml:space="preserve">higher </w:t>
      </w:r>
      <w:r w:rsidR="00F73C74">
        <w:t xml:space="preserve">levels of recognition </w:t>
      </w:r>
      <w:r w:rsidR="00695E88">
        <w:t>confidence</w:t>
      </w:r>
      <w:r w:rsidR="00F73C74">
        <w:t xml:space="preserve">. </w:t>
      </w:r>
      <w:r w:rsidR="00F57B3F">
        <w:t>F</w:t>
      </w:r>
      <w:r w:rsidR="00A91496">
        <w:t>alse</w:t>
      </w:r>
      <w:r w:rsidR="00E43BE3">
        <w:t xml:space="preserve"> </w:t>
      </w:r>
      <w:r w:rsidR="00A91496">
        <w:t xml:space="preserve">familiarity can </w:t>
      </w:r>
      <w:r w:rsidR="00595F27">
        <w:t xml:space="preserve">therefore </w:t>
      </w:r>
      <w:r w:rsidR="00A91496">
        <w:t xml:space="preserve">be measured as a </w:t>
      </w:r>
      <w:r w:rsidR="00A91496" w:rsidRPr="00120797">
        <w:rPr>
          <w:i/>
          <w:iCs/>
        </w:rPr>
        <w:t>d</w:t>
      </w:r>
      <w:r w:rsidR="00A91496">
        <w:t xml:space="preserve">’ value </w:t>
      </w:r>
      <w:r w:rsidR="00595F27">
        <w:t xml:space="preserve">that </w:t>
      </w:r>
      <w:r w:rsidR="00A91496">
        <w:t xml:space="preserve">is the </w:t>
      </w:r>
      <w:r w:rsidR="00772450">
        <w:t xml:space="preserve">average </w:t>
      </w:r>
      <w:r w:rsidR="00063A02">
        <w:t xml:space="preserve">difference in </w:t>
      </w:r>
      <w:r w:rsidR="00EF177B">
        <w:t xml:space="preserve">familiarity </w:t>
      </w:r>
      <w:r w:rsidR="00695E88">
        <w:t>strength</w:t>
      </w:r>
      <w:r w:rsidR="00063A02">
        <w:t xml:space="preserve"> </w:t>
      </w:r>
      <w:r w:rsidR="00A91496">
        <w:t>between</w:t>
      </w:r>
      <w:r w:rsidR="00695E88">
        <w:t xml:space="preserve"> </w:t>
      </w:r>
      <w:r w:rsidR="00A91496">
        <w:t>lure</w:t>
      </w:r>
      <w:r w:rsidR="00772450">
        <w:t>s</w:t>
      </w:r>
      <w:r w:rsidR="00A91496">
        <w:t xml:space="preserve"> and new items. </w:t>
      </w:r>
    </w:p>
    <w:p w14:paraId="3F3434C1" w14:textId="0FD39105" w:rsidR="009F4B44" w:rsidRDefault="0058562A" w:rsidP="009F4B44">
      <w:pPr>
        <w:ind w:firstLine="720"/>
      </w:pPr>
      <w:r>
        <w:t>In addition, t</w:t>
      </w:r>
      <w:r w:rsidR="006526CE">
        <w:t>he model assumes that r</w:t>
      </w:r>
      <w:r w:rsidR="00063A02">
        <w:t xml:space="preserve">ecognition judgments for </w:t>
      </w:r>
      <w:r w:rsidR="00D47FED">
        <w:t>similar lures</w:t>
      </w:r>
      <w:r w:rsidR="002C483B">
        <w:t xml:space="preserve"> will </w:t>
      </w:r>
      <w:r>
        <w:t xml:space="preserve">also </w:t>
      </w:r>
      <w:r w:rsidR="002C483B">
        <w:t xml:space="preserve">be </w:t>
      </w:r>
      <w:r w:rsidR="00E43BE3">
        <w:t xml:space="preserve">affected by </w:t>
      </w:r>
      <w:r w:rsidR="00155EA3">
        <w:t xml:space="preserve">recollection </w:t>
      </w:r>
      <w:r w:rsidR="00E125CC">
        <w:t>of</w:t>
      </w:r>
      <w:r w:rsidR="00063A02">
        <w:t xml:space="preserve"> </w:t>
      </w:r>
      <w:r w:rsidR="00E125CC">
        <w:t>episodic details</w:t>
      </w:r>
      <w:r w:rsidR="00EF177B">
        <w:t xml:space="preserve"> of the </w:t>
      </w:r>
      <w:r w:rsidR="006526CE">
        <w:t>stud</w:t>
      </w:r>
      <w:r w:rsidR="00D963EF">
        <w:t>y event</w:t>
      </w:r>
      <w:r w:rsidR="002C4DD6">
        <w:t>, and this will influence performance</w:t>
      </w:r>
      <w:r w:rsidR="00063A02">
        <w:t xml:space="preserve"> </w:t>
      </w:r>
      <w:r w:rsidR="00155EA3">
        <w:t xml:space="preserve">in two </w:t>
      </w:r>
      <w:r w:rsidR="00471C95">
        <w:t xml:space="preserve">different </w:t>
      </w:r>
      <w:r w:rsidR="00155EA3">
        <w:t>ways.</w:t>
      </w:r>
      <w:r w:rsidR="00E43BE3">
        <w:t xml:space="preserve"> </w:t>
      </w:r>
      <w:r w:rsidR="00D30C7E" w:rsidRPr="00D30C7E">
        <w:t xml:space="preserve">First, </w:t>
      </w:r>
      <w:r w:rsidR="00CD3DD4">
        <w:t>subjects</w:t>
      </w:r>
      <w:r w:rsidR="00CD3DD4" w:rsidRPr="00D30C7E">
        <w:t xml:space="preserve"> can use</w:t>
      </w:r>
      <w:r w:rsidR="00CD3DD4">
        <w:t xml:space="preserve"> </w:t>
      </w:r>
      <w:r w:rsidR="00CD3DD4" w:rsidRPr="00D30C7E">
        <w:t>recollection</w:t>
      </w:r>
      <w:r w:rsidR="00CD3DD4">
        <w:t xml:space="preserve"> </w:t>
      </w:r>
      <w:r w:rsidR="00CD3DD4" w:rsidRPr="00D30C7E">
        <w:t xml:space="preserve">to reject </w:t>
      </w:r>
      <w:r w:rsidR="00CD3DD4">
        <w:t xml:space="preserve">a similar </w:t>
      </w:r>
      <w:r w:rsidR="00CD3DD4" w:rsidRPr="00D30C7E">
        <w:t xml:space="preserve">lure </w:t>
      </w:r>
      <w:r w:rsidR="00D30C7E" w:rsidRPr="00D30C7E">
        <w:t xml:space="preserve">if </w:t>
      </w:r>
      <w:r w:rsidR="00CD3DD4">
        <w:t xml:space="preserve">they </w:t>
      </w:r>
      <w:r w:rsidR="00D30C7E" w:rsidRPr="00D30C7E">
        <w:t xml:space="preserve">can recollect </w:t>
      </w:r>
      <w:r w:rsidR="00CA2493">
        <w:t xml:space="preserve">a detail of a corresponding </w:t>
      </w:r>
      <w:r w:rsidR="006526CE">
        <w:t xml:space="preserve">studied item </w:t>
      </w:r>
      <w:r w:rsidR="00CA2493">
        <w:t xml:space="preserve">that is </w:t>
      </w:r>
      <w:r w:rsidR="006526CE">
        <w:t>similar but not identical to th</w:t>
      </w:r>
      <w:r w:rsidR="00CA2493">
        <w:t xml:space="preserve">at of </w:t>
      </w:r>
      <w:r w:rsidR="00CD3DD4">
        <w:t xml:space="preserve">the </w:t>
      </w:r>
      <w:r w:rsidR="00CA2493">
        <w:t xml:space="preserve">test item </w:t>
      </w:r>
      <w:r w:rsidR="005171EA">
        <w:t>(</w:t>
      </w:r>
      <w:r w:rsidR="00EA4180">
        <w:t xml:space="preserve">e.g., </w:t>
      </w:r>
      <w:r w:rsidR="002C483B">
        <w:t xml:space="preserve">“I saw </w:t>
      </w:r>
      <w:r w:rsidR="002C483B" w:rsidRPr="00EA4180">
        <w:rPr>
          <w:i/>
          <w:iCs/>
        </w:rPr>
        <w:t>frog</w:t>
      </w:r>
      <w:r w:rsidR="002C483B">
        <w:t xml:space="preserve">, not </w:t>
      </w:r>
      <w:r w:rsidR="002C483B" w:rsidRPr="00EA4180">
        <w:rPr>
          <w:i/>
          <w:iCs/>
        </w:rPr>
        <w:t>frogs</w:t>
      </w:r>
      <w:r w:rsidR="002C483B">
        <w:t xml:space="preserve">”, or “I saw words related to </w:t>
      </w:r>
      <w:r w:rsidR="002C483B" w:rsidRPr="00EA4180">
        <w:rPr>
          <w:i/>
          <w:iCs/>
        </w:rPr>
        <w:lastRenderedPageBreak/>
        <w:t>sleep</w:t>
      </w:r>
      <w:r w:rsidR="002C483B">
        <w:t xml:space="preserve">, but I did not see </w:t>
      </w:r>
      <w:r w:rsidR="002C483B" w:rsidRPr="00EA4180">
        <w:rPr>
          <w:i/>
          <w:iCs/>
        </w:rPr>
        <w:t>sleep</w:t>
      </w:r>
      <w:r w:rsidR="002C483B">
        <w:t>”</w:t>
      </w:r>
      <w:r w:rsidR="00EA4180">
        <w:t xml:space="preserve"> or “I saw </w:t>
      </w:r>
      <w:r w:rsidR="00120797">
        <w:t xml:space="preserve">a picture of </w:t>
      </w:r>
      <w:r w:rsidR="00EA4180" w:rsidRPr="00EA4180">
        <w:rPr>
          <w:i/>
          <w:iCs/>
        </w:rPr>
        <w:t>tulips</w:t>
      </w:r>
      <w:r w:rsidR="00EA4180">
        <w:t xml:space="preserve">, but </w:t>
      </w:r>
      <w:r w:rsidR="00063A02">
        <w:t xml:space="preserve">in </w:t>
      </w:r>
      <w:r w:rsidR="00261E06">
        <w:t xml:space="preserve">a </w:t>
      </w:r>
      <w:r w:rsidR="00EA4180">
        <w:t xml:space="preserve">different </w:t>
      </w:r>
      <w:r w:rsidR="00063A02">
        <w:t>arrangement</w:t>
      </w:r>
      <w:r w:rsidR="00EA4180">
        <w:t>”</w:t>
      </w:r>
      <w:r w:rsidR="00155EA3">
        <w:t>)</w:t>
      </w:r>
      <w:r w:rsidR="00FA5C6E">
        <w:t>, resulting in the blue</w:t>
      </w:r>
      <w:r w:rsidR="006526CE">
        <w:t xml:space="preserve"> </w:t>
      </w:r>
      <w:r w:rsidR="00FA5C6E">
        <w:t>distribution</w:t>
      </w:r>
      <w:r w:rsidR="00063A02">
        <w:t xml:space="preserve"> in </w:t>
      </w:r>
      <w:r w:rsidR="00FA5C6E">
        <w:t>Figure 2A</w:t>
      </w:r>
      <w:r w:rsidR="002C30A3">
        <w:t xml:space="preserve">. </w:t>
      </w:r>
      <w:r w:rsidR="00F3184A">
        <w:t xml:space="preserve">Second, subjects </w:t>
      </w:r>
      <w:r w:rsidR="00CA2493">
        <w:t>can f</w:t>
      </w:r>
      <w:r w:rsidR="00F3184A">
        <w:t>alse</w:t>
      </w:r>
      <w:r w:rsidR="00CA2493">
        <w:t>ly</w:t>
      </w:r>
      <w:r w:rsidR="00F3184A">
        <w:t xml:space="preserve"> recollect </w:t>
      </w:r>
      <w:r w:rsidR="009529C4">
        <w:t>a similar lure as a studied item</w:t>
      </w:r>
      <w:r w:rsidR="00CD3DD4">
        <w:t xml:space="preserve"> if they recollect information linking the item to the study event but fail to recollect any information that can be used to reject the item as having been different for the study event</w:t>
      </w:r>
      <w:r w:rsidR="00CA2493">
        <w:t xml:space="preserve"> (</w:t>
      </w:r>
      <w:r w:rsidR="00F61127">
        <w:t xml:space="preserve">e.g., </w:t>
      </w:r>
      <w:r w:rsidR="00EA4180">
        <w:t xml:space="preserve">“I saw </w:t>
      </w:r>
      <w:r w:rsidR="00EA4180" w:rsidRPr="00551574">
        <w:rPr>
          <w:i/>
          <w:iCs/>
        </w:rPr>
        <w:t>frogs</w:t>
      </w:r>
      <w:r w:rsidR="00EA4180">
        <w:t xml:space="preserve">” or “I saw </w:t>
      </w:r>
      <w:r w:rsidR="00EA4180" w:rsidRPr="00551574">
        <w:rPr>
          <w:i/>
          <w:iCs/>
        </w:rPr>
        <w:t>sleep</w:t>
      </w:r>
      <w:r w:rsidR="00EA4180">
        <w:t xml:space="preserve">” or </w:t>
      </w:r>
      <w:r w:rsidR="005171EA">
        <w:t xml:space="preserve">“I </w:t>
      </w:r>
      <w:r w:rsidR="00EA4180">
        <w:t>saw</w:t>
      </w:r>
      <w:r w:rsidR="00820A02">
        <w:t xml:space="preserve"> those </w:t>
      </w:r>
      <w:r w:rsidR="00EA4180" w:rsidRPr="00EA4180">
        <w:rPr>
          <w:i/>
          <w:iCs/>
        </w:rPr>
        <w:t>tulips</w:t>
      </w:r>
      <w:r w:rsidR="00EA4180">
        <w:t>”</w:t>
      </w:r>
      <w:r w:rsidR="0066250C">
        <w:t xml:space="preserve">) resulting in the </w:t>
      </w:r>
      <w:r w:rsidR="00FA5C6E">
        <w:t xml:space="preserve">orange </w:t>
      </w:r>
      <w:r w:rsidR="008E1AA8">
        <w:t>distribution</w:t>
      </w:r>
      <w:r w:rsidR="00763791">
        <w:t xml:space="preserve"> </w:t>
      </w:r>
      <w:r w:rsidR="00063A02">
        <w:t xml:space="preserve">in </w:t>
      </w:r>
      <w:r w:rsidR="00763791">
        <w:t>Fig</w:t>
      </w:r>
      <w:r w:rsidR="0066250C">
        <w:t>ure</w:t>
      </w:r>
      <w:r w:rsidR="00763791">
        <w:t xml:space="preserve"> 2A</w:t>
      </w:r>
      <w:r w:rsidR="008E1AA8">
        <w:t xml:space="preserve">. </w:t>
      </w:r>
      <w:r w:rsidR="009149BD">
        <w:t xml:space="preserve">PDP </w:t>
      </w:r>
      <w:r w:rsidR="00261E06">
        <w:t xml:space="preserve">and DRM </w:t>
      </w:r>
      <w:r w:rsidR="009149BD" w:rsidRPr="009149BD">
        <w:t>studies</w:t>
      </w:r>
      <w:r w:rsidR="00261E06">
        <w:t xml:space="preserve"> </w:t>
      </w:r>
      <w:r w:rsidR="009149BD">
        <w:t xml:space="preserve">have </w:t>
      </w:r>
      <w:r w:rsidR="00063A02">
        <w:t xml:space="preserve">shown </w:t>
      </w:r>
      <w:r w:rsidR="009149BD">
        <w:t>that</w:t>
      </w:r>
      <w:r w:rsidR="00063A02">
        <w:t xml:space="preserve"> </w:t>
      </w:r>
      <w:r w:rsidR="009149BD">
        <w:t>recollection</w:t>
      </w:r>
      <w:r w:rsidR="00063A02">
        <w:t xml:space="preserve"> </w:t>
      </w:r>
      <w:r w:rsidR="009149BD">
        <w:t xml:space="preserve">supports high confidence </w:t>
      </w:r>
      <w:r w:rsidR="00EF177B">
        <w:t xml:space="preserve">recognition </w:t>
      </w:r>
      <w:r w:rsidR="009149BD">
        <w:t xml:space="preserve">judgments </w:t>
      </w:r>
      <w:r w:rsidR="00FE0570">
        <w:fldChar w:fldCharType="begin"/>
      </w:r>
      <w:r w:rsidR="00B94E2E">
        <w:instrText xml:space="preserve"> ADDIN ZOTERO_ITEM CSL_CITATION {"citationID":"A0oa1Yw8","properties":{"formattedCitation":"(Roediger &amp; McDermott, 1995; A. P. Yonelinas, 1999)","plainCitation":"(Roediger &amp; McDermott, 1995; A. P. Yonelinas, 1999)","dontUpdate":true,"noteIndex":0},"citationItems":[{"id":7371,"uris":["http://zotero.org/users/1612621/items/SN93TKTZ"],"itemData":{"id":7371,"type":"article-journal","container-title":"Journal of Experimental Psychology: Learning, Memory, and Cognition","issue":"4","language":"en","page":"803-814","source":"Zotero","title":"Creating false memories: Remembering words not presented in lists","volume":"21","author":[{"family":"Roediger","given":"Henry L."},{"family":"McDermott","given":"Kathleen B."}],"issued":{"date-parts":[["1995"]]}}},{"id":12539,"uris":["http://zotero.org/groups/5493213/items/ZYSUJ7LP"],"itemData":{"id":12539,"type":"article-journal","container-title":"Journal of Experimental Psychology: Learning, Memory, and Cognition","DOI":"10.1037/0278-7393.25.6.1415","ISSN":"1939-1285, 0278-7393","issue":"6","journalAbbreviation":"Journal of Experimental Psychology: Learning, Memory, and Cognition","language":"en","page":"1415-1434","source":"DOI.org (Crossref)","title":"The contribution of recollection and familiarity to recognition and source-memory judgments: A formal dual-process model and an analysis of receiver operating characterstics.","title-short":"The contribution of recollection and familiarity to recognition and source-memory judgments","volume":"25","author":[{"family":"Yonelinas","given":"Andrew P."}],"issued":{"date-parts":[["1999"]]}}}],"schema":"https://github.com/citation-style-language/schema/raw/master/csl-citation.json"} </w:instrText>
      </w:r>
      <w:r w:rsidR="00FE0570">
        <w:fldChar w:fldCharType="separate"/>
      </w:r>
      <w:r w:rsidR="00FE0570" w:rsidRPr="00FE0570">
        <w:rPr>
          <w:rFonts w:ascii="Aptos" w:hAnsi="Aptos"/>
        </w:rPr>
        <w:t>(Roediger &amp; McDermott, 1995; Yonelinas, 1999)</w:t>
      </w:r>
      <w:r w:rsidR="00FE0570">
        <w:fldChar w:fldCharType="end"/>
      </w:r>
      <w:r w:rsidR="00063A02">
        <w:t xml:space="preserve">; </w:t>
      </w:r>
      <w:r w:rsidR="009149BD">
        <w:t xml:space="preserve">we </w:t>
      </w:r>
      <w:r w:rsidR="00063A02">
        <w:t xml:space="preserve">therefore </w:t>
      </w:r>
      <w:r w:rsidR="009149BD">
        <w:t xml:space="preserve">assume that </w:t>
      </w:r>
      <w:r w:rsidR="009149BD" w:rsidRPr="009149BD">
        <w:t>recollection</w:t>
      </w:r>
      <w:r w:rsidR="00A043B9">
        <w:t xml:space="preserve"> </w:t>
      </w:r>
      <w:r w:rsidR="009149BD" w:rsidRPr="009149BD">
        <w:t xml:space="preserve">rejection will be associated with </w:t>
      </w:r>
      <w:r w:rsidR="007C5D52">
        <w:t xml:space="preserve">high confidence </w:t>
      </w:r>
      <w:r w:rsidR="009149BD" w:rsidRPr="009149BD">
        <w:t>‘new’</w:t>
      </w:r>
      <w:r w:rsidR="000C54B9">
        <w:t xml:space="preserve"> </w:t>
      </w:r>
      <w:r w:rsidR="009149BD" w:rsidRPr="009149BD">
        <w:t>response</w:t>
      </w:r>
      <w:r w:rsidR="009149BD">
        <w:t>s, and false</w:t>
      </w:r>
      <w:r w:rsidR="00A043B9">
        <w:t xml:space="preserve"> </w:t>
      </w:r>
      <w:r w:rsidR="009149BD">
        <w:t xml:space="preserve">recollection will be associated with </w:t>
      </w:r>
      <w:r w:rsidR="007C5D52">
        <w:t xml:space="preserve">high confidence </w:t>
      </w:r>
      <w:r w:rsidR="009149BD">
        <w:t>‘old’ response</w:t>
      </w:r>
      <w:r w:rsidR="00304D40">
        <w:t>s</w:t>
      </w:r>
      <w:r w:rsidR="009149BD">
        <w:t xml:space="preserve">. </w:t>
      </w:r>
      <w:r w:rsidR="00DE3AB9">
        <w:t>For example, on a 6-point confidence scale</w:t>
      </w:r>
      <w:r w:rsidR="00B66458">
        <w:t xml:space="preserve"> (Sure New 1…6 Sure Old)</w:t>
      </w:r>
      <w:r w:rsidR="00DE3AB9">
        <w:t xml:space="preserve"> recollection rejection will lead to a ‘1’ response whereas false recollection would lead to a ‘6’ response. </w:t>
      </w:r>
      <w:r w:rsidR="00F61127">
        <w:t>In this way, recollection</w:t>
      </w:r>
      <w:r w:rsidR="00A043B9">
        <w:t xml:space="preserve"> </w:t>
      </w:r>
      <w:r w:rsidR="00F61127">
        <w:t>rejection and false</w:t>
      </w:r>
      <w:r w:rsidR="00304D40">
        <w:t xml:space="preserve"> </w:t>
      </w:r>
      <w:r w:rsidR="00F61127">
        <w:t>recollection can be measure</w:t>
      </w:r>
      <w:r w:rsidR="00B95ECD">
        <w:t>d</w:t>
      </w:r>
      <w:r w:rsidR="00F61127">
        <w:t xml:space="preserve"> as probabilities</w:t>
      </w:r>
      <w:r w:rsidR="00471C95">
        <w:t>,</w:t>
      </w:r>
      <w:r w:rsidR="00793621">
        <w:t xml:space="preserve"> whereas </w:t>
      </w:r>
      <w:r w:rsidR="000079A6">
        <w:t>false</w:t>
      </w:r>
      <w:r w:rsidR="00A043B9">
        <w:t xml:space="preserve"> </w:t>
      </w:r>
      <w:r w:rsidR="00793621">
        <w:t>familiar</w:t>
      </w:r>
      <w:r w:rsidR="00A87DC3">
        <w:t xml:space="preserve">ity </w:t>
      </w:r>
      <w:r w:rsidR="00793621">
        <w:t xml:space="preserve">is measured as </w:t>
      </w:r>
      <w:r w:rsidR="00EF177B">
        <w:t xml:space="preserve">a </w:t>
      </w:r>
      <w:r w:rsidR="00793621">
        <w:t>d’ value</w:t>
      </w:r>
      <w:r w:rsidR="00D963EF">
        <w:t xml:space="preserve"> (for a discussion of condit</w:t>
      </w:r>
      <w:r w:rsidR="00F70D88">
        <w:t>i</w:t>
      </w:r>
      <w:r w:rsidR="00D963EF">
        <w:t>on</w:t>
      </w:r>
      <w:r w:rsidR="00F70D88">
        <w:t>s</w:t>
      </w:r>
      <w:r w:rsidR="00D963EF">
        <w:t xml:space="preserve"> in which the high confidence </w:t>
      </w:r>
      <w:r w:rsidR="00D21ACC">
        <w:t xml:space="preserve">recollection </w:t>
      </w:r>
      <w:r w:rsidR="00D963EF">
        <w:t>assumption may be relaxed see</w:t>
      </w:r>
      <w:r w:rsidR="00FE0570">
        <w:t xml:space="preserve"> </w:t>
      </w:r>
      <w:r w:rsidR="00FE0570">
        <w:fldChar w:fldCharType="begin"/>
      </w:r>
      <w:r w:rsidR="002A2873">
        <w:instrText xml:space="preserve"> ADDIN ZOTERO_ITEM CSL_CITATION {"citationID":"fQxVp3KY","properties":{"formattedCitation":"(Sherman et al., 2003b; A. P. Yonelinas &amp; Parks, 2007)","plainCitation":"(Sherman et al., 2003b; A. P. Yonelinas &amp; Parks, 2007)","noteIndex":0},"citationItems":[{"id":12581,"uris":["http://zotero.org/groups/5871744/items/ZR8RL6HM"],"itemData":{"id":12581,"type":"article-journal","container-title":"Behavioral Neuroscience","DOI":"10.1037/0735-7044.117.3.526","ISSN":"1939-0084, 0735-7044","issue":"3","journalAbbreviation":"Behavioral Neuroscience","language":"en","page":"526-539","source":"DOI.org (Crossref)","title":"Scopolamine impairs human recognition memory: Data and modeling.","title-short":"Scopolamine impairs human recognition memory","volume":"117","author":[{"family":"Sherman","given":"Seth J."},{"family":"Atri","given":"Alireza"},{"family":"Hasselmo","given":"Michael E."},{"family":"Stern","given":"Chantal E."},{"family":"Howard","given":"Marc W."}],"issued":{"date-parts":[["2003"]]}}},{"id":12541,"uris":["http://zotero.org/groups/5493213/items/XNVZE8YE"],"itemData":{"id":12541,"type":"article-journal","abstract":"Receiver operating characteristic (ROC) analysis is being used increasingly to examine the memory processes underlying recognition memory. The authors discuss the methodological issues involved in conducting and analyzing ROC results, describe the various models that have been developed to account for these results, review the behavioral empirical literature, and assess the models in light of those results. The empirical literature includes studies of item recognition, relational recognition (e.g., source and associative tests), as well as exclusion and remember– know tasks. Nine empirical regularities are described, and a number of unresolved empirical issues are identified. The results indicate that several common classes of recognition models, such as pure threshold and pure signal detection models, are inadequate to account for recognition memory, whereas several hybrid models that incorporate a signal detection-based process and a threshold recollection or attention process are in better agreement with the results. The results indicate that there are at least 2 functionally distinct component/processes underlying recognition memory. In addition, the ROC results have various implications for how recognition memory performance should be measured.","container-title":"Psychological Bulletin","DOI":"10.1037/0033-2909.133.5.800","ISSN":"1939-1455, 0033-2909","issue":"5","journalAbbreviation":"Psychological Bulletin","language":"en","page":"800-832","source":"DOI.org (Crossref)","title":"Receiver operating characteristics (ROCs) in recognition memory: A review.","title-short":"Receiver operating characteristics (ROCs) in recognition memory","volume":"133","author":[{"family":"Yonelinas","given":"Andrew P."},{"family":"Parks","given":"Colleen M."}],"issued":{"date-parts":[["2007"]]}}}],"schema":"https://github.com/citation-style-language/schema/raw/master/csl-citation.json"} </w:instrText>
      </w:r>
      <w:r w:rsidR="00FE0570">
        <w:fldChar w:fldCharType="separate"/>
      </w:r>
      <w:r w:rsidR="002A2873" w:rsidRPr="002A2873">
        <w:rPr>
          <w:rFonts w:ascii="Aptos" w:hAnsi="Aptos"/>
        </w:rPr>
        <w:t>Sherman et al., 2003;</w:t>
      </w:r>
      <w:r w:rsidR="002A2873">
        <w:rPr>
          <w:rFonts w:ascii="Aptos" w:hAnsi="Aptos"/>
        </w:rPr>
        <w:t xml:space="preserve"> </w:t>
      </w:r>
      <w:r w:rsidR="002A2873" w:rsidRPr="002A2873">
        <w:rPr>
          <w:rFonts w:ascii="Aptos" w:hAnsi="Aptos"/>
        </w:rPr>
        <w:t>Yonelinas &amp; Parks, 2007)</w:t>
      </w:r>
      <w:r w:rsidR="00FE0570">
        <w:fldChar w:fldCharType="end"/>
      </w:r>
      <w:r w:rsidR="000C54B9">
        <w:t>.</w:t>
      </w:r>
    </w:p>
    <w:p w14:paraId="28788879" w14:textId="73F7AC4F" w:rsidR="006866A0" w:rsidRPr="008D502C" w:rsidRDefault="005D7A6F" w:rsidP="006F4FA4">
      <w:pPr>
        <w:ind w:firstLine="720"/>
        <w:rPr>
          <w:color w:val="000000" w:themeColor="text1"/>
        </w:rPr>
      </w:pPr>
      <w:r>
        <w:rPr>
          <w:noProof/>
        </w:rPr>
        <w:lastRenderedPageBreak/>
        <mc:AlternateContent>
          <mc:Choice Requires="wps">
            <w:drawing>
              <wp:anchor distT="0" distB="0" distL="114300" distR="114300" simplePos="0" relativeHeight="251659264" behindDoc="0" locked="0" layoutInCell="1" allowOverlap="1" wp14:anchorId="69DB1D6A" wp14:editId="147846D8">
                <wp:simplePos x="0" y="0"/>
                <wp:positionH relativeFrom="column">
                  <wp:posOffset>41910</wp:posOffset>
                </wp:positionH>
                <wp:positionV relativeFrom="paragraph">
                  <wp:posOffset>301625</wp:posOffset>
                </wp:positionV>
                <wp:extent cx="6155055" cy="6727825"/>
                <wp:effectExtent l="0" t="0" r="17145" b="15875"/>
                <wp:wrapTopAndBottom/>
                <wp:docPr id="1703577800" name="Text Box 2"/>
                <wp:cNvGraphicFramePr/>
                <a:graphic xmlns:a="http://schemas.openxmlformats.org/drawingml/2006/main">
                  <a:graphicData uri="http://schemas.microsoft.com/office/word/2010/wordprocessingShape">
                    <wps:wsp>
                      <wps:cNvSpPr txBox="1"/>
                      <wps:spPr>
                        <a:xfrm>
                          <a:off x="0" y="0"/>
                          <a:ext cx="6155055" cy="6727825"/>
                        </a:xfrm>
                        <a:prstGeom prst="rect">
                          <a:avLst/>
                        </a:prstGeom>
                        <a:solidFill>
                          <a:schemeClr val="lt1"/>
                        </a:solidFill>
                        <a:ln w="6350">
                          <a:solidFill>
                            <a:prstClr val="black"/>
                          </a:solidFill>
                        </a:ln>
                      </wps:spPr>
                      <wps:txbx>
                        <w:txbxContent>
                          <w:p w14:paraId="12F94878" w14:textId="65FB5964" w:rsidR="00806C4A" w:rsidRDefault="00721D29">
                            <w:r w:rsidRPr="00721D29">
                              <w:rPr>
                                <w:noProof/>
                              </w:rPr>
                              <w:t xml:space="preserve"> </w:t>
                            </w:r>
                            <w:r w:rsidR="000D2A87" w:rsidRPr="000D2A87">
                              <w:rPr>
                                <w:noProof/>
                              </w:rPr>
                              <w:drawing>
                                <wp:inline distT="0" distB="0" distL="0" distR="0" wp14:anchorId="76A146E3" wp14:editId="1C8A8536">
                                  <wp:extent cx="6011628" cy="4000500"/>
                                  <wp:effectExtent l="0" t="0" r="0" b="0"/>
                                  <wp:docPr id="131700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06144" name=""/>
                                          <pic:cNvPicPr/>
                                        </pic:nvPicPr>
                                        <pic:blipFill rotWithShape="1">
                                          <a:blip r:embed="rId18"/>
                                          <a:srcRect b="16002"/>
                                          <a:stretch>
                                            <a:fillRect/>
                                          </a:stretch>
                                        </pic:blipFill>
                                        <pic:spPr bwMode="auto">
                                          <a:xfrm>
                                            <a:off x="0" y="0"/>
                                            <a:ext cx="6015692" cy="4003205"/>
                                          </a:xfrm>
                                          <a:prstGeom prst="rect">
                                            <a:avLst/>
                                          </a:prstGeom>
                                          <a:ln>
                                            <a:noFill/>
                                          </a:ln>
                                          <a:extLst>
                                            <a:ext uri="{53640926-AAD7-44D8-BBD7-CCE9431645EC}">
                                              <a14:shadowObscured xmlns:a14="http://schemas.microsoft.com/office/drawing/2010/main"/>
                                            </a:ext>
                                          </a:extLst>
                                        </pic:spPr>
                                      </pic:pic>
                                    </a:graphicData>
                                  </a:graphic>
                                </wp:inline>
                              </w:drawing>
                            </w:r>
                          </w:p>
                          <w:p w14:paraId="6152F477" w14:textId="400D7229" w:rsidR="00C44759" w:rsidRPr="00C44759" w:rsidRDefault="00C44759" w:rsidP="00C44759">
                            <w:pPr>
                              <w:rPr>
                                <w:sz w:val="22"/>
                                <w:szCs w:val="22"/>
                              </w:rPr>
                            </w:pPr>
                            <w:r w:rsidRPr="00C44759">
                              <w:rPr>
                                <w:b/>
                                <w:bCs/>
                                <w:sz w:val="22"/>
                                <w:szCs w:val="22"/>
                              </w:rPr>
                              <w:t>Figure 2.</w:t>
                            </w:r>
                            <w:r w:rsidR="00482C82">
                              <w:rPr>
                                <w:sz w:val="22"/>
                                <w:szCs w:val="22"/>
                              </w:rPr>
                              <w:t xml:space="preserve"> </w:t>
                            </w:r>
                            <w:r w:rsidR="00721D29">
                              <w:rPr>
                                <w:sz w:val="22"/>
                                <w:szCs w:val="22"/>
                              </w:rPr>
                              <w:t xml:space="preserve">A) </w:t>
                            </w:r>
                            <w:r w:rsidRPr="00C44759">
                              <w:rPr>
                                <w:sz w:val="22"/>
                                <w:szCs w:val="22"/>
                              </w:rPr>
                              <w:t xml:space="preserve">A </w:t>
                            </w:r>
                            <w:r w:rsidR="006464A5">
                              <w:rPr>
                                <w:sz w:val="22"/>
                                <w:szCs w:val="22"/>
                              </w:rPr>
                              <w:t>three-component mixture</w:t>
                            </w:r>
                            <w:r w:rsidRPr="00C44759">
                              <w:rPr>
                                <w:sz w:val="22"/>
                                <w:szCs w:val="22"/>
                              </w:rPr>
                              <w:t xml:space="preserve"> model of recognition memory </w:t>
                            </w:r>
                            <w:r w:rsidR="0024762C">
                              <w:rPr>
                                <w:sz w:val="22"/>
                                <w:szCs w:val="22"/>
                              </w:rPr>
                              <w:t xml:space="preserve">judgments </w:t>
                            </w:r>
                            <w:r w:rsidRPr="00C44759">
                              <w:rPr>
                                <w:sz w:val="22"/>
                                <w:szCs w:val="22"/>
                              </w:rPr>
                              <w:t>for similar lures.</w:t>
                            </w:r>
                            <w:r w:rsidR="00B60B24">
                              <w:rPr>
                                <w:sz w:val="22"/>
                                <w:szCs w:val="22"/>
                              </w:rPr>
                              <w:t xml:space="preserve"> </w:t>
                            </w:r>
                            <w:r w:rsidRPr="00C44759">
                              <w:rPr>
                                <w:sz w:val="22"/>
                                <w:szCs w:val="22"/>
                              </w:rPr>
                              <w:t>Memory strength</w:t>
                            </w:r>
                            <w:r w:rsidR="00116D2E">
                              <w:rPr>
                                <w:sz w:val="22"/>
                                <w:szCs w:val="22"/>
                              </w:rPr>
                              <w:t xml:space="preserve">/confidence </w:t>
                            </w:r>
                            <w:r w:rsidRPr="00C44759">
                              <w:rPr>
                                <w:sz w:val="22"/>
                                <w:szCs w:val="22"/>
                              </w:rPr>
                              <w:t>distributions</w:t>
                            </w:r>
                            <w:r w:rsidR="00F70D88">
                              <w:rPr>
                                <w:sz w:val="22"/>
                                <w:szCs w:val="22"/>
                              </w:rPr>
                              <w:t xml:space="preserve"> are shown</w:t>
                            </w:r>
                            <w:r w:rsidRPr="00C44759">
                              <w:rPr>
                                <w:sz w:val="22"/>
                                <w:szCs w:val="22"/>
                              </w:rPr>
                              <w:t xml:space="preserve"> </w:t>
                            </w:r>
                            <w:r w:rsidR="006464A5">
                              <w:rPr>
                                <w:sz w:val="22"/>
                                <w:szCs w:val="22"/>
                              </w:rPr>
                              <w:t xml:space="preserve">for </w:t>
                            </w:r>
                            <w:r w:rsidRPr="00C44759">
                              <w:rPr>
                                <w:sz w:val="22"/>
                                <w:szCs w:val="22"/>
                              </w:rPr>
                              <w:t>false</w:t>
                            </w:r>
                            <w:r w:rsidR="00482C82">
                              <w:rPr>
                                <w:sz w:val="22"/>
                                <w:szCs w:val="22"/>
                              </w:rPr>
                              <w:t xml:space="preserve"> </w:t>
                            </w:r>
                            <w:r w:rsidRPr="00C44759">
                              <w:rPr>
                                <w:sz w:val="22"/>
                                <w:szCs w:val="22"/>
                              </w:rPr>
                              <w:t>familiarity (gray), recollection</w:t>
                            </w:r>
                            <w:r w:rsidR="00ED3445">
                              <w:rPr>
                                <w:sz w:val="22"/>
                                <w:szCs w:val="22"/>
                              </w:rPr>
                              <w:t xml:space="preserve"> </w:t>
                            </w:r>
                            <w:r w:rsidRPr="00C44759">
                              <w:rPr>
                                <w:sz w:val="22"/>
                                <w:szCs w:val="22"/>
                              </w:rPr>
                              <w:t>rejection (blue), and false</w:t>
                            </w:r>
                            <w:r w:rsidR="00ED3445">
                              <w:rPr>
                                <w:sz w:val="22"/>
                                <w:szCs w:val="22"/>
                              </w:rPr>
                              <w:t xml:space="preserve"> </w:t>
                            </w:r>
                            <w:r w:rsidRPr="00C44759">
                              <w:rPr>
                                <w:sz w:val="22"/>
                                <w:szCs w:val="22"/>
                              </w:rPr>
                              <w:t xml:space="preserve">recollection (yellow). B) </w:t>
                            </w:r>
                            <w:r w:rsidR="00B60B24">
                              <w:rPr>
                                <w:sz w:val="22"/>
                                <w:szCs w:val="22"/>
                              </w:rPr>
                              <w:t>H</w:t>
                            </w:r>
                            <w:r w:rsidR="00482C82">
                              <w:rPr>
                                <w:sz w:val="22"/>
                                <w:szCs w:val="22"/>
                              </w:rPr>
                              <w:t xml:space="preserve">ypothetical distributions of confidence responses that might be observed for similar lures and new items (each square represents a single response). </w:t>
                            </w:r>
                            <w:r w:rsidR="00B60B24">
                              <w:rPr>
                                <w:sz w:val="22"/>
                                <w:szCs w:val="22"/>
                              </w:rPr>
                              <w:t xml:space="preserve">C) </w:t>
                            </w:r>
                            <w:r w:rsidR="00B60B24" w:rsidRPr="00B60B24">
                              <w:rPr>
                                <w:sz w:val="22"/>
                                <w:szCs w:val="22"/>
                              </w:rPr>
                              <w:t xml:space="preserve">Receiver operating characteristics (ROCs) based on recognition confidence ratings along with the fitted mixture model function. </w:t>
                            </w:r>
                            <w:r w:rsidRPr="00C44759">
                              <w:rPr>
                                <w:sz w:val="22"/>
                                <w:szCs w:val="22"/>
                              </w:rPr>
                              <w:t xml:space="preserve">The left-most point </w:t>
                            </w:r>
                            <w:r w:rsidR="00ED3445">
                              <w:rPr>
                                <w:sz w:val="22"/>
                                <w:szCs w:val="22"/>
                              </w:rPr>
                              <w:t xml:space="preserve">of the ROC </w:t>
                            </w:r>
                            <w:r w:rsidRPr="00C44759">
                              <w:rPr>
                                <w:sz w:val="22"/>
                                <w:szCs w:val="22"/>
                              </w:rPr>
                              <w:t>reflects high confidence old trials (i.e., 6 responses), and each subsequent point includes the next most confident trials (i.e. 6 + 5 responses etc</w:t>
                            </w:r>
                            <w:r w:rsidR="006D5730">
                              <w:rPr>
                                <w:sz w:val="22"/>
                                <w:szCs w:val="22"/>
                              </w:rPr>
                              <w:t>.</w:t>
                            </w:r>
                            <w:r w:rsidRPr="00C44759">
                              <w:rPr>
                                <w:sz w:val="22"/>
                                <w:szCs w:val="22"/>
                              </w:rPr>
                              <w:t xml:space="preserve">). </w:t>
                            </w:r>
                            <w:r w:rsidR="00724B47">
                              <w:rPr>
                                <w:sz w:val="22"/>
                                <w:szCs w:val="22"/>
                              </w:rPr>
                              <w:t xml:space="preserve">The mixture model is fit to the ROC points </w:t>
                            </w:r>
                            <w:r w:rsidR="00C254CB">
                              <w:rPr>
                                <w:sz w:val="22"/>
                                <w:szCs w:val="22"/>
                              </w:rPr>
                              <w:t xml:space="preserve">using a nonlinear regression method and is </w:t>
                            </w:r>
                            <w:r w:rsidR="00330774">
                              <w:rPr>
                                <w:sz w:val="22"/>
                                <w:szCs w:val="22"/>
                              </w:rPr>
                              <w:t xml:space="preserve">shown </w:t>
                            </w:r>
                            <w:r w:rsidR="00724B47">
                              <w:rPr>
                                <w:sz w:val="22"/>
                                <w:szCs w:val="22"/>
                              </w:rPr>
                              <w:t xml:space="preserve">as the continuous </w:t>
                            </w:r>
                            <w:r w:rsidR="00B60B24">
                              <w:rPr>
                                <w:sz w:val="22"/>
                                <w:szCs w:val="22"/>
                              </w:rPr>
                              <w:t xml:space="preserve">solid </w:t>
                            </w:r>
                            <w:r w:rsidR="00724B47">
                              <w:rPr>
                                <w:sz w:val="22"/>
                                <w:szCs w:val="22"/>
                              </w:rPr>
                              <w:t xml:space="preserve">curve. </w:t>
                            </w:r>
                            <w:r w:rsidRPr="00C44759">
                              <w:rPr>
                                <w:sz w:val="22"/>
                                <w:szCs w:val="22"/>
                              </w:rPr>
                              <w:t xml:space="preserve">The </w:t>
                            </w:r>
                            <w:r w:rsidR="00D21ACC" w:rsidRPr="00D13450">
                              <w:rPr>
                                <w:color w:val="4C94D8" w:themeColor="text2" w:themeTint="80"/>
                                <w:sz w:val="22"/>
                                <w:szCs w:val="22"/>
                              </w:rPr>
                              <w:t xml:space="preserve">projected </w:t>
                            </w:r>
                            <w:r w:rsidRPr="00D13450">
                              <w:rPr>
                                <w:color w:val="4C94D8" w:themeColor="text2" w:themeTint="80"/>
                                <w:sz w:val="22"/>
                                <w:szCs w:val="22"/>
                              </w:rPr>
                              <w:t>left intercept of the function</w:t>
                            </w:r>
                            <w:r w:rsidRPr="00C44759">
                              <w:rPr>
                                <w:sz w:val="22"/>
                                <w:szCs w:val="22"/>
                              </w:rPr>
                              <w:t xml:space="preserve"> provide</w:t>
                            </w:r>
                            <w:r w:rsidR="00D80D9F">
                              <w:rPr>
                                <w:sz w:val="22"/>
                                <w:szCs w:val="22"/>
                              </w:rPr>
                              <w:t>s</w:t>
                            </w:r>
                            <w:r w:rsidRPr="00C44759">
                              <w:rPr>
                                <w:sz w:val="22"/>
                                <w:szCs w:val="22"/>
                              </w:rPr>
                              <w:t xml:space="preserve"> a probability estimate of false</w:t>
                            </w:r>
                            <w:r w:rsidR="00ED3445">
                              <w:rPr>
                                <w:sz w:val="22"/>
                                <w:szCs w:val="22"/>
                              </w:rPr>
                              <w:t xml:space="preserve"> </w:t>
                            </w:r>
                            <w:r w:rsidRPr="00C44759">
                              <w:rPr>
                                <w:sz w:val="22"/>
                                <w:szCs w:val="22"/>
                              </w:rPr>
                              <w:t>recollection</w:t>
                            </w:r>
                            <w:r w:rsidR="00D80D9F">
                              <w:rPr>
                                <w:sz w:val="22"/>
                                <w:szCs w:val="22"/>
                              </w:rPr>
                              <w:t xml:space="preserve">, whereas </w:t>
                            </w:r>
                            <w:r w:rsidRPr="00C44759">
                              <w:rPr>
                                <w:sz w:val="22"/>
                                <w:szCs w:val="22"/>
                              </w:rPr>
                              <w:t>the right intercept of the function provide</w:t>
                            </w:r>
                            <w:r w:rsidR="00D80D9F">
                              <w:rPr>
                                <w:sz w:val="22"/>
                                <w:szCs w:val="22"/>
                              </w:rPr>
                              <w:t>s</w:t>
                            </w:r>
                            <w:r w:rsidRPr="00C44759">
                              <w:rPr>
                                <w:sz w:val="22"/>
                                <w:szCs w:val="22"/>
                              </w:rPr>
                              <w:t xml:space="preserve"> a numerical estimate of recollection</w:t>
                            </w:r>
                            <w:r w:rsidR="00ED3445">
                              <w:rPr>
                                <w:sz w:val="22"/>
                                <w:szCs w:val="22"/>
                              </w:rPr>
                              <w:t xml:space="preserve"> </w:t>
                            </w:r>
                            <w:r w:rsidRPr="00C44759">
                              <w:rPr>
                                <w:sz w:val="22"/>
                                <w:szCs w:val="22"/>
                              </w:rPr>
                              <w:t>rejection</w:t>
                            </w:r>
                            <w:r w:rsidR="00D80D9F">
                              <w:rPr>
                                <w:sz w:val="22"/>
                                <w:szCs w:val="22"/>
                              </w:rPr>
                              <w:t xml:space="preserve">, and </w:t>
                            </w:r>
                            <w:r w:rsidRPr="00C44759">
                              <w:rPr>
                                <w:sz w:val="22"/>
                                <w:szCs w:val="22"/>
                              </w:rPr>
                              <w:t xml:space="preserve">the curvilinearity of the observed ROC reflects the extent to which familiarity contributes to performance (i.e., as the </w:t>
                            </w:r>
                            <w:r w:rsidR="00F70D88">
                              <w:rPr>
                                <w:sz w:val="22"/>
                                <w:szCs w:val="22"/>
                              </w:rPr>
                              <w:t xml:space="preserve">familiarity of the lures increases the </w:t>
                            </w:r>
                            <w:r w:rsidRPr="00C44759">
                              <w:rPr>
                                <w:sz w:val="22"/>
                                <w:szCs w:val="22"/>
                              </w:rPr>
                              <w:t xml:space="preserve">familiarity distributions move farther apart </w:t>
                            </w:r>
                            <w:r w:rsidR="00F70D88">
                              <w:rPr>
                                <w:sz w:val="22"/>
                                <w:szCs w:val="22"/>
                              </w:rPr>
                              <w:t xml:space="preserve">and </w:t>
                            </w:r>
                            <w:r w:rsidRPr="00C44759">
                              <w:rPr>
                                <w:sz w:val="22"/>
                                <w:szCs w:val="22"/>
                              </w:rPr>
                              <w:t xml:space="preserve">the ROC will become more curved).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B1D6A" id="Text Box 2" o:spid="_x0000_s1027" type="#_x0000_t202" style="position:absolute;left:0;text-align:left;margin-left:3.3pt;margin-top:23.75pt;width:484.65pt;height:52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" fillcolor="white [3201]" strokeweight=".5pt">
                <v:textbox>
                  <w:txbxContent>
                    <w:p w14:paraId="12F94878" w14:textId="65FB5964" w:rsidR="00806C4A" w:rsidRDefault="00721D29">
                      <w:r w:rsidRPr="00721D29">
                        <w:rPr>
                          <w:noProof/>
                        </w:rPr>
                        <w:t xml:space="preserve"> </w:t>
                      </w:r>
                      <w:r w:rsidR="000D2A87" w:rsidRPr="000D2A87">
                        <w:rPr>
                          <w:noProof/>
                        </w:rPr>
                        <w:drawing>
                          <wp:inline distT="0" distB="0" distL="0" distR="0" wp14:anchorId="76A146E3" wp14:editId="1C8A8536">
                            <wp:extent cx="6011628" cy="4000500"/>
                            <wp:effectExtent l="0" t="0" r="0" b="0"/>
                            <wp:docPr id="131700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06144" name=""/>
                                    <pic:cNvPicPr/>
                                  </pic:nvPicPr>
                                  <pic:blipFill rotWithShape="1">
                                    <a:blip r:embed="rId19"/>
                                    <a:srcRect b="16002"/>
                                    <a:stretch>
                                      <a:fillRect/>
                                    </a:stretch>
                                  </pic:blipFill>
                                  <pic:spPr bwMode="auto">
                                    <a:xfrm>
                                      <a:off x="0" y="0"/>
                                      <a:ext cx="6015692" cy="4003205"/>
                                    </a:xfrm>
                                    <a:prstGeom prst="rect">
                                      <a:avLst/>
                                    </a:prstGeom>
                                    <a:ln>
                                      <a:noFill/>
                                    </a:ln>
                                    <a:extLst>
                                      <a:ext uri="{53640926-AAD7-44D8-BBD7-CCE9431645EC}">
                                        <a14:shadowObscured xmlns:a14="http://schemas.microsoft.com/office/drawing/2010/main"/>
                                      </a:ext>
                                    </a:extLst>
                                  </pic:spPr>
                                </pic:pic>
                              </a:graphicData>
                            </a:graphic>
                          </wp:inline>
                        </w:drawing>
                      </w:r>
                    </w:p>
                    <w:p w14:paraId="6152F477" w14:textId="400D7229" w:rsidR="00C44759" w:rsidRPr="00C44759" w:rsidRDefault="00C44759" w:rsidP="00C44759">
                      <w:pPr>
                        <w:rPr>
                          <w:sz w:val="22"/>
                          <w:szCs w:val="22"/>
                        </w:rPr>
                      </w:pPr>
                      <w:r w:rsidRPr="00C44759">
                        <w:rPr>
                          <w:b/>
                          <w:bCs/>
                          <w:sz w:val="22"/>
                          <w:szCs w:val="22"/>
                        </w:rPr>
                        <w:t>Figure 2.</w:t>
                      </w:r>
                      <w:r w:rsidR="00482C82">
                        <w:rPr>
                          <w:sz w:val="22"/>
                          <w:szCs w:val="22"/>
                        </w:rPr>
                        <w:t xml:space="preserve"> </w:t>
                      </w:r>
                      <w:r w:rsidR="00721D29">
                        <w:rPr>
                          <w:sz w:val="22"/>
                          <w:szCs w:val="22"/>
                        </w:rPr>
                        <w:t xml:space="preserve">A) </w:t>
                      </w:r>
                      <w:r w:rsidRPr="00C44759">
                        <w:rPr>
                          <w:sz w:val="22"/>
                          <w:szCs w:val="22"/>
                        </w:rPr>
                        <w:t xml:space="preserve">A </w:t>
                      </w:r>
                      <w:r w:rsidR="006464A5">
                        <w:rPr>
                          <w:sz w:val="22"/>
                          <w:szCs w:val="22"/>
                        </w:rPr>
                        <w:t>three-component mixture</w:t>
                      </w:r>
                      <w:r w:rsidRPr="00C44759">
                        <w:rPr>
                          <w:sz w:val="22"/>
                          <w:szCs w:val="22"/>
                        </w:rPr>
                        <w:t xml:space="preserve"> model of recognition memory </w:t>
                      </w:r>
                      <w:r w:rsidR="0024762C">
                        <w:rPr>
                          <w:sz w:val="22"/>
                          <w:szCs w:val="22"/>
                        </w:rPr>
                        <w:t xml:space="preserve">judgments </w:t>
                      </w:r>
                      <w:r w:rsidRPr="00C44759">
                        <w:rPr>
                          <w:sz w:val="22"/>
                          <w:szCs w:val="22"/>
                        </w:rPr>
                        <w:t>for similar lures.</w:t>
                      </w:r>
                      <w:r w:rsidR="00B60B24">
                        <w:rPr>
                          <w:sz w:val="22"/>
                          <w:szCs w:val="22"/>
                        </w:rPr>
                        <w:t xml:space="preserve"> </w:t>
                      </w:r>
                      <w:r w:rsidRPr="00C44759">
                        <w:rPr>
                          <w:sz w:val="22"/>
                          <w:szCs w:val="22"/>
                        </w:rPr>
                        <w:t>Memory strength</w:t>
                      </w:r>
                      <w:r w:rsidR="00116D2E">
                        <w:rPr>
                          <w:sz w:val="22"/>
                          <w:szCs w:val="22"/>
                        </w:rPr>
                        <w:t xml:space="preserve">/confidence </w:t>
                      </w:r>
                      <w:r w:rsidRPr="00C44759">
                        <w:rPr>
                          <w:sz w:val="22"/>
                          <w:szCs w:val="22"/>
                        </w:rPr>
                        <w:t>distributions</w:t>
                      </w:r>
                      <w:r w:rsidR="00F70D88">
                        <w:rPr>
                          <w:sz w:val="22"/>
                          <w:szCs w:val="22"/>
                        </w:rPr>
                        <w:t xml:space="preserve"> are shown</w:t>
                      </w:r>
                      <w:r w:rsidRPr="00C44759">
                        <w:rPr>
                          <w:sz w:val="22"/>
                          <w:szCs w:val="22"/>
                        </w:rPr>
                        <w:t xml:space="preserve"> </w:t>
                      </w:r>
                      <w:r w:rsidR="006464A5">
                        <w:rPr>
                          <w:sz w:val="22"/>
                          <w:szCs w:val="22"/>
                        </w:rPr>
                        <w:t xml:space="preserve">for </w:t>
                      </w:r>
                      <w:r w:rsidRPr="00C44759">
                        <w:rPr>
                          <w:sz w:val="22"/>
                          <w:szCs w:val="22"/>
                        </w:rPr>
                        <w:t>false</w:t>
                      </w:r>
                      <w:r w:rsidR="00482C82">
                        <w:rPr>
                          <w:sz w:val="22"/>
                          <w:szCs w:val="22"/>
                        </w:rPr>
                        <w:t xml:space="preserve"> </w:t>
                      </w:r>
                      <w:r w:rsidRPr="00C44759">
                        <w:rPr>
                          <w:sz w:val="22"/>
                          <w:szCs w:val="22"/>
                        </w:rPr>
                        <w:t>familiarity (gray), recollection</w:t>
                      </w:r>
                      <w:r w:rsidR="00ED3445">
                        <w:rPr>
                          <w:sz w:val="22"/>
                          <w:szCs w:val="22"/>
                        </w:rPr>
                        <w:t xml:space="preserve"> </w:t>
                      </w:r>
                      <w:r w:rsidRPr="00C44759">
                        <w:rPr>
                          <w:sz w:val="22"/>
                          <w:szCs w:val="22"/>
                        </w:rPr>
                        <w:t>rejection (blue), and false</w:t>
                      </w:r>
                      <w:r w:rsidR="00ED3445">
                        <w:rPr>
                          <w:sz w:val="22"/>
                          <w:szCs w:val="22"/>
                        </w:rPr>
                        <w:t xml:space="preserve"> </w:t>
                      </w:r>
                      <w:r w:rsidRPr="00C44759">
                        <w:rPr>
                          <w:sz w:val="22"/>
                          <w:szCs w:val="22"/>
                        </w:rPr>
                        <w:t xml:space="preserve">recollection (yellow). B) </w:t>
                      </w:r>
                      <w:r w:rsidR="00B60B24">
                        <w:rPr>
                          <w:sz w:val="22"/>
                          <w:szCs w:val="22"/>
                        </w:rPr>
                        <w:t>H</w:t>
                      </w:r>
                      <w:r w:rsidR="00482C82">
                        <w:rPr>
                          <w:sz w:val="22"/>
                          <w:szCs w:val="22"/>
                        </w:rPr>
                        <w:t xml:space="preserve">ypothetical distributions of confidence responses that might be observed for similar lures and new items (each square represents a single response). </w:t>
                      </w:r>
                      <w:r w:rsidR="00B60B24">
                        <w:rPr>
                          <w:sz w:val="22"/>
                          <w:szCs w:val="22"/>
                        </w:rPr>
                        <w:t xml:space="preserve">C) </w:t>
                      </w:r>
                      <w:r w:rsidR="00B60B24" w:rsidRPr="00B60B24">
                        <w:rPr>
                          <w:sz w:val="22"/>
                          <w:szCs w:val="22"/>
                        </w:rPr>
                        <w:t xml:space="preserve">Receiver operating characteristics (ROCs) based on recognition confidence ratings along with the fitted mixture model function. </w:t>
                      </w:r>
                      <w:r w:rsidRPr="00C44759">
                        <w:rPr>
                          <w:sz w:val="22"/>
                          <w:szCs w:val="22"/>
                        </w:rPr>
                        <w:t xml:space="preserve">The left-most point </w:t>
                      </w:r>
                      <w:r w:rsidR="00ED3445">
                        <w:rPr>
                          <w:sz w:val="22"/>
                          <w:szCs w:val="22"/>
                        </w:rPr>
                        <w:t xml:space="preserve">of the ROC </w:t>
                      </w:r>
                      <w:r w:rsidRPr="00C44759">
                        <w:rPr>
                          <w:sz w:val="22"/>
                          <w:szCs w:val="22"/>
                        </w:rPr>
                        <w:t>reflects high confidence old trials (i.e., 6 responses), and each subsequent point includes the next most confident trials (i.e. 6 + 5 responses etc</w:t>
                      </w:r>
                      <w:r w:rsidR="006D5730">
                        <w:rPr>
                          <w:sz w:val="22"/>
                          <w:szCs w:val="22"/>
                        </w:rPr>
                        <w:t>.</w:t>
                      </w:r>
                      <w:r w:rsidRPr="00C44759">
                        <w:rPr>
                          <w:sz w:val="22"/>
                          <w:szCs w:val="22"/>
                        </w:rPr>
                        <w:t xml:space="preserve">). </w:t>
                      </w:r>
                      <w:r w:rsidR="00724B47">
                        <w:rPr>
                          <w:sz w:val="22"/>
                          <w:szCs w:val="22"/>
                        </w:rPr>
                        <w:t xml:space="preserve">The mixture model is fit to the ROC points </w:t>
                      </w:r>
                      <w:r w:rsidR="00C254CB">
                        <w:rPr>
                          <w:sz w:val="22"/>
                          <w:szCs w:val="22"/>
                        </w:rPr>
                        <w:t xml:space="preserve">using a nonlinear regression method and is </w:t>
                      </w:r>
                      <w:r w:rsidR="00330774">
                        <w:rPr>
                          <w:sz w:val="22"/>
                          <w:szCs w:val="22"/>
                        </w:rPr>
                        <w:t xml:space="preserve">shown </w:t>
                      </w:r>
                      <w:r w:rsidR="00724B47">
                        <w:rPr>
                          <w:sz w:val="22"/>
                          <w:szCs w:val="22"/>
                        </w:rPr>
                        <w:t xml:space="preserve">as the continuous </w:t>
                      </w:r>
                      <w:r w:rsidR="00B60B24">
                        <w:rPr>
                          <w:sz w:val="22"/>
                          <w:szCs w:val="22"/>
                        </w:rPr>
                        <w:t xml:space="preserve">solid </w:t>
                      </w:r>
                      <w:r w:rsidR="00724B47">
                        <w:rPr>
                          <w:sz w:val="22"/>
                          <w:szCs w:val="22"/>
                        </w:rPr>
                        <w:t xml:space="preserve">curve. </w:t>
                      </w:r>
                      <w:r w:rsidRPr="00C44759">
                        <w:rPr>
                          <w:sz w:val="22"/>
                          <w:szCs w:val="22"/>
                        </w:rPr>
                        <w:t xml:space="preserve">The </w:t>
                      </w:r>
                      <w:r w:rsidR="00D21ACC" w:rsidRPr="00D13450">
                        <w:rPr>
                          <w:color w:val="4C94D8" w:themeColor="text2" w:themeTint="80"/>
                          <w:sz w:val="22"/>
                          <w:szCs w:val="22"/>
                        </w:rPr>
                        <w:t xml:space="preserve">projected </w:t>
                      </w:r>
                      <w:r w:rsidRPr="00D13450">
                        <w:rPr>
                          <w:color w:val="4C94D8" w:themeColor="text2" w:themeTint="80"/>
                          <w:sz w:val="22"/>
                          <w:szCs w:val="22"/>
                        </w:rPr>
                        <w:t xml:space="preserve">left </w:t>
                      </w:r>
                      <w:r w:rsidRPr="00D13450">
                        <w:rPr>
                          <w:color w:val="4C94D8" w:themeColor="text2" w:themeTint="80"/>
                          <w:sz w:val="22"/>
                          <w:szCs w:val="22"/>
                        </w:rPr>
                        <w:t>intercept of the function</w:t>
                      </w:r>
                      <w:r w:rsidRPr="00C44759">
                        <w:rPr>
                          <w:sz w:val="22"/>
                          <w:szCs w:val="22"/>
                        </w:rPr>
                        <w:t xml:space="preserve"> provide</w:t>
                      </w:r>
                      <w:r w:rsidR="00D80D9F">
                        <w:rPr>
                          <w:sz w:val="22"/>
                          <w:szCs w:val="22"/>
                        </w:rPr>
                        <w:t>s</w:t>
                      </w:r>
                      <w:r w:rsidRPr="00C44759">
                        <w:rPr>
                          <w:sz w:val="22"/>
                          <w:szCs w:val="22"/>
                        </w:rPr>
                        <w:t xml:space="preserve"> a probability estimate of false</w:t>
                      </w:r>
                      <w:r w:rsidR="00ED3445">
                        <w:rPr>
                          <w:sz w:val="22"/>
                          <w:szCs w:val="22"/>
                        </w:rPr>
                        <w:t xml:space="preserve"> </w:t>
                      </w:r>
                      <w:r w:rsidRPr="00C44759">
                        <w:rPr>
                          <w:sz w:val="22"/>
                          <w:szCs w:val="22"/>
                        </w:rPr>
                        <w:t>recollection</w:t>
                      </w:r>
                      <w:r w:rsidR="00D80D9F">
                        <w:rPr>
                          <w:sz w:val="22"/>
                          <w:szCs w:val="22"/>
                        </w:rPr>
                        <w:t xml:space="preserve">, whereas </w:t>
                      </w:r>
                      <w:r w:rsidRPr="00C44759">
                        <w:rPr>
                          <w:sz w:val="22"/>
                          <w:szCs w:val="22"/>
                        </w:rPr>
                        <w:t>the right intercept of the function provide</w:t>
                      </w:r>
                      <w:r w:rsidR="00D80D9F">
                        <w:rPr>
                          <w:sz w:val="22"/>
                          <w:szCs w:val="22"/>
                        </w:rPr>
                        <w:t>s</w:t>
                      </w:r>
                      <w:r w:rsidRPr="00C44759">
                        <w:rPr>
                          <w:sz w:val="22"/>
                          <w:szCs w:val="22"/>
                        </w:rPr>
                        <w:t xml:space="preserve"> a numerical estimate of recollection</w:t>
                      </w:r>
                      <w:r w:rsidR="00ED3445">
                        <w:rPr>
                          <w:sz w:val="22"/>
                          <w:szCs w:val="22"/>
                        </w:rPr>
                        <w:t xml:space="preserve"> </w:t>
                      </w:r>
                      <w:r w:rsidRPr="00C44759">
                        <w:rPr>
                          <w:sz w:val="22"/>
                          <w:szCs w:val="22"/>
                        </w:rPr>
                        <w:t>rejection</w:t>
                      </w:r>
                      <w:r w:rsidR="00D80D9F">
                        <w:rPr>
                          <w:sz w:val="22"/>
                          <w:szCs w:val="22"/>
                        </w:rPr>
                        <w:t xml:space="preserve">, and </w:t>
                      </w:r>
                      <w:r w:rsidRPr="00C44759">
                        <w:rPr>
                          <w:sz w:val="22"/>
                          <w:szCs w:val="22"/>
                        </w:rPr>
                        <w:t xml:space="preserve">the curvilinearity of the observed ROC reflects the extent to which familiarity contributes to performance (i.e., as the </w:t>
                      </w:r>
                      <w:r w:rsidR="00F70D88">
                        <w:rPr>
                          <w:sz w:val="22"/>
                          <w:szCs w:val="22"/>
                        </w:rPr>
                        <w:t xml:space="preserve">familiarity of the lures increases the </w:t>
                      </w:r>
                      <w:r w:rsidRPr="00C44759">
                        <w:rPr>
                          <w:sz w:val="22"/>
                          <w:szCs w:val="22"/>
                        </w:rPr>
                        <w:t xml:space="preserve">familiarity distributions move farther apart </w:t>
                      </w:r>
                      <w:r w:rsidR="00F70D88">
                        <w:rPr>
                          <w:sz w:val="22"/>
                          <w:szCs w:val="22"/>
                        </w:rPr>
                        <w:t xml:space="preserve">and </w:t>
                      </w:r>
                      <w:r w:rsidRPr="00C44759">
                        <w:rPr>
                          <w:sz w:val="22"/>
                          <w:szCs w:val="22"/>
                        </w:rPr>
                        <w:t xml:space="preserve">the ROC will become more curved). </w:t>
                      </w:r>
                    </w:p>
                  </w:txbxContent>
                </v:textbox>
                <w10:wrap type="topAndBottom"/>
              </v:shape>
            </w:pict>
          </mc:Fallback>
        </mc:AlternateContent>
      </w:r>
      <w:r w:rsidR="002E2427" w:rsidRPr="009818E3">
        <w:t>If th</w:t>
      </w:r>
      <w:r w:rsidR="002178FF">
        <w:t xml:space="preserve">is model </w:t>
      </w:r>
      <w:r w:rsidR="007C5D52">
        <w:t xml:space="preserve">is </w:t>
      </w:r>
      <w:r w:rsidR="00626D8A">
        <w:t>correct</w:t>
      </w:r>
      <w:r w:rsidR="004F4312">
        <w:t>,</w:t>
      </w:r>
      <w:r w:rsidR="00626D8A">
        <w:t xml:space="preserve"> </w:t>
      </w:r>
      <w:r w:rsidR="0087742E">
        <w:t xml:space="preserve">then </w:t>
      </w:r>
      <w:r w:rsidR="002E2427" w:rsidRPr="009818E3">
        <w:t xml:space="preserve">recognition confidence judgments </w:t>
      </w:r>
      <w:r w:rsidR="00CA5477">
        <w:t xml:space="preserve">will be </w:t>
      </w:r>
      <w:r w:rsidR="002E2427" w:rsidRPr="009818E3">
        <w:t>highly constrained</w:t>
      </w:r>
      <w:r w:rsidR="0087742E">
        <w:t>.</w:t>
      </w:r>
      <w:r w:rsidR="004C29E9">
        <w:t xml:space="preserve"> </w:t>
      </w:r>
      <w:r w:rsidR="00C93E30">
        <w:t xml:space="preserve">For example, </w:t>
      </w:r>
      <w:r w:rsidR="00E125CC">
        <w:t xml:space="preserve">if one </w:t>
      </w:r>
      <w:r w:rsidR="000079A6">
        <w:t xml:space="preserve">compares </w:t>
      </w:r>
      <w:r w:rsidR="00E125CC">
        <w:t xml:space="preserve">the probability of </w:t>
      </w:r>
      <w:r w:rsidR="00C446CD">
        <w:t xml:space="preserve">recognizing </w:t>
      </w:r>
      <w:r w:rsidR="00E125CC">
        <w:t xml:space="preserve">a lure item </w:t>
      </w:r>
      <w:r w:rsidR="000079A6">
        <w:t xml:space="preserve">with </w:t>
      </w:r>
      <w:r w:rsidR="00E125CC">
        <w:t xml:space="preserve">the probability of </w:t>
      </w:r>
      <w:r w:rsidR="00C446CD">
        <w:t xml:space="preserve">recognizing </w:t>
      </w:r>
      <w:r w:rsidR="00E125CC">
        <w:t>a new item</w:t>
      </w:r>
      <w:r w:rsidR="000079A6">
        <w:t xml:space="preserve"> </w:t>
      </w:r>
      <w:r w:rsidR="00E125CC">
        <w:t>across levels of response confidence</w:t>
      </w:r>
      <w:r w:rsidR="00347EF8">
        <w:t xml:space="preserve"> (e.g., see hypothetical distribution of confi</w:t>
      </w:r>
      <w:r w:rsidR="00B945A0">
        <w:t>d</w:t>
      </w:r>
      <w:r w:rsidR="00347EF8">
        <w:t>ence responses in Figure 2B)</w:t>
      </w:r>
      <w:r w:rsidR="00E125CC">
        <w:t>, this produces a</w:t>
      </w:r>
      <w:r w:rsidR="000079A6">
        <w:t xml:space="preserve"> </w:t>
      </w:r>
      <w:r w:rsidR="00E125CC">
        <w:t>Receiver Operating Characteristic</w:t>
      </w:r>
      <w:r w:rsidR="000079A6">
        <w:t xml:space="preserve"> (ROC</w:t>
      </w:r>
      <w:r w:rsidR="00564D39">
        <w:t xml:space="preserve">) </w:t>
      </w:r>
      <w:r w:rsidR="00CD519D">
        <w:t xml:space="preserve">like the </w:t>
      </w:r>
      <w:r w:rsidR="004C29E9">
        <w:t>function in Figure 2</w:t>
      </w:r>
      <w:r w:rsidR="00347EF8">
        <w:t>C</w:t>
      </w:r>
      <w:r w:rsidR="00564D39">
        <w:t xml:space="preserve">. </w:t>
      </w:r>
      <w:bookmarkStart w:id="18" w:name="_Hlk205207016"/>
      <w:r w:rsidR="00564D39">
        <w:t xml:space="preserve">The </w:t>
      </w:r>
      <w:r w:rsidR="00BC5A0E">
        <w:t xml:space="preserve">model </w:t>
      </w:r>
      <w:r w:rsidR="0000407E">
        <w:t xml:space="preserve">produces </w:t>
      </w:r>
      <w:r w:rsidR="00C93E30">
        <w:t>a left-intercept (reflecting false</w:t>
      </w:r>
      <w:r w:rsidR="00304D40">
        <w:t xml:space="preserve"> </w:t>
      </w:r>
      <w:r w:rsidR="00C93E30">
        <w:t>recollection), a right intercept (reflecting recollection</w:t>
      </w:r>
      <w:r w:rsidR="00304D40">
        <w:t xml:space="preserve"> </w:t>
      </w:r>
      <w:r w:rsidR="00C93E30">
        <w:t xml:space="preserve">rejection), </w:t>
      </w:r>
      <w:r w:rsidR="00C93E30">
        <w:lastRenderedPageBreak/>
        <w:t xml:space="preserve">and </w:t>
      </w:r>
      <w:r w:rsidR="00564D39">
        <w:t xml:space="preserve">it </w:t>
      </w:r>
      <w:r w:rsidR="00CD519D">
        <w:t xml:space="preserve">is </w:t>
      </w:r>
      <w:r w:rsidR="00C93E30">
        <w:t>curved (reflecting false</w:t>
      </w:r>
      <w:r w:rsidR="00304D40">
        <w:t xml:space="preserve"> </w:t>
      </w:r>
      <w:r w:rsidR="00C93E30">
        <w:t>familiarity)</w:t>
      </w:r>
      <w:bookmarkEnd w:id="18"/>
      <w:r w:rsidR="00C93E30">
        <w:t xml:space="preserve">. </w:t>
      </w:r>
      <w:r w:rsidR="000079A6">
        <w:t>I</w:t>
      </w:r>
      <w:r w:rsidR="00C93E30">
        <w:t>f</w:t>
      </w:r>
      <w:r w:rsidR="0000407E">
        <w:t>,</w:t>
      </w:r>
      <w:r w:rsidR="00C93E30">
        <w:t xml:space="preserve"> </w:t>
      </w:r>
      <w:r w:rsidR="00591F57">
        <w:t>on one hand</w:t>
      </w:r>
      <w:r w:rsidR="0000407E">
        <w:t>,</w:t>
      </w:r>
      <w:r w:rsidR="00591F57">
        <w:t xml:space="preserve"> </w:t>
      </w:r>
      <w:r w:rsidR="000079A6">
        <w:t xml:space="preserve">these </w:t>
      </w:r>
      <w:r w:rsidR="00C93E30">
        <w:t xml:space="preserve">three </w:t>
      </w:r>
      <w:r w:rsidR="00C446CD">
        <w:t>processes</w:t>
      </w:r>
      <w:r w:rsidR="00C93E30">
        <w:t xml:space="preserve"> </w:t>
      </w:r>
      <w:r w:rsidR="00D30C7E">
        <w:t>do contribute to lure performance</w:t>
      </w:r>
      <w:r w:rsidR="00C93E30">
        <w:t xml:space="preserve">, then </w:t>
      </w:r>
      <w:r w:rsidR="00EF177B">
        <w:t xml:space="preserve">the ROCs should exhibit all three of these features. In addition, </w:t>
      </w:r>
      <w:r w:rsidR="00C93E30">
        <w:t>these aspects of the ROC function should be dissociable</w:t>
      </w:r>
      <w:r w:rsidR="000079A6">
        <w:t xml:space="preserve"> </w:t>
      </w:r>
      <w:r w:rsidR="00012E63">
        <w:t xml:space="preserve">via selective effects of </w:t>
      </w:r>
      <w:r w:rsidR="00D30C7E">
        <w:t>experimental</w:t>
      </w:r>
      <w:r w:rsidR="00905A10">
        <w:t xml:space="preserve"> </w:t>
      </w:r>
      <w:r w:rsidR="00C93E30">
        <w:t>manipulations</w:t>
      </w:r>
      <w:r w:rsidR="00012E63">
        <w:t xml:space="preserve"> on particular processes</w:t>
      </w:r>
      <w:r w:rsidR="00C93E30">
        <w:t>.</w:t>
      </w:r>
      <w:r w:rsidR="000079A6">
        <w:t xml:space="preserve"> </w:t>
      </w:r>
      <w:r w:rsidR="00C446CD">
        <w:t xml:space="preserve">If on the other hand, a simpler two-process approach is viable then two of these factors </w:t>
      </w:r>
      <w:r w:rsidR="004D08FD">
        <w:t xml:space="preserve">may </w:t>
      </w:r>
      <w:r w:rsidR="00C446CD">
        <w:t xml:space="preserve">behave in similar ways, and so could be collapsed (e.g., false recollection may just be the opposite of recollection rejection). </w:t>
      </w:r>
      <w:r w:rsidR="000079A6">
        <w:t>Moreover,</w:t>
      </w:r>
      <w:r w:rsidR="00C93E30">
        <w:t xml:space="preserve"> if the model </w:t>
      </w:r>
      <w:r w:rsidR="00905A10">
        <w:t xml:space="preserve">can </w:t>
      </w:r>
      <w:r w:rsidR="00012E63">
        <w:t xml:space="preserve">adequately describe </w:t>
      </w:r>
      <w:r w:rsidR="00C93E30">
        <w:t>the ROCs</w:t>
      </w:r>
      <w:r w:rsidR="002878DE">
        <w:t>,</w:t>
      </w:r>
      <w:r w:rsidR="00C93E30">
        <w:t xml:space="preserve"> then </w:t>
      </w:r>
      <w:r w:rsidR="00905A10">
        <w:t xml:space="preserve">one can measure the relative roles of these three processes by </w:t>
      </w:r>
      <w:r w:rsidR="00564D39">
        <w:t xml:space="preserve">fitting </w:t>
      </w:r>
      <w:r w:rsidR="00905A10">
        <w:t xml:space="preserve">the </w:t>
      </w:r>
      <w:r w:rsidR="00564D39">
        <w:t xml:space="preserve">model to </w:t>
      </w:r>
      <w:r w:rsidR="00A71048">
        <w:t xml:space="preserve">confidence </w:t>
      </w:r>
      <w:r w:rsidR="00564D39">
        <w:t xml:space="preserve">data. This is analogous to conducting a </w:t>
      </w:r>
      <w:r w:rsidR="007C5D52">
        <w:t xml:space="preserve">linear </w:t>
      </w:r>
      <w:r w:rsidR="00564D39">
        <w:t>regression to estimate the slope and intercept of a line</w:t>
      </w:r>
      <w:r w:rsidR="00E96806">
        <w:t xml:space="preserve">, </w:t>
      </w:r>
      <w:r w:rsidR="00EF177B">
        <w:t xml:space="preserve">but in this case, </w:t>
      </w:r>
      <w:r w:rsidR="00E96806">
        <w:t xml:space="preserve">the model introduces a nonlinear </w:t>
      </w:r>
      <w:r w:rsidR="000F7A3E">
        <w:t xml:space="preserve">component </w:t>
      </w:r>
      <w:r w:rsidR="00F0626A">
        <w:t xml:space="preserve">(i.e., d’) </w:t>
      </w:r>
      <w:r w:rsidR="00E96806">
        <w:t xml:space="preserve">to account for </w:t>
      </w:r>
      <w:r w:rsidR="00012E63">
        <w:t xml:space="preserve">false </w:t>
      </w:r>
      <w:r w:rsidR="00E96806">
        <w:t xml:space="preserve">familiarity. </w:t>
      </w:r>
      <w:r w:rsidR="00C93E30" w:rsidRPr="008D502C">
        <w:rPr>
          <w:color w:val="000000" w:themeColor="text1"/>
        </w:rPr>
        <w:t>Box 1</w:t>
      </w:r>
      <w:r w:rsidR="00347EF8" w:rsidRPr="008D502C">
        <w:rPr>
          <w:color w:val="000000" w:themeColor="text1"/>
        </w:rPr>
        <w:t xml:space="preserve"> </w:t>
      </w:r>
      <w:r w:rsidR="00F90141" w:rsidRPr="008D502C">
        <w:rPr>
          <w:color w:val="000000" w:themeColor="text1"/>
        </w:rPr>
        <w:t xml:space="preserve">provides more details on </w:t>
      </w:r>
      <w:r w:rsidR="006866A0" w:rsidRPr="008D502C">
        <w:rPr>
          <w:color w:val="000000" w:themeColor="text1"/>
        </w:rPr>
        <w:t xml:space="preserve">how </w:t>
      </w:r>
      <w:r w:rsidR="00330774" w:rsidRPr="008D502C">
        <w:rPr>
          <w:color w:val="000000" w:themeColor="text1"/>
        </w:rPr>
        <w:t xml:space="preserve">ROCs </w:t>
      </w:r>
      <w:r w:rsidR="00F90141" w:rsidRPr="008D502C">
        <w:rPr>
          <w:color w:val="000000" w:themeColor="text1"/>
        </w:rPr>
        <w:t xml:space="preserve">can be </w:t>
      </w:r>
      <w:r w:rsidR="00330774" w:rsidRPr="008D502C">
        <w:rPr>
          <w:color w:val="000000" w:themeColor="text1"/>
        </w:rPr>
        <w:t xml:space="preserve">used to </w:t>
      </w:r>
      <w:r w:rsidR="00C93E30" w:rsidRPr="008D502C">
        <w:rPr>
          <w:color w:val="000000" w:themeColor="text1"/>
        </w:rPr>
        <w:t>deriv</w:t>
      </w:r>
      <w:r w:rsidR="00A71048" w:rsidRPr="008D502C">
        <w:rPr>
          <w:color w:val="000000" w:themeColor="text1"/>
        </w:rPr>
        <w:t>e</w:t>
      </w:r>
      <w:r w:rsidR="00C93E30" w:rsidRPr="008D502C">
        <w:rPr>
          <w:color w:val="000000" w:themeColor="text1"/>
        </w:rPr>
        <w:t xml:space="preserve"> process estimates</w:t>
      </w:r>
      <w:r w:rsidR="00330774" w:rsidRPr="008D502C">
        <w:rPr>
          <w:color w:val="000000" w:themeColor="text1"/>
        </w:rPr>
        <w:t xml:space="preserve"> and </w:t>
      </w:r>
      <w:r w:rsidR="00F90141" w:rsidRPr="008D502C">
        <w:rPr>
          <w:color w:val="000000" w:themeColor="text1"/>
        </w:rPr>
        <w:t xml:space="preserve">describes </w:t>
      </w:r>
      <w:r w:rsidR="007C5D52" w:rsidRPr="008D502C">
        <w:rPr>
          <w:color w:val="000000" w:themeColor="text1"/>
        </w:rPr>
        <w:t>a</w:t>
      </w:r>
      <w:r w:rsidR="00012E63" w:rsidRPr="008D502C">
        <w:rPr>
          <w:color w:val="000000" w:themeColor="text1"/>
        </w:rPr>
        <w:t xml:space="preserve"> </w:t>
      </w:r>
      <w:r w:rsidR="006866A0" w:rsidRPr="008D502C">
        <w:rPr>
          <w:color w:val="000000" w:themeColor="text1"/>
        </w:rPr>
        <w:t xml:space="preserve">process calculator </w:t>
      </w:r>
      <w:r w:rsidR="00012E63" w:rsidRPr="008D502C">
        <w:rPr>
          <w:color w:val="000000" w:themeColor="text1"/>
        </w:rPr>
        <w:t xml:space="preserve">in </w:t>
      </w:r>
      <w:r w:rsidR="00B60B24" w:rsidRPr="008D502C">
        <w:rPr>
          <w:color w:val="000000" w:themeColor="text1"/>
        </w:rPr>
        <w:t xml:space="preserve">the form of </w:t>
      </w:r>
      <w:r w:rsidR="00012E63" w:rsidRPr="008D502C">
        <w:rPr>
          <w:color w:val="000000" w:themeColor="text1"/>
        </w:rPr>
        <w:t xml:space="preserve">an excel spreadsheet </w:t>
      </w:r>
      <w:r w:rsidR="00F90141" w:rsidRPr="008D502C">
        <w:rPr>
          <w:color w:val="000000" w:themeColor="text1"/>
        </w:rPr>
        <w:t xml:space="preserve">that </w:t>
      </w:r>
      <w:r w:rsidR="00330774" w:rsidRPr="008D502C">
        <w:rPr>
          <w:color w:val="000000" w:themeColor="text1"/>
        </w:rPr>
        <w:t xml:space="preserve">is </w:t>
      </w:r>
      <w:r w:rsidR="00012E63" w:rsidRPr="008D502C">
        <w:rPr>
          <w:color w:val="000000" w:themeColor="text1"/>
        </w:rPr>
        <w:t>available on the O</w:t>
      </w:r>
      <w:r w:rsidR="00591F57" w:rsidRPr="008D502C">
        <w:rPr>
          <w:color w:val="000000" w:themeColor="text1"/>
        </w:rPr>
        <w:t xml:space="preserve">pen </w:t>
      </w:r>
      <w:r w:rsidR="00012E63" w:rsidRPr="008D502C">
        <w:rPr>
          <w:color w:val="000000" w:themeColor="text1"/>
        </w:rPr>
        <w:t>S</w:t>
      </w:r>
      <w:r w:rsidR="00591F57" w:rsidRPr="008D502C">
        <w:rPr>
          <w:color w:val="000000" w:themeColor="text1"/>
        </w:rPr>
        <w:t xml:space="preserve">cience </w:t>
      </w:r>
      <w:r w:rsidR="00012E63" w:rsidRPr="008D502C">
        <w:rPr>
          <w:color w:val="000000" w:themeColor="text1"/>
        </w:rPr>
        <w:t>F</w:t>
      </w:r>
      <w:r w:rsidR="00591F57" w:rsidRPr="008D502C">
        <w:rPr>
          <w:color w:val="000000" w:themeColor="text1"/>
        </w:rPr>
        <w:t>ramework</w:t>
      </w:r>
      <w:r w:rsidR="00AB6D81" w:rsidRPr="008D502C">
        <w:rPr>
          <w:color w:val="000000" w:themeColor="text1"/>
        </w:rPr>
        <w:t xml:space="preserve"> </w:t>
      </w:r>
      <w:r w:rsidR="000F7A3E" w:rsidRPr="008D502C">
        <w:rPr>
          <w:color w:val="000000" w:themeColor="text1"/>
        </w:rPr>
        <w:t>(</w:t>
      </w:r>
      <w:r w:rsidR="00591F57" w:rsidRPr="008D502C">
        <w:rPr>
          <w:color w:val="000000" w:themeColor="text1"/>
        </w:rPr>
        <w:t xml:space="preserve">OSF; </w:t>
      </w:r>
      <w:r w:rsidR="00AB6D81" w:rsidRPr="008D502C">
        <w:rPr>
          <w:color w:val="000000" w:themeColor="text1"/>
        </w:rPr>
        <w:t>https://osf.io/39rs6/</w:t>
      </w:r>
      <w:r w:rsidR="006866A0" w:rsidRPr="008D502C">
        <w:rPr>
          <w:color w:val="000000" w:themeColor="text1"/>
        </w:rPr>
        <w:t xml:space="preserve">). </w:t>
      </w:r>
    </w:p>
    <w:p w14:paraId="156A928F" w14:textId="7F9A3C45" w:rsidR="00334EF5" w:rsidRDefault="008D502C" w:rsidP="006F4FA4">
      <w:pPr>
        <w:ind w:firstLine="720"/>
      </w:pPr>
      <w:r>
        <w:rPr>
          <w:noProof/>
        </w:rPr>
        <mc:AlternateContent>
          <mc:Choice Requires="wps">
            <w:drawing>
              <wp:anchor distT="0" distB="0" distL="114300" distR="114300" simplePos="0" relativeHeight="251661312" behindDoc="0" locked="0" layoutInCell="1" allowOverlap="1" wp14:anchorId="69834116" wp14:editId="0D3D1B6E">
                <wp:simplePos x="0" y="0"/>
                <wp:positionH relativeFrom="margin">
                  <wp:posOffset>30480</wp:posOffset>
                </wp:positionH>
                <wp:positionV relativeFrom="paragraph">
                  <wp:posOffset>864870</wp:posOffset>
                </wp:positionV>
                <wp:extent cx="5783580" cy="5303520"/>
                <wp:effectExtent l="0" t="0" r="26670" b="11430"/>
                <wp:wrapTopAndBottom/>
                <wp:docPr id="1943210351" name="Text Box 7"/>
                <wp:cNvGraphicFramePr/>
                <a:graphic xmlns:a="http://schemas.openxmlformats.org/drawingml/2006/main">
                  <a:graphicData uri="http://schemas.microsoft.com/office/word/2010/wordprocessingShape">
                    <wps:wsp>
                      <wps:cNvSpPr txBox="1"/>
                      <wps:spPr>
                        <a:xfrm>
                          <a:off x="0" y="0"/>
                          <a:ext cx="5783580" cy="5303520"/>
                        </a:xfrm>
                        <a:prstGeom prst="rect">
                          <a:avLst/>
                        </a:prstGeom>
                        <a:solidFill>
                          <a:schemeClr val="lt1"/>
                        </a:solidFill>
                        <a:ln w="6350">
                          <a:solidFill>
                            <a:prstClr val="black"/>
                          </a:solidFill>
                        </a:ln>
                      </wps:spPr>
                      <wps:txbx>
                        <w:txbxContent>
                          <w:p w14:paraId="732025BF" w14:textId="29A1BF2E" w:rsidR="00F573E5" w:rsidRDefault="00F573E5" w:rsidP="00F573E5">
                            <w:r w:rsidRPr="00BD2E6C">
                              <w:rPr>
                                <w:b/>
                                <w:bCs/>
                              </w:rPr>
                              <w:t>Box 1.</w:t>
                            </w:r>
                            <w:r>
                              <w:rPr>
                                <w:b/>
                                <w:bCs/>
                              </w:rPr>
                              <w:t xml:space="preserve"> Generating confidence </w:t>
                            </w:r>
                            <w:r w:rsidRPr="002D7F17">
                              <w:rPr>
                                <w:b/>
                                <w:bCs/>
                              </w:rPr>
                              <w:t>ROC</w:t>
                            </w:r>
                            <w:r>
                              <w:rPr>
                                <w:b/>
                                <w:bCs/>
                              </w:rPr>
                              <w:t xml:space="preserve">s for similar lures and estimating recollection rejection, false recollection, and false familiarity. </w:t>
                            </w:r>
                            <w:r>
                              <w:t xml:space="preserve">ROCs are typically derived from confidence judgments made on a </w:t>
                            </w:r>
                            <w:r w:rsidRPr="001F2B25">
                              <w:t>6-point scale (</w:t>
                            </w:r>
                            <w:r>
                              <w:t xml:space="preserve">i.e., </w:t>
                            </w:r>
                            <w:r w:rsidRPr="001F2B25">
                              <w:t>1=sure new</w:t>
                            </w:r>
                            <w:r>
                              <w:t xml:space="preserve"> … </w:t>
                            </w:r>
                            <w:r w:rsidRPr="001F2B25">
                              <w:t>6=sure old</w:t>
                            </w:r>
                            <w:r w:rsidRPr="002D7F17">
                              <w:t>)</w:t>
                            </w:r>
                            <w:r>
                              <w:t xml:space="preserve">, or from </w:t>
                            </w:r>
                            <w:r w:rsidRPr="002D7F17">
                              <w:t xml:space="preserve">old/new </w:t>
                            </w:r>
                            <w:r>
                              <w:t xml:space="preserve">judgments </w:t>
                            </w:r>
                            <w:r w:rsidRPr="002D7F17">
                              <w:t>followed by 3-point confidence judgment</w:t>
                            </w:r>
                            <w:r>
                              <w:t>s</w:t>
                            </w:r>
                            <w:r w:rsidRPr="002D7F17">
                              <w:t xml:space="preserve"> (i.e., low, medium, or high).</w:t>
                            </w:r>
                            <w:r>
                              <w:t xml:space="preserve"> To ensure stable ROCs, that cover a sufficient range of confidence values, subjects are typically instructed to use the entire scale, and at </w:t>
                            </w:r>
                            <w:r w:rsidRPr="001F2B25">
                              <w:t xml:space="preserve">least 60 lure and 60 new </w:t>
                            </w:r>
                            <w:r>
                              <w:t>trials are collected from each subject (</w:t>
                            </w:r>
                            <w:r w:rsidRPr="001F2B25">
                              <w:t>see Yonelinas &amp; Parks, 2007</w:t>
                            </w:r>
                            <w:r>
                              <w:t xml:space="preserve">; </w:t>
                            </w:r>
                            <w:r w:rsidRPr="00B423CD">
                              <w:t>Hautus</w:t>
                            </w:r>
                            <w:r>
                              <w:t xml:space="preserve"> et al., </w:t>
                            </w:r>
                            <w:r w:rsidRPr="00B423CD">
                              <w:t>2021).</w:t>
                            </w:r>
                            <w:r>
                              <w:t xml:space="preserve"> Confidence judgments can then be </w:t>
                            </w:r>
                            <w:r w:rsidRPr="00597018">
                              <w:t xml:space="preserve">used </w:t>
                            </w:r>
                            <w:r>
                              <w:t xml:space="preserve">to measure the </w:t>
                            </w:r>
                            <w:r w:rsidRPr="00921F89">
                              <w:t>processes</w:t>
                            </w:r>
                            <w:r>
                              <w:t xml:space="preserve"> underlying performance by fitting a mixture model to the observed confidence data</w:t>
                            </w:r>
                            <w:r w:rsidRPr="00921F89">
                              <w:t>.</w:t>
                            </w:r>
                            <w:r w:rsidRPr="00BD2E6C">
                              <w:t xml:space="preserve"> </w:t>
                            </w:r>
                            <w:r>
                              <w:t>For example, a modifiable ROC spreadsheet is available on the OSF (</w:t>
                            </w:r>
                            <w:r w:rsidRPr="00941C43">
                              <w:t>https://osf.io/39rs6/</w:t>
                            </w:r>
                            <w:r>
                              <w:t xml:space="preserve">) that fits the model to the observed ROC data points by minimizing the sum of squared errors </w:t>
                            </w:r>
                            <w:r w:rsidR="00421CDD">
                              <w:t xml:space="preserve">for each ROC point in the x- and y-dimensions </w:t>
                            </w:r>
                            <w:r>
                              <w:t>between the observed and predicted ROCs.</w:t>
                            </w:r>
                            <w:r w:rsidRPr="002A28DF">
                              <w:t xml:space="preserve"> </w:t>
                            </w:r>
                            <w:r>
                              <w:t xml:space="preserve">Similar estimates can be derived using other methods such as maximum log likelihood methods. In brief, the </w:t>
                            </w:r>
                            <w:r w:rsidRPr="001F2B25">
                              <w:t xml:space="preserve">number of </w:t>
                            </w:r>
                            <w:r>
                              <w:t xml:space="preserve">observed </w:t>
                            </w:r>
                            <w:r w:rsidRPr="001F2B25">
                              <w:t xml:space="preserve">confidence responses for </w:t>
                            </w:r>
                            <w:r>
                              <w:t xml:space="preserve">similar </w:t>
                            </w:r>
                            <w:r w:rsidRPr="001F2B25">
                              <w:t>lure</w:t>
                            </w:r>
                            <w:r>
                              <w:t xml:space="preserve">s </w:t>
                            </w:r>
                            <w:r w:rsidRPr="001F2B25">
                              <w:t>and new items</w:t>
                            </w:r>
                            <w:r w:rsidRPr="00BD2E6C">
                              <w:t xml:space="preserve"> </w:t>
                            </w:r>
                            <w:r>
                              <w:t xml:space="preserve">are used to plot the observed ROC (i.e., the proportion of similar lures and new items accepted as old as a function of response confidence; also see Figure 2), and the mixture model is fit to the observed data to find the model parameters that provide the best fit to the observed data. </w:t>
                            </w:r>
                            <w:r w:rsidRPr="00922630">
                              <w:rPr>
                                <w:color w:val="000000" w:themeColor="text1"/>
                              </w:rPr>
                              <w:t>The model assumes that a similar lure will be accepted as old if it is falsely recollected (R</w:t>
                            </w:r>
                            <w:r w:rsidR="001D67D3" w:rsidRPr="00922630">
                              <w:rPr>
                                <w:color w:val="000000" w:themeColor="text1"/>
                                <w:vertAlign w:val="subscript"/>
                              </w:rPr>
                              <w:t>f</w:t>
                            </w:r>
                            <w:r w:rsidRPr="00922630">
                              <w:rPr>
                                <w:color w:val="000000" w:themeColor="text1"/>
                              </w:rPr>
                              <w:t>), or in the absence of false recollection and recollection rejection (R</w:t>
                            </w:r>
                            <w:r w:rsidRPr="00922630">
                              <w:rPr>
                                <w:color w:val="000000" w:themeColor="text1"/>
                                <w:vertAlign w:val="subscript"/>
                              </w:rPr>
                              <w:t>r</w:t>
                            </w:r>
                            <w:r w:rsidRPr="00922630">
                              <w:rPr>
                                <w:color w:val="000000" w:themeColor="text1"/>
                              </w:rPr>
                              <w:t>), the familiarity of the lure exceeds the response criterion (i.e., F</w:t>
                            </w:r>
                            <w:r w:rsidRPr="00922630">
                              <w:rPr>
                                <w:color w:val="000000" w:themeColor="text1"/>
                                <w:vertAlign w:val="subscript"/>
                              </w:rPr>
                              <w:t>lure</w:t>
                            </w:r>
                            <w:r w:rsidRPr="00922630">
                              <w:rPr>
                                <w:color w:val="000000" w:themeColor="text1"/>
                              </w:rPr>
                              <w:t xml:space="preserve"> &gt; c, which according to signal detection theory </w:t>
                            </w:r>
                            <w:r w:rsidR="00D13450" w:rsidRPr="00922630">
                              <w:rPr>
                                <w:color w:val="000000" w:themeColor="text1"/>
                              </w:rPr>
                              <w:t>a</w:t>
                            </w:r>
                            <w:r w:rsidRPr="00922630">
                              <w:rPr>
                                <w:color w:val="000000" w:themeColor="text1"/>
                              </w:rPr>
                              <w:t xml:space="preserve">s the area under the lure item distribution that exceeds the response criterion (c) given the distance between the new and lure distributions is d’: </w:t>
                            </w:r>
                            <w:r w:rsidRPr="00922630">
                              <w:rPr>
                                <w:color w:val="000000" w:themeColor="text1"/>
                              </w:rPr>
                              <w:sym w:font="Symbol" w:char="F046"/>
                            </w:r>
                            <w:r w:rsidRPr="00922630">
                              <w:rPr>
                                <w:color w:val="000000" w:themeColor="text1"/>
                              </w:rPr>
                              <w:t>(d’/2-c)). So, P(‘old’|lure) = R</w:t>
                            </w:r>
                            <w:r w:rsidR="001D67D3" w:rsidRPr="00922630">
                              <w:rPr>
                                <w:color w:val="000000" w:themeColor="text1"/>
                                <w:vertAlign w:val="subscript"/>
                              </w:rPr>
                              <w:t>f</w:t>
                            </w:r>
                            <w:r w:rsidRPr="00922630">
                              <w:rPr>
                                <w:color w:val="000000" w:themeColor="text1"/>
                              </w:rPr>
                              <w:t xml:space="preserve"> + (1- R</w:t>
                            </w:r>
                            <w:r w:rsidR="001D67D3" w:rsidRPr="00922630">
                              <w:rPr>
                                <w:color w:val="000000" w:themeColor="text1"/>
                                <w:vertAlign w:val="subscript"/>
                              </w:rPr>
                              <w:t>f</w:t>
                            </w:r>
                            <w:r w:rsidRPr="00922630">
                              <w:rPr>
                                <w:color w:val="000000" w:themeColor="text1"/>
                              </w:rPr>
                              <w:t xml:space="preserve"> - R</w:t>
                            </w:r>
                            <w:r w:rsidRPr="00922630">
                              <w:rPr>
                                <w:color w:val="000000" w:themeColor="text1"/>
                                <w:vertAlign w:val="subscript"/>
                              </w:rPr>
                              <w:t>r</w:t>
                            </w:r>
                            <w:r w:rsidRPr="00922630">
                              <w:rPr>
                                <w:color w:val="000000" w:themeColor="text1"/>
                              </w:rPr>
                              <w:t xml:space="preserve">) * </w:t>
                            </w:r>
                            <w:r w:rsidRPr="00922630">
                              <w:rPr>
                                <w:color w:val="000000" w:themeColor="text1"/>
                              </w:rPr>
                              <w:sym w:font="Symbol" w:char="F046"/>
                            </w:r>
                            <w:r w:rsidRPr="00922630">
                              <w:rPr>
                                <w:color w:val="000000" w:themeColor="text1"/>
                              </w:rPr>
                              <w:t>(d’/2-c). Moreover, a new item is assumed to be accepted as old if the familiarity of the new item exceeds the response criterion (i.e., F</w:t>
                            </w:r>
                            <w:r w:rsidRPr="00922630">
                              <w:rPr>
                                <w:color w:val="000000" w:themeColor="text1"/>
                                <w:vertAlign w:val="subscript"/>
                              </w:rPr>
                              <w:t>new</w:t>
                            </w:r>
                            <w:r w:rsidRPr="00922630">
                              <w:rPr>
                                <w:color w:val="000000" w:themeColor="text1"/>
                              </w:rPr>
                              <w:t xml:space="preserve"> &gt; c, or </w:t>
                            </w:r>
                            <w:r w:rsidRPr="00922630">
                              <w:rPr>
                                <w:color w:val="000000" w:themeColor="text1"/>
                              </w:rPr>
                              <w:sym w:font="Symbol" w:char="F046"/>
                            </w:r>
                            <w:r w:rsidRPr="00922630">
                              <w:rPr>
                                <w:color w:val="000000" w:themeColor="text1"/>
                              </w:rPr>
                              <w:t xml:space="preserve">(-d’/2-c)). So, P(‘old’|new) = </w:t>
                            </w:r>
                            <w:r w:rsidRPr="00922630">
                              <w:rPr>
                                <w:color w:val="000000" w:themeColor="text1"/>
                              </w:rPr>
                              <w:sym w:font="Symbol" w:char="F046"/>
                            </w:r>
                            <w:r w:rsidRPr="00922630">
                              <w:rPr>
                                <w:color w:val="000000" w:themeColor="text1"/>
                              </w:rPr>
                              <w:t>(-d’/2-c). The two equations can be combined to define the ROC: P(‘old’|lure) = P(‘old’|new) + R</w:t>
                            </w:r>
                            <w:r w:rsidR="001D67D3" w:rsidRPr="00922630">
                              <w:rPr>
                                <w:color w:val="000000" w:themeColor="text1"/>
                                <w:vertAlign w:val="subscript"/>
                              </w:rPr>
                              <w:t>f</w:t>
                            </w:r>
                            <w:r w:rsidRPr="00922630">
                              <w:rPr>
                                <w:color w:val="000000" w:themeColor="text1"/>
                              </w:rPr>
                              <w:t xml:space="preserve"> + (1- R</w:t>
                            </w:r>
                            <w:r w:rsidR="001D67D3" w:rsidRPr="00922630">
                              <w:rPr>
                                <w:color w:val="000000" w:themeColor="text1"/>
                                <w:vertAlign w:val="subscript"/>
                              </w:rPr>
                              <w:t>f</w:t>
                            </w:r>
                            <w:r w:rsidRPr="00922630">
                              <w:rPr>
                                <w:color w:val="000000" w:themeColor="text1"/>
                              </w:rPr>
                              <w:t xml:space="preserve"> - R</w:t>
                            </w:r>
                            <w:r w:rsidRPr="00922630">
                              <w:rPr>
                                <w:color w:val="000000" w:themeColor="text1"/>
                                <w:vertAlign w:val="subscript"/>
                              </w:rPr>
                              <w:t>r</w:t>
                            </w:r>
                            <w:r w:rsidRPr="00922630">
                              <w:rPr>
                                <w:color w:val="000000" w:themeColor="text1"/>
                              </w:rPr>
                              <w:t>) * (</w:t>
                            </w:r>
                            <w:r w:rsidRPr="00922630">
                              <w:rPr>
                                <w:color w:val="000000" w:themeColor="text1"/>
                              </w:rPr>
                              <w:sym w:font="Symbol" w:char="F046"/>
                            </w:r>
                            <w:r w:rsidRPr="00922630">
                              <w:rPr>
                                <w:color w:val="000000" w:themeColor="text1"/>
                              </w:rPr>
                              <w:t xml:space="preserve">(d’/2-c)) – </w:t>
                            </w:r>
                            <w:r w:rsidRPr="00922630">
                              <w:rPr>
                                <w:color w:val="000000" w:themeColor="text1"/>
                              </w:rPr>
                              <w:sym w:font="Symbol" w:char="F046"/>
                            </w:r>
                            <w:r w:rsidRPr="00922630">
                              <w:rPr>
                                <w:color w:val="000000" w:themeColor="text1"/>
                              </w:rPr>
                              <w:t xml:space="preserve">(-d’/2-c). </w:t>
                            </w:r>
                          </w:p>
                          <w:p w14:paraId="3354F817" w14:textId="77777777" w:rsidR="00F573E5" w:rsidRDefault="00F573E5" w:rsidP="00F573E5">
                            <w:pPr>
                              <w:rPr>
                                <w:sz w:val="18"/>
                                <w:szCs w:val="18"/>
                              </w:rPr>
                            </w:pPr>
                          </w:p>
                          <w:p w14:paraId="6895CC2F" w14:textId="77777777" w:rsidR="00F573E5" w:rsidRDefault="00F573E5" w:rsidP="00F573E5">
                            <w:pPr>
                              <w:rPr>
                                <w:sz w:val="2"/>
                                <w:szCs w:val="2"/>
                              </w:rPr>
                            </w:pPr>
                            <w:r w:rsidRPr="002D7F17">
                              <w:rPr>
                                <w:sz w:val="2"/>
                                <w:szCs w:val="2"/>
                              </w:rPr>
                              <w:t xml:space="preserve">       </w:t>
                            </w:r>
                          </w:p>
                          <w:p w14:paraId="55C7143E" w14:textId="77777777" w:rsidR="00F573E5" w:rsidRDefault="00F573E5" w:rsidP="00F573E5">
                            <w:pPr>
                              <w:rPr>
                                <w:sz w:val="2"/>
                                <w:szCs w:val="2"/>
                              </w:rPr>
                            </w:pPr>
                          </w:p>
                          <w:p w14:paraId="51608150" w14:textId="77777777" w:rsidR="00F573E5" w:rsidRPr="001F2B25" w:rsidRDefault="00F573E5" w:rsidP="00F573E5">
                            <w:pPr>
                              <w:rPr>
                                <w:sz w:val="2"/>
                                <w:szCs w:val="2"/>
                              </w:rPr>
                            </w:pPr>
                          </w:p>
                          <w:p w14:paraId="7E4DBE63" w14:textId="77777777" w:rsidR="00F573E5" w:rsidRDefault="00F573E5" w:rsidP="00F573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834116" id="_x0000_t202" coordsize="21600,21600" o:spt="202" path="m,l,21600r21600,l21600,xe">
                <v:stroke joinstyle="miter"/>
                <v:path gradientshapeok="t" o:connecttype="rect"/>
              </v:shapetype>
              <v:shape id="Text Box 7" o:spid="_x0000_s1028" type="#_x0000_t202" style="position:absolute;left:0;text-align:left;margin-left:2.4pt;margin-top:68.1pt;width:455.4pt;height:417.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" fillcolor="white [3201]" strokeweight=".5pt">
                <v:textbox>
                  <w:txbxContent>
                    <w:p w14:paraId="732025BF" w14:textId="29A1BF2E" w:rsidR="00F573E5" w:rsidRDefault="00F573E5" w:rsidP="00F573E5">
                      <w:r w:rsidRPr="00BD2E6C">
                        <w:rPr>
                          <w:b/>
                          <w:bCs/>
                        </w:rPr>
                        <w:t>Box 1.</w:t>
                      </w:r>
                      <w:r>
                        <w:rPr>
                          <w:b/>
                          <w:bCs/>
                        </w:rPr>
                        <w:t xml:space="preserve"> Generating confidence </w:t>
                      </w:r>
                      <w:r w:rsidRPr="002D7F17">
                        <w:rPr>
                          <w:b/>
                          <w:bCs/>
                        </w:rPr>
                        <w:t>ROC</w:t>
                      </w:r>
                      <w:r>
                        <w:rPr>
                          <w:b/>
                          <w:bCs/>
                        </w:rPr>
                        <w:t xml:space="preserve">s for similar lures and estimating recollection rejection, false recollection, and false familiarity. </w:t>
                      </w:r>
                      <w:r>
                        <w:t xml:space="preserve">ROCs are typically derived from confidence judgments made on a </w:t>
                      </w:r>
                      <w:r w:rsidRPr="001F2B25">
                        <w:t>6-point scale (</w:t>
                      </w:r>
                      <w:r>
                        <w:t xml:space="preserve">i.e., </w:t>
                      </w:r>
                      <w:r w:rsidRPr="001F2B25">
                        <w:t>1=sure new</w:t>
                      </w:r>
                      <w:r>
                        <w:t xml:space="preserve"> … </w:t>
                      </w:r>
                      <w:r w:rsidRPr="001F2B25">
                        <w:t>6=sure old</w:t>
                      </w:r>
                      <w:r w:rsidRPr="002D7F17">
                        <w:t>)</w:t>
                      </w:r>
                      <w:r>
                        <w:t xml:space="preserve">, or from </w:t>
                      </w:r>
                      <w:r w:rsidRPr="002D7F17">
                        <w:t xml:space="preserve">old/new </w:t>
                      </w:r>
                      <w:r>
                        <w:t xml:space="preserve">judgments </w:t>
                      </w:r>
                      <w:r w:rsidRPr="002D7F17">
                        <w:t>followed by 3-point confidence judgment</w:t>
                      </w:r>
                      <w:r>
                        <w:t>s</w:t>
                      </w:r>
                      <w:r w:rsidRPr="002D7F17">
                        <w:t xml:space="preserve"> (i.e., low, medium, or high).</w:t>
                      </w:r>
                      <w:r>
                        <w:t xml:space="preserve"> To ensure stable ROCs, that cover a sufficient range of confidence values, subjects are typically instructed to use the entire scale, and at </w:t>
                      </w:r>
                      <w:r w:rsidRPr="001F2B25">
                        <w:t xml:space="preserve">least 60 lure and 60 new </w:t>
                      </w:r>
                      <w:r>
                        <w:t>trials are collected from each subject (</w:t>
                      </w:r>
                      <w:r w:rsidRPr="001F2B25">
                        <w:t>see Yonelinas &amp; Parks, 2007</w:t>
                      </w:r>
                      <w:r>
                        <w:t xml:space="preserve">; </w:t>
                      </w:r>
                      <w:r w:rsidRPr="00B423CD">
                        <w:t>Hautus</w:t>
                      </w:r>
                      <w:r>
                        <w:t xml:space="preserve"> et al., </w:t>
                      </w:r>
                      <w:r w:rsidRPr="00B423CD">
                        <w:t>2021).</w:t>
                      </w:r>
                      <w:r>
                        <w:t xml:space="preserve"> Confidence judgments can then be </w:t>
                      </w:r>
                      <w:r w:rsidRPr="00597018">
                        <w:t xml:space="preserve">used </w:t>
                      </w:r>
                      <w:r>
                        <w:t xml:space="preserve">to measure the </w:t>
                      </w:r>
                      <w:r w:rsidRPr="00921F89">
                        <w:t>processes</w:t>
                      </w:r>
                      <w:r>
                        <w:t xml:space="preserve"> underlying performance by fitting a mixture model to the observed confidence data</w:t>
                      </w:r>
                      <w:r w:rsidRPr="00921F89">
                        <w:t>.</w:t>
                      </w:r>
                      <w:r w:rsidRPr="00BD2E6C">
                        <w:t xml:space="preserve"> </w:t>
                      </w:r>
                      <w:r>
                        <w:t>For example, a modifiable ROC spreadsheet is available on the OSF (</w:t>
                      </w:r>
                      <w:r w:rsidRPr="00941C43">
                        <w:t>https://osf.io/39rs6/</w:t>
                      </w:r>
                      <w:r>
                        <w:t xml:space="preserve">) that fits the model to the observed ROC data points by minimizing the sum of squared errors </w:t>
                      </w:r>
                      <w:r w:rsidR="00421CDD">
                        <w:t xml:space="preserve">for each ROC point in the x- and y-dimensions </w:t>
                      </w:r>
                      <w:r>
                        <w:t>between the observed and predicted ROCs.</w:t>
                      </w:r>
                      <w:r w:rsidRPr="002A28DF">
                        <w:t xml:space="preserve"> </w:t>
                      </w:r>
                      <w:r>
                        <w:t xml:space="preserve">Similar estimates can be derived using other methods such as maximum log likelihood methods. In brief, the </w:t>
                      </w:r>
                      <w:r w:rsidRPr="001F2B25">
                        <w:t xml:space="preserve">number of </w:t>
                      </w:r>
                      <w:r>
                        <w:t xml:space="preserve">observed </w:t>
                      </w:r>
                      <w:r w:rsidRPr="001F2B25">
                        <w:t xml:space="preserve">confidence responses for </w:t>
                      </w:r>
                      <w:r>
                        <w:t xml:space="preserve">similar </w:t>
                      </w:r>
                      <w:r w:rsidRPr="001F2B25">
                        <w:t>lure</w:t>
                      </w:r>
                      <w:r>
                        <w:t xml:space="preserve">s </w:t>
                      </w:r>
                      <w:r w:rsidRPr="001F2B25">
                        <w:t>and new items</w:t>
                      </w:r>
                      <w:r w:rsidRPr="00BD2E6C">
                        <w:t xml:space="preserve"> </w:t>
                      </w:r>
                      <w:r>
                        <w:t xml:space="preserve">are used to plot the observed ROC (i.e., the proportion of similar lures and new items accepted as old as a function of response confidence; also see Figure 2), and the mixture model is fit to the observed data to find the model parameters that provide the best fit to the observed data. </w:t>
                      </w:r>
                      <w:r w:rsidRPr="00922630">
                        <w:rPr>
                          <w:color w:val="000000" w:themeColor="text1"/>
                        </w:rPr>
                        <w:t>The model assumes that a similar lure will be accepted as old if it is falsely recollected (R</w:t>
                      </w:r>
                      <w:r w:rsidR="001D67D3" w:rsidRPr="00922630">
                        <w:rPr>
                          <w:color w:val="000000" w:themeColor="text1"/>
                          <w:vertAlign w:val="subscript"/>
                        </w:rPr>
                        <w:t>f</w:t>
                      </w:r>
                      <w:r w:rsidRPr="00922630">
                        <w:rPr>
                          <w:color w:val="000000" w:themeColor="text1"/>
                        </w:rPr>
                        <w:t>), or in the absence of false recollection and recollection rejection (R</w:t>
                      </w:r>
                      <w:r w:rsidRPr="00922630">
                        <w:rPr>
                          <w:color w:val="000000" w:themeColor="text1"/>
                          <w:vertAlign w:val="subscript"/>
                        </w:rPr>
                        <w:t>r</w:t>
                      </w:r>
                      <w:r w:rsidRPr="00922630">
                        <w:rPr>
                          <w:color w:val="000000" w:themeColor="text1"/>
                        </w:rPr>
                        <w:t>), the familiarity of the lure exceeds the response criterion (i.e., F</w:t>
                      </w:r>
                      <w:r w:rsidRPr="00922630">
                        <w:rPr>
                          <w:color w:val="000000" w:themeColor="text1"/>
                          <w:vertAlign w:val="subscript"/>
                        </w:rPr>
                        <w:t>lure</w:t>
                      </w:r>
                      <w:r w:rsidRPr="00922630">
                        <w:rPr>
                          <w:color w:val="000000" w:themeColor="text1"/>
                        </w:rPr>
                        <w:t xml:space="preserve"> &gt; c, which according to signal detection theory </w:t>
                      </w:r>
                      <w:r w:rsidR="00D13450" w:rsidRPr="00922630">
                        <w:rPr>
                          <w:color w:val="000000" w:themeColor="text1"/>
                        </w:rPr>
                        <w:t>a</w:t>
                      </w:r>
                      <w:r w:rsidRPr="00922630">
                        <w:rPr>
                          <w:color w:val="000000" w:themeColor="text1"/>
                        </w:rPr>
                        <w:t xml:space="preserve">s the area under the lure item distribution that exceeds the response criterion (c) given the distance between the new and lure distributions is d’: </w:t>
                      </w:r>
                      <w:r w:rsidRPr="00922630">
                        <w:rPr>
                          <w:color w:val="000000" w:themeColor="text1"/>
                        </w:rPr>
                        <w:sym w:font="Symbol" w:char="F046"/>
                      </w:r>
                      <w:r w:rsidRPr="00922630">
                        <w:rPr>
                          <w:color w:val="000000" w:themeColor="text1"/>
                        </w:rPr>
                        <w:t>(d’/2-c)). So, P(‘old’|lure) = R</w:t>
                      </w:r>
                      <w:r w:rsidR="001D67D3" w:rsidRPr="00922630">
                        <w:rPr>
                          <w:color w:val="000000" w:themeColor="text1"/>
                          <w:vertAlign w:val="subscript"/>
                        </w:rPr>
                        <w:t>f</w:t>
                      </w:r>
                      <w:r w:rsidRPr="00922630">
                        <w:rPr>
                          <w:color w:val="000000" w:themeColor="text1"/>
                        </w:rPr>
                        <w:t xml:space="preserve"> + (1- R</w:t>
                      </w:r>
                      <w:r w:rsidR="001D67D3" w:rsidRPr="00922630">
                        <w:rPr>
                          <w:color w:val="000000" w:themeColor="text1"/>
                          <w:vertAlign w:val="subscript"/>
                        </w:rPr>
                        <w:t>f</w:t>
                      </w:r>
                      <w:r w:rsidRPr="00922630">
                        <w:rPr>
                          <w:color w:val="000000" w:themeColor="text1"/>
                        </w:rPr>
                        <w:t xml:space="preserve"> - R</w:t>
                      </w:r>
                      <w:r w:rsidRPr="00922630">
                        <w:rPr>
                          <w:color w:val="000000" w:themeColor="text1"/>
                          <w:vertAlign w:val="subscript"/>
                        </w:rPr>
                        <w:t>r</w:t>
                      </w:r>
                      <w:r w:rsidRPr="00922630">
                        <w:rPr>
                          <w:color w:val="000000" w:themeColor="text1"/>
                        </w:rPr>
                        <w:t xml:space="preserve">) * </w:t>
                      </w:r>
                      <w:r w:rsidRPr="00922630">
                        <w:rPr>
                          <w:color w:val="000000" w:themeColor="text1"/>
                        </w:rPr>
                        <w:sym w:font="Symbol" w:char="F046"/>
                      </w:r>
                      <w:r w:rsidRPr="00922630">
                        <w:rPr>
                          <w:color w:val="000000" w:themeColor="text1"/>
                        </w:rPr>
                        <w:t>(d’/2-c). Moreover, a new item is assumed to be accepted as old if the familiarity of the new item exceeds the response criterion (i.e., F</w:t>
                      </w:r>
                      <w:r w:rsidRPr="00922630">
                        <w:rPr>
                          <w:color w:val="000000" w:themeColor="text1"/>
                          <w:vertAlign w:val="subscript"/>
                        </w:rPr>
                        <w:t>new</w:t>
                      </w:r>
                      <w:r w:rsidRPr="00922630">
                        <w:rPr>
                          <w:color w:val="000000" w:themeColor="text1"/>
                        </w:rPr>
                        <w:t xml:space="preserve"> &gt; c, or </w:t>
                      </w:r>
                      <w:r w:rsidRPr="00922630">
                        <w:rPr>
                          <w:color w:val="000000" w:themeColor="text1"/>
                        </w:rPr>
                        <w:sym w:font="Symbol" w:char="F046"/>
                      </w:r>
                      <w:r w:rsidRPr="00922630">
                        <w:rPr>
                          <w:color w:val="000000" w:themeColor="text1"/>
                        </w:rPr>
                        <w:t xml:space="preserve">(-d’/2-c)). So, P(‘old’|new) = </w:t>
                      </w:r>
                      <w:r w:rsidRPr="00922630">
                        <w:rPr>
                          <w:color w:val="000000" w:themeColor="text1"/>
                        </w:rPr>
                        <w:sym w:font="Symbol" w:char="F046"/>
                      </w:r>
                      <w:r w:rsidRPr="00922630">
                        <w:rPr>
                          <w:color w:val="000000" w:themeColor="text1"/>
                        </w:rPr>
                        <w:t>(-d’/2-c). The two equations can be combined to define the ROC: P(‘old’|lure) = P(‘old’|new) + R</w:t>
                      </w:r>
                      <w:r w:rsidR="001D67D3" w:rsidRPr="00922630">
                        <w:rPr>
                          <w:color w:val="000000" w:themeColor="text1"/>
                          <w:vertAlign w:val="subscript"/>
                        </w:rPr>
                        <w:t>f</w:t>
                      </w:r>
                      <w:r w:rsidRPr="00922630">
                        <w:rPr>
                          <w:color w:val="000000" w:themeColor="text1"/>
                        </w:rPr>
                        <w:t xml:space="preserve"> + (1- R</w:t>
                      </w:r>
                      <w:r w:rsidR="001D67D3" w:rsidRPr="00922630">
                        <w:rPr>
                          <w:color w:val="000000" w:themeColor="text1"/>
                          <w:vertAlign w:val="subscript"/>
                        </w:rPr>
                        <w:t>f</w:t>
                      </w:r>
                      <w:r w:rsidRPr="00922630">
                        <w:rPr>
                          <w:color w:val="000000" w:themeColor="text1"/>
                        </w:rPr>
                        <w:t xml:space="preserve"> - R</w:t>
                      </w:r>
                      <w:r w:rsidRPr="00922630">
                        <w:rPr>
                          <w:color w:val="000000" w:themeColor="text1"/>
                          <w:vertAlign w:val="subscript"/>
                        </w:rPr>
                        <w:t>r</w:t>
                      </w:r>
                      <w:r w:rsidRPr="00922630">
                        <w:rPr>
                          <w:color w:val="000000" w:themeColor="text1"/>
                        </w:rPr>
                        <w:t>) * (</w:t>
                      </w:r>
                      <w:r w:rsidRPr="00922630">
                        <w:rPr>
                          <w:color w:val="000000" w:themeColor="text1"/>
                        </w:rPr>
                        <w:sym w:font="Symbol" w:char="F046"/>
                      </w:r>
                      <w:r w:rsidRPr="00922630">
                        <w:rPr>
                          <w:color w:val="000000" w:themeColor="text1"/>
                        </w:rPr>
                        <w:t xml:space="preserve">(d’/2-c)) – </w:t>
                      </w:r>
                      <w:r w:rsidRPr="00922630">
                        <w:rPr>
                          <w:color w:val="000000" w:themeColor="text1"/>
                        </w:rPr>
                        <w:sym w:font="Symbol" w:char="F046"/>
                      </w:r>
                      <w:r w:rsidRPr="00922630">
                        <w:rPr>
                          <w:color w:val="000000" w:themeColor="text1"/>
                        </w:rPr>
                        <w:t xml:space="preserve">(-d’/2-c). </w:t>
                      </w:r>
                    </w:p>
                    <w:p w14:paraId="3354F817" w14:textId="77777777" w:rsidR="00F573E5" w:rsidRDefault="00F573E5" w:rsidP="00F573E5">
                      <w:pPr>
                        <w:rPr>
                          <w:sz w:val="18"/>
                          <w:szCs w:val="18"/>
                        </w:rPr>
                      </w:pPr>
                    </w:p>
                    <w:p w14:paraId="6895CC2F" w14:textId="77777777" w:rsidR="00F573E5" w:rsidRDefault="00F573E5" w:rsidP="00F573E5">
                      <w:pPr>
                        <w:rPr>
                          <w:sz w:val="2"/>
                          <w:szCs w:val="2"/>
                        </w:rPr>
                      </w:pPr>
                      <w:r w:rsidRPr="002D7F17">
                        <w:rPr>
                          <w:sz w:val="2"/>
                          <w:szCs w:val="2"/>
                        </w:rPr>
                        <w:t xml:space="preserve">       </w:t>
                      </w:r>
                    </w:p>
                    <w:p w14:paraId="55C7143E" w14:textId="77777777" w:rsidR="00F573E5" w:rsidRDefault="00F573E5" w:rsidP="00F573E5">
                      <w:pPr>
                        <w:rPr>
                          <w:sz w:val="2"/>
                          <w:szCs w:val="2"/>
                        </w:rPr>
                      </w:pPr>
                    </w:p>
                    <w:p w14:paraId="51608150" w14:textId="77777777" w:rsidR="00F573E5" w:rsidRPr="001F2B25" w:rsidRDefault="00F573E5" w:rsidP="00F573E5">
                      <w:pPr>
                        <w:rPr>
                          <w:sz w:val="2"/>
                          <w:szCs w:val="2"/>
                        </w:rPr>
                      </w:pPr>
                    </w:p>
                    <w:p w14:paraId="7E4DBE63" w14:textId="77777777" w:rsidR="00F573E5" w:rsidRDefault="00F573E5" w:rsidP="00F573E5"/>
                  </w:txbxContent>
                </v:textbox>
                <w10:wrap type="topAndBottom" anchorx="margin"/>
              </v:shape>
            </w:pict>
          </mc:Fallback>
        </mc:AlternateContent>
      </w:r>
      <w:r w:rsidR="006F4FA4">
        <w:t xml:space="preserve">So, </w:t>
      </w:r>
      <w:r w:rsidR="00116D2E">
        <w:t xml:space="preserve">how can we determine if </w:t>
      </w:r>
      <w:r w:rsidR="00012E63">
        <w:t xml:space="preserve">findings in </w:t>
      </w:r>
      <w:r w:rsidR="00116D2E">
        <w:t>the</w:t>
      </w:r>
      <w:r w:rsidR="00B639CE">
        <w:t xml:space="preserve"> </w:t>
      </w:r>
      <w:r w:rsidR="00012E63">
        <w:t xml:space="preserve">available </w:t>
      </w:r>
      <w:r w:rsidR="00B639CE">
        <w:t xml:space="preserve">literature on </w:t>
      </w:r>
      <w:r w:rsidR="000079A6">
        <w:t xml:space="preserve">recognition of </w:t>
      </w:r>
      <w:r w:rsidR="00E128F6">
        <w:t>similar</w:t>
      </w:r>
      <w:r w:rsidR="00B639CE">
        <w:t xml:space="preserve"> lures </w:t>
      </w:r>
      <w:r w:rsidR="00012E63">
        <w:t>are</w:t>
      </w:r>
      <w:r w:rsidR="00116D2E">
        <w:t xml:space="preserve"> </w:t>
      </w:r>
      <w:r w:rsidR="00B639CE">
        <w:t xml:space="preserve">consistent with </w:t>
      </w:r>
      <w:r w:rsidR="00CA5477">
        <w:t xml:space="preserve">this </w:t>
      </w:r>
      <w:r w:rsidR="003815F8">
        <w:t xml:space="preserve">three-component </w:t>
      </w:r>
      <w:r w:rsidR="00B639CE">
        <w:t xml:space="preserve">model? </w:t>
      </w:r>
      <w:r w:rsidR="00334EF5">
        <w:t xml:space="preserve">Fortunately, </w:t>
      </w:r>
      <w:r w:rsidR="000079A6">
        <w:t xml:space="preserve">several </w:t>
      </w:r>
      <w:r w:rsidR="003C0B00">
        <w:lastRenderedPageBreak/>
        <w:t>published studies</w:t>
      </w:r>
      <w:r w:rsidR="000079A6">
        <w:t xml:space="preserve"> </w:t>
      </w:r>
      <w:r w:rsidR="003C0B00">
        <w:t xml:space="preserve">have </w:t>
      </w:r>
      <w:r w:rsidR="00012E63">
        <w:t>includ</w:t>
      </w:r>
      <w:r w:rsidR="00315C9D">
        <w:t>ed</w:t>
      </w:r>
      <w:r w:rsidR="00012E63">
        <w:t xml:space="preserve"> </w:t>
      </w:r>
      <w:r w:rsidR="003C0B00">
        <w:t xml:space="preserve">confidence </w:t>
      </w:r>
      <w:r w:rsidR="00012E63">
        <w:t xml:space="preserve">judgments </w:t>
      </w:r>
      <w:r w:rsidR="003C0B00">
        <w:t>in th</w:t>
      </w:r>
      <w:r w:rsidR="000E1EB5">
        <w:t>ese</w:t>
      </w:r>
      <w:r w:rsidR="003C0B00">
        <w:t xml:space="preserve"> paradigms</w:t>
      </w:r>
      <w:r w:rsidR="001A38F8">
        <w:t xml:space="preserve">, </w:t>
      </w:r>
      <w:r w:rsidR="00012E63">
        <w:t xml:space="preserve">which allows us </w:t>
      </w:r>
      <w:r w:rsidR="00334EF5">
        <w:t>to</w:t>
      </w:r>
      <w:r w:rsidR="000079A6">
        <w:t xml:space="preserve"> test predictions </w:t>
      </w:r>
      <w:r w:rsidR="00012E63">
        <w:t xml:space="preserve">from our mixture model </w:t>
      </w:r>
      <w:r w:rsidR="000079A6">
        <w:t xml:space="preserve">and </w:t>
      </w:r>
      <w:r w:rsidR="00BA34E6">
        <w:t>deri</w:t>
      </w:r>
      <w:r w:rsidR="006F4FA4">
        <w:t>ve</w:t>
      </w:r>
      <w:r w:rsidR="00CA5477">
        <w:t xml:space="preserve"> </w:t>
      </w:r>
      <w:r w:rsidR="00BA34E6">
        <w:t>es</w:t>
      </w:r>
      <w:r w:rsidR="00CA5477">
        <w:t>timates</w:t>
      </w:r>
      <w:r w:rsidR="000079A6">
        <w:t xml:space="preserve"> of the </w:t>
      </w:r>
      <w:r w:rsidR="00012E63">
        <w:t xml:space="preserve">three component </w:t>
      </w:r>
      <w:r w:rsidR="000079A6">
        <w:t xml:space="preserve">processes </w:t>
      </w:r>
      <w:r w:rsidR="00012E63">
        <w:t>across</w:t>
      </w:r>
      <w:r w:rsidR="00F064CC">
        <w:t xml:space="preserve"> the different paradigms.</w:t>
      </w:r>
      <w:r w:rsidR="001427B9">
        <w:t xml:space="preserve"> </w:t>
      </w:r>
      <w:r w:rsidR="00304D40">
        <w:t xml:space="preserve">We point out that a comprehensive test of the approach will require </w:t>
      </w:r>
      <w:r w:rsidR="0009298A">
        <w:t xml:space="preserve">future studies </w:t>
      </w:r>
      <w:r w:rsidR="00F90141">
        <w:t xml:space="preserve">that include assessments of </w:t>
      </w:r>
      <w:r w:rsidR="00304D40">
        <w:t>individual subject</w:t>
      </w:r>
      <w:r w:rsidR="000E1EB5">
        <w:t xml:space="preserve"> data</w:t>
      </w:r>
      <w:r w:rsidR="0009298A">
        <w:t xml:space="preserve">, </w:t>
      </w:r>
      <w:r w:rsidR="00304D40">
        <w:t xml:space="preserve">but the </w:t>
      </w:r>
      <w:r w:rsidR="0009298A">
        <w:t xml:space="preserve">post hoc </w:t>
      </w:r>
      <w:r w:rsidR="00304D40">
        <w:t xml:space="preserve">analysis of the group data from </w:t>
      </w:r>
      <w:r w:rsidR="00C254CB">
        <w:t xml:space="preserve">the </w:t>
      </w:r>
      <w:r w:rsidR="0009298A">
        <w:t xml:space="preserve">published </w:t>
      </w:r>
      <w:r w:rsidR="00C254CB">
        <w:t xml:space="preserve">studies </w:t>
      </w:r>
      <w:r w:rsidR="00347EF8">
        <w:t xml:space="preserve">should </w:t>
      </w:r>
      <w:r w:rsidR="00304D40">
        <w:t xml:space="preserve">provide a </w:t>
      </w:r>
      <w:r w:rsidR="000E1EB5">
        <w:t xml:space="preserve">useful </w:t>
      </w:r>
      <w:r w:rsidR="00304D40">
        <w:t xml:space="preserve">proof of </w:t>
      </w:r>
      <w:r w:rsidR="0009298A">
        <w:t xml:space="preserve">concept. </w:t>
      </w:r>
      <w:r w:rsidR="00304D40">
        <w:t xml:space="preserve">  </w:t>
      </w:r>
    </w:p>
    <w:p w14:paraId="2BF092AC" w14:textId="66BB250A" w:rsidR="00656FA8" w:rsidRDefault="00656FA8" w:rsidP="006F4FA4">
      <w:pPr>
        <w:ind w:firstLine="720"/>
      </w:pPr>
    </w:p>
    <w:p w14:paraId="5C85B3AC" w14:textId="29A6F1F1" w:rsidR="008944A0" w:rsidRDefault="008944A0" w:rsidP="008944A0">
      <w:pPr>
        <w:rPr>
          <w:b/>
          <w:bCs/>
        </w:rPr>
      </w:pPr>
      <w:r w:rsidRPr="00EF3DF3">
        <w:rPr>
          <w:b/>
          <w:bCs/>
        </w:rPr>
        <w:t xml:space="preserve">4. ROC </w:t>
      </w:r>
      <w:r w:rsidR="003C0B00" w:rsidRPr="00EF3DF3">
        <w:rPr>
          <w:b/>
          <w:bCs/>
        </w:rPr>
        <w:t>S</w:t>
      </w:r>
      <w:r w:rsidRPr="00EF3DF3">
        <w:rPr>
          <w:b/>
          <w:bCs/>
        </w:rPr>
        <w:t xml:space="preserve">tudies of </w:t>
      </w:r>
      <w:r w:rsidR="003C0B00" w:rsidRPr="00EF3DF3">
        <w:rPr>
          <w:b/>
          <w:bCs/>
        </w:rPr>
        <w:t>S</w:t>
      </w:r>
      <w:r w:rsidR="00E128F6" w:rsidRPr="00EF3DF3">
        <w:rPr>
          <w:b/>
          <w:bCs/>
        </w:rPr>
        <w:t>imilar</w:t>
      </w:r>
      <w:r w:rsidR="002D15CF" w:rsidRPr="00EF3DF3">
        <w:rPr>
          <w:b/>
          <w:bCs/>
        </w:rPr>
        <w:t xml:space="preserve"> </w:t>
      </w:r>
      <w:r w:rsidR="003C0B00" w:rsidRPr="00EF3DF3">
        <w:rPr>
          <w:b/>
          <w:bCs/>
        </w:rPr>
        <w:t>L</w:t>
      </w:r>
      <w:r w:rsidRPr="00EF3DF3">
        <w:rPr>
          <w:b/>
          <w:bCs/>
        </w:rPr>
        <w:t>ures</w:t>
      </w:r>
    </w:p>
    <w:p w14:paraId="104ABA0F" w14:textId="4F85D427" w:rsidR="008944A0" w:rsidRDefault="008944A0" w:rsidP="008944A0">
      <w:r>
        <w:tab/>
      </w:r>
      <w:r w:rsidR="00A30439">
        <w:t xml:space="preserve">We </w:t>
      </w:r>
      <w:r w:rsidR="00A71048">
        <w:t>identified</w:t>
      </w:r>
      <w:r w:rsidR="00A30439">
        <w:t xml:space="preserve"> 11 published studies that reported confidence judgments for similar lures, several of which included multiple experimental conditions, resulting in 20 ROCs. </w:t>
      </w:r>
      <w:r>
        <w:t>In each case</w:t>
      </w:r>
      <w:r w:rsidR="00DA068F">
        <w:t>,</w:t>
      </w:r>
      <w:r>
        <w:t xml:space="preserve"> we fit the model to the ROC</w:t>
      </w:r>
      <w:r w:rsidR="00A30439">
        <w:t xml:space="preserve"> </w:t>
      </w:r>
      <w:r>
        <w:t>to assess whether the model was consistent with the data, and to derive parameter estimates</w:t>
      </w:r>
      <w:r w:rsidR="006F4FA4">
        <w:t>.</w:t>
      </w:r>
      <w:r>
        <w:t xml:space="preserve"> </w:t>
      </w:r>
      <w:r w:rsidR="007C49E1">
        <w:t>Figure 3 illustrat</w:t>
      </w:r>
      <w:r w:rsidR="00A30439">
        <w:t xml:space="preserve">es </w:t>
      </w:r>
      <w:r w:rsidR="00DD1659">
        <w:t xml:space="preserve">the </w:t>
      </w:r>
      <w:r w:rsidR="00395ED7">
        <w:t xml:space="preserve">observed </w:t>
      </w:r>
      <w:r w:rsidR="00DD1659">
        <w:t xml:space="preserve">ROCs, the </w:t>
      </w:r>
      <w:r w:rsidR="001A38F8">
        <w:t xml:space="preserve">estimated </w:t>
      </w:r>
      <w:r w:rsidR="00DD1659">
        <w:t xml:space="preserve">model </w:t>
      </w:r>
      <w:r w:rsidR="00FC1ED0">
        <w:t>function</w:t>
      </w:r>
      <w:r w:rsidR="00A71048">
        <w:t>s</w:t>
      </w:r>
      <w:r w:rsidR="00DD1659">
        <w:t>, and the parameter estimates</w:t>
      </w:r>
      <w:r w:rsidR="001A38F8">
        <w:t xml:space="preserve"> </w:t>
      </w:r>
      <w:r w:rsidR="00DD1659">
        <w:t xml:space="preserve">from </w:t>
      </w:r>
      <w:r w:rsidR="00A30439">
        <w:t xml:space="preserve">three </w:t>
      </w:r>
      <w:r w:rsidR="000C1777">
        <w:t xml:space="preserve">illustrative </w:t>
      </w:r>
      <w:r w:rsidR="00A30439">
        <w:t xml:space="preserve">experiments, </w:t>
      </w:r>
      <w:r w:rsidR="00DD1659">
        <w:t xml:space="preserve">one from </w:t>
      </w:r>
      <w:r w:rsidR="007C49E1">
        <w:t xml:space="preserve">each of the three </w:t>
      </w:r>
      <w:r w:rsidR="00A30439">
        <w:t xml:space="preserve">similar-lure </w:t>
      </w:r>
      <w:r w:rsidR="007C49E1">
        <w:t>paradigms</w:t>
      </w:r>
      <w:r w:rsidR="00A30439">
        <w:t xml:space="preserve">. </w:t>
      </w:r>
      <w:r w:rsidR="00A30439" w:rsidRPr="005864BF">
        <w:rPr>
          <w:color w:val="000000" w:themeColor="text1"/>
        </w:rPr>
        <w:t>T</w:t>
      </w:r>
      <w:r w:rsidR="002D15CF" w:rsidRPr="005864BF">
        <w:rPr>
          <w:color w:val="000000" w:themeColor="text1"/>
        </w:rPr>
        <w:t xml:space="preserve">he </w:t>
      </w:r>
      <w:r w:rsidR="007C49E1" w:rsidRPr="005864BF">
        <w:rPr>
          <w:color w:val="000000" w:themeColor="text1"/>
        </w:rPr>
        <w:t xml:space="preserve">results from </w:t>
      </w:r>
      <w:proofErr w:type="gramStart"/>
      <w:r w:rsidR="0066250C" w:rsidRPr="005864BF">
        <w:rPr>
          <w:color w:val="000000" w:themeColor="text1"/>
        </w:rPr>
        <w:t xml:space="preserve">all </w:t>
      </w:r>
      <w:r w:rsidR="008C2185" w:rsidRPr="005864BF">
        <w:rPr>
          <w:color w:val="000000" w:themeColor="text1"/>
        </w:rPr>
        <w:t>of</w:t>
      </w:r>
      <w:proofErr w:type="gramEnd"/>
      <w:r w:rsidR="008C2185" w:rsidRPr="005864BF">
        <w:rPr>
          <w:color w:val="000000" w:themeColor="text1"/>
        </w:rPr>
        <w:t xml:space="preserve"> the other </w:t>
      </w:r>
      <w:r w:rsidR="007C49E1" w:rsidRPr="005864BF">
        <w:rPr>
          <w:color w:val="000000" w:themeColor="text1"/>
        </w:rPr>
        <w:t xml:space="preserve">available data sets are </w:t>
      </w:r>
      <w:r w:rsidR="008C2185" w:rsidRPr="005864BF">
        <w:rPr>
          <w:color w:val="000000" w:themeColor="text1"/>
        </w:rPr>
        <w:t xml:space="preserve">presented in the </w:t>
      </w:r>
      <w:r w:rsidR="003F3AF8" w:rsidRPr="005864BF">
        <w:rPr>
          <w:color w:val="000000" w:themeColor="text1"/>
        </w:rPr>
        <w:t>A</w:t>
      </w:r>
      <w:r w:rsidR="008C2185" w:rsidRPr="005864BF">
        <w:rPr>
          <w:color w:val="000000" w:themeColor="text1"/>
        </w:rPr>
        <w:t xml:space="preserve">ppendix, and </w:t>
      </w:r>
      <w:r w:rsidR="00DD1659" w:rsidRPr="005864BF">
        <w:rPr>
          <w:color w:val="000000" w:themeColor="text1"/>
        </w:rPr>
        <w:t>Figure 4 shows the</w:t>
      </w:r>
      <w:r w:rsidR="00396246" w:rsidRPr="005864BF">
        <w:rPr>
          <w:color w:val="000000" w:themeColor="text1"/>
        </w:rPr>
        <w:t xml:space="preserve"> </w:t>
      </w:r>
      <w:r w:rsidR="00DD1659" w:rsidRPr="005864BF">
        <w:rPr>
          <w:color w:val="000000" w:themeColor="text1"/>
        </w:rPr>
        <w:t xml:space="preserve">parameter estimates in each condition from </w:t>
      </w:r>
      <w:r w:rsidR="00FC1ED0" w:rsidRPr="005864BF">
        <w:rPr>
          <w:color w:val="000000" w:themeColor="text1"/>
        </w:rPr>
        <w:t xml:space="preserve">each </w:t>
      </w:r>
      <w:r w:rsidR="00DD1659" w:rsidRPr="005864BF">
        <w:rPr>
          <w:color w:val="000000" w:themeColor="text1"/>
        </w:rPr>
        <w:t xml:space="preserve">of the </w:t>
      </w:r>
      <w:r w:rsidR="00FC1ED0" w:rsidRPr="005864BF">
        <w:rPr>
          <w:color w:val="000000" w:themeColor="text1"/>
        </w:rPr>
        <w:t xml:space="preserve">available </w:t>
      </w:r>
      <w:r w:rsidR="00DD1659" w:rsidRPr="005864BF">
        <w:rPr>
          <w:color w:val="000000" w:themeColor="text1"/>
        </w:rPr>
        <w:t xml:space="preserve">studies. </w:t>
      </w:r>
      <w:r w:rsidR="00DD1659">
        <w:t xml:space="preserve"> </w:t>
      </w:r>
    </w:p>
    <w:p w14:paraId="0E7F61AF" w14:textId="7045681B" w:rsidR="001D6972" w:rsidRDefault="008944A0" w:rsidP="005D11E9">
      <w:r>
        <w:t xml:space="preserve"> </w:t>
      </w:r>
      <w:r>
        <w:tab/>
      </w:r>
      <w:r w:rsidR="00395ED7" w:rsidRPr="004E3502">
        <w:rPr>
          <w:b/>
          <w:bCs/>
        </w:rPr>
        <w:t>Assessing ROC shape.</w:t>
      </w:r>
      <w:r w:rsidR="00395ED7">
        <w:t xml:space="preserve"> </w:t>
      </w:r>
      <w:r w:rsidR="00396246">
        <w:t>T</w:t>
      </w:r>
      <w:r w:rsidR="003C470F">
        <w:t xml:space="preserve">he observed ROC </w:t>
      </w:r>
      <w:r w:rsidR="004E3502">
        <w:t xml:space="preserve">points in each of the three </w:t>
      </w:r>
      <w:r w:rsidR="008D2627">
        <w:t>p</w:t>
      </w:r>
      <w:r w:rsidR="004E3502">
        <w:t xml:space="preserve">aradigms were fit well by the mixture model </w:t>
      </w:r>
      <w:r w:rsidR="003C470F">
        <w:t>(Figure 3</w:t>
      </w:r>
      <w:r w:rsidR="00396246">
        <w:t>, left panels</w:t>
      </w:r>
      <w:r w:rsidR="004E3502">
        <w:t xml:space="preserve">). </w:t>
      </w:r>
      <w:r w:rsidR="00AD2471">
        <w:t xml:space="preserve">For example, </w:t>
      </w:r>
      <w:r w:rsidR="00226E38">
        <w:t xml:space="preserve">Figure 3A shows that in a </w:t>
      </w:r>
      <w:r w:rsidR="00F9078C">
        <w:t xml:space="preserve">plurality-reversed </w:t>
      </w:r>
      <w:r w:rsidR="00226E38">
        <w:t>PD</w:t>
      </w:r>
      <w:r w:rsidR="002D15CF">
        <w:t>P</w:t>
      </w:r>
      <w:r w:rsidR="00226E38">
        <w:t xml:space="preserve"> experiment </w:t>
      </w:r>
      <w:r w:rsidR="00FE0570">
        <w:fldChar w:fldCharType="begin"/>
      </w:r>
      <w:r w:rsidR="00516FD2">
        <w:instrText xml:space="preserve"> ADDIN ZOTERO_ITEM CSL_CITATION {"citationID":"lKLyiihv","properties":{"formattedCitation":"(Rotello, 1999; Rotello et al., 2000)","plainCitation":"(Rotello, 1999; Rotello et al., 2000)","dontUpdate":true,"noteIndex":0},"citationItems":[{"id":10338,"uris":["http://zotero.org/groups/5493213/items/VM7HG6JV"],"itemData":{"id":10338,"type":"article-journal","container-title":"Memory","DOI":"10.1080/741943716","ISSN":"0965-8211, 1464-0686","issue":"1","journalAbbreviation":"Memory","language":"en","page":"43-63","source":"DOI.org (Crossref)","title":"Metacognition and Memory for Nonoccurrence","volume":"7","author":[{"family":"Rotello","given":"Caren M."}],"issued":{"date-parts":[["1999",1]]}}},{"id":"gxNJi7Zk/0rq9owkU","uris":["http://zotero.org/groups/5493213/items/HDEQKVWP"],"itemData":{"id":12464,"type":"article-journal","container-title":"Journal of Memory and Language","DOI":"10.1006/jmla.1999.2701","ISSN":"0749596X","issue":"1","journalAbbreviation":"Journal of Memory and Language","language":"en","page":"67-88","source":"DOI.org (Crossref)","title":"Recall-to-reject in recognition: Evidence from ROC curves","title-short":"Recall-to-Reject in Recognition","volume":"43","author":[{"family":"Rotello","given":"Caren M"},{"family":"Macmillan","given":"Neil A"},{"family":"Van Tassel","given":"Gordon"}],"issued":{"date-parts":[["2000",7]]}}}],"schema":"https://github.com/citation-style-language/schema/raw/master/csl-citation.json"} </w:instrText>
      </w:r>
      <w:r w:rsidR="00FE0570">
        <w:fldChar w:fldCharType="separate"/>
      </w:r>
      <w:r w:rsidR="00FE0570" w:rsidRPr="00FE0570">
        <w:rPr>
          <w:rFonts w:ascii="Aptos" w:hAnsi="Aptos"/>
        </w:rPr>
        <w:t>(Rotello et al., 2000)</w:t>
      </w:r>
      <w:r w:rsidR="00FE0570">
        <w:fldChar w:fldCharType="end"/>
      </w:r>
      <w:r w:rsidR="00226E38">
        <w:t>,</w:t>
      </w:r>
      <w:r w:rsidR="00FE0570">
        <w:t xml:space="preserve"> </w:t>
      </w:r>
      <w:r w:rsidR="00B51F4E">
        <w:t>the</w:t>
      </w:r>
      <w:r w:rsidR="003C470F">
        <w:t xml:space="preserve"> </w:t>
      </w:r>
      <w:r w:rsidR="00F9078C">
        <w:t xml:space="preserve">model fit the </w:t>
      </w:r>
      <w:r w:rsidR="003C470F">
        <w:t xml:space="preserve">ROC points </w:t>
      </w:r>
      <w:r w:rsidR="00226E38">
        <w:t>almost perfectly</w:t>
      </w:r>
      <w:r w:rsidR="00396246">
        <w:t xml:space="preserve"> </w:t>
      </w:r>
      <w:r w:rsidR="00226E38">
        <w:t xml:space="preserve">under standard instructions </w:t>
      </w:r>
      <w:r w:rsidR="002D15CF">
        <w:t xml:space="preserve">(i.e., “accept studied items and reject all others”) </w:t>
      </w:r>
      <w:r w:rsidR="00226E38">
        <w:t xml:space="preserve">and </w:t>
      </w:r>
      <w:r w:rsidR="00F90141">
        <w:t xml:space="preserve">under </w:t>
      </w:r>
      <w:r w:rsidR="00226E38">
        <w:t>instructions t</w:t>
      </w:r>
      <w:r w:rsidR="00396246">
        <w:t xml:space="preserve">o use </w:t>
      </w:r>
      <w:r w:rsidR="004308C6">
        <w:t xml:space="preserve">a </w:t>
      </w:r>
      <w:r w:rsidR="00226E38">
        <w:t>recollect-to-reject strategy</w:t>
      </w:r>
      <w:r w:rsidR="002D15CF">
        <w:t xml:space="preserve"> (i.e., “pay particular attention to the plurality of each word”)</w:t>
      </w:r>
      <w:r w:rsidR="00226E38">
        <w:t>. Similarly</w:t>
      </w:r>
      <w:r w:rsidR="00D9270E">
        <w:t xml:space="preserve"> </w:t>
      </w:r>
      <w:r w:rsidR="00226E38">
        <w:t>good fits were observed in studie</w:t>
      </w:r>
      <w:r w:rsidR="00B9691A">
        <w:t>s</w:t>
      </w:r>
      <w:r w:rsidR="00226E38">
        <w:t xml:space="preserve"> using other PD</w:t>
      </w:r>
      <w:r w:rsidR="002D15CF">
        <w:t>P</w:t>
      </w:r>
      <w:r w:rsidR="00226E38">
        <w:t xml:space="preserve"> </w:t>
      </w:r>
      <w:r w:rsidR="00396246">
        <w:t>variants</w:t>
      </w:r>
      <w:r w:rsidR="004E3502">
        <w:t xml:space="preserve"> (see </w:t>
      </w:r>
      <w:r w:rsidR="003E601C">
        <w:t>Appendix</w:t>
      </w:r>
      <w:r w:rsidR="004E3502">
        <w:t>)</w:t>
      </w:r>
      <w:r w:rsidR="00396246">
        <w:t>,</w:t>
      </w:r>
      <w:r w:rsidR="00226E38">
        <w:t xml:space="preserve"> including </w:t>
      </w:r>
      <w:r w:rsidR="00F94C50">
        <w:t xml:space="preserve">studies </w:t>
      </w:r>
      <w:r w:rsidR="00396246">
        <w:t xml:space="preserve">examining </w:t>
      </w:r>
      <w:r w:rsidR="003815F8">
        <w:t>‘</w:t>
      </w:r>
      <w:r w:rsidR="002D15CF">
        <w:t>list membership</w:t>
      </w:r>
      <w:r w:rsidR="003815F8">
        <w:t>’</w:t>
      </w:r>
      <w:r w:rsidR="002D15CF">
        <w:t xml:space="preserve"> </w:t>
      </w:r>
      <w:r w:rsidR="00B51F4E">
        <w:t>(</w:t>
      </w:r>
      <w:r w:rsidR="00B07F2B">
        <w:t xml:space="preserve">i.e., </w:t>
      </w:r>
      <w:r w:rsidR="00876622">
        <w:t xml:space="preserve">across short and long list lengths </w:t>
      </w:r>
      <w:r w:rsidR="00B51F4E">
        <w:t xml:space="preserve">and </w:t>
      </w:r>
      <w:r w:rsidR="00876622">
        <w:t xml:space="preserve">after </w:t>
      </w:r>
      <w:r w:rsidR="00315C9D">
        <w:t xml:space="preserve">one </w:t>
      </w:r>
      <w:r w:rsidR="00B07F2B">
        <w:t xml:space="preserve">and </w:t>
      </w:r>
      <w:r w:rsidR="00315C9D">
        <w:t>three</w:t>
      </w:r>
      <w:r w:rsidR="00876622">
        <w:t xml:space="preserve"> study repetitions </w:t>
      </w:r>
      <w:r w:rsidR="00FE0570">
        <w:fldChar w:fldCharType="begin"/>
      </w:r>
      <w:r w:rsidR="00B94E2E">
        <w:instrText xml:space="preserve"> ADDIN ZOTERO_ITEM CSL_CITATION {"citationID":"kLlkTucx","properties":{"formattedCitation":"(A. P. Yonelinas, 1994)","plainCitation":"(A. P. Yonelinas, 1994)","dontUpdate":true,"noteIndex":0},"citationItems":[{"id":11082,"uris":["http://zotero.org/users/1612621/items/CV783THL"],"itemData":{"id":11082,"type":"article-journal","container-title":"Journal of Experimental Psychology: Learning, Memory, and Cognition","issue":"6","language":"en","page":"1341-1354","source":"Zotero","title":"Receiver-operating characteristics in recognition memory: Evidence for a dual-process model","volume":"20","author":[{"family":"Yonelinas","given":"Andrew P"}],"issued":{"date-parts":[["1994"]]}}}],"schema":"https://github.com/citation-style-language/schema/raw/master/csl-citation.json"} </w:instrText>
      </w:r>
      <w:r w:rsidR="00FE0570">
        <w:fldChar w:fldCharType="separate"/>
      </w:r>
      <w:r w:rsidR="00FE0570" w:rsidRPr="00FE0570">
        <w:rPr>
          <w:rFonts w:ascii="Aptos" w:hAnsi="Aptos"/>
        </w:rPr>
        <w:t>(Yonelinas, 1994)</w:t>
      </w:r>
      <w:r w:rsidR="00FE0570">
        <w:fldChar w:fldCharType="end"/>
      </w:r>
      <w:r w:rsidR="00B51F4E">
        <w:t>,</w:t>
      </w:r>
      <w:r w:rsidR="00396246">
        <w:t xml:space="preserve"> memory for </w:t>
      </w:r>
      <w:r w:rsidR="00F94C50">
        <w:t>whe</w:t>
      </w:r>
      <w:r w:rsidR="002D15CF">
        <w:t>ther</w:t>
      </w:r>
      <w:r w:rsidR="00F94C50">
        <w:t xml:space="preserve"> </w:t>
      </w:r>
      <w:r w:rsidR="00B9691A">
        <w:t>word-</w:t>
      </w:r>
      <w:r w:rsidR="00B51F4E">
        <w:t xml:space="preserve">pairs </w:t>
      </w:r>
      <w:r w:rsidR="004308C6">
        <w:t xml:space="preserve">were rearranged </w:t>
      </w:r>
      <w:r w:rsidR="002D15CF">
        <w:t xml:space="preserve">or </w:t>
      </w:r>
      <w:r w:rsidR="004308C6">
        <w:t>intact</w:t>
      </w:r>
      <w:r w:rsidR="001D6972">
        <w:t xml:space="preserve"> </w:t>
      </w:r>
      <w:r w:rsidR="00FE0570">
        <w:fldChar w:fldCharType="begin"/>
      </w:r>
      <w:r w:rsidR="00516FD2">
        <w:instrText xml:space="preserve"> ADDIN ZOTERO_ITEM CSL_CITATION {"citationID":"AxkTLqgK","properties":{"formattedCitation":"(Rotello et al., 2000a)","plainCitation":"(Rotello et al., 2000a)","noteIndex":0},"citationItems":[{"id":"gxNJi7Zk/0rq9owkU","uris":["http://zotero.org/groups/5493213/items/HDEQKVWP"],"itemData":{"id":12464,"type":"article-journal","container-title":"Journal of Memory and Language","DOI":"10.1006/jmla.1999.2701","ISSN":"0749596X","issue":"1","journalAbbreviation":"Journal of Memory and Language","language":"en","page":"67-88","source":"DOI.org (Crossref)","title":"Recall-to-reject in recognition: Evidence from ROC curves","title-short":"Recall-to-Reject in Recognition","volume":"43","author":[{"family":"Rotello","given":"Caren M"},{"family":"Macmillan","given":"Neil A"},{"family":"Van Tassel","given":"Gordon"}],"issued":{"date-parts":[["2000",7]]}}}],"schema":"https://github.com/citation-style-language/schema/raw/master/csl-citation.json"} </w:instrText>
      </w:r>
      <w:r w:rsidR="00FE0570">
        <w:fldChar w:fldCharType="separate"/>
      </w:r>
      <w:r w:rsidR="00516FD2" w:rsidRPr="00516FD2">
        <w:rPr>
          <w:rFonts w:ascii="Aptos" w:hAnsi="Aptos"/>
        </w:rPr>
        <w:t>(Rotello et al., 2000)</w:t>
      </w:r>
      <w:r w:rsidR="00FE0570">
        <w:fldChar w:fldCharType="end"/>
      </w:r>
      <w:r w:rsidR="00B51F4E">
        <w:t xml:space="preserve">, and </w:t>
      </w:r>
      <w:r w:rsidR="00396246">
        <w:t xml:space="preserve">memory for </w:t>
      </w:r>
      <w:r w:rsidR="00F94C50">
        <w:t>whe</w:t>
      </w:r>
      <w:r w:rsidR="002D15CF">
        <w:t xml:space="preserve">ther </w:t>
      </w:r>
      <w:r w:rsidR="00396246">
        <w:t xml:space="preserve">object </w:t>
      </w:r>
      <w:r w:rsidR="00EE0530">
        <w:t>pictures</w:t>
      </w:r>
      <w:r w:rsidR="00396246">
        <w:t xml:space="preserve"> appeared </w:t>
      </w:r>
      <w:r w:rsidR="004050D9">
        <w:t xml:space="preserve">in </w:t>
      </w:r>
      <w:r w:rsidR="002D15CF">
        <w:t xml:space="preserve">the same or </w:t>
      </w:r>
      <w:r w:rsidR="004050D9">
        <w:t xml:space="preserve">altered </w:t>
      </w:r>
      <w:r w:rsidR="00B51F4E">
        <w:t xml:space="preserve">orientations </w:t>
      </w:r>
      <w:r w:rsidR="00226E38">
        <w:t>(</w:t>
      </w:r>
      <w:r w:rsidR="00B07F2B">
        <w:t xml:space="preserve">i.e., </w:t>
      </w:r>
      <w:r w:rsidR="00876622">
        <w:t xml:space="preserve">under full and divided attention </w:t>
      </w:r>
      <w:r w:rsidR="008D2627">
        <w:t xml:space="preserve">during </w:t>
      </w:r>
      <w:r w:rsidR="00876622">
        <w:t>study</w:t>
      </w:r>
      <w:r w:rsidR="00145B97">
        <w:t>;</w:t>
      </w:r>
      <w:r w:rsidR="00E6475C">
        <w:rPr>
          <w:color w:val="FF0000"/>
        </w:rPr>
        <w:t xml:space="preserve"> </w:t>
      </w:r>
      <w:r w:rsidR="00E6475C">
        <w:rPr>
          <w:color w:val="FF0000"/>
        </w:rPr>
        <w:fldChar w:fldCharType="begin"/>
      </w:r>
      <w:r w:rsidR="00E6475C">
        <w:rPr>
          <w:color w:val="FF0000"/>
        </w:rPr>
        <w:instrText xml:space="preserve"> ADDIN ZOTERO_ITEM CSL_CITATION {"citationID":"UXN2HqF3","properties":{"formattedCitation":"(Lampinen et al., 2006)","plainCitation":"(Lampinen et al., 2006)","noteIndex":0},"citationItems":[{"id":10401,"uris":["http://zotero.org/groups/5493213/items/V56TJWAD"],"itemData":{"id":10401,"type":"article-journal","container-title":"Memory","DOI":"10.1080/09658210600648431","ISSN":"0965-8211, 1464-0686","issue":"6","journalAbbreviation":"Memory","language":"en","page":"655-671","source":"DOI.org (Crossref)","title":"Phantom ROC: Recollection rejection in a hybrid conjoint recognition signal detection model","title-short":"Phantom ROC","volume":"14","author":[{"family":"Lampinen","given":"James Michael"},{"family":"Watkins","given":"Kristina N."},{"family":"Odegard","given":"Timothy N."}],"issued":{"date-parts":[["2006",8]]}}}],"schema":"https://github.com/citation-style-language/schema/raw/master/csl-citation.json"} </w:instrText>
      </w:r>
      <w:r w:rsidR="00E6475C">
        <w:rPr>
          <w:color w:val="FF0000"/>
        </w:rPr>
        <w:fldChar w:fldCharType="separate"/>
      </w:r>
      <w:r w:rsidR="00E6475C" w:rsidRPr="00E6475C">
        <w:rPr>
          <w:rFonts w:ascii="Aptos" w:hAnsi="Aptos"/>
        </w:rPr>
        <w:t>Lampinen et al., 2006)</w:t>
      </w:r>
      <w:r w:rsidR="00E6475C">
        <w:rPr>
          <w:color w:val="FF0000"/>
        </w:rPr>
        <w:fldChar w:fldCharType="end"/>
      </w:r>
      <w:r w:rsidR="00B51F4E">
        <w:t xml:space="preserve">. </w:t>
      </w:r>
    </w:p>
    <w:p w14:paraId="18E809F8" w14:textId="77777777" w:rsidR="000851A7" w:rsidRDefault="00F573E5" w:rsidP="00E6475C">
      <w:pPr>
        <w:ind w:firstLine="720"/>
        <w:rPr>
          <w:ins w:id="19" w:author="Andrew P Yonelinas [2]" w:date="2025-10-03T10:55:00Z" w16du:dateUtc="2025-10-03T17:55:00Z"/>
        </w:rPr>
      </w:pPr>
      <w:r w:rsidRPr="007E451A">
        <w:t xml:space="preserve">Similarly, Figure 3B shows that the model also </w:t>
      </w:r>
      <w:r>
        <w:t xml:space="preserve">accurately </w:t>
      </w:r>
      <w:r w:rsidRPr="007E451A">
        <w:t xml:space="preserve">described the </w:t>
      </w:r>
      <w:r>
        <w:t xml:space="preserve">shape of the ROCs in </w:t>
      </w:r>
      <w:r w:rsidRPr="007E451A">
        <w:t>the DRM paradi</w:t>
      </w:r>
      <w:r>
        <w:t>gm when the lures were strongly related to the studied items and when they were only weakly related to the studied items</w:t>
      </w:r>
      <w:r w:rsidR="00E6475C">
        <w:t xml:space="preserve"> </w:t>
      </w:r>
      <w:r w:rsidR="00E6475C">
        <w:fldChar w:fldCharType="begin"/>
      </w:r>
      <w:r w:rsidR="00E6475C">
        <w:instrText xml:space="preserve"> ADDIN ZOTERO_ITEM CSL_CITATION {"citationID":"7Uvk7IGN","properties":{"formattedCitation":"(Gatti et al., 2024)","plainCitation":"(Gatti et al., 2024)","noteIndex":0},"citationItems":[{"id":12662,"uris":["http://zotero.org/groups/5871744/items/ZFZ9TVA8"],"itemData":{"id":12662,"type":"article-journal","abstract":"Abstract\n            There is a fervent debate about the processes underpinning false memories formation. Seminal theories have suggested that semantic memory would be involved in false memories production, while episodic memory would counter their formation. Yet, direct evidence corroborating such view is still lacking. Here, we tested this possibility by asking participants to perform the Deese–Roediger–McDermott (DRM) task, a typical false memory paradigm, in which they had to study lists of words and subsequently to recognize and distinguish them from new words (i.e., the false memory items). The same participants were also required to perform a semantic task and an episodic-source memory task. Our results showed that a higher number of false memories in the DRM task occurred for those participants with better semantic memory abilities, while a lower number of false memories occurred for participants with better episodic abilities. These findings support a key role of semantic processes in false memory formation and, more generally, help clarify the specific contribution of different memory systems to false recognitions.","container-title":"Scientific Reports","DOI":"10.1038/s41598-023-50687-z","ISSN":"2045-2322","issue":"1","journalAbbreviation":"Sci Rep","language":"en","page":"256","source":"DOI.org (Crossref)","title":"Semantic and episodic processes differently predict false memories in the DRM task","volume":"14","author":[{"family":"Gatti","given":"Daniele"},{"family":"Rinaldi","given":"Luca"},{"family":"Mazzoni","given":"Giuliana"},{"family":"Vecchi","given":"Tomaso"}],"issued":{"date-parts":[["2024",1,2]]}}}],"schema":"https://github.com/citation-style-language/schema/raw/master/csl-citation.json"} </w:instrText>
      </w:r>
      <w:r w:rsidR="00E6475C">
        <w:fldChar w:fldCharType="separate"/>
      </w:r>
      <w:r w:rsidR="00E6475C" w:rsidRPr="00E6475C">
        <w:rPr>
          <w:rFonts w:ascii="Aptos" w:hAnsi="Aptos"/>
        </w:rPr>
        <w:t>(Gatti et al., 2024)</w:t>
      </w:r>
      <w:r w:rsidR="00E6475C">
        <w:fldChar w:fldCharType="end"/>
      </w:r>
      <w:r>
        <w:t>.</w:t>
      </w:r>
      <w:r w:rsidR="00E6475C">
        <w:t xml:space="preserve"> </w:t>
      </w:r>
      <w:r w:rsidRPr="00C4008F">
        <w:t xml:space="preserve">Similarly good fits were observed in </w:t>
      </w:r>
      <w:r>
        <w:t xml:space="preserve">other DRM studies </w:t>
      </w:r>
      <w:r w:rsidRPr="00C4008F">
        <w:t>(see</w:t>
      </w:r>
      <w:r w:rsidR="003F3AF8">
        <w:t xml:space="preserve"> A</w:t>
      </w:r>
      <w:r w:rsidR="008C2185">
        <w:t>ppendix</w:t>
      </w:r>
      <w:r w:rsidRPr="00C4008F">
        <w:t xml:space="preserve">), including studies </w:t>
      </w:r>
      <w:r>
        <w:t xml:space="preserve">examining memory for negative and neutral words </w:t>
      </w:r>
      <w:r w:rsidR="00145B97">
        <w:fldChar w:fldCharType="begin"/>
      </w:r>
      <w:r w:rsidR="00145B97">
        <w:instrText xml:space="preserve"> ADDIN ZOTERO_ITEM CSL_CITATION {"citationID":"Lr5NOgvh","properties":{"formattedCitation":"(Y\\uc0\\u252{}vr\\uc0\\u252{}k &amp; Kapucu, 2022)","plainCitation":"(Yüvrük &amp; Kapucu, 2022)","noteIndex":0},"citationItems":[{"id":12543,"uris":["http://zotero.org/groups/5493213/items/IIDWDXNC"],"itemData":{"id":12543,"type":"article-journal","abstract":"This study aimed to investigate the role of emotion and working memory capacity (WMC) on false memory by measuring memory sensitivity independently of response bias. We used the Deese-Roediger-McDermott (DRM) paradigm in which arousal levels were kept constant across positive, negative, and neutral word lists associated with unstudied critical lures. Participants’ WMC was measured by the Operation Span Task. Although negative critical lures generated significantly more false recognition (i.e., false-alarm rates) compared to positive or neutral ones, Receiver operating characteristic (ROC) analysis based on signal detection theory showed that this effect could be ascribed to shifts in bias rather than actual memory sensitivity. Data revealed that the DRM effect is a robust illusion influenced by neither emotion nor WMC in terms of memory sensitivity. However, negative words led to a prominent increase in liberal bias to say “old” for both critical and noncritical lures. Furthermore, reaction time (RT) data suggested that mentally activated but actually unstudied critical lures were monitored as old words and that participants were faster to accept negative critical lures than positive or neutral ones, suggesting that the DRM illusion was clearly reflected on the RT data as well. These results were discussed emphasizing the role of negative emotion on response bias in recognition memory.","container-title":"Memory &amp; Cognition","DOI":"10.3758/s13421-022-01298-y","ISSN":"0090-502X, 1532-5946","issue":"7","journalAbbreviation":"Mem Cogn","language":"en","page":"1443-1463","source":"DOI.org (Crossref)","title":"False (or biased) memory: Emotion and working memory capacity effects in the DRM paradigm","title-short":"False (or biased) memory","volume":"50","author":[{"family":"Yüvrük","given":"Elif"},{"family":"Kapucu","given":"Aycan"}],"issued":{"date-parts":[["2022",10]]}}}],"schema":"https://github.com/citation-style-language/schema/raw/master/csl-citation.json"} </w:instrText>
      </w:r>
      <w:r w:rsidR="00145B97">
        <w:fldChar w:fldCharType="separate"/>
      </w:r>
      <w:r w:rsidR="00145B97" w:rsidRPr="00145B97">
        <w:rPr>
          <w:rFonts w:ascii="Aptos" w:hAnsi="Aptos" w:cs="Times New Roman"/>
          <w:kern w:val="0"/>
        </w:rPr>
        <w:t>(Yüvrük &amp; Kapucu, 2022)</w:t>
      </w:r>
      <w:r w:rsidR="00145B97">
        <w:fldChar w:fldCharType="end"/>
      </w:r>
      <w:r>
        <w:t>,</w:t>
      </w:r>
      <w:r w:rsidR="00145B97">
        <w:t xml:space="preserve"> </w:t>
      </w:r>
      <w:r>
        <w:t xml:space="preserve">when words were studied under transcranial and sham stimulation conditions </w:t>
      </w:r>
      <w:r w:rsidR="00C5085F">
        <w:fldChar w:fldCharType="begin"/>
      </w:r>
      <w:r w:rsidR="00C5085F">
        <w:instrText xml:space="preserve"> ADDIN ZOTERO_ITEM CSL_CITATION {"citationID":"vGOW5Kf0","properties":{"formattedCitation":"(Friehs et al., 2021)","plainCitation":"(Friehs et al., 2021)","noteIndex":0},"citationItems":[{"id":10364,"uris":["http://zotero.org/groups/5493213/items/H6S5GMU8"],"itemData":{"id":10364,"type":"article-journal","abstract":"Transcranial direct current stimulation (tDCS) is a form of non-invasive brain stimulation that has been used to modulate human brain activity and cognition. One area which has not yet been extensively explored using tDCS is the generation of false memories. In this study, we combined the Deese-Roediger-McDermott (DRM) task with stimulation of the left anterior temporal lobe (ATL) during retrieval. This area has been shown to be involved in semantic processing in general and retrieval of false memories in the DRM paradigm in particular. During stimulation, 0.7 mA were applied via a 9 cm² electrode over the left ATL, with the 35 cm² return electrode placed over the left deltoid. We contrasted the effects of cathodal, anodal, and sham stimulation, which were applied in the recognition phase of the experiment on a sample of 78 volunteers. Results showed impaired recognition of true memories after both anodal and cathodal stimulation in comparison to sham stimulation, suggesting a reduced signal-to-noise ratio. In addition, the results revealed enhanced false recognition of concept lure items during cathodal stimulation compared to anodal stimulation, indicating a polarity-dependent impact of tDCS on false memories in the DRM task. The pathway by which tDCS modulated false recognition remains unclear: stimulation may have changed the activation of irrelevant lures or affected the weighting and monitoring of lure activations. Nevertheless, these results are a first step towards using brain stimulation to decrease false memories. Practical implications of the findings for real-life settings, for example, in the courtroom, need to be addressed in future work.","container-title":"European Journal of Neuroscience","DOI":"10.1111/ejn.15337","ISSN":"1460-9568","issue":"2","language":"en","license":"© 2021 The Authors. European Journal of Neuroscience published by Federation of European Neuroscience Societies and John Wiley &amp; Sons Ltd.","note":"_eprint: https://onlinelibrary.wiley.com/doi/pdf/10.1111/ejn.15337","page":"4609-4620","source":"Wiley Online Library","title":"Transcranial direct current stimulation over the left anterior temporal lobe during memory retrieval differentially affects true and false recognition in the DRM task","volume":"54","author":[{"family":"Friehs","given":"Maximilian A."},{"family":"Greene","given":"Ciara"},{"family":"Pastötter","given":"Bernhard"}],"issued":{"date-parts":[["2021"]]}}}],"schema":"https://github.com/citation-style-language/schema/raw/master/csl-citation.json"} </w:instrText>
      </w:r>
      <w:r w:rsidR="00C5085F">
        <w:fldChar w:fldCharType="separate"/>
      </w:r>
      <w:r w:rsidR="00C5085F" w:rsidRPr="00C5085F">
        <w:rPr>
          <w:rFonts w:ascii="Aptos" w:hAnsi="Aptos"/>
        </w:rPr>
        <w:t>(Friehs et al., 2021)</w:t>
      </w:r>
      <w:r w:rsidR="00C5085F">
        <w:fldChar w:fldCharType="end"/>
      </w:r>
      <w:r>
        <w:t xml:space="preserve">, and during fMRI scanning </w:t>
      </w:r>
      <w:r w:rsidR="00C5085F">
        <w:fldChar w:fldCharType="begin"/>
      </w:r>
      <w:r w:rsidR="00C5085F">
        <w:instrText xml:space="preserve"> ADDIN ZOTERO_ITEM CSL_CITATION {"citationID":"qywlL0On","properties":{"formattedCitation":"(H. Kim &amp; Cabeza, 2007)","plainCitation":"(H. Kim &amp; Cabeza, 2007)","noteIndex":0},"citationItems":[{"id":12505,"uris":["http://zotero.org/groups/5493213/items/7I23NGIG"],"itemData":{"id":12505,"type":"article-journal","abstract":"Although memory confidence and accuracy tend to be positively correlated, people sometimes remember with high confidence events that never happened. How can confidence correlate with accuracy but apply also to illusory memories? One possible explanation is that high confidence in veridical versus illusory memories depends on different neural mechanisms. The present study investigated this possibility using functional magnetic resonance imaging and a modified version of the Deese-Roediger-McDermott false-memory paradigm. Participants read short lists of categorized words, and brain activity was measured while they performed a recognition test with confidence rating. The study yielded three main findings. First, compared with low-confidence responses, high-confidence responses were associated with medial temporal lobe (MTL) activity in the case of true recognition but with frontoparietal activity in the case of false recognition. Second, these regions showed significant confidence-by-veridicality interactions. Finally, only MTL regions showed greater activity for high-confidence true recognition than for high-confidence false recognition, and only frontoparietal regions showed greater activity for high-confidence false recognition than for high-confidence true recognition. These findings indicate that confidence in true recognition is mediated primarily by a recollection-related MTL mechanism, whereas confidence in false recognition reflects mainly a familiarity-related frontoparietal mechanism. This account is consistent with the fuzzy trace theory of false recognition. Correlation analyses revealed that MTL and frontoparietal regions play complementary roles during episodic retrieval. In sum, the present study shows that when one focuses exclusively on high-confidence responses, the neural correlates of true and false memory are clearly different.","container-title":"The Journal of Neuroscience","DOI":"10.1523/JNEUROSCI.3408-07.2007","ISSN":"0270-6474, 1529-2401","issue":"45","journalAbbreviation":"J. Neurosci.","language":"en","license":"https://creativecommons.org/licenses/by-nc-sa/4.0/","page":"12190-12197","source":"DOI.org (Crossref)","title":"Trusting our memories: Dissociating the neural correlates of confidence in veridical versus illusory memories","title-short":"Trusting Our Memories","volume":"27","author":[{"family":"Kim","given":"Hongkeun"},{"family":"Cabeza","given":"Roberto"}],"issued":{"date-parts":[["2007",11,7]]}}}],"schema":"https://github.com/citation-style-language/schema/raw/master/csl-citation.json"} </w:instrText>
      </w:r>
      <w:r w:rsidR="00C5085F">
        <w:fldChar w:fldCharType="separate"/>
      </w:r>
      <w:r w:rsidR="00C5085F" w:rsidRPr="00C5085F">
        <w:rPr>
          <w:rFonts w:ascii="Aptos" w:hAnsi="Aptos"/>
        </w:rPr>
        <w:t>(Kim &amp; Cabeza, 2007)</w:t>
      </w:r>
      <w:r w:rsidR="00C5085F">
        <w:fldChar w:fldCharType="end"/>
      </w:r>
      <w:r>
        <w:t>.</w:t>
      </w:r>
      <w:r w:rsidR="00C5085F">
        <w:t xml:space="preserve"> </w:t>
      </w:r>
    </w:p>
    <w:p w14:paraId="4F6E9B29" w14:textId="3F7C26C4" w:rsidR="00F573E5" w:rsidRPr="00721ABC" w:rsidRDefault="00F573E5" w:rsidP="00E6475C">
      <w:pPr>
        <w:ind w:firstLine="720"/>
        <w:rPr>
          <w:color w:val="000000" w:themeColor="text1"/>
        </w:rPr>
      </w:pPr>
      <w:r>
        <w:t xml:space="preserve">Finally, Figure 3C indicates that the model also provided a good fit of lure ROCs in the MST paradigm. For example, the model fit the lure ROCs from younger and older adults very well </w:t>
      </w:r>
      <w:r w:rsidR="00CC6207">
        <w:fldChar w:fldCharType="begin"/>
      </w:r>
      <w:r w:rsidR="00B94E2E">
        <w:instrText xml:space="preserve"> ADDIN ZOTERO_ITEM CSL_CITATION {"citationID":"GT4Cu8Au","properties":{"formattedCitation":"(Stark et al., 2015)","plainCitation":"(Stark et al., 2015)","dontUpdate":true,"noteIndex":0},"citationItems":[{"id":12546,"uris":["http://zotero.org/groups/5493213/items/PRVHFCTM"],"itemData":{"id":12546,"type":"article-journal","abstract":"Several studies in our lab and others have demonstrated age-related declines in mnemonic discrimination during a recognition memory paradigm using repeated items, similar lures, and novel foils. In particular, older adults exhibit a shift in lure discriminability, identifying similar lures as old items at a greater rate than young adults. This shift likely reflects deficits in pattern separation processing as a result of underlying changes in the dentate gyrus of the hippocampus. Here, we explored whether alterations in the task design could rescue the age-related impairment or whether it was ubiquitous as one might expect if the neurobiological mechanisms were truly disturbed by typical aging. Despite overt instructions to study item details during encoding, we replicated the age-related deficit in mnemonic discrimination. We established reliable effects with short lists of stimuli and with repeated testing. Altering the task design from a study/test to a continuous recognition paradigm replicated the age-related shift in lure discrimination as well. Modifying the task to an old/new response (rather than old/similar/new) showed the same effect and a d= analysis showed that lure items were more akin to target items in older adults. Finally, we varied the test instructions in order to promote gist or veridical responses in the old/new task. Even these overt veridical test instructions did not ameliorate older adults’ lure discrimination problems. Together, these findings demonstrate the robust nature of this age-related deficit and support the hypothesis that typical aging results in neurobiological changes that underlie this impairment.","container-title":"Behavioral Neuroscience","DOI":"10.1037/bne0000055","ISSN":"1939-0084, 0735-7044","issue":"3","journalAbbreviation":"Behavioral Neuroscience","language":"en","page":"257-268","source":"DOI.org (Crossref)","title":"Stability of age-related deficits in the mnemonic similarity task across task variations.","volume":"129","author":[{"family":"Stark","given":"Shauna M."},{"family":"Stevenson","given":"Rebecca"},{"family":"Wu","given":"Claudia"},{"family":"Rutledge","given":"Samantha"},{"family":"Stark","given":"Craig E. L."}],"issued":{"date-parts":[["2015",6]]}}}],"schema":"https://github.com/citation-style-language/schema/raw/master/csl-citation.json"} </w:instrText>
      </w:r>
      <w:r w:rsidR="00CC6207">
        <w:fldChar w:fldCharType="separate"/>
      </w:r>
      <w:r w:rsidR="00CC6207" w:rsidRPr="00CC6207">
        <w:rPr>
          <w:rFonts w:ascii="Aptos" w:hAnsi="Aptos"/>
        </w:rPr>
        <w:t>(Stark et al., 2015</w:t>
      </w:r>
      <w:r w:rsidR="00CC6207">
        <w:rPr>
          <w:rFonts w:ascii="Aptos" w:hAnsi="Aptos"/>
        </w:rPr>
        <w:t>, Exp 4</w:t>
      </w:r>
      <w:r w:rsidR="00CC6207" w:rsidRPr="00CC6207">
        <w:rPr>
          <w:rFonts w:ascii="Aptos" w:hAnsi="Aptos"/>
        </w:rPr>
        <w:t>)</w:t>
      </w:r>
      <w:r w:rsidR="00CC6207">
        <w:fldChar w:fldCharType="end"/>
      </w:r>
      <w:r>
        <w:t>.</w:t>
      </w:r>
      <w:r w:rsidR="00CC6207">
        <w:t xml:space="preserve"> </w:t>
      </w:r>
      <w:r>
        <w:t xml:space="preserve">Similarly good fits were observed in other MST studies (see </w:t>
      </w:r>
      <w:r w:rsidR="003F3AF8">
        <w:t>A</w:t>
      </w:r>
      <w:r w:rsidR="008C2185">
        <w:t>ppendix</w:t>
      </w:r>
      <w:r w:rsidR="002B513D">
        <w:t xml:space="preserve"> for fits</w:t>
      </w:r>
      <w:r>
        <w:t xml:space="preserve">), </w:t>
      </w:r>
      <w:r w:rsidRPr="00AD2D65">
        <w:t>including a similar study examining college-aged subjects</w:t>
      </w:r>
      <w:r w:rsidR="00AD2D65">
        <w:t xml:space="preserve"> </w:t>
      </w:r>
      <w:r w:rsidR="00AD2D65">
        <w:fldChar w:fldCharType="begin"/>
      </w:r>
      <w:r w:rsidR="00AD2D65">
        <w:instrText xml:space="preserve"> ADDIN ZOTERO_ITEM CSL_CITATION {"citationID":"OGZ3e91D","properties":{"formattedCitation":"(Sz\\uc0\\u337{}ll\\uc0\\u337{}si et al., 2020)","plainCitation":"(Szőllősi et al., 2020)","noteIndex":0},"citationItems":[{"id":12526,"uris":["http://zotero.org/groups/5493213/items/9FQV8ERS"],"itemData":{"id":12526,"type":"article-journal","abstract":"Pattern separation is the process that minimises interference between memory representations with similar features and is suggested to be associated with hippocampus-related recollection. We tested this hypothesis using the incidental Mnemonic Similarity Task with old (target), similar (lure), and new (foil) items presented on a recognition test, which is widely used for detecting individual di</w:instrText>
      </w:r>
      <w:r w:rsidR="00AD2D65">
        <w:rPr>
          <w:rFonts w:ascii="Arial" w:hAnsi="Arial" w:cs="Arial"/>
        </w:rPr>
        <w:instrText>ﬀ</w:instrText>
      </w:r>
      <w:r w:rsidR="00AD2D65">
        <w:instrText>erences in behavioural pattern separation performance. In Experiment 1, participants made old/similar/new decisions and rated decision con</w:instrText>
      </w:r>
      <w:r w:rsidR="00AD2D65">
        <w:rPr>
          <w:rFonts w:ascii="Aptos" w:hAnsi="Aptos" w:cs="Aptos"/>
        </w:rPr>
        <w:instrText>ﬁ</w:instrText>
      </w:r>
      <w:r w:rsidR="00AD2D65">
        <w:instrText xml:space="preserve">dence on a scale ranging from </w:instrText>
      </w:r>
      <w:r w:rsidR="00AD2D65">
        <w:rPr>
          <w:rFonts w:ascii="Aptos" w:hAnsi="Aptos" w:cs="Aptos"/>
        </w:rPr>
        <w:instrText>“</w:instrText>
      </w:r>
      <w:r w:rsidR="00AD2D65">
        <w:instrText>not at all sure</w:instrText>
      </w:r>
      <w:r w:rsidR="00AD2D65">
        <w:rPr>
          <w:rFonts w:ascii="Aptos" w:hAnsi="Aptos" w:cs="Aptos"/>
        </w:rPr>
        <w:instrText>”</w:instrText>
      </w:r>
      <w:r w:rsidR="00AD2D65">
        <w:instrText xml:space="preserve"> to </w:instrText>
      </w:r>
      <w:r w:rsidR="00AD2D65">
        <w:rPr>
          <w:rFonts w:ascii="Aptos" w:hAnsi="Aptos" w:cs="Aptos"/>
        </w:rPr>
        <w:instrText>“</w:instrText>
      </w:r>
      <w:r w:rsidR="00AD2D65">
        <w:instrText>very sure</w:instrText>
      </w:r>
      <w:r w:rsidR="00AD2D65">
        <w:rPr>
          <w:rFonts w:ascii="Aptos" w:hAnsi="Aptos" w:cs="Aptos"/>
        </w:rPr>
        <w:instrText>”</w:instrText>
      </w:r>
      <w:r w:rsidR="00AD2D65">
        <w:instrText>. In Experiment 2, participants made recognition con</w:instrText>
      </w:r>
      <w:r w:rsidR="00AD2D65">
        <w:rPr>
          <w:rFonts w:ascii="Aptos" w:hAnsi="Aptos" w:cs="Aptos"/>
        </w:rPr>
        <w:instrText>ﬁ</w:instrText>
      </w:r>
      <w:r w:rsidR="00AD2D65">
        <w:instrText xml:space="preserve">dence judgments on a scale ranging between “sure it was new” and “sure it was old”. In Experiment 3, subjects gave old/similar/new decisions and made a secondary Remember/ Know/Guess judgment. In Experiment 1, conﬁdence ratings were higher for targets compared to lures when we analysed correct responses (old for targets and similar for lures). Additionally, we found a symmetrical ROC curve and a linear zROC curve for target-lure discrimination in Experiment 2. Finally, we found a bias toward Know responses when we analysed behavioural pattern separation performance (i.e., the rate of similar responses given to the lures). These ﬁndings suggest that familiarity, rather than recollection, contributes to behavioural pattern separation performance.","container-title":"Memory","DOI":"10.1080/09658211.2020.1714055","ISSN":"0965-8211, 1464-0686","issue":"3","journalAbbreviation":"Memory","language":"en","page":"337-347","source":"DOI.org (Crossref)","title":"Behavioural pattern separation is strongly associated with familiarity-based decisions","volume":"28","author":[{"family":"Szőllősi","given":"Ágnes"},{"family":"Bencze","given":"Dorottya"},{"family":"Racsmány","given":"Mihály"}],"issued":{"date-parts":[["2020",3,15]]}}}],"schema":"https://github.com/citation-style-language/schema/raw/master/csl-citation.json"} </w:instrText>
      </w:r>
      <w:r w:rsidR="00AD2D65">
        <w:fldChar w:fldCharType="separate"/>
      </w:r>
      <w:r w:rsidR="00AD2D65" w:rsidRPr="00AD2D65">
        <w:rPr>
          <w:rFonts w:ascii="Aptos" w:hAnsi="Aptos" w:cs="Times New Roman"/>
          <w:kern w:val="0"/>
        </w:rPr>
        <w:t>(Szőllősi et al., 2020)</w:t>
      </w:r>
      <w:r w:rsidR="00AD2D65">
        <w:fldChar w:fldCharType="end"/>
      </w:r>
      <w:r w:rsidRPr="00AD2D65">
        <w:t xml:space="preserve">, and another study examining memory items studied one or three times </w:t>
      </w:r>
      <w:r w:rsidR="00AD2D65">
        <w:fldChar w:fldCharType="begin"/>
      </w:r>
      <w:r w:rsidR="00AD2D65">
        <w:instrText xml:space="preserve"> ADDIN ZOTERO_ITEM CSL_CITATION {"citationID":"HzvKCM0Y","properties":{"formattedCitation":"(Loiotile &amp; Courtney, 2015)","plainCitation":"(Loiotile &amp; Courtney, 2015)","noteIndex":0},"citationItems":[{"id":10325,"uris":["http://zotero.org/groups/5493213/items/TEY9M42I"],"itemData":{"id":10325,"type":"article-journal","abstract":"Behavioral pattern separation (BPS) paradigms ask participants to discriminate previously encoded (old) stimuli from highly similar (lure) and categorically distinct (novel) stimuli. The lure-old discrimination, thought to uniquely reflect pattern separation in the hippocampal formation, is typically pitted against the traditional novel-old discrimination. However, BPS paradigms have measured lure-old discrimination neither consistently across studies nor in such a way that allows for accurate comparison to novel-old discrimination. Therefore, we advocate for signal detection theory (SDT) as a unified framework. Moreover, we compare SDT with previously used measures of lure-old discrimination, indicating how other formulas’ inaccuracies can lead to erroneous conclusions.","container-title":"Learning &amp; Memory","DOI":"10.1101/lm.038141.115","ISSN":"1549-5485","issue":"8","journalAbbreviation":"Learn. Mem.","language":"en","page":"364-369","source":"DOI.org (Crossref)","title":"A signal detection theory analysis of behavioral pattern separation paradigms","volume":"22","author":[{"family":"Loiotile","given":"Rita E."},{"family":"Courtney","given":"Susan M."}],"issued":{"date-parts":[["2015",8]]}}}],"schema":"https://github.com/citation-style-language/schema/raw/master/csl-citation.json"} </w:instrText>
      </w:r>
      <w:r w:rsidR="00AD2D65">
        <w:fldChar w:fldCharType="separate"/>
      </w:r>
      <w:r w:rsidR="00AD2D65" w:rsidRPr="00AD2D65">
        <w:rPr>
          <w:rFonts w:ascii="Aptos" w:hAnsi="Aptos"/>
        </w:rPr>
        <w:t>(Loiotile &amp; Courtney, 2015)</w:t>
      </w:r>
      <w:r w:rsidR="00AD2D65">
        <w:fldChar w:fldCharType="end"/>
      </w:r>
      <w:r w:rsidRPr="00AD2D65">
        <w:t>.</w:t>
      </w:r>
      <w:r w:rsidR="00AD2D65">
        <w:t xml:space="preserve"> </w:t>
      </w:r>
      <w:r>
        <w:t xml:space="preserve">The finding that the model accurately described the shape of the observed ROC data in all three paradigms across various conditions and populations </w:t>
      </w:r>
      <w:r w:rsidRPr="00721ABC">
        <w:rPr>
          <w:color w:val="000000" w:themeColor="text1"/>
        </w:rPr>
        <w:t>suggests that despite their differences, the three paradigms reflect the same underlying processes and can be understood within a single theoretical framework.</w:t>
      </w:r>
    </w:p>
    <w:p w14:paraId="71F20C38" w14:textId="77777777" w:rsidR="00A57183" w:rsidRPr="00721ABC" w:rsidRDefault="00A57183" w:rsidP="00721ABC">
      <w:pPr>
        <w:ind w:firstLine="720"/>
        <w:rPr>
          <w:color w:val="000000" w:themeColor="text1"/>
        </w:rPr>
      </w:pPr>
      <w:r w:rsidRPr="00721ABC">
        <w:rPr>
          <w:color w:val="000000" w:themeColor="text1"/>
        </w:rPr>
        <w:lastRenderedPageBreak/>
        <w:t xml:space="preserve">The accuracy of the model fits </w:t>
      </w:r>
      <w:proofErr w:type="gramStart"/>
      <w:r w:rsidRPr="00721ABC">
        <w:rPr>
          <w:color w:val="000000" w:themeColor="text1"/>
        </w:rPr>
        <w:t>were</w:t>
      </w:r>
      <w:proofErr w:type="gramEnd"/>
      <w:r w:rsidRPr="00721ABC">
        <w:rPr>
          <w:color w:val="000000" w:themeColor="text1"/>
        </w:rPr>
        <w:t xml:space="preserve"> verified by examining the sum of squared errors which was less than .002 in all cases. We also examined ROCs for targets versus new items in </w:t>
      </w:r>
      <w:proofErr w:type="gramStart"/>
      <w:r w:rsidRPr="00721ABC">
        <w:rPr>
          <w:color w:val="000000" w:themeColor="text1"/>
        </w:rPr>
        <w:t>all of</w:t>
      </w:r>
      <w:proofErr w:type="gramEnd"/>
      <w:r w:rsidRPr="00721ABC">
        <w:rPr>
          <w:color w:val="000000" w:themeColor="text1"/>
        </w:rPr>
        <w:t xml:space="preserve"> these paradigms and found them to be in good agreement with the broader item recognition ROC literature (i.e., they were curvilinear and asymmetrical, and fit well by dual process and signal detection models; for review see Yonelinas &amp; Parks, 2007). Because there is no disagreement about those results, we do not focus on them in the current paper.</w:t>
      </w:r>
    </w:p>
    <w:p w14:paraId="66903109" w14:textId="77777777" w:rsidR="00A57183" w:rsidRDefault="00A57183" w:rsidP="00E6475C">
      <w:pPr>
        <w:ind w:firstLine="720"/>
      </w:pPr>
    </w:p>
    <w:p w14:paraId="74D103DD" w14:textId="2BD5BF5B" w:rsidR="00154FC6" w:rsidRDefault="00154FC6" w:rsidP="008944A0">
      <w:r>
        <w:rPr>
          <w:noProof/>
        </w:rPr>
        <w:lastRenderedPageBreak/>
        <mc:AlternateContent>
          <mc:Choice Requires="wps">
            <w:drawing>
              <wp:inline distT="0" distB="0" distL="0" distR="0" wp14:anchorId="421AD017" wp14:editId="5F431F20">
                <wp:extent cx="5943600" cy="8531817"/>
                <wp:effectExtent l="0" t="0" r="12700" b="15875"/>
                <wp:docPr id="2106403068" name="Text Box 4"/>
                <wp:cNvGraphicFramePr/>
                <a:graphic xmlns:a="http://schemas.openxmlformats.org/drawingml/2006/main">
                  <a:graphicData uri="http://schemas.microsoft.com/office/word/2010/wordprocessingShape">
                    <wps:wsp>
                      <wps:cNvSpPr txBox="1"/>
                      <wps:spPr>
                        <a:xfrm>
                          <a:off x="0" y="0"/>
                          <a:ext cx="5943600" cy="8531817"/>
                        </a:xfrm>
                        <a:prstGeom prst="rect">
                          <a:avLst/>
                        </a:prstGeom>
                        <a:solidFill>
                          <a:schemeClr val="lt1"/>
                        </a:solidFill>
                        <a:ln w="6350">
                          <a:solidFill>
                            <a:prstClr val="black"/>
                          </a:solidFill>
                        </a:ln>
                      </wps:spPr>
                      <wps:txbx>
                        <w:txbxContent>
                          <w:p w14:paraId="1D568D09" w14:textId="3C79E8F7" w:rsidR="00154FC6" w:rsidRDefault="000D2A87" w:rsidP="00154FC6">
                            <w:r w:rsidRPr="000D2A87">
                              <w:rPr>
                                <w:noProof/>
                              </w:rPr>
                              <w:drawing>
                                <wp:inline distT="0" distB="0" distL="0" distR="0" wp14:anchorId="2BEB305C" wp14:editId="70407BEE">
                                  <wp:extent cx="5145437" cy="6305834"/>
                                  <wp:effectExtent l="0" t="0" r="0" b="6350"/>
                                  <wp:docPr id="21120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9810" name=""/>
                                          <pic:cNvPicPr/>
                                        </pic:nvPicPr>
                                        <pic:blipFill rotWithShape="1">
                                          <a:blip r:embed="rId20"/>
                                          <a:srcRect b="558"/>
                                          <a:stretch>
                                            <a:fillRect/>
                                          </a:stretch>
                                        </pic:blipFill>
                                        <pic:spPr bwMode="auto">
                                          <a:xfrm>
                                            <a:off x="0" y="0"/>
                                            <a:ext cx="5200472" cy="6373280"/>
                                          </a:xfrm>
                                          <a:prstGeom prst="rect">
                                            <a:avLst/>
                                          </a:prstGeom>
                                          <a:ln>
                                            <a:noFill/>
                                          </a:ln>
                                          <a:extLst>
                                            <a:ext uri="{53640926-AAD7-44D8-BBD7-CCE9431645EC}">
                                              <a14:shadowObscured xmlns:a14="http://schemas.microsoft.com/office/drawing/2010/main"/>
                                            </a:ext>
                                          </a:extLst>
                                        </pic:spPr>
                                      </pic:pic>
                                    </a:graphicData>
                                  </a:graphic>
                                </wp:inline>
                              </w:drawing>
                            </w:r>
                          </w:p>
                          <w:p w14:paraId="1C6D5136" w14:textId="0D46B3DD" w:rsidR="00154FC6" w:rsidRPr="005104C1" w:rsidRDefault="00154FC6" w:rsidP="00154FC6">
                            <w:pPr>
                              <w:rPr>
                                <w:sz w:val="22"/>
                                <w:szCs w:val="22"/>
                              </w:rPr>
                            </w:pPr>
                            <w:r w:rsidRPr="005104C1">
                              <w:rPr>
                                <w:b/>
                                <w:bCs/>
                                <w:sz w:val="22"/>
                                <w:szCs w:val="22"/>
                              </w:rPr>
                              <w:t>Figure 3.</w:t>
                            </w:r>
                            <w:r w:rsidRPr="005104C1">
                              <w:rPr>
                                <w:sz w:val="22"/>
                                <w:szCs w:val="22"/>
                              </w:rPr>
                              <w:t xml:space="preserve"> Observed confidence ROCs </w:t>
                            </w:r>
                            <w:r>
                              <w:rPr>
                                <w:sz w:val="22"/>
                                <w:szCs w:val="22"/>
                              </w:rPr>
                              <w:t xml:space="preserve">(squares in left panels), </w:t>
                            </w:r>
                            <w:r w:rsidRPr="005104C1">
                              <w:rPr>
                                <w:sz w:val="22"/>
                                <w:szCs w:val="22"/>
                              </w:rPr>
                              <w:t xml:space="preserve">fit </w:t>
                            </w:r>
                            <w:r w:rsidR="003F3AF8">
                              <w:rPr>
                                <w:sz w:val="22"/>
                                <w:szCs w:val="22"/>
                              </w:rPr>
                              <w:t>by</w:t>
                            </w:r>
                            <w:r w:rsidRPr="005104C1">
                              <w:rPr>
                                <w:sz w:val="22"/>
                                <w:szCs w:val="22"/>
                              </w:rPr>
                              <w:t xml:space="preserve"> the model (</w:t>
                            </w:r>
                            <w:r>
                              <w:rPr>
                                <w:sz w:val="22"/>
                                <w:szCs w:val="22"/>
                              </w:rPr>
                              <w:t xml:space="preserve">solid and dashed lines in </w:t>
                            </w:r>
                            <w:r w:rsidRPr="005104C1">
                              <w:rPr>
                                <w:sz w:val="22"/>
                                <w:szCs w:val="22"/>
                              </w:rPr>
                              <w:t>left panels), and model-derived parameter estimates (right panels). A</w:t>
                            </w:r>
                            <w:r w:rsidR="003F3AF8">
                              <w:rPr>
                                <w:sz w:val="22"/>
                                <w:szCs w:val="22"/>
                              </w:rPr>
                              <w:t xml:space="preserve">) </w:t>
                            </w:r>
                            <w:r w:rsidRPr="005104C1">
                              <w:rPr>
                                <w:sz w:val="22"/>
                                <w:szCs w:val="22"/>
                              </w:rPr>
                              <w:t xml:space="preserve">Results from a </w:t>
                            </w:r>
                            <w:r>
                              <w:rPr>
                                <w:sz w:val="22"/>
                                <w:szCs w:val="22"/>
                              </w:rPr>
                              <w:t xml:space="preserve">PDP </w:t>
                            </w:r>
                            <w:r w:rsidRPr="005104C1">
                              <w:rPr>
                                <w:sz w:val="22"/>
                                <w:szCs w:val="22"/>
                              </w:rPr>
                              <w:t>study (Rotello</w:t>
                            </w:r>
                            <w:r>
                              <w:rPr>
                                <w:sz w:val="22"/>
                                <w:szCs w:val="22"/>
                              </w:rPr>
                              <w:t xml:space="preserve"> et al</w:t>
                            </w:r>
                            <w:r w:rsidR="00E6475C">
                              <w:rPr>
                                <w:sz w:val="22"/>
                                <w:szCs w:val="22"/>
                              </w:rPr>
                              <w:t>.</w:t>
                            </w:r>
                            <w:r>
                              <w:rPr>
                                <w:sz w:val="22"/>
                                <w:szCs w:val="22"/>
                              </w:rPr>
                              <w:t>, 2000</w:t>
                            </w:r>
                            <w:r w:rsidRPr="005104C1">
                              <w:rPr>
                                <w:sz w:val="22"/>
                                <w:szCs w:val="22"/>
                              </w:rPr>
                              <w:t>) examining recognition for plurality reversed lures</w:t>
                            </w:r>
                            <w:r w:rsidR="008E4EA0">
                              <w:rPr>
                                <w:sz w:val="22"/>
                                <w:szCs w:val="22"/>
                              </w:rPr>
                              <w:t xml:space="preserve"> under standard instructions or when instructed to focus on a recall-to-reject strategy</w:t>
                            </w:r>
                            <w:r w:rsidRPr="005104C1">
                              <w:rPr>
                                <w:sz w:val="22"/>
                                <w:szCs w:val="22"/>
                              </w:rPr>
                              <w:t>. B</w:t>
                            </w:r>
                            <w:r w:rsidR="003F3AF8">
                              <w:rPr>
                                <w:sz w:val="22"/>
                                <w:szCs w:val="22"/>
                              </w:rPr>
                              <w:t xml:space="preserve">) </w:t>
                            </w:r>
                            <w:r w:rsidRPr="005104C1">
                              <w:rPr>
                                <w:sz w:val="22"/>
                                <w:szCs w:val="22"/>
                              </w:rPr>
                              <w:t xml:space="preserve">Results from a DRM study examining recognition for lures that were </w:t>
                            </w:r>
                            <w:r w:rsidR="00881924">
                              <w:rPr>
                                <w:sz w:val="22"/>
                                <w:szCs w:val="22"/>
                              </w:rPr>
                              <w:t xml:space="preserve">either highly or weakly related to the studied items </w:t>
                            </w:r>
                            <w:r w:rsidRPr="005104C1">
                              <w:rPr>
                                <w:sz w:val="22"/>
                                <w:szCs w:val="22"/>
                              </w:rPr>
                              <w:t>(</w:t>
                            </w:r>
                            <w:r w:rsidRPr="00E6475C">
                              <w:rPr>
                                <w:sz w:val="22"/>
                                <w:szCs w:val="22"/>
                              </w:rPr>
                              <w:t>Gatti et al</w:t>
                            </w:r>
                            <w:r w:rsidR="00E6475C">
                              <w:rPr>
                                <w:sz w:val="22"/>
                                <w:szCs w:val="22"/>
                              </w:rPr>
                              <w:t>., 2024</w:t>
                            </w:r>
                            <w:r w:rsidRPr="005104C1">
                              <w:rPr>
                                <w:sz w:val="22"/>
                                <w:szCs w:val="22"/>
                              </w:rPr>
                              <w:t>). C</w:t>
                            </w:r>
                            <w:r w:rsidR="003F3AF8">
                              <w:rPr>
                                <w:sz w:val="22"/>
                                <w:szCs w:val="22"/>
                              </w:rPr>
                              <w:t xml:space="preserve">) </w:t>
                            </w:r>
                            <w:r w:rsidRPr="005104C1">
                              <w:rPr>
                                <w:sz w:val="22"/>
                                <w:szCs w:val="22"/>
                              </w:rPr>
                              <w:t>Results from a</w:t>
                            </w:r>
                            <w:r w:rsidR="008D2627">
                              <w:rPr>
                                <w:sz w:val="22"/>
                                <w:szCs w:val="22"/>
                              </w:rPr>
                              <w:t>n</w:t>
                            </w:r>
                            <w:r w:rsidRPr="005104C1">
                              <w:rPr>
                                <w:sz w:val="22"/>
                                <w:szCs w:val="22"/>
                              </w:rPr>
                              <w:t xml:space="preserve"> MS</w:t>
                            </w:r>
                            <w:r>
                              <w:rPr>
                                <w:sz w:val="22"/>
                                <w:szCs w:val="22"/>
                              </w:rPr>
                              <w:t>T</w:t>
                            </w:r>
                            <w:r w:rsidRPr="005104C1">
                              <w:rPr>
                                <w:sz w:val="22"/>
                                <w:szCs w:val="22"/>
                              </w:rPr>
                              <w:t xml:space="preserve"> study</w:t>
                            </w:r>
                            <w:r w:rsidR="00881924">
                              <w:rPr>
                                <w:sz w:val="22"/>
                                <w:szCs w:val="22"/>
                              </w:rPr>
                              <w:t xml:space="preserve"> of older and younger subjects </w:t>
                            </w:r>
                            <w:r w:rsidRPr="005104C1">
                              <w:rPr>
                                <w:sz w:val="22"/>
                                <w:szCs w:val="22"/>
                              </w:rPr>
                              <w:t xml:space="preserve">in which related lures were </w:t>
                            </w:r>
                            <w:r w:rsidR="008D2627">
                              <w:rPr>
                                <w:sz w:val="22"/>
                                <w:szCs w:val="22"/>
                              </w:rPr>
                              <w:t>perceptually</w:t>
                            </w:r>
                            <w:r w:rsidR="008D2627" w:rsidRPr="005104C1">
                              <w:rPr>
                                <w:sz w:val="22"/>
                                <w:szCs w:val="22"/>
                              </w:rPr>
                              <w:t xml:space="preserve"> </w:t>
                            </w:r>
                            <w:proofErr w:type="gramStart"/>
                            <w:r w:rsidRPr="005104C1">
                              <w:rPr>
                                <w:sz w:val="22"/>
                                <w:szCs w:val="22"/>
                              </w:rPr>
                              <w:t>similar to</w:t>
                            </w:r>
                            <w:proofErr w:type="gramEnd"/>
                            <w:r w:rsidRPr="005104C1">
                              <w:rPr>
                                <w:sz w:val="22"/>
                                <w:szCs w:val="22"/>
                              </w:rPr>
                              <w:t xml:space="preserve"> studied objects (Stark et al.,</w:t>
                            </w:r>
                            <w:r w:rsidR="00AD2D65">
                              <w:rPr>
                                <w:sz w:val="22"/>
                                <w:szCs w:val="22"/>
                              </w:rPr>
                              <w:t xml:space="preserve"> 2015</w:t>
                            </w:r>
                            <w:r w:rsidRPr="005104C1">
                              <w:rPr>
                                <w:sz w:val="22"/>
                                <w:szCs w:val="22"/>
                              </w:rPr>
                              <w:t xml:space="preserve">). In each paradigm, the model </w:t>
                            </w:r>
                            <w:r>
                              <w:rPr>
                                <w:sz w:val="22"/>
                                <w:szCs w:val="22"/>
                              </w:rPr>
                              <w:t xml:space="preserve">function </w:t>
                            </w:r>
                            <w:r w:rsidRPr="005104C1">
                              <w:rPr>
                                <w:sz w:val="22"/>
                                <w:szCs w:val="22"/>
                              </w:rPr>
                              <w:t>fit the ROC</w:t>
                            </w:r>
                            <w:r>
                              <w:rPr>
                                <w:sz w:val="22"/>
                                <w:szCs w:val="22"/>
                              </w:rPr>
                              <w:t xml:space="preserve"> points</w:t>
                            </w:r>
                            <w:r w:rsidRPr="005104C1">
                              <w:rPr>
                                <w:sz w:val="22"/>
                                <w:szCs w:val="22"/>
                              </w:rPr>
                              <w:t xml:space="preserve"> well</w:t>
                            </w:r>
                            <w:r w:rsidR="00AE5C8F">
                              <w:rPr>
                                <w:sz w:val="22"/>
                                <w:szCs w:val="22"/>
                              </w:rPr>
                              <w:t xml:space="preserve">. In addition, </w:t>
                            </w:r>
                            <w:r w:rsidRPr="005104C1">
                              <w:rPr>
                                <w:sz w:val="22"/>
                                <w:szCs w:val="22"/>
                              </w:rPr>
                              <w:t>the parameter estimates indicated that</w:t>
                            </w:r>
                            <w:r>
                              <w:rPr>
                                <w:sz w:val="22"/>
                                <w:szCs w:val="22"/>
                              </w:rPr>
                              <w:t xml:space="preserve"> </w:t>
                            </w:r>
                            <w:r w:rsidRPr="005104C1">
                              <w:rPr>
                                <w:sz w:val="22"/>
                                <w:szCs w:val="22"/>
                              </w:rPr>
                              <w:t xml:space="preserve">instructing subjects to use a recollect-to-reject strategy </w:t>
                            </w:r>
                            <w:r w:rsidR="002B513D">
                              <w:rPr>
                                <w:sz w:val="22"/>
                                <w:szCs w:val="22"/>
                              </w:rPr>
                              <w:t xml:space="preserve">selectively increased </w:t>
                            </w:r>
                            <w:r w:rsidRPr="005104C1">
                              <w:rPr>
                                <w:sz w:val="22"/>
                                <w:szCs w:val="22"/>
                              </w:rPr>
                              <w:t>recollection</w:t>
                            </w:r>
                            <w:r w:rsidR="00D62DDF">
                              <w:rPr>
                                <w:sz w:val="22"/>
                                <w:szCs w:val="22"/>
                              </w:rPr>
                              <w:t xml:space="preserve"> </w:t>
                            </w:r>
                            <w:r w:rsidRPr="005104C1">
                              <w:rPr>
                                <w:sz w:val="22"/>
                                <w:szCs w:val="22"/>
                              </w:rPr>
                              <w:t>rejection</w:t>
                            </w:r>
                            <w:r>
                              <w:rPr>
                                <w:sz w:val="22"/>
                                <w:szCs w:val="22"/>
                              </w:rPr>
                              <w:t xml:space="preserve"> (A)</w:t>
                            </w:r>
                            <w:r w:rsidRPr="005104C1">
                              <w:rPr>
                                <w:sz w:val="22"/>
                                <w:szCs w:val="22"/>
                              </w:rPr>
                              <w:t>;</w:t>
                            </w:r>
                            <w:r w:rsidR="008D2627">
                              <w:rPr>
                                <w:sz w:val="22"/>
                                <w:szCs w:val="22"/>
                              </w:rPr>
                              <w:t xml:space="preserve"> </w:t>
                            </w:r>
                            <w:proofErr w:type="gramStart"/>
                            <w:r w:rsidRPr="005104C1">
                              <w:rPr>
                                <w:sz w:val="22"/>
                                <w:szCs w:val="22"/>
                              </w:rPr>
                              <w:t>strongly</w:t>
                            </w:r>
                            <w:r w:rsidR="008D2627">
                              <w:rPr>
                                <w:sz w:val="22"/>
                                <w:szCs w:val="22"/>
                              </w:rPr>
                              <w:t>-</w:t>
                            </w:r>
                            <w:r w:rsidRPr="005104C1">
                              <w:rPr>
                                <w:sz w:val="22"/>
                                <w:szCs w:val="22"/>
                              </w:rPr>
                              <w:t>related</w:t>
                            </w:r>
                            <w:proofErr w:type="gramEnd"/>
                            <w:r w:rsidRPr="005104C1">
                              <w:rPr>
                                <w:sz w:val="22"/>
                                <w:szCs w:val="22"/>
                              </w:rPr>
                              <w:t xml:space="preserve"> lures led to </w:t>
                            </w:r>
                            <w:r w:rsidR="003F3AF8">
                              <w:rPr>
                                <w:sz w:val="22"/>
                                <w:szCs w:val="22"/>
                              </w:rPr>
                              <w:t xml:space="preserve">higher </w:t>
                            </w:r>
                            <w:r w:rsidRPr="005104C1">
                              <w:rPr>
                                <w:sz w:val="22"/>
                                <w:szCs w:val="22"/>
                              </w:rPr>
                              <w:t>false</w:t>
                            </w:r>
                            <w:r w:rsidR="00D62DDF">
                              <w:rPr>
                                <w:sz w:val="22"/>
                                <w:szCs w:val="22"/>
                              </w:rPr>
                              <w:t xml:space="preserve"> </w:t>
                            </w:r>
                            <w:r w:rsidRPr="005104C1">
                              <w:rPr>
                                <w:sz w:val="22"/>
                                <w:szCs w:val="22"/>
                              </w:rPr>
                              <w:t>recollection</w:t>
                            </w:r>
                            <w:r>
                              <w:rPr>
                                <w:sz w:val="22"/>
                                <w:szCs w:val="22"/>
                              </w:rPr>
                              <w:t xml:space="preserve"> </w:t>
                            </w:r>
                            <w:r w:rsidRPr="005104C1">
                              <w:rPr>
                                <w:sz w:val="22"/>
                                <w:szCs w:val="22"/>
                              </w:rPr>
                              <w:t>and false</w:t>
                            </w:r>
                            <w:r w:rsidR="00AE5C8F">
                              <w:rPr>
                                <w:sz w:val="22"/>
                                <w:szCs w:val="22"/>
                              </w:rPr>
                              <w:t xml:space="preserve"> </w:t>
                            </w:r>
                            <w:r w:rsidRPr="005104C1">
                              <w:rPr>
                                <w:sz w:val="22"/>
                                <w:szCs w:val="22"/>
                              </w:rPr>
                              <w:t>familiarity</w:t>
                            </w:r>
                            <w:r>
                              <w:rPr>
                                <w:sz w:val="22"/>
                                <w:szCs w:val="22"/>
                              </w:rPr>
                              <w:t xml:space="preserve"> </w:t>
                            </w:r>
                            <w:r w:rsidR="002B513D">
                              <w:rPr>
                                <w:sz w:val="22"/>
                                <w:szCs w:val="22"/>
                              </w:rPr>
                              <w:t xml:space="preserve">estimates, as </w:t>
                            </w:r>
                            <w:r w:rsidR="003F3AF8" w:rsidRPr="005104C1">
                              <w:rPr>
                                <w:sz w:val="22"/>
                                <w:szCs w:val="22"/>
                              </w:rPr>
                              <w:t>compared to weakly</w:t>
                            </w:r>
                            <w:r w:rsidR="003F3AF8">
                              <w:rPr>
                                <w:sz w:val="22"/>
                                <w:szCs w:val="22"/>
                              </w:rPr>
                              <w:t>-</w:t>
                            </w:r>
                            <w:r w:rsidR="003F3AF8" w:rsidRPr="005104C1">
                              <w:rPr>
                                <w:sz w:val="22"/>
                                <w:szCs w:val="22"/>
                              </w:rPr>
                              <w:t xml:space="preserve">related lures </w:t>
                            </w:r>
                            <w:r>
                              <w:rPr>
                                <w:sz w:val="22"/>
                                <w:szCs w:val="22"/>
                              </w:rPr>
                              <w:t>(B)</w:t>
                            </w:r>
                            <w:r w:rsidRPr="005104C1">
                              <w:rPr>
                                <w:sz w:val="22"/>
                                <w:szCs w:val="22"/>
                              </w:rPr>
                              <w:t xml:space="preserve">; and </w:t>
                            </w:r>
                            <w:r w:rsidR="003F3AF8">
                              <w:rPr>
                                <w:sz w:val="22"/>
                                <w:szCs w:val="22"/>
                              </w:rPr>
                              <w:t xml:space="preserve">older adults showed higher </w:t>
                            </w:r>
                            <w:r w:rsidRPr="005104C1">
                              <w:rPr>
                                <w:sz w:val="22"/>
                                <w:szCs w:val="22"/>
                              </w:rPr>
                              <w:t>false</w:t>
                            </w:r>
                            <w:r w:rsidR="00D62DDF">
                              <w:rPr>
                                <w:sz w:val="22"/>
                                <w:szCs w:val="22"/>
                              </w:rPr>
                              <w:t xml:space="preserve"> </w:t>
                            </w:r>
                            <w:r w:rsidRPr="005104C1">
                              <w:rPr>
                                <w:sz w:val="22"/>
                                <w:szCs w:val="22"/>
                              </w:rPr>
                              <w:t xml:space="preserve">recollection and </w:t>
                            </w:r>
                            <w:r w:rsidR="003F3AF8">
                              <w:rPr>
                                <w:sz w:val="22"/>
                                <w:szCs w:val="22"/>
                              </w:rPr>
                              <w:t>lower</w:t>
                            </w:r>
                            <w:r w:rsidRPr="005104C1">
                              <w:rPr>
                                <w:sz w:val="22"/>
                                <w:szCs w:val="22"/>
                              </w:rPr>
                              <w:t xml:space="preserve"> recollection</w:t>
                            </w:r>
                            <w:r w:rsidR="00D62DDF">
                              <w:rPr>
                                <w:sz w:val="22"/>
                                <w:szCs w:val="22"/>
                              </w:rPr>
                              <w:t xml:space="preserve"> </w:t>
                            </w:r>
                            <w:r w:rsidRPr="005104C1">
                              <w:rPr>
                                <w:sz w:val="22"/>
                                <w:szCs w:val="22"/>
                              </w:rPr>
                              <w:t>rejection</w:t>
                            </w:r>
                            <w:r>
                              <w:rPr>
                                <w:sz w:val="22"/>
                                <w:szCs w:val="22"/>
                              </w:rPr>
                              <w:t xml:space="preserve"> </w:t>
                            </w:r>
                            <w:r w:rsidR="002B513D">
                              <w:rPr>
                                <w:sz w:val="22"/>
                                <w:szCs w:val="22"/>
                              </w:rPr>
                              <w:t xml:space="preserve">estimates </w:t>
                            </w:r>
                            <w:r w:rsidR="003F3AF8">
                              <w:rPr>
                                <w:sz w:val="22"/>
                                <w:szCs w:val="22"/>
                              </w:rPr>
                              <w:t>than younger adults</w:t>
                            </w:r>
                            <w:r>
                              <w:rPr>
                                <w:sz w:val="22"/>
                                <w:szCs w:val="22"/>
                              </w:rPr>
                              <w:t>(C)</w:t>
                            </w:r>
                            <w:r w:rsidRPr="005104C1">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21AD017" id="Text Box 4" o:spid="_x0000_s1029" type="#_x0000_t202" style="width:468pt;height:67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" fillcolor="white [3201]" strokeweight=".5pt">
                <v:textbox>
                  <w:txbxContent>
                    <w:p w14:paraId="1D568D09" w14:textId="3C79E8F7" w:rsidR="00154FC6" w:rsidRDefault="000D2A87" w:rsidP="00154FC6">
                      <w:r w:rsidRPr="000D2A87">
                        <w:rPr>
                          <w:noProof/>
                        </w:rPr>
                        <w:drawing>
                          <wp:inline distT="0" distB="0" distL="0" distR="0" wp14:anchorId="2BEB305C" wp14:editId="70407BEE">
                            <wp:extent cx="5145437" cy="6305834"/>
                            <wp:effectExtent l="0" t="0" r="0" b="6350"/>
                            <wp:docPr id="21120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9810" name=""/>
                                    <pic:cNvPicPr/>
                                  </pic:nvPicPr>
                                  <pic:blipFill rotWithShape="1">
                                    <a:blip r:embed="rId24"/>
                                    <a:srcRect b="558"/>
                                    <a:stretch>
                                      <a:fillRect/>
                                    </a:stretch>
                                  </pic:blipFill>
                                  <pic:spPr bwMode="auto">
                                    <a:xfrm>
                                      <a:off x="0" y="0"/>
                                      <a:ext cx="5200472" cy="6373280"/>
                                    </a:xfrm>
                                    <a:prstGeom prst="rect">
                                      <a:avLst/>
                                    </a:prstGeom>
                                    <a:ln>
                                      <a:noFill/>
                                    </a:ln>
                                    <a:extLst>
                                      <a:ext uri="{53640926-AAD7-44D8-BBD7-CCE9431645EC}">
                                        <a14:shadowObscured xmlns:a14="http://schemas.microsoft.com/office/drawing/2010/main"/>
                                      </a:ext>
                                    </a:extLst>
                                  </pic:spPr>
                                </pic:pic>
                              </a:graphicData>
                            </a:graphic>
                          </wp:inline>
                        </w:drawing>
                      </w:r>
                    </w:p>
                    <w:p w14:paraId="1C6D5136" w14:textId="0D46B3DD" w:rsidR="00154FC6" w:rsidRPr="005104C1" w:rsidRDefault="00154FC6" w:rsidP="00154FC6">
                      <w:pPr>
                        <w:rPr>
                          <w:sz w:val="22"/>
                          <w:szCs w:val="22"/>
                        </w:rPr>
                      </w:pPr>
                      <w:r w:rsidRPr="005104C1">
                        <w:rPr>
                          <w:b/>
                          <w:bCs/>
                          <w:sz w:val="22"/>
                          <w:szCs w:val="22"/>
                        </w:rPr>
                        <w:t>Figure 3.</w:t>
                      </w:r>
                      <w:r w:rsidRPr="005104C1">
                        <w:rPr>
                          <w:sz w:val="22"/>
                          <w:szCs w:val="22"/>
                        </w:rPr>
                        <w:t xml:space="preserve"> Observed confidenc</w:t>
                      </w:r>
                      <w:r w:rsidRPr="005104C1">
                        <w:rPr>
                          <w:sz w:val="22"/>
                          <w:szCs w:val="22"/>
                        </w:rPr>
                        <w:t xml:space="preserve">e ROCs </w:t>
                      </w:r>
                      <w:r>
                        <w:rPr>
                          <w:sz w:val="22"/>
                          <w:szCs w:val="22"/>
                        </w:rPr>
                        <w:t xml:space="preserve">(squares in left panels), </w:t>
                      </w:r>
                      <w:r w:rsidRPr="005104C1">
                        <w:rPr>
                          <w:sz w:val="22"/>
                          <w:szCs w:val="22"/>
                        </w:rPr>
                        <w:t xml:space="preserve">fit </w:t>
                      </w:r>
                      <w:r w:rsidR="003F3AF8">
                        <w:rPr>
                          <w:sz w:val="22"/>
                          <w:szCs w:val="22"/>
                        </w:rPr>
                        <w:t>by</w:t>
                      </w:r>
                      <w:r w:rsidRPr="005104C1">
                        <w:rPr>
                          <w:sz w:val="22"/>
                          <w:szCs w:val="22"/>
                        </w:rPr>
                        <w:t xml:space="preserve"> the model (</w:t>
                      </w:r>
                      <w:r>
                        <w:rPr>
                          <w:sz w:val="22"/>
                          <w:szCs w:val="22"/>
                        </w:rPr>
                        <w:t xml:space="preserve">solid and dashed lines in </w:t>
                      </w:r>
                      <w:r w:rsidRPr="005104C1">
                        <w:rPr>
                          <w:sz w:val="22"/>
                          <w:szCs w:val="22"/>
                        </w:rPr>
                        <w:t>left panels), and model-derived parameter estimates (right panels). A</w:t>
                      </w:r>
                      <w:r w:rsidR="003F3AF8">
                        <w:rPr>
                          <w:sz w:val="22"/>
                          <w:szCs w:val="22"/>
                        </w:rPr>
                        <w:t xml:space="preserve">) </w:t>
                      </w:r>
                      <w:r w:rsidRPr="005104C1">
                        <w:rPr>
                          <w:sz w:val="22"/>
                          <w:szCs w:val="22"/>
                        </w:rPr>
                        <w:t xml:space="preserve">Results from a </w:t>
                      </w:r>
                      <w:r>
                        <w:rPr>
                          <w:sz w:val="22"/>
                          <w:szCs w:val="22"/>
                        </w:rPr>
                        <w:t xml:space="preserve">PDP </w:t>
                      </w:r>
                      <w:r w:rsidRPr="005104C1">
                        <w:rPr>
                          <w:sz w:val="22"/>
                          <w:szCs w:val="22"/>
                        </w:rPr>
                        <w:t>study (Rotello</w:t>
                      </w:r>
                      <w:r>
                        <w:rPr>
                          <w:sz w:val="22"/>
                          <w:szCs w:val="22"/>
                        </w:rPr>
                        <w:t xml:space="preserve"> et al</w:t>
                      </w:r>
                      <w:r w:rsidR="00E6475C">
                        <w:rPr>
                          <w:sz w:val="22"/>
                          <w:szCs w:val="22"/>
                        </w:rPr>
                        <w:t>.</w:t>
                      </w:r>
                      <w:r>
                        <w:rPr>
                          <w:sz w:val="22"/>
                          <w:szCs w:val="22"/>
                        </w:rPr>
                        <w:t>, 2000</w:t>
                      </w:r>
                      <w:r w:rsidRPr="005104C1">
                        <w:rPr>
                          <w:sz w:val="22"/>
                          <w:szCs w:val="22"/>
                        </w:rPr>
                        <w:t>) examining recognition for plurality reversed lures</w:t>
                      </w:r>
                      <w:r w:rsidR="008E4EA0">
                        <w:rPr>
                          <w:sz w:val="22"/>
                          <w:szCs w:val="22"/>
                        </w:rPr>
                        <w:t xml:space="preserve"> under standard instructions or when instructed to focus on a recall-to-reject strategy</w:t>
                      </w:r>
                      <w:r w:rsidRPr="005104C1">
                        <w:rPr>
                          <w:sz w:val="22"/>
                          <w:szCs w:val="22"/>
                        </w:rPr>
                        <w:t>. B</w:t>
                      </w:r>
                      <w:r w:rsidR="003F3AF8">
                        <w:rPr>
                          <w:sz w:val="22"/>
                          <w:szCs w:val="22"/>
                        </w:rPr>
                        <w:t xml:space="preserve">) </w:t>
                      </w:r>
                      <w:r w:rsidRPr="005104C1">
                        <w:rPr>
                          <w:sz w:val="22"/>
                          <w:szCs w:val="22"/>
                        </w:rPr>
                        <w:t xml:space="preserve">Results from a DRM study examining recognition for lures that were </w:t>
                      </w:r>
                      <w:r w:rsidR="00881924">
                        <w:rPr>
                          <w:sz w:val="22"/>
                          <w:szCs w:val="22"/>
                        </w:rPr>
                        <w:t xml:space="preserve">either highly or weakly related to the studied items </w:t>
                      </w:r>
                      <w:r w:rsidRPr="005104C1">
                        <w:rPr>
                          <w:sz w:val="22"/>
                          <w:szCs w:val="22"/>
                        </w:rPr>
                        <w:t>(</w:t>
                      </w:r>
                      <w:r w:rsidRPr="00E6475C">
                        <w:rPr>
                          <w:sz w:val="22"/>
                          <w:szCs w:val="22"/>
                        </w:rPr>
                        <w:t>Gatti et al</w:t>
                      </w:r>
                      <w:r w:rsidR="00E6475C">
                        <w:rPr>
                          <w:sz w:val="22"/>
                          <w:szCs w:val="22"/>
                        </w:rPr>
                        <w:t>., 2024</w:t>
                      </w:r>
                      <w:r w:rsidRPr="005104C1">
                        <w:rPr>
                          <w:sz w:val="22"/>
                          <w:szCs w:val="22"/>
                        </w:rPr>
                        <w:t>). C</w:t>
                      </w:r>
                      <w:r w:rsidR="003F3AF8">
                        <w:rPr>
                          <w:sz w:val="22"/>
                          <w:szCs w:val="22"/>
                        </w:rPr>
                        <w:t xml:space="preserve">) </w:t>
                      </w:r>
                      <w:r w:rsidRPr="005104C1">
                        <w:rPr>
                          <w:sz w:val="22"/>
                          <w:szCs w:val="22"/>
                        </w:rPr>
                        <w:t>Results from a</w:t>
                      </w:r>
                      <w:r w:rsidR="008D2627">
                        <w:rPr>
                          <w:sz w:val="22"/>
                          <w:szCs w:val="22"/>
                        </w:rPr>
                        <w:t>n</w:t>
                      </w:r>
                      <w:r w:rsidRPr="005104C1">
                        <w:rPr>
                          <w:sz w:val="22"/>
                          <w:szCs w:val="22"/>
                        </w:rPr>
                        <w:t xml:space="preserve"> MS</w:t>
                      </w:r>
                      <w:r>
                        <w:rPr>
                          <w:sz w:val="22"/>
                          <w:szCs w:val="22"/>
                        </w:rPr>
                        <w:t>T</w:t>
                      </w:r>
                      <w:r w:rsidRPr="005104C1">
                        <w:rPr>
                          <w:sz w:val="22"/>
                          <w:szCs w:val="22"/>
                        </w:rPr>
                        <w:t xml:space="preserve"> study</w:t>
                      </w:r>
                      <w:r w:rsidR="00881924">
                        <w:rPr>
                          <w:sz w:val="22"/>
                          <w:szCs w:val="22"/>
                        </w:rPr>
                        <w:t xml:space="preserve"> of older and younger subjects </w:t>
                      </w:r>
                      <w:r w:rsidRPr="005104C1">
                        <w:rPr>
                          <w:sz w:val="22"/>
                          <w:szCs w:val="22"/>
                        </w:rPr>
                        <w:t xml:space="preserve">in which related lures were </w:t>
                      </w:r>
                      <w:r w:rsidR="008D2627">
                        <w:rPr>
                          <w:sz w:val="22"/>
                          <w:szCs w:val="22"/>
                        </w:rPr>
                        <w:t>perceptually</w:t>
                      </w:r>
                      <w:r w:rsidR="008D2627" w:rsidRPr="005104C1">
                        <w:rPr>
                          <w:sz w:val="22"/>
                          <w:szCs w:val="22"/>
                        </w:rPr>
                        <w:t xml:space="preserve"> </w:t>
                      </w:r>
                      <w:proofErr w:type="gramStart"/>
                      <w:r w:rsidRPr="005104C1">
                        <w:rPr>
                          <w:sz w:val="22"/>
                          <w:szCs w:val="22"/>
                        </w:rPr>
                        <w:t>similar to</w:t>
                      </w:r>
                      <w:proofErr w:type="gramEnd"/>
                      <w:r w:rsidRPr="005104C1">
                        <w:rPr>
                          <w:sz w:val="22"/>
                          <w:szCs w:val="22"/>
                        </w:rPr>
                        <w:t xml:space="preserve"> studied objects (Stark et al.,</w:t>
                      </w:r>
                      <w:r w:rsidR="00AD2D65">
                        <w:rPr>
                          <w:sz w:val="22"/>
                          <w:szCs w:val="22"/>
                        </w:rPr>
                        <w:t xml:space="preserve"> 2015</w:t>
                      </w:r>
                      <w:r w:rsidRPr="005104C1">
                        <w:rPr>
                          <w:sz w:val="22"/>
                          <w:szCs w:val="22"/>
                        </w:rPr>
                        <w:t xml:space="preserve">). In each paradigm, the model </w:t>
                      </w:r>
                      <w:r>
                        <w:rPr>
                          <w:sz w:val="22"/>
                          <w:szCs w:val="22"/>
                        </w:rPr>
                        <w:t xml:space="preserve">function </w:t>
                      </w:r>
                      <w:r w:rsidRPr="005104C1">
                        <w:rPr>
                          <w:sz w:val="22"/>
                          <w:szCs w:val="22"/>
                        </w:rPr>
                        <w:t>fit the ROC</w:t>
                      </w:r>
                      <w:r>
                        <w:rPr>
                          <w:sz w:val="22"/>
                          <w:szCs w:val="22"/>
                        </w:rPr>
                        <w:t xml:space="preserve"> points</w:t>
                      </w:r>
                      <w:r w:rsidRPr="005104C1">
                        <w:rPr>
                          <w:sz w:val="22"/>
                          <w:szCs w:val="22"/>
                        </w:rPr>
                        <w:t xml:space="preserve"> well</w:t>
                      </w:r>
                      <w:r w:rsidR="00AE5C8F">
                        <w:rPr>
                          <w:sz w:val="22"/>
                          <w:szCs w:val="22"/>
                        </w:rPr>
                        <w:t xml:space="preserve">. In addition, </w:t>
                      </w:r>
                      <w:r w:rsidRPr="005104C1">
                        <w:rPr>
                          <w:sz w:val="22"/>
                          <w:szCs w:val="22"/>
                        </w:rPr>
                        <w:t>the parameter estimates indicated that</w:t>
                      </w:r>
                      <w:r>
                        <w:rPr>
                          <w:sz w:val="22"/>
                          <w:szCs w:val="22"/>
                        </w:rPr>
                        <w:t xml:space="preserve"> </w:t>
                      </w:r>
                      <w:r w:rsidRPr="005104C1">
                        <w:rPr>
                          <w:sz w:val="22"/>
                          <w:szCs w:val="22"/>
                        </w:rPr>
                        <w:t xml:space="preserve">instructing subjects to use a recollect-to-reject strategy </w:t>
                      </w:r>
                      <w:r w:rsidR="002B513D">
                        <w:rPr>
                          <w:sz w:val="22"/>
                          <w:szCs w:val="22"/>
                        </w:rPr>
                        <w:t xml:space="preserve">selectively increased </w:t>
                      </w:r>
                      <w:r w:rsidRPr="005104C1">
                        <w:rPr>
                          <w:sz w:val="22"/>
                          <w:szCs w:val="22"/>
                        </w:rPr>
                        <w:t>recollection</w:t>
                      </w:r>
                      <w:r w:rsidR="00D62DDF">
                        <w:rPr>
                          <w:sz w:val="22"/>
                          <w:szCs w:val="22"/>
                        </w:rPr>
                        <w:t xml:space="preserve"> </w:t>
                      </w:r>
                      <w:r w:rsidRPr="005104C1">
                        <w:rPr>
                          <w:sz w:val="22"/>
                          <w:szCs w:val="22"/>
                        </w:rPr>
                        <w:t>rejection</w:t>
                      </w:r>
                      <w:r>
                        <w:rPr>
                          <w:sz w:val="22"/>
                          <w:szCs w:val="22"/>
                        </w:rPr>
                        <w:t xml:space="preserve"> (A)</w:t>
                      </w:r>
                      <w:r w:rsidRPr="005104C1">
                        <w:rPr>
                          <w:sz w:val="22"/>
                          <w:szCs w:val="22"/>
                        </w:rPr>
                        <w:t>;</w:t>
                      </w:r>
                      <w:r w:rsidR="008D2627">
                        <w:rPr>
                          <w:sz w:val="22"/>
                          <w:szCs w:val="22"/>
                        </w:rPr>
                        <w:t xml:space="preserve"> </w:t>
                      </w:r>
                      <w:proofErr w:type="gramStart"/>
                      <w:r w:rsidRPr="005104C1">
                        <w:rPr>
                          <w:sz w:val="22"/>
                          <w:szCs w:val="22"/>
                        </w:rPr>
                        <w:t>strongly</w:t>
                      </w:r>
                      <w:r w:rsidR="008D2627">
                        <w:rPr>
                          <w:sz w:val="22"/>
                          <w:szCs w:val="22"/>
                        </w:rPr>
                        <w:t>-</w:t>
                      </w:r>
                      <w:r w:rsidRPr="005104C1">
                        <w:rPr>
                          <w:sz w:val="22"/>
                          <w:szCs w:val="22"/>
                        </w:rPr>
                        <w:t>related</w:t>
                      </w:r>
                      <w:proofErr w:type="gramEnd"/>
                      <w:r w:rsidRPr="005104C1">
                        <w:rPr>
                          <w:sz w:val="22"/>
                          <w:szCs w:val="22"/>
                        </w:rPr>
                        <w:t xml:space="preserve"> lures led to </w:t>
                      </w:r>
                      <w:r w:rsidR="003F3AF8">
                        <w:rPr>
                          <w:sz w:val="22"/>
                          <w:szCs w:val="22"/>
                        </w:rPr>
                        <w:t xml:space="preserve">higher </w:t>
                      </w:r>
                      <w:r w:rsidRPr="005104C1">
                        <w:rPr>
                          <w:sz w:val="22"/>
                          <w:szCs w:val="22"/>
                        </w:rPr>
                        <w:t>false</w:t>
                      </w:r>
                      <w:r w:rsidR="00D62DDF">
                        <w:rPr>
                          <w:sz w:val="22"/>
                          <w:szCs w:val="22"/>
                        </w:rPr>
                        <w:t xml:space="preserve"> </w:t>
                      </w:r>
                      <w:r w:rsidRPr="005104C1">
                        <w:rPr>
                          <w:sz w:val="22"/>
                          <w:szCs w:val="22"/>
                        </w:rPr>
                        <w:t>recollection</w:t>
                      </w:r>
                      <w:r>
                        <w:rPr>
                          <w:sz w:val="22"/>
                          <w:szCs w:val="22"/>
                        </w:rPr>
                        <w:t xml:space="preserve"> </w:t>
                      </w:r>
                      <w:r w:rsidRPr="005104C1">
                        <w:rPr>
                          <w:sz w:val="22"/>
                          <w:szCs w:val="22"/>
                        </w:rPr>
                        <w:t>and false</w:t>
                      </w:r>
                      <w:r w:rsidR="00AE5C8F">
                        <w:rPr>
                          <w:sz w:val="22"/>
                          <w:szCs w:val="22"/>
                        </w:rPr>
                        <w:t xml:space="preserve"> </w:t>
                      </w:r>
                      <w:r w:rsidRPr="005104C1">
                        <w:rPr>
                          <w:sz w:val="22"/>
                          <w:szCs w:val="22"/>
                        </w:rPr>
                        <w:t>familiarity</w:t>
                      </w:r>
                      <w:r>
                        <w:rPr>
                          <w:sz w:val="22"/>
                          <w:szCs w:val="22"/>
                        </w:rPr>
                        <w:t xml:space="preserve"> </w:t>
                      </w:r>
                      <w:r w:rsidR="002B513D">
                        <w:rPr>
                          <w:sz w:val="22"/>
                          <w:szCs w:val="22"/>
                        </w:rPr>
                        <w:t xml:space="preserve">estimates, as </w:t>
                      </w:r>
                      <w:r w:rsidR="003F3AF8" w:rsidRPr="005104C1">
                        <w:rPr>
                          <w:sz w:val="22"/>
                          <w:szCs w:val="22"/>
                        </w:rPr>
                        <w:t>compared to weakly</w:t>
                      </w:r>
                      <w:r w:rsidR="003F3AF8">
                        <w:rPr>
                          <w:sz w:val="22"/>
                          <w:szCs w:val="22"/>
                        </w:rPr>
                        <w:t>-</w:t>
                      </w:r>
                      <w:r w:rsidR="003F3AF8" w:rsidRPr="005104C1">
                        <w:rPr>
                          <w:sz w:val="22"/>
                          <w:szCs w:val="22"/>
                        </w:rPr>
                        <w:t xml:space="preserve">related lures </w:t>
                      </w:r>
                      <w:r>
                        <w:rPr>
                          <w:sz w:val="22"/>
                          <w:szCs w:val="22"/>
                        </w:rPr>
                        <w:t>(B)</w:t>
                      </w:r>
                      <w:r w:rsidRPr="005104C1">
                        <w:rPr>
                          <w:sz w:val="22"/>
                          <w:szCs w:val="22"/>
                        </w:rPr>
                        <w:t xml:space="preserve">; and </w:t>
                      </w:r>
                      <w:r w:rsidR="003F3AF8">
                        <w:rPr>
                          <w:sz w:val="22"/>
                          <w:szCs w:val="22"/>
                        </w:rPr>
                        <w:t xml:space="preserve">older adults showed higher </w:t>
                      </w:r>
                      <w:r w:rsidRPr="005104C1">
                        <w:rPr>
                          <w:sz w:val="22"/>
                          <w:szCs w:val="22"/>
                        </w:rPr>
                        <w:t>false</w:t>
                      </w:r>
                      <w:r w:rsidR="00D62DDF">
                        <w:rPr>
                          <w:sz w:val="22"/>
                          <w:szCs w:val="22"/>
                        </w:rPr>
                        <w:t xml:space="preserve"> </w:t>
                      </w:r>
                      <w:r w:rsidRPr="005104C1">
                        <w:rPr>
                          <w:sz w:val="22"/>
                          <w:szCs w:val="22"/>
                        </w:rPr>
                        <w:t xml:space="preserve">recollection and </w:t>
                      </w:r>
                      <w:r w:rsidR="003F3AF8">
                        <w:rPr>
                          <w:sz w:val="22"/>
                          <w:szCs w:val="22"/>
                        </w:rPr>
                        <w:t>lower</w:t>
                      </w:r>
                      <w:r w:rsidRPr="005104C1">
                        <w:rPr>
                          <w:sz w:val="22"/>
                          <w:szCs w:val="22"/>
                        </w:rPr>
                        <w:t xml:space="preserve"> recollection</w:t>
                      </w:r>
                      <w:r w:rsidR="00D62DDF">
                        <w:rPr>
                          <w:sz w:val="22"/>
                          <w:szCs w:val="22"/>
                        </w:rPr>
                        <w:t xml:space="preserve"> </w:t>
                      </w:r>
                      <w:r w:rsidRPr="005104C1">
                        <w:rPr>
                          <w:sz w:val="22"/>
                          <w:szCs w:val="22"/>
                        </w:rPr>
                        <w:t>rejection</w:t>
                      </w:r>
                      <w:r>
                        <w:rPr>
                          <w:sz w:val="22"/>
                          <w:szCs w:val="22"/>
                        </w:rPr>
                        <w:t xml:space="preserve"> </w:t>
                      </w:r>
                      <w:r w:rsidR="002B513D">
                        <w:rPr>
                          <w:sz w:val="22"/>
                          <w:szCs w:val="22"/>
                        </w:rPr>
                        <w:t xml:space="preserve">estimates </w:t>
                      </w:r>
                      <w:r w:rsidR="003F3AF8">
                        <w:rPr>
                          <w:sz w:val="22"/>
                          <w:szCs w:val="22"/>
                        </w:rPr>
                        <w:t>than younger adults</w:t>
                      </w:r>
                      <w:r>
                        <w:rPr>
                          <w:sz w:val="22"/>
                          <w:szCs w:val="22"/>
                        </w:rPr>
                        <w:t>(C</w:t>
                      </w:r>
                      <w:r>
                        <w:rPr>
                          <w:sz w:val="22"/>
                          <w:szCs w:val="22"/>
                        </w:rPr>
                        <w:t>)</w:t>
                      </w:r>
                      <w:r w:rsidRPr="005104C1">
                        <w:rPr>
                          <w:sz w:val="22"/>
                          <w:szCs w:val="22"/>
                        </w:rPr>
                        <w:t>.</w:t>
                      </w:r>
                    </w:p>
                  </w:txbxContent>
                </v:textbox>
                <w10:anchorlock/>
              </v:shape>
            </w:pict>
          </mc:Fallback>
        </mc:AlternateContent>
      </w:r>
    </w:p>
    <w:p w14:paraId="0EBA3B13" w14:textId="6387C055" w:rsidR="002D15CF" w:rsidRDefault="00C601E0" w:rsidP="00F755D5">
      <w:pPr>
        <w:ind w:firstLine="720"/>
      </w:pPr>
      <w:r w:rsidRPr="003E536B">
        <w:rPr>
          <w:b/>
          <w:bCs/>
        </w:rPr>
        <w:t>Assessing the Parameter Estimates.</w:t>
      </w:r>
      <w:r w:rsidRPr="008D2627">
        <w:t xml:space="preserve"> </w:t>
      </w:r>
      <w:r w:rsidR="005F4F6D" w:rsidRPr="00EB2A4C">
        <w:t xml:space="preserve">Figure 3 </w:t>
      </w:r>
      <w:r w:rsidR="003121FC">
        <w:t xml:space="preserve">(right </w:t>
      </w:r>
      <w:r w:rsidR="003E536B">
        <w:t>panels</w:t>
      </w:r>
      <w:r w:rsidR="003121FC">
        <w:t xml:space="preserve">) </w:t>
      </w:r>
      <w:r w:rsidR="005F4F6D" w:rsidRPr="00EB2A4C">
        <w:t>present</w:t>
      </w:r>
      <w:r w:rsidR="0003127B">
        <w:t>s</w:t>
      </w:r>
      <w:r w:rsidR="005F4F6D" w:rsidRPr="00EB2A4C">
        <w:t xml:space="preserve"> the parameter estimates derived from the </w:t>
      </w:r>
      <w:r w:rsidR="00823067" w:rsidRPr="00EB2A4C">
        <w:t xml:space="preserve">corresponding </w:t>
      </w:r>
      <w:r w:rsidR="005F4F6D" w:rsidRPr="00EB2A4C">
        <w:t xml:space="preserve">ROCs </w:t>
      </w:r>
      <w:r w:rsidR="003121FC">
        <w:t>(</w:t>
      </w:r>
      <w:r w:rsidR="005F4F6D" w:rsidRPr="00EB2A4C">
        <w:t>left</w:t>
      </w:r>
      <w:r w:rsidR="003121FC">
        <w:t xml:space="preserve"> </w:t>
      </w:r>
      <w:r w:rsidR="003E536B">
        <w:t>panels</w:t>
      </w:r>
      <w:r w:rsidR="003121FC">
        <w:t>)</w:t>
      </w:r>
      <w:r w:rsidR="005F4F6D" w:rsidRPr="00EB2A4C">
        <w:t>.</w:t>
      </w:r>
      <w:r w:rsidR="003121FC">
        <w:t xml:space="preserve"> </w:t>
      </w:r>
      <w:r w:rsidR="00881924">
        <w:t>In all three experiments</w:t>
      </w:r>
      <w:r w:rsidR="00513AD3">
        <w:t>,</w:t>
      </w:r>
      <w:r w:rsidR="00881924">
        <w:t xml:space="preserve"> a</w:t>
      </w:r>
      <w:r w:rsidR="003121FC">
        <w:t xml:space="preserve">ll three process </w:t>
      </w:r>
      <w:r w:rsidR="005F4F6D">
        <w:t>estimates</w:t>
      </w:r>
      <w:r w:rsidR="003121FC">
        <w:t xml:space="preserve"> </w:t>
      </w:r>
      <w:r w:rsidR="005F4F6D">
        <w:t xml:space="preserve">were </w:t>
      </w:r>
      <w:r w:rsidR="003121FC">
        <w:t xml:space="preserve">above </w:t>
      </w:r>
      <w:r w:rsidR="005F4F6D">
        <w:t>zero, suggest</w:t>
      </w:r>
      <w:r w:rsidR="0003127B">
        <w:t>ing</w:t>
      </w:r>
      <w:r w:rsidR="005F4F6D">
        <w:t xml:space="preserve"> that rec</w:t>
      </w:r>
      <w:r w:rsidR="00F6056F">
        <w:t>ollection</w:t>
      </w:r>
      <w:r w:rsidR="00D62DDF">
        <w:t xml:space="preserve"> </w:t>
      </w:r>
      <w:r w:rsidR="00F6056F">
        <w:t xml:space="preserve">rejection, </w:t>
      </w:r>
      <w:r w:rsidR="005F4F6D">
        <w:t>false</w:t>
      </w:r>
      <w:r w:rsidR="00D62DDF">
        <w:t xml:space="preserve"> </w:t>
      </w:r>
      <w:r w:rsidR="005F4F6D">
        <w:t>recollection and false</w:t>
      </w:r>
      <w:r w:rsidR="00D62DDF">
        <w:t xml:space="preserve"> </w:t>
      </w:r>
      <w:r w:rsidR="005F4F6D">
        <w:t>familiarity</w:t>
      </w:r>
      <w:r w:rsidR="00F6056F">
        <w:t xml:space="preserve"> </w:t>
      </w:r>
      <w:r w:rsidR="00CC3AE6">
        <w:t>contribute</w:t>
      </w:r>
      <w:r w:rsidR="003E536B">
        <w:t>d</w:t>
      </w:r>
      <w:r w:rsidR="00CC3AE6">
        <w:t xml:space="preserve"> to performance i</w:t>
      </w:r>
      <w:r w:rsidR="005F4F6D">
        <w:t xml:space="preserve">n </w:t>
      </w:r>
      <w:r w:rsidR="00A54659">
        <w:t>each</w:t>
      </w:r>
      <w:r w:rsidR="005F4F6D">
        <w:t xml:space="preserve"> paradigm</w:t>
      </w:r>
      <w:r w:rsidR="006F2D59">
        <w:t xml:space="preserve"> (also see Figure 4</w:t>
      </w:r>
      <w:r w:rsidR="00DB0688">
        <w:t xml:space="preserve"> for parameter estimates from all of the studies</w:t>
      </w:r>
      <w:r w:rsidR="006F2D59">
        <w:t>)</w:t>
      </w:r>
      <w:r w:rsidR="005F4F6D">
        <w:t>.</w:t>
      </w:r>
      <w:r w:rsidR="002D15CF">
        <w:t xml:space="preserve"> </w:t>
      </w:r>
      <w:r w:rsidR="005074A1">
        <w:t xml:space="preserve">Additionally, </w:t>
      </w:r>
      <w:r w:rsidR="00C1602A">
        <w:t xml:space="preserve">the three processes </w:t>
      </w:r>
      <w:r w:rsidR="003E536B">
        <w:t>we</w:t>
      </w:r>
      <w:r w:rsidR="00C1602A">
        <w:t>re functionally dis</w:t>
      </w:r>
      <w:r w:rsidR="00241B42">
        <w:t>tinct</w:t>
      </w:r>
      <w:r w:rsidR="00C1602A">
        <w:t xml:space="preserve">. </w:t>
      </w:r>
      <w:r w:rsidR="00AE1724">
        <w:t xml:space="preserve">For example, </w:t>
      </w:r>
      <w:r w:rsidR="005F4F6D">
        <w:t>Figure 3A</w:t>
      </w:r>
      <w:r w:rsidR="00C1602A">
        <w:t xml:space="preserve"> </w:t>
      </w:r>
      <w:r w:rsidR="00F755D5">
        <w:t xml:space="preserve">shows </w:t>
      </w:r>
      <w:r w:rsidR="00C1602A">
        <w:t xml:space="preserve">that </w:t>
      </w:r>
      <w:r w:rsidR="00A54659">
        <w:t>instructing</w:t>
      </w:r>
      <w:r w:rsidR="00F755D5">
        <w:t xml:space="preserve"> subjects to use a recollect-to-reject strategy produce</w:t>
      </w:r>
      <w:r w:rsidR="003E536B">
        <w:t>d</w:t>
      </w:r>
      <w:r w:rsidR="00F755D5">
        <w:t xml:space="preserve"> a relatively selective increase in </w:t>
      </w:r>
      <w:r w:rsidR="005F4F6D">
        <w:t>the recollection</w:t>
      </w:r>
      <w:r w:rsidR="001A38F8">
        <w:t xml:space="preserve"> </w:t>
      </w:r>
      <w:r w:rsidR="005F4F6D">
        <w:t xml:space="preserve">rejection parameter. </w:t>
      </w:r>
      <w:r w:rsidR="00C1602A">
        <w:t xml:space="preserve">In contrast, Figure 3B </w:t>
      </w:r>
      <w:r w:rsidR="00F755D5">
        <w:t xml:space="preserve">shows that </w:t>
      </w:r>
      <w:r w:rsidR="00A54659">
        <w:t xml:space="preserve">increasing </w:t>
      </w:r>
      <w:r w:rsidR="003E536B">
        <w:t xml:space="preserve">the </w:t>
      </w:r>
      <w:r w:rsidR="00A54659">
        <w:t xml:space="preserve">similarity </w:t>
      </w:r>
      <w:r w:rsidR="00F755D5">
        <w:t xml:space="preserve">between the lures and studied items </w:t>
      </w:r>
      <w:r w:rsidR="003E601C">
        <w:t xml:space="preserve">led to </w:t>
      </w:r>
      <w:r w:rsidR="005C52FE">
        <w:t>greater</w:t>
      </w:r>
      <w:r w:rsidR="003E601C">
        <w:t xml:space="preserve"> </w:t>
      </w:r>
      <w:r w:rsidR="00C1602A">
        <w:t>false</w:t>
      </w:r>
      <w:r w:rsidR="001A38F8">
        <w:t xml:space="preserve"> </w:t>
      </w:r>
      <w:r w:rsidR="00C1602A">
        <w:t>recollection and false</w:t>
      </w:r>
      <w:r w:rsidR="001A38F8">
        <w:t xml:space="preserve"> </w:t>
      </w:r>
      <w:r w:rsidR="00C1602A">
        <w:t>familiarity</w:t>
      </w:r>
      <w:r w:rsidR="00A54659">
        <w:t xml:space="preserve"> but</w:t>
      </w:r>
      <w:r w:rsidR="00C1602A">
        <w:t xml:space="preserve"> </w:t>
      </w:r>
      <w:r w:rsidR="00A54659">
        <w:t>d</w:t>
      </w:r>
      <w:r w:rsidR="003E536B">
        <w:t xml:space="preserve">id </w:t>
      </w:r>
      <w:r w:rsidR="00A54659">
        <w:t>not affect</w:t>
      </w:r>
      <w:r w:rsidR="00F755D5">
        <w:t xml:space="preserve"> </w:t>
      </w:r>
      <w:r w:rsidR="00C1602A">
        <w:t>recollection</w:t>
      </w:r>
      <w:r w:rsidR="001A38F8">
        <w:t xml:space="preserve"> </w:t>
      </w:r>
      <w:r w:rsidR="00C1602A">
        <w:t xml:space="preserve">rejection. </w:t>
      </w:r>
      <w:r w:rsidR="00584912">
        <w:t>F</w:t>
      </w:r>
      <w:r w:rsidR="00F755D5">
        <w:t xml:space="preserve">inally, </w:t>
      </w:r>
      <w:r w:rsidR="003A7484">
        <w:t>F</w:t>
      </w:r>
      <w:r w:rsidR="00F755D5">
        <w:t>igure 3</w:t>
      </w:r>
      <w:r w:rsidR="006F2D59">
        <w:t>C</w:t>
      </w:r>
      <w:r w:rsidR="00F755D5">
        <w:t xml:space="preserve"> shows </w:t>
      </w:r>
      <w:r w:rsidR="003E601C">
        <w:t xml:space="preserve">higher </w:t>
      </w:r>
      <w:r w:rsidR="00F755D5">
        <w:t>false recollection</w:t>
      </w:r>
      <w:r w:rsidR="003E536B">
        <w:t xml:space="preserve"> and </w:t>
      </w:r>
      <w:r w:rsidR="003E601C">
        <w:t xml:space="preserve">lower </w:t>
      </w:r>
      <w:r w:rsidR="00F755D5">
        <w:t>recollection</w:t>
      </w:r>
      <w:r w:rsidR="001A38F8">
        <w:t xml:space="preserve"> </w:t>
      </w:r>
      <w:r w:rsidR="00F755D5">
        <w:t>rejection</w:t>
      </w:r>
      <w:r w:rsidR="003E601C">
        <w:t xml:space="preserve"> </w:t>
      </w:r>
      <w:r w:rsidR="005C52FE">
        <w:t xml:space="preserve">estimates </w:t>
      </w:r>
      <w:r w:rsidR="003E601C">
        <w:t>for older than younger adults</w:t>
      </w:r>
      <w:r w:rsidR="00584912">
        <w:t xml:space="preserve">, </w:t>
      </w:r>
      <w:r w:rsidR="00241B42">
        <w:t xml:space="preserve">yet </w:t>
      </w:r>
      <w:r w:rsidR="003E601C">
        <w:t xml:space="preserve">age was weakly if at all associated with </w:t>
      </w:r>
      <w:r w:rsidR="00D13450">
        <w:t xml:space="preserve">differences in </w:t>
      </w:r>
      <w:r w:rsidR="00C1602A">
        <w:t>familiarity.</w:t>
      </w:r>
    </w:p>
    <w:p w14:paraId="00DD8212" w14:textId="00D9AA1C" w:rsidR="00A37A8D" w:rsidRDefault="002D15CF" w:rsidP="00DC4736">
      <w:pPr>
        <w:ind w:firstLine="720"/>
      </w:pPr>
      <w:r w:rsidRPr="00C27E3C">
        <w:rPr>
          <w:color w:val="000000" w:themeColor="text1"/>
        </w:rPr>
        <w:t xml:space="preserve">These functional dissociations </w:t>
      </w:r>
      <w:r w:rsidR="004B0133" w:rsidRPr="00C27E3C">
        <w:rPr>
          <w:color w:val="000000" w:themeColor="text1"/>
        </w:rPr>
        <w:t>show that the</w:t>
      </w:r>
      <w:r w:rsidR="00A11355" w:rsidRPr="00C27E3C">
        <w:rPr>
          <w:color w:val="000000" w:themeColor="text1"/>
        </w:rPr>
        <w:t xml:space="preserve"> three</w:t>
      </w:r>
      <w:r w:rsidRPr="00C27E3C">
        <w:rPr>
          <w:color w:val="000000" w:themeColor="text1"/>
        </w:rPr>
        <w:t xml:space="preserve"> memory processes are distinct from one another</w:t>
      </w:r>
      <w:r w:rsidR="007527CA" w:rsidRPr="00C27E3C">
        <w:rPr>
          <w:color w:val="000000" w:themeColor="text1"/>
        </w:rPr>
        <w:t xml:space="preserve"> (i.e., they are differentially sensitive to different experimental manipulation</w:t>
      </w:r>
      <w:r w:rsidR="001D6972" w:rsidRPr="00C27E3C">
        <w:rPr>
          <w:color w:val="000000" w:themeColor="text1"/>
        </w:rPr>
        <w:t>s</w:t>
      </w:r>
      <w:r w:rsidR="007527CA" w:rsidRPr="00C27E3C">
        <w:rPr>
          <w:color w:val="000000" w:themeColor="text1"/>
        </w:rPr>
        <w:t>)</w:t>
      </w:r>
      <w:r w:rsidRPr="00C27E3C">
        <w:rPr>
          <w:color w:val="000000" w:themeColor="text1"/>
        </w:rPr>
        <w:t>, rather than reflecting different manifestations of the same underly</w:t>
      </w:r>
      <w:r w:rsidR="003121FC" w:rsidRPr="00C27E3C">
        <w:rPr>
          <w:color w:val="000000" w:themeColor="text1"/>
        </w:rPr>
        <w:t>ing</w:t>
      </w:r>
      <w:r w:rsidRPr="00C27E3C">
        <w:rPr>
          <w:color w:val="000000" w:themeColor="text1"/>
        </w:rPr>
        <w:t xml:space="preserve"> process (e.g., false</w:t>
      </w:r>
      <w:r w:rsidR="00241B42" w:rsidRPr="00C27E3C">
        <w:rPr>
          <w:color w:val="000000" w:themeColor="text1"/>
        </w:rPr>
        <w:t xml:space="preserve"> </w:t>
      </w:r>
      <w:r w:rsidRPr="00C27E3C">
        <w:rPr>
          <w:color w:val="000000" w:themeColor="text1"/>
        </w:rPr>
        <w:t xml:space="preserve">recollection </w:t>
      </w:r>
      <w:r w:rsidR="00DB0688" w:rsidRPr="00C27E3C">
        <w:rPr>
          <w:color w:val="000000" w:themeColor="text1"/>
        </w:rPr>
        <w:t xml:space="preserve">is not simply the inverse of </w:t>
      </w:r>
      <w:r w:rsidRPr="00C27E3C">
        <w:rPr>
          <w:color w:val="000000" w:themeColor="text1"/>
        </w:rPr>
        <w:t>recollection</w:t>
      </w:r>
      <w:r w:rsidR="00241B42" w:rsidRPr="00C27E3C">
        <w:rPr>
          <w:color w:val="000000" w:themeColor="text1"/>
        </w:rPr>
        <w:t xml:space="preserve"> </w:t>
      </w:r>
      <w:r w:rsidR="00DB0688" w:rsidRPr="00C27E3C">
        <w:rPr>
          <w:color w:val="000000" w:themeColor="text1"/>
        </w:rPr>
        <w:t>rejection</w:t>
      </w:r>
      <w:r w:rsidRPr="00C27E3C">
        <w:rPr>
          <w:color w:val="000000" w:themeColor="text1"/>
        </w:rPr>
        <w:t xml:space="preserve">). </w:t>
      </w:r>
      <w:r>
        <w:t xml:space="preserve">Thus, a simpler approach that includes only two </w:t>
      </w:r>
      <w:r w:rsidR="00D62DDF">
        <w:t xml:space="preserve">of these </w:t>
      </w:r>
      <w:r>
        <w:t xml:space="preserve">underlying processes </w:t>
      </w:r>
      <w:r w:rsidR="00D62DDF">
        <w:t xml:space="preserve">such as recollection/familiarity, true/false memory, or pattern separation/completion, </w:t>
      </w:r>
      <w:r>
        <w:t xml:space="preserve">would </w:t>
      </w:r>
      <w:r w:rsidR="00D62DDF">
        <w:t xml:space="preserve">likely </w:t>
      </w:r>
      <w:r>
        <w:t xml:space="preserve">be </w:t>
      </w:r>
      <w:r w:rsidR="00DC34BF">
        <w:t>insufficient</w:t>
      </w:r>
      <w:r w:rsidR="00346FA8">
        <w:t xml:space="preserve"> </w:t>
      </w:r>
      <w:r>
        <w:t xml:space="preserve">to characterize recognition memory for </w:t>
      </w:r>
      <w:r w:rsidR="00E128F6">
        <w:t>similar</w:t>
      </w:r>
      <w:r>
        <w:t xml:space="preserve"> lures. </w:t>
      </w:r>
    </w:p>
    <w:p w14:paraId="2E6C386E" w14:textId="50142B82" w:rsidR="00A45296" w:rsidRDefault="00881924" w:rsidP="00D205E3">
      <w:pPr>
        <w:ind w:firstLine="720"/>
      </w:pPr>
      <w:r>
        <w:t xml:space="preserve">Although the </w:t>
      </w:r>
      <w:r w:rsidR="00241B42">
        <w:t xml:space="preserve">same underlying model can account for performance in the </w:t>
      </w:r>
      <w:r w:rsidR="00DA3587">
        <w:t>three different paradigms</w:t>
      </w:r>
      <w:r w:rsidR="00241B42">
        <w:t xml:space="preserve">, </w:t>
      </w:r>
      <w:r w:rsidR="00C97389">
        <w:t xml:space="preserve">an examination of the process estimates from </w:t>
      </w:r>
      <w:proofErr w:type="gramStart"/>
      <w:r w:rsidR="00C97389">
        <w:t>all of</w:t>
      </w:r>
      <w:proofErr w:type="gramEnd"/>
      <w:r w:rsidR="00C97389">
        <w:t xml:space="preserve"> the published studies (see Figure 4)</w:t>
      </w:r>
      <w:r w:rsidR="00C21A03">
        <w:t xml:space="preserve"> </w:t>
      </w:r>
      <w:r w:rsidR="00C97389">
        <w:t>point</w:t>
      </w:r>
      <w:r w:rsidR="00EC3128">
        <w:t>s</w:t>
      </w:r>
      <w:r w:rsidR="00C97389">
        <w:t xml:space="preserve"> to </w:t>
      </w:r>
      <w:r w:rsidR="00DA3587">
        <w:t xml:space="preserve">some </w:t>
      </w:r>
      <w:r w:rsidR="00C97389">
        <w:t>po</w:t>
      </w:r>
      <w:r w:rsidR="00895916">
        <w:t xml:space="preserve">tentially </w:t>
      </w:r>
      <w:r w:rsidR="00E90A3C">
        <w:t>important differences</w:t>
      </w:r>
      <w:r w:rsidR="00CC6DDD">
        <w:t xml:space="preserve"> </w:t>
      </w:r>
      <w:r w:rsidR="0045626C">
        <w:t xml:space="preserve">in the extent to which each process contributed to </w:t>
      </w:r>
      <w:r w:rsidR="00BB4222">
        <w:t xml:space="preserve">performance in </w:t>
      </w:r>
      <w:r w:rsidR="0045626C">
        <w:t xml:space="preserve">each of </w:t>
      </w:r>
      <w:r w:rsidR="00CC6DDD">
        <w:t>the three paradigms.</w:t>
      </w:r>
      <w:r w:rsidR="0045626C">
        <w:t xml:space="preserve"> </w:t>
      </w:r>
      <w:r w:rsidR="00CC6DDD">
        <w:t xml:space="preserve"> </w:t>
      </w:r>
      <w:r w:rsidR="00DA3587">
        <w:t xml:space="preserve">For example, </w:t>
      </w:r>
      <w:r w:rsidR="00CC6DDD" w:rsidRPr="00CC6DDD">
        <w:t xml:space="preserve">PDP </w:t>
      </w:r>
      <w:r w:rsidR="00CC6DDD">
        <w:t xml:space="preserve">studies often </w:t>
      </w:r>
      <w:r w:rsidR="00CC6DDD" w:rsidRPr="00CC6DDD">
        <w:t xml:space="preserve">led to </w:t>
      </w:r>
      <w:r w:rsidR="00CC6DDD">
        <w:t xml:space="preserve">higher estimates of </w:t>
      </w:r>
      <w:r w:rsidR="00CC6DDD" w:rsidRPr="00CC6DDD">
        <w:t>recollection</w:t>
      </w:r>
      <w:r w:rsidR="00C97389">
        <w:t xml:space="preserve"> </w:t>
      </w:r>
      <w:r w:rsidR="00CC6DDD" w:rsidRPr="00CC6DDD">
        <w:t xml:space="preserve">rejection </w:t>
      </w:r>
      <w:r w:rsidR="00EC3128">
        <w:t xml:space="preserve">(left panel) </w:t>
      </w:r>
      <w:r w:rsidR="00CC6DDD" w:rsidRPr="00CC6DDD">
        <w:t>and l</w:t>
      </w:r>
      <w:r w:rsidR="00CC6DDD">
        <w:t xml:space="preserve">ower estimates of </w:t>
      </w:r>
      <w:r w:rsidR="00CC6DDD" w:rsidRPr="00CC6DDD">
        <w:t>false</w:t>
      </w:r>
      <w:r w:rsidR="00C97389">
        <w:t xml:space="preserve"> </w:t>
      </w:r>
      <w:r w:rsidR="00CC6DDD" w:rsidRPr="00CC6DDD">
        <w:t>familiarity</w:t>
      </w:r>
      <w:r w:rsidR="00895916">
        <w:t xml:space="preserve"> than DRM and MST studies</w:t>
      </w:r>
      <w:r w:rsidR="00D9662B">
        <w:t xml:space="preserve"> (</w:t>
      </w:r>
      <w:r w:rsidR="00EC3128">
        <w:t xml:space="preserve">right </w:t>
      </w:r>
      <w:r w:rsidR="00D9662B">
        <w:t>panel)</w:t>
      </w:r>
      <w:r w:rsidR="00895916">
        <w:t xml:space="preserve">. </w:t>
      </w:r>
      <w:r w:rsidR="00886F13">
        <w:t>Higher estimates of recollection reject</w:t>
      </w:r>
      <w:r w:rsidR="003E601C">
        <w:t>ion</w:t>
      </w:r>
      <w:r w:rsidR="00886F13">
        <w:t xml:space="preserve"> in the PDP studies </w:t>
      </w:r>
      <w:r w:rsidR="00CC6DDD">
        <w:t xml:space="preserve">could </w:t>
      </w:r>
      <w:r w:rsidR="00C21A03">
        <w:t>have</w:t>
      </w:r>
      <w:r w:rsidR="00CC6DDD">
        <w:t xml:space="preserve"> </w:t>
      </w:r>
      <w:r w:rsidR="00C21A03">
        <w:t>arisen</w:t>
      </w:r>
      <w:r w:rsidR="00CC6DDD">
        <w:t xml:space="preserve"> </w:t>
      </w:r>
      <w:r w:rsidR="00CC6DDD" w:rsidRPr="00CC6DDD">
        <w:t>because</w:t>
      </w:r>
      <w:r w:rsidR="00895916">
        <w:t xml:space="preserve"> subjects are </w:t>
      </w:r>
      <w:r w:rsidR="00D62DDF">
        <w:t xml:space="preserve">often </w:t>
      </w:r>
      <w:r w:rsidR="00895916">
        <w:t>e</w:t>
      </w:r>
      <w:r w:rsidR="00CC6DDD" w:rsidRPr="00CC6DDD">
        <w:t xml:space="preserve">xplicitly </w:t>
      </w:r>
      <w:r w:rsidR="006D6588">
        <w:t xml:space="preserve">instructed to use </w:t>
      </w:r>
      <w:r w:rsidR="00CC6DDD" w:rsidRPr="00CC6DDD">
        <w:t>recollection</w:t>
      </w:r>
      <w:r w:rsidR="00C97389">
        <w:t xml:space="preserve"> </w:t>
      </w:r>
      <w:r w:rsidR="00892656">
        <w:t xml:space="preserve">to </w:t>
      </w:r>
      <w:r w:rsidR="00CC6DDD" w:rsidRPr="00CC6DDD">
        <w:t>reject</w:t>
      </w:r>
      <w:r w:rsidR="00892656">
        <w:t xml:space="preserve"> the similar lures</w:t>
      </w:r>
      <w:r w:rsidR="006F5A4A">
        <w:t xml:space="preserve">, whereas </w:t>
      </w:r>
      <w:r w:rsidR="00A84D63">
        <w:t>in the other paradi</w:t>
      </w:r>
      <w:r w:rsidR="006D6588">
        <w:t>g</w:t>
      </w:r>
      <w:r w:rsidR="00EC3128">
        <w:t>m</w:t>
      </w:r>
      <w:r w:rsidR="00A84D63">
        <w:t xml:space="preserve">s </w:t>
      </w:r>
      <w:r w:rsidR="006D6588">
        <w:t xml:space="preserve">the utility of using recollection rejection is often only implied by the test procedures. </w:t>
      </w:r>
      <w:r w:rsidR="00886F13">
        <w:t xml:space="preserve">False familiarity may have been lower in the PDP paradigms because the lures are often not semantically related the </w:t>
      </w:r>
      <w:r w:rsidR="00B879E8">
        <w:t xml:space="preserve">studied items </w:t>
      </w:r>
      <w:r w:rsidR="008E4EA0">
        <w:t>(i.e., in list discrimination studies</w:t>
      </w:r>
      <w:r w:rsidR="00B879E8">
        <w:t xml:space="preserve"> the lures are unrelated items that were studied in a different experimental context</w:t>
      </w:r>
      <w:r w:rsidR="008E4EA0">
        <w:t>)</w:t>
      </w:r>
      <w:r w:rsidR="00886F13">
        <w:t xml:space="preserve">, whereas they </w:t>
      </w:r>
      <w:r w:rsidR="003E601C">
        <w:t xml:space="preserve">are necessarily </w:t>
      </w:r>
      <w:r w:rsidR="00B879E8">
        <w:t xml:space="preserve">semantically </w:t>
      </w:r>
      <w:r w:rsidR="003E601C">
        <w:t xml:space="preserve">or perceptually </w:t>
      </w:r>
      <w:r w:rsidR="00886F13">
        <w:t xml:space="preserve">related </w:t>
      </w:r>
      <w:r w:rsidR="008E4EA0">
        <w:t>i</w:t>
      </w:r>
      <w:r w:rsidR="00886F13">
        <w:t>n the DRM and MST paradigms. I</w:t>
      </w:r>
      <w:r w:rsidR="00895916">
        <w:t>n addition,</w:t>
      </w:r>
      <w:r w:rsidR="00C21A03">
        <w:t xml:space="preserve"> </w:t>
      </w:r>
      <w:r w:rsidR="003E536B">
        <w:t xml:space="preserve">studies using </w:t>
      </w:r>
      <w:r w:rsidR="00DA3587">
        <w:t xml:space="preserve">the </w:t>
      </w:r>
      <w:r w:rsidR="00895916">
        <w:t xml:space="preserve">PDP often </w:t>
      </w:r>
      <w:r w:rsidR="003E536B">
        <w:t xml:space="preserve">showed </w:t>
      </w:r>
      <w:r w:rsidR="00895916">
        <w:t xml:space="preserve">less </w:t>
      </w:r>
      <w:r w:rsidR="00CC6DDD" w:rsidRPr="00CC6DDD">
        <w:t>false</w:t>
      </w:r>
      <w:r w:rsidR="00F93D23">
        <w:t xml:space="preserve"> </w:t>
      </w:r>
      <w:r w:rsidR="00CC6DDD" w:rsidRPr="00CC6DDD">
        <w:t>recollection</w:t>
      </w:r>
      <w:r w:rsidR="00895916">
        <w:t xml:space="preserve"> than the </w:t>
      </w:r>
      <w:r w:rsidR="003E536B">
        <w:t xml:space="preserve">studies using the </w:t>
      </w:r>
      <w:r w:rsidR="00895916">
        <w:t>other two paradigms</w:t>
      </w:r>
      <w:r w:rsidR="00D9662B">
        <w:t xml:space="preserve"> (middle panel)</w:t>
      </w:r>
      <w:r w:rsidR="00895916">
        <w:t xml:space="preserve">. </w:t>
      </w:r>
      <w:r w:rsidR="00DA3587">
        <w:t xml:space="preserve">This may be because </w:t>
      </w:r>
      <w:r w:rsidR="00EC3128">
        <w:t xml:space="preserve">in PDP studies the </w:t>
      </w:r>
      <w:r w:rsidR="009D74A4">
        <w:t xml:space="preserve">distinction between the studied items and similar lures is </w:t>
      </w:r>
      <w:r w:rsidR="00B879E8">
        <w:t xml:space="preserve">made </w:t>
      </w:r>
      <w:r w:rsidR="00EC3128">
        <w:t xml:space="preserve">obvious to the subject </w:t>
      </w:r>
      <w:r w:rsidR="009D74A4">
        <w:t>(</w:t>
      </w:r>
      <w:r w:rsidR="009233DC">
        <w:t>e.g., in a plurality judgment test subjects know that the study item</w:t>
      </w:r>
      <w:r w:rsidR="00EC3128">
        <w:t xml:space="preserve"> </w:t>
      </w:r>
      <w:r w:rsidR="009233DC">
        <w:t xml:space="preserve">was either the singular or the plural version of a word, and so they </w:t>
      </w:r>
      <w:r w:rsidR="009B42C4">
        <w:t xml:space="preserve">know which feature of the test item </w:t>
      </w:r>
      <w:r w:rsidR="00EC3128">
        <w:t>distinguishes between studied items and similar lures</w:t>
      </w:r>
      <w:r w:rsidR="009B42C4">
        <w:t>).</w:t>
      </w:r>
      <w:r w:rsidR="00F04AD4">
        <w:t xml:space="preserve"> </w:t>
      </w:r>
      <w:r w:rsidR="00917124">
        <w:t xml:space="preserve">In contrast, </w:t>
      </w:r>
      <w:r w:rsidR="005D3628">
        <w:t xml:space="preserve">in the </w:t>
      </w:r>
      <w:r w:rsidR="00CC6DDD" w:rsidRPr="00CC6DDD">
        <w:t>MST</w:t>
      </w:r>
      <w:r w:rsidR="00A84D63">
        <w:t xml:space="preserve"> and DRM </w:t>
      </w:r>
      <w:r w:rsidR="005D3628">
        <w:t>paradigm</w:t>
      </w:r>
      <w:r w:rsidR="00A84D63">
        <w:t xml:space="preserve">s there is </w:t>
      </w:r>
      <w:r w:rsidR="003E601C">
        <w:t xml:space="preserve">often </w:t>
      </w:r>
      <w:r w:rsidR="00A84D63">
        <w:t xml:space="preserve">no single feature that distinguishes </w:t>
      </w:r>
      <w:r w:rsidR="00747556">
        <w:t xml:space="preserve">the </w:t>
      </w:r>
      <w:r w:rsidR="00A84D63">
        <w:t>studied item from similar lures</w:t>
      </w:r>
      <w:r w:rsidR="00AE5C8F">
        <w:t>,</w:t>
      </w:r>
      <w:r w:rsidR="00747556">
        <w:t xml:space="preserve"> making it more difficult to avoid false recollection</w:t>
      </w:r>
      <w:r w:rsidR="00A84D63">
        <w:t xml:space="preserve">. </w:t>
      </w:r>
      <w:r w:rsidR="00895916">
        <w:t xml:space="preserve">Future </w:t>
      </w:r>
      <w:r w:rsidR="00F04AD4">
        <w:t xml:space="preserve">work </w:t>
      </w:r>
      <w:r w:rsidR="00895916">
        <w:t>directly contrast</w:t>
      </w:r>
      <w:r w:rsidR="003121FC">
        <w:t>ing</w:t>
      </w:r>
      <w:r w:rsidR="00895916">
        <w:t xml:space="preserve"> </w:t>
      </w:r>
      <w:r w:rsidR="006F5A4A">
        <w:t xml:space="preserve">these three procedures </w:t>
      </w:r>
      <w:r w:rsidR="0027006A">
        <w:t xml:space="preserve">using systematic manipulations </w:t>
      </w:r>
      <w:r w:rsidR="00895916">
        <w:t xml:space="preserve">will be critical in testing these </w:t>
      </w:r>
      <w:r w:rsidR="009B42C4">
        <w:t>hypotheses</w:t>
      </w:r>
      <w:r w:rsidR="00747556">
        <w:t xml:space="preserve">, and in </w:t>
      </w:r>
      <w:r w:rsidR="0027006A">
        <w:t>characterizing</w:t>
      </w:r>
      <w:r w:rsidR="00747556">
        <w:t xml:space="preserve"> the conditions under which these processes are most likely to occur.</w:t>
      </w:r>
    </w:p>
    <w:p w14:paraId="62786C12" w14:textId="1B852585" w:rsidR="00740F19" w:rsidRDefault="00D2717F" w:rsidP="00740F19">
      <w:pPr>
        <w:ind w:firstLine="720"/>
      </w:pPr>
      <w:r>
        <w:rPr>
          <w:b/>
          <w:bCs/>
        </w:rPr>
        <w:t>Overcoming limitations of earlier approaches.</w:t>
      </w:r>
      <w:r w:rsidR="00D0139F">
        <w:t xml:space="preserve"> </w:t>
      </w:r>
      <w:r w:rsidR="00740F19">
        <w:t>Th</w:t>
      </w:r>
      <w:r w:rsidR="0027006A">
        <w:t xml:space="preserve">e proposed </w:t>
      </w:r>
      <w:r w:rsidR="00740F19">
        <w:t xml:space="preserve">model overcomes several </w:t>
      </w:r>
      <w:r w:rsidR="0027006A">
        <w:t xml:space="preserve">key </w:t>
      </w:r>
      <w:r w:rsidR="00740F19">
        <w:t>shortcomings of the earlier approaches. For instance, the PDP paradigm was designed to measure recollection and familiarity, but it does not account for false recollection</w:t>
      </w:r>
      <w:r w:rsidR="00445DB0">
        <w:t xml:space="preserve"> and familiarity</w:t>
      </w:r>
      <w:r w:rsidR="00740F19">
        <w:t xml:space="preserve">. Our results show that false recollection of similar lures does occur in </w:t>
      </w:r>
      <w:r w:rsidR="006D6588">
        <w:t xml:space="preserve">studies using the </w:t>
      </w:r>
      <w:r w:rsidR="00740F19">
        <w:t xml:space="preserve">PDP, and although it happens less often than in the other paradigms, when it occurs it will bias estimates of recollection and familiarity derived using the traditional methods. The broader implication for the PDP literature is that both recollection and familiarity are susceptible to error, and so it is critical to incorporate these two types of false memory when measuring performance and when interpreting those results. Future PDP studies that include confidence responses will provide more precise measures of recollection and familiarity, and will further delineate when these </w:t>
      </w:r>
      <w:r w:rsidR="00F81467">
        <w:t xml:space="preserve">processes </w:t>
      </w:r>
      <w:r w:rsidR="00740F19">
        <w:t>are accurate</w:t>
      </w:r>
      <w:r w:rsidR="006D6588">
        <w:t xml:space="preserve"> and when they are in error</w:t>
      </w:r>
      <w:r w:rsidR="00740F19">
        <w:t>.</w:t>
      </w:r>
      <w:r w:rsidR="00D205E3" w:rsidRPr="00D205E3">
        <w:rPr>
          <w:noProof/>
        </w:rPr>
        <w:t xml:space="preserve"> </w:t>
      </w:r>
      <w:r w:rsidR="00D205E3">
        <w:rPr>
          <w:noProof/>
        </w:rPr>
        <mc:AlternateContent>
          <mc:Choice Requires="wps">
            <w:drawing>
              <wp:inline distT="0" distB="0" distL="0" distR="0" wp14:anchorId="5BB51022" wp14:editId="62C99F88">
                <wp:extent cx="5943600" cy="3710940"/>
                <wp:effectExtent l="0" t="0" r="19050" b="22860"/>
                <wp:docPr id="436653569" name="Text Box 5"/>
                <wp:cNvGraphicFramePr/>
                <a:graphic xmlns:a="http://schemas.openxmlformats.org/drawingml/2006/main">
                  <a:graphicData uri="http://schemas.microsoft.com/office/word/2010/wordprocessingShape">
                    <wps:wsp>
                      <wps:cNvSpPr txBox="1"/>
                      <wps:spPr>
                        <a:xfrm>
                          <a:off x="0" y="0"/>
                          <a:ext cx="5943600" cy="3710940"/>
                        </a:xfrm>
                        <a:prstGeom prst="rect">
                          <a:avLst/>
                        </a:prstGeom>
                        <a:solidFill>
                          <a:schemeClr val="lt1"/>
                        </a:solidFill>
                        <a:ln w="6350">
                          <a:solidFill>
                            <a:prstClr val="black"/>
                          </a:solidFill>
                        </a:ln>
                      </wps:spPr>
                      <wps:txbx>
                        <w:txbxContent>
                          <w:p w14:paraId="0F183E96" w14:textId="77777777" w:rsidR="00D205E3" w:rsidRDefault="00D205E3" w:rsidP="00D205E3">
                            <w:r>
                              <w:rPr>
                                <w:noProof/>
                              </w:rPr>
                              <w:drawing>
                                <wp:inline distT="0" distB="0" distL="0" distR="0" wp14:anchorId="30D22A23" wp14:editId="09A75ED4">
                                  <wp:extent cx="5752465" cy="2870835"/>
                                  <wp:effectExtent l="0" t="0" r="635" b="5715"/>
                                  <wp:docPr id="9019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465" cy="2870835"/>
                                          </a:xfrm>
                                          <a:prstGeom prst="rect">
                                            <a:avLst/>
                                          </a:prstGeom>
                                          <a:noFill/>
                                          <a:ln>
                                            <a:noFill/>
                                          </a:ln>
                                        </pic:spPr>
                                      </pic:pic>
                                    </a:graphicData>
                                  </a:graphic>
                                </wp:inline>
                              </w:drawing>
                            </w:r>
                          </w:p>
                          <w:p w14:paraId="3025AFB3" w14:textId="08FE9E12" w:rsidR="00D205E3" w:rsidRPr="008B7868" w:rsidRDefault="00D205E3" w:rsidP="00D205E3">
                            <w:pPr>
                              <w:rPr>
                                <w:sz w:val="22"/>
                                <w:szCs w:val="22"/>
                              </w:rPr>
                            </w:pPr>
                            <w:r w:rsidRPr="008B7868">
                              <w:rPr>
                                <w:b/>
                                <w:bCs/>
                                <w:sz w:val="22"/>
                                <w:szCs w:val="22"/>
                              </w:rPr>
                              <w:t>Figure 4.</w:t>
                            </w:r>
                            <w:r w:rsidRPr="008B7868">
                              <w:rPr>
                                <w:sz w:val="22"/>
                                <w:szCs w:val="22"/>
                              </w:rPr>
                              <w:t xml:space="preserve"> Parameter estimates of recollection</w:t>
                            </w:r>
                            <w:r>
                              <w:rPr>
                                <w:sz w:val="22"/>
                                <w:szCs w:val="22"/>
                              </w:rPr>
                              <w:t xml:space="preserve"> </w:t>
                            </w:r>
                            <w:r w:rsidRPr="008B7868">
                              <w:rPr>
                                <w:sz w:val="22"/>
                                <w:szCs w:val="22"/>
                              </w:rPr>
                              <w:t>rejection, false</w:t>
                            </w:r>
                            <w:r>
                              <w:rPr>
                                <w:sz w:val="22"/>
                                <w:szCs w:val="22"/>
                              </w:rPr>
                              <w:t xml:space="preserve"> </w:t>
                            </w:r>
                            <w:r w:rsidRPr="008B7868">
                              <w:rPr>
                                <w:sz w:val="22"/>
                                <w:szCs w:val="22"/>
                              </w:rPr>
                              <w:t>recollection</w:t>
                            </w:r>
                            <w:r w:rsidR="0027006A">
                              <w:rPr>
                                <w:sz w:val="22"/>
                                <w:szCs w:val="22"/>
                              </w:rPr>
                              <w:t>,</w:t>
                            </w:r>
                            <w:r w:rsidRPr="008B7868">
                              <w:rPr>
                                <w:sz w:val="22"/>
                                <w:szCs w:val="22"/>
                              </w:rPr>
                              <w:t xml:space="preserve"> and false</w:t>
                            </w:r>
                            <w:r>
                              <w:rPr>
                                <w:sz w:val="22"/>
                                <w:szCs w:val="22"/>
                              </w:rPr>
                              <w:t xml:space="preserve"> </w:t>
                            </w:r>
                            <w:r w:rsidRPr="008B7868">
                              <w:rPr>
                                <w:sz w:val="22"/>
                                <w:szCs w:val="22"/>
                              </w:rPr>
                              <w:t>familiarity in studies using the PDP,</w:t>
                            </w:r>
                            <w:r>
                              <w:rPr>
                                <w:sz w:val="22"/>
                                <w:szCs w:val="22"/>
                              </w:rPr>
                              <w:t xml:space="preserve"> </w:t>
                            </w:r>
                            <w:r w:rsidRPr="008B7868">
                              <w:rPr>
                                <w:sz w:val="22"/>
                                <w:szCs w:val="22"/>
                              </w:rPr>
                              <w:t>DRM</w:t>
                            </w:r>
                            <w:r w:rsidR="0027006A">
                              <w:rPr>
                                <w:sz w:val="22"/>
                                <w:szCs w:val="22"/>
                              </w:rPr>
                              <w:t>,</w:t>
                            </w:r>
                            <w:r w:rsidRPr="008B7868">
                              <w:rPr>
                                <w:sz w:val="22"/>
                                <w:szCs w:val="22"/>
                              </w:rPr>
                              <w:t xml:space="preserve"> </w:t>
                            </w:r>
                            <w:r>
                              <w:rPr>
                                <w:sz w:val="22"/>
                                <w:szCs w:val="22"/>
                              </w:rPr>
                              <w:t xml:space="preserve">and </w:t>
                            </w:r>
                            <w:r w:rsidRPr="008B7868">
                              <w:rPr>
                                <w:sz w:val="22"/>
                                <w:szCs w:val="22"/>
                              </w:rPr>
                              <w:t>MST</w:t>
                            </w:r>
                            <w:r>
                              <w:rPr>
                                <w:sz w:val="22"/>
                                <w:szCs w:val="22"/>
                              </w:rPr>
                              <w:t xml:space="preserve"> paradigms</w:t>
                            </w:r>
                            <w:r w:rsidRPr="008B7868">
                              <w:rPr>
                                <w:sz w:val="22"/>
                                <w:szCs w:val="22"/>
                              </w:rPr>
                              <w:t xml:space="preserve">. </w:t>
                            </w:r>
                            <w:r>
                              <w:rPr>
                                <w:sz w:val="22"/>
                                <w:szCs w:val="22"/>
                              </w:rPr>
                              <w:t>Smaller circles indicate the estimates from individual studies, larger circles indicate the averages of those estimates</w:t>
                            </w:r>
                            <w:r w:rsidR="0027006A">
                              <w:rPr>
                                <w:sz w:val="22"/>
                                <w:szCs w:val="22"/>
                              </w:rPr>
                              <w:t xml:space="preserve">, and half violins </w:t>
                            </w:r>
                            <w:r w:rsidR="0027006A" w:rsidRPr="0027006A">
                              <w:rPr>
                                <w:sz w:val="22"/>
                                <w:szCs w:val="22"/>
                              </w:rPr>
                              <w:t>indicate the distribution of estimates across studies for each parameter</w:t>
                            </w:r>
                            <w:r>
                              <w:rPr>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BB51022" id="Text Box 5" o:spid="_x0000_s1030" type="#_x0000_t202" style="width:468pt;height:29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" fillcolor="white [3201]" strokeweight=".5pt">
                <v:textbox>
                  <w:txbxContent>
                    <w:p w14:paraId="0F183E96" w14:textId="77777777" w:rsidR="00D205E3" w:rsidRDefault="00D205E3" w:rsidP="00D205E3">
                      <w:r>
                        <w:rPr>
                          <w:noProof/>
                        </w:rPr>
                        <w:drawing>
                          <wp:inline distT="0" distB="0" distL="0" distR="0" wp14:anchorId="30D22A23" wp14:editId="09A75ED4">
                            <wp:extent cx="5752465" cy="2870835"/>
                            <wp:effectExtent l="0" t="0" r="635" b="5715"/>
                            <wp:docPr id="9019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2465" cy="2870835"/>
                                    </a:xfrm>
                                    <a:prstGeom prst="rect">
                                      <a:avLst/>
                                    </a:prstGeom>
                                    <a:noFill/>
                                    <a:ln>
                                      <a:noFill/>
                                    </a:ln>
                                  </pic:spPr>
                                </pic:pic>
                              </a:graphicData>
                            </a:graphic>
                          </wp:inline>
                        </w:drawing>
                      </w:r>
                    </w:p>
                    <w:p w14:paraId="3025AFB3" w14:textId="08FE9E12" w:rsidR="00D205E3" w:rsidRPr="008B7868" w:rsidRDefault="00D205E3" w:rsidP="00D205E3">
                      <w:pPr>
                        <w:rPr>
                          <w:sz w:val="22"/>
                          <w:szCs w:val="22"/>
                        </w:rPr>
                      </w:pPr>
                      <w:r w:rsidRPr="008B7868">
                        <w:rPr>
                          <w:b/>
                          <w:bCs/>
                          <w:sz w:val="22"/>
                          <w:szCs w:val="22"/>
                        </w:rPr>
                        <w:t>Figure 4.</w:t>
                      </w:r>
                      <w:r w:rsidRPr="008B7868">
                        <w:rPr>
                          <w:sz w:val="22"/>
                          <w:szCs w:val="22"/>
                        </w:rPr>
                        <w:t xml:space="preserve"> Parameter estimates of recollection</w:t>
                      </w:r>
                      <w:r>
                        <w:rPr>
                          <w:sz w:val="22"/>
                          <w:szCs w:val="22"/>
                        </w:rPr>
                        <w:t xml:space="preserve"> </w:t>
                      </w:r>
                      <w:r w:rsidRPr="008B7868">
                        <w:rPr>
                          <w:sz w:val="22"/>
                          <w:szCs w:val="22"/>
                        </w:rPr>
                        <w:t>rejection, false</w:t>
                      </w:r>
                      <w:r>
                        <w:rPr>
                          <w:sz w:val="22"/>
                          <w:szCs w:val="22"/>
                        </w:rPr>
                        <w:t xml:space="preserve"> </w:t>
                      </w:r>
                      <w:r w:rsidRPr="008B7868">
                        <w:rPr>
                          <w:sz w:val="22"/>
                          <w:szCs w:val="22"/>
                        </w:rPr>
                        <w:t>recollection</w:t>
                      </w:r>
                      <w:r w:rsidR="0027006A">
                        <w:rPr>
                          <w:sz w:val="22"/>
                          <w:szCs w:val="22"/>
                        </w:rPr>
                        <w:t>,</w:t>
                      </w:r>
                      <w:r w:rsidRPr="008B7868">
                        <w:rPr>
                          <w:sz w:val="22"/>
                          <w:szCs w:val="22"/>
                        </w:rPr>
                        <w:t xml:space="preserve"> and </w:t>
                      </w:r>
                      <w:r w:rsidRPr="008B7868">
                        <w:rPr>
                          <w:sz w:val="22"/>
                          <w:szCs w:val="22"/>
                        </w:rPr>
                        <w:t>false</w:t>
                      </w:r>
                      <w:r>
                        <w:rPr>
                          <w:sz w:val="22"/>
                          <w:szCs w:val="22"/>
                        </w:rPr>
                        <w:t xml:space="preserve"> </w:t>
                      </w:r>
                      <w:r w:rsidRPr="008B7868">
                        <w:rPr>
                          <w:sz w:val="22"/>
                          <w:szCs w:val="22"/>
                        </w:rPr>
                        <w:t>familiarity in studies using the PDP,</w:t>
                      </w:r>
                      <w:r>
                        <w:rPr>
                          <w:sz w:val="22"/>
                          <w:szCs w:val="22"/>
                        </w:rPr>
                        <w:t xml:space="preserve"> </w:t>
                      </w:r>
                      <w:r w:rsidRPr="008B7868">
                        <w:rPr>
                          <w:sz w:val="22"/>
                          <w:szCs w:val="22"/>
                        </w:rPr>
                        <w:t>DRM</w:t>
                      </w:r>
                      <w:r w:rsidR="0027006A">
                        <w:rPr>
                          <w:sz w:val="22"/>
                          <w:szCs w:val="22"/>
                        </w:rPr>
                        <w:t>,</w:t>
                      </w:r>
                      <w:r w:rsidRPr="008B7868">
                        <w:rPr>
                          <w:sz w:val="22"/>
                          <w:szCs w:val="22"/>
                        </w:rPr>
                        <w:t xml:space="preserve"> </w:t>
                      </w:r>
                      <w:r>
                        <w:rPr>
                          <w:sz w:val="22"/>
                          <w:szCs w:val="22"/>
                        </w:rPr>
                        <w:t xml:space="preserve">and </w:t>
                      </w:r>
                      <w:r w:rsidRPr="008B7868">
                        <w:rPr>
                          <w:sz w:val="22"/>
                          <w:szCs w:val="22"/>
                        </w:rPr>
                        <w:t>MST</w:t>
                      </w:r>
                      <w:r>
                        <w:rPr>
                          <w:sz w:val="22"/>
                          <w:szCs w:val="22"/>
                        </w:rPr>
                        <w:t xml:space="preserve"> paradigms</w:t>
                      </w:r>
                      <w:r w:rsidRPr="008B7868">
                        <w:rPr>
                          <w:sz w:val="22"/>
                          <w:szCs w:val="22"/>
                        </w:rPr>
                        <w:t xml:space="preserve">. </w:t>
                      </w:r>
                      <w:r>
                        <w:rPr>
                          <w:sz w:val="22"/>
                          <w:szCs w:val="22"/>
                        </w:rPr>
                        <w:t>Smaller circles indicate the estimates from individua</w:t>
                      </w:r>
                      <w:r>
                        <w:rPr>
                          <w:sz w:val="22"/>
                          <w:szCs w:val="22"/>
                        </w:rPr>
                        <w:t xml:space="preserve">l studies, larger circles indicate </w:t>
                      </w:r>
                      <w:r>
                        <w:rPr>
                          <w:sz w:val="22"/>
                          <w:szCs w:val="22"/>
                        </w:rPr>
                        <w:t xml:space="preserve">the averages of those </w:t>
                      </w:r>
                      <w:r>
                        <w:rPr>
                          <w:sz w:val="22"/>
                          <w:szCs w:val="22"/>
                        </w:rPr>
                        <w:t>estimates</w:t>
                      </w:r>
                      <w:r w:rsidR="0027006A">
                        <w:rPr>
                          <w:sz w:val="22"/>
                          <w:szCs w:val="22"/>
                        </w:rPr>
                        <w:t xml:space="preserve">, and half violins </w:t>
                      </w:r>
                      <w:r w:rsidR="0027006A" w:rsidRPr="0027006A">
                        <w:rPr>
                          <w:sz w:val="22"/>
                          <w:szCs w:val="22"/>
                        </w:rPr>
                        <w:t>indicate the distribution of estimates across studies for each parameter</w:t>
                      </w:r>
                      <w:r>
                        <w:rPr>
                          <w:sz w:val="22"/>
                          <w:szCs w:val="22"/>
                        </w:rPr>
                        <w:t xml:space="preserve">. </w:t>
                      </w:r>
                    </w:p>
                  </w:txbxContent>
                </v:textbox>
                <w10:anchorlock/>
              </v:shape>
            </w:pict>
          </mc:Fallback>
        </mc:AlternateContent>
      </w:r>
      <w:r w:rsidR="00740F19">
        <w:t xml:space="preserve"> </w:t>
      </w:r>
    </w:p>
    <w:p w14:paraId="40D6E634" w14:textId="13A136D2" w:rsidR="00740F19" w:rsidRDefault="00740F19" w:rsidP="00740F19">
      <w:pPr>
        <w:ind w:firstLine="720"/>
      </w:pPr>
      <w:r w:rsidRPr="00B94E2E">
        <w:t>The traditional DRM paradigm provides a</w:t>
      </w:r>
      <w:r w:rsidR="006D6588" w:rsidRPr="00B94E2E">
        <w:t>n</w:t>
      </w:r>
      <w:r w:rsidRPr="00B94E2E">
        <w:t xml:space="preserve"> effective way of measuring true and false memory, but there is considerable debate about the processes underlying these false recognition responses </w:t>
      </w:r>
      <w:r w:rsidR="00BC33B9">
        <w:fldChar w:fldCharType="begin"/>
      </w:r>
      <w:r w:rsidR="00BC33B9">
        <w:instrText xml:space="preserve"> ADDIN ZOTERO_ITEM CSL_CITATION {"citationID":"Legpewlr","properties":{"formattedCitation":"(Gallo, 2010)","plainCitation":"(Gallo, 2010)","noteIndex":0},"citationItems":[{"id":12500,"uris":["http://zotero.org/groups/5493213/items/DFBU76A2"],"itemData":{"id":12500,"type":"article-journal","container-title":"Memory &amp; Cognition","DOI":"10.3758/MC.38.7.833","ISSN":"0090-502X, 1532-5946","issue":"7","journalAbbreviation":"Memory &amp; Cognition","language":"en","license":"http://www.springer.com/tdm","page":"833-848","source":"DOI.org (Crossref)","title":"False memories and fantastic beliefs: 15 years of the DRM illusion","title-short":"False memories and fantastic beliefs","volume":"38","author":[{"family":"Gallo","given":"David A."}],"issued":{"date-parts":[["2010",10]]}}}],"schema":"https://github.com/citation-style-language/schema/raw/master/csl-citation.json"} </w:instrText>
      </w:r>
      <w:r w:rsidR="00BC33B9">
        <w:fldChar w:fldCharType="separate"/>
      </w:r>
      <w:r w:rsidR="00BC33B9" w:rsidRPr="00BC33B9">
        <w:rPr>
          <w:rFonts w:ascii="Aptos" w:hAnsi="Aptos"/>
        </w:rPr>
        <w:t>(Gallo, 2010)</w:t>
      </w:r>
      <w:r w:rsidR="00BC33B9">
        <w:fldChar w:fldCharType="end"/>
      </w:r>
      <w:r w:rsidRPr="00B94E2E">
        <w:t>.</w:t>
      </w:r>
      <w:r>
        <w:t xml:space="preserve"> The current results indicate that there are at least three separate retrieval processes underlying false memories. Some false memories reflect false recollection whereby subjects retrieve </w:t>
      </w:r>
      <w:r w:rsidR="006D6588">
        <w:t xml:space="preserve">false episodic </w:t>
      </w:r>
      <w:r>
        <w:t xml:space="preserve">information linking the test item to the encoding events, whereas other false memories reflect high levels of perceived familiarity. These conclusions are consistent with previous DRM studies that have </w:t>
      </w:r>
      <w:r w:rsidR="004E2482">
        <w:t xml:space="preserve">found that false memories can be associated with </w:t>
      </w:r>
      <w:r>
        <w:t>remember responses whereby subjects c</w:t>
      </w:r>
      <w:r w:rsidR="004E2482">
        <w:t xml:space="preserve">laim to </w:t>
      </w:r>
      <w:r>
        <w:t>retrieve qualitative information about the study event</w:t>
      </w:r>
      <w:r w:rsidR="00B94E2E">
        <w:t xml:space="preserve"> </w:t>
      </w:r>
      <w:r w:rsidR="00B94E2E">
        <w:fldChar w:fldCharType="begin"/>
      </w:r>
      <w:r w:rsidR="00B94E2E">
        <w:instrText xml:space="preserve"> ADDIN ZOTERO_ITEM CSL_CITATION {"citationID":"GDizTRKs","properties":{"formattedCitation":"(Roediger &amp; McDermott, 1995)","plainCitation":"(Roediger &amp; McDermott, 1995)","noteIndex":0},"citationItems":[{"id":7371,"uris":["http://zotero.org/users/1612621/items/SN93TKTZ"],"itemData":{"id":7371,"type":"article-journal","container-title":"Journal of Experimental Psychology: Learning, Memory, and Cognition","issue":"4","language":"en","page":"803-814","source":"Zotero","title":"Creating false memories: Remembering words not presented in lists","volume":"21","author":[{"family":"Roediger","given":"Henry L."},{"family":"McDermott","given":"Kathleen B."}],"issued":{"date-parts":[["1995"]]}}}],"schema":"https://github.com/citation-style-language/schema/raw/master/csl-citation.json"} </w:instrText>
      </w:r>
      <w:r w:rsidR="00B94E2E">
        <w:fldChar w:fldCharType="separate"/>
      </w:r>
      <w:r w:rsidR="00B94E2E" w:rsidRPr="00B94E2E">
        <w:rPr>
          <w:rFonts w:ascii="Aptos" w:hAnsi="Aptos"/>
        </w:rPr>
        <w:t>(Roediger &amp; McDermott, 1995)</w:t>
      </w:r>
      <w:r w:rsidR="00B94E2E">
        <w:fldChar w:fldCharType="end"/>
      </w:r>
      <w:r>
        <w:t>. The current results, however, highlight that the false recognition of similar lures often arise</w:t>
      </w:r>
      <w:r w:rsidR="008C7C93">
        <w:t>s</w:t>
      </w:r>
      <w:r>
        <w:t xml:space="preserve"> because some of the critical lures are simply more familiar than novel items</w:t>
      </w:r>
      <w:r w:rsidR="00434A3E">
        <w:t xml:space="preserve"> </w:t>
      </w:r>
      <w:r w:rsidR="00B94E2E" w:rsidRPr="00BC33B9">
        <w:fldChar w:fldCharType="begin"/>
      </w:r>
      <w:r w:rsidR="00B94E2E" w:rsidRPr="00BC33B9">
        <w:instrText xml:space="preserve"> ADDIN ZOTERO_ITEM CSL_CITATION {"citationID":"M8AzxUfe","properties":{"formattedCitation":"(Watson et al., 2003)","plainCitation":"(Watson et al., 2003)","noteIndex":0},"citationItems":[{"id":12555,"uris":["http://zotero.org/groups/5493213/items/SFW8QUSY"],"itemData":{"id":12555,"type":"article-journal","abstract":"The present experiments assessed false memories for critical items (e.g., dog) following the presentation of semantic associates (e.g., hound, puppy), phonological associates (e.g., log, dot), or hybrid lists of semantic and phonological associates (e.g., hound, dot). Experiment 1 indicated that the addition of only three phonological associates to a list of 10 semantic associates doubled the recall of non-presented critical items. Experiment 2 indicated that embedding 18 semantic associates and 18 phonological associates within a single list led to greater false recall than the sum of the false recall e</w:instrText>
      </w:r>
      <w:r w:rsidR="00B94E2E" w:rsidRPr="00BC33B9">
        <w:rPr>
          <w:rFonts w:ascii="Arial" w:hAnsi="Arial" w:cs="Arial"/>
        </w:rPr>
        <w:instrText>ﬀ</w:instrText>
      </w:r>
      <w:r w:rsidR="00B94E2E" w:rsidRPr="00BC33B9">
        <w:instrText xml:space="preserve">ects produced by lists containing 18 semantic associates or lists containing 18 phonological associates. Experiment 3 explored this over-additivity and indicated that lists of 8 semantic associates and 8 phonological associates produced greater false recall and false recognition than the average produced in lists containing 16 semantic or 16 phonological associates. These studies provide converging evidence that lists of semantic and phonological associates produce over-additive false recall and false recognition of non-presented critical items relative to pure semantic or pure phonological lists. An activationmonitoring framework is presented that provides an account of the increased false memories elicited by hybrid lists of semantic and phonological associates. Experiment 3 also showed that the experience of remembering during recognition was driven more by semantic factors, whereas the experience of knowing was driven more by phonological factors.","container-title":"Journal of Memory and Language","DOI":"10.1016/S0749-596X(03)00019-6","ISSN":"0749596X","issue":"1","journalAbbreviation":"Journal of Memory and Language","language":"en","license":"https://www.elsevier.com/tdm/userlicense/1.0/","page":"95-118","source":"DOI.org (Crossref)","title":"Creating false memories with hybrid lists of semantic and phonological associates: Over-additive false memories produced by converging associative networks","title-short":"Creating false memories with hybrid lists of semantic and phonological associates","volume":"49","author":[{"family":"Watson","given":"Jason M"},{"family":"Balota","given":"David A"},{"family":"Roediger Iii","given":"Henry L"}],"issued":{"date-parts":[["2003",7]]}}}],"schema":"https://github.com/citation-style-language/schema/raw/master/csl-citation.json"} </w:instrText>
      </w:r>
      <w:r w:rsidR="00B94E2E" w:rsidRPr="00BC33B9">
        <w:fldChar w:fldCharType="separate"/>
      </w:r>
      <w:r w:rsidR="00B94E2E" w:rsidRPr="00BC33B9">
        <w:rPr>
          <w:rFonts w:ascii="Aptos" w:hAnsi="Aptos"/>
        </w:rPr>
        <w:t>(Watson et al., 2003)</w:t>
      </w:r>
      <w:r w:rsidR="00B94E2E" w:rsidRPr="00BC33B9">
        <w:fldChar w:fldCharType="end"/>
      </w:r>
      <w:r w:rsidRPr="00BC33B9">
        <w:t>.</w:t>
      </w:r>
      <w:r w:rsidR="00B94E2E" w:rsidRPr="00BC33B9">
        <w:t xml:space="preserve"> </w:t>
      </w:r>
      <w:r w:rsidRPr="00BC33B9">
        <w:t>Moreover</w:t>
      </w:r>
      <w:r>
        <w:t xml:space="preserve">, the current results also highlight that </w:t>
      </w:r>
      <w:r w:rsidR="00B50C14">
        <w:t xml:space="preserve">recollection rejection occurs in the DRM paradigm, </w:t>
      </w:r>
      <w:r>
        <w:t xml:space="preserve">in the sense that subjects </w:t>
      </w:r>
      <w:r w:rsidR="00B50C14">
        <w:t>can</w:t>
      </w:r>
      <w:r>
        <w:t xml:space="preserve"> use </w:t>
      </w:r>
      <w:r w:rsidR="00B50C14">
        <w:t>it</w:t>
      </w:r>
      <w:r>
        <w:t xml:space="preserve"> to avoid falsely accepting similar lures as having been studied</w:t>
      </w:r>
      <w:r w:rsidR="00BC33B9">
        <w:t xml:space="preserve"> </w:t>
      </w:r>
      <w:r w:rsidR="00BC33B9">
        <w:fldChar w:fldCharType="begin"/>
      </w:r>
      <w:r w:rsidR="00BC33B9">
        <w:instrText xml:space="preserve"> ADDIN ZOTERO_ITEM CSL_CITATION {"citationID":"ZPVYm6iy","properties":{"formattedCitation":"(Gallo, 2010)","plainCitation":"(Gallo, 2010)","noteIndex":0},"citationItems":[{"id":12500,"uris":["http://zotero.org/groups/5493213/items/DFBU76A2"],"itemData":{"id":12500,"type":"article-journal","container-title":"Memory &amp; Cognition","DOI":"10.3758/MC.38.7.833","ISSN":"0090-502X, 1532-5946","issue":"7","journalAbbreviation":"Memory &amp; Cognition","language":"en","license":"http://www.springer.com/tdm","page":"833-848","source":"DOI.org (Crossref)","title":"False memories and fantastic beliefs: 15 years of the DRM illusion","title-short":"False memories and fantastic beliefs","volume":"38","author":[{"family":"Gallo","given":"David A."}],"issued":{"date-parts":[["2010",10]]}}}],"schema":"https://github.com/citation-style-language/schema/raw/master/csl-citation.json"} </w:instrText>
      </w:r>
      <w:r w:rsidR="00BC33B9">
        <w:fldChar w:fldCharType="separate"/>
      </w:r>
      <w:r w:rsidR="00BC33B9" w:rsidRPr="00BC33B9">
        <w:rPr>
          <w:rFonts w:ascii="Aptos" w:hAnsi="Aptos"/>
        </w:rPr>
        <w:t>(Gallo, 2010)</w:t>
      </w:r>
      <w:r w:rsidR="00BC33B9">
        <w:fldChar w:fldCharType="end"/>
      </w:r>
      <w:r>
        <w:t>. Although false familiarity and recollection rejection have been discussed in some studies of the DRM</w:t>
      </w:r>
      <w:r w:rsidR="00BC33B9">
        <w:t xml:space="preserve"> </w:t>
      </w:r>
      <w:r w:rsidR="00BC33B9">
        <w:fldChar w:fldCharType="begin"/>
      </w:r>
      <w:r w:rsidR="00BC33B9">
        <w:instrText xml:space="preserve"> ADDIN ZOTERO_ITEM CSL_CITATION {"citationID":"HvDOu8Ku","properties":{"formattedCitation":"(Gallo, 2010)","plainCitation":"(Gallo, 2010)","noteIndex":0},"citationItems":[{"id":12500,"uris":["http://zotero.org/groups/5493213/items/DFBU76A2"],"itemData":{"id":12500,"type":"article-journal","container-title":"Memory &amp; Cognition","DOI":"10.3758/MC.38.7.833","ISSN":"0090-502X, 1532-5946","issue":"7","journalAbbreviation":"Memory &amp; Cognition","language":"en","license":"http://www.springer.com/tdm","page":"833-848","source":"DOI.org (Crossref)","title":"False memories and fantastic beliefs: 15 years of the DRM illusion","title-short":"False memories and fantastic beliefs","volume":"38","author":[{"family":"Gallo","given":"David A."}],"issued":{"date-parts":[["2010",10]]}}}],"schema":"https://github.com/citation-style-language/schema/raw/master/csl-citation.json"} </w:instrText>
      </w:r>
      <w:r w:rsidR="00BC33B9">
        <w:fldChar w:fldCharType="separate"/>
      </w:r>
      <w:r w:rsidR="00BC33B9" w:rsidRPr="00BC33B9">
        <w:rPr>
          <w:rFonts w:ascii="Aptos" w:hAnsi="Aptos"/>
        </w:rPr>
        <w:t>(Gallo, 2010)</w:t>
      </w:r>
      <w:r w:rsidR="00BC33B9">
        <w:fldChar w:fldCharType="end"/>
      </w:r>
      <w:r>
        <w:t>,</w:t>
      </w:r>
      <w:r w:rsidR="00BC33B9">
        <w:t xml:space="preserve"> </w:t>
      </w:r>
      <w:r>
        <w:t xml:space="preserve">the current approach provides a way of directly measuring each of these processes. Future DRM studies using confidence measures to separate these three processes </w:t>
      </w:r>
      <w:r w:rsidR="00A83C7F">
        <w:t xml:space="preserve">will </w:t>
      </w:r>
      <w:r>
        <w:t xml:space="preserve">advance our understanding of why false memories occur and may even be useful in reducing false memory by developing </w:t>
      </w:r>
      <w:r w:rsidR="00A83C7F">
        <w:t xml:space="preserve">procedures that </w:t>
      </w:r>
      <w:r>
        <w:t>target</w:t>
      </w:r>
      <w:r w:rsidR="00A83C7F">
        <w:t xml:space="preserve"> </w:t>
      </w:r>
      <w:r>
        <w:t xml:space="preserve">each of these critical processes. </w:t>
      </w:r>
    </w:p>
    <w:p w14:paraId="0A6F733B" w14:textId="77777777" w:rsidR="001D6972" w:rsidRDefault="00740F19" w:rsidP="001D6972">
      <w:pPr>
        <w:ind w:firstLine="720"/>
        <w:rPr>
          <w:ins w:id="20" w:author="Andrew P Yonelinas" w:date="2025-10-08T10:27:00Z" w16du:dateUtc="2025-10-08T17:27:00Z"/>
        </w:rPr>
      </w:pPr>
      <w:r>
        <w:t>The traditional MST paradigm measures the discrimination between lures and new items and is often used as an index of a DG-based pattern separation process, whereas the ability to discriminate between studied and new items is often used as a measure of pattern completion. It is</w:t>
      </w:r>
      <w:r w:rsidR="00F80E01">
        <w:t>,</w:t>
      </w:r>
      <w:r>
        <w:t xml:space="preserve"> however, widely acknowledged that the ability to identify these similar items is only an indirect measure of DG function, because other neural and cognitive processes can also influence that ability</w:t>
      </w:r>
      <w:r w:rsidR="002C59B6">
        <w:t xml:space="preserve"> </w:t>
      </w:r>
      <w:r w:rsidR="002C59B6">
        <w:fldChar w:fldCharType="begin"/>
      </w:r>
      <w:r w:rsidR="002C59B6">
        <w:instrText xml:space="preserve"> ADDIN ZOTERO_ITEM CSL_CITATION {"citationID":"TZbB4eK8","properties":{"formattedCitation":"(Stark et al., 2019b)","plainCitation":"(Stark et al., 2019b)","noteIndex":0},"citationItems":[{"id":"gxNJi7Zk/51Z81Yaj","uris":["http://zotero.org/groups/5493213/items/9WMUFMAC"],"itemData":{"id":"gxNJi7Zk/51Z81Yaj","type":"article-journal","container-title":"Trends in Cognitive Sciences","DOI":"10.1016/j.tics.2019.08.003","ISSN":"13646613","issue":"11","journalAbbreviation":"Trends in Cognitive Sciences","language":"en","page":"938-951","source":"DOI.org (Crossref)","title":"Mnemonic smilarity task: A tool for assessing hippocampal integrity","title-short":"Mnemonic Similarity Task","volume":"23","author":[{"family":"Stark","given":"Shauna M."},{"family":"Kirwan","given":"C. Brock"},{"family":"Stark","given":"Craig E.L."}],"issued":{"date-parts":[["2019",11]]}}}],"schema":"https://github.com/citation-style-language/schema/raw/master/csl-citation.json"} </w:instrText>
      </w:r>
      <w:r w:rsidR="002C59B6">
        <w:fldChar w:fldCharType="separate"/>
      </w:r>
      <w:r w:rsidR="002C59B6" w:rsidRPr="00D13450">
        <w:rPr>
          <w:rFonts w:ascii="Aptos" w:hAnsi="Aptos"/>
          <w:color w:val="000000" w:themeColor="text1"/>
        </w:rPr>
        <w:t>(Stark et al., 2019</w:t>
      </w:r>
      <w:r w:rsidR="00615BB9" w:rsidRPr="00D13450">
        <w:rPr>
          <w:rFonts w:ascii="Aptos" w:hAnsi="Aptos"/>
          <w:color w:val="000000" w:themeColor="text1"/>
        </w:rPr>
        <w:t xml:space="preserve">; </w:t>
      </w:r>
      <w:r w:rsidR="00F742A4" w:rsidRPr="00D13450">
        <w:rPr>
          <w:rFonts w:ascii="Aptos" w:hAnsi="Aptos"/>
          <w:color w:val="000000" w:themeColor="text1"/>
        </w:rPr>
        <w:t>Wahlheim et al., 2023, 2024</w:t>
      </w:r>
      <w:r w:rsidR="00015DCC" w:rsidRPr="00D13450">
        <w:rPr>
          <w:rStyle w:val="apple-converted-space"/>
          <w:rFonts w:cs="Arial"/>
          <w:color w:val="000000" w:themeColor="text1"/>
        </w:rPr>
        <w:t xml:space="preserve"> Kim &amp; Yassa, 2013; Loiotile &amp; Courtney, 2015; </w:t>
      </w:r>
      <w:r w:rsidR="00015DCC" w:rsidRPr="00D13450">
        <w:rPr>
          <w:rFonts w:cs="Arial"/>
          <w:color w:val="000000" w:themeColor="text1"/>
        </w:rPr>
        <w:t>Szőllősi, Bencze &amp; Racsmány,</w:t>
      </w:r>
      <w:r w:rsidR="00015DCC" w:rsidRPr="00D13450">
        <w:rPr>
          <w:rFonts w:cs="Arial"/>
          <w:i/>
          <w:iCs/>
          <w:color w:val="000000" w:themeColor="text1"/>
        </w:rPr>
        <w:t xml:space="preserve"> </w:t>
      </w:r>
      <w:r w:rsidR="00015DCC" w:rsidRPr="00D13450">
        <w:rPr>
          <w:rFonts w:cs="Arial"/>
          <w:color w:val="000000" w:themeColor="text1"/>
        </w:rPr>
        <w:t>2020</w:t>
      </w:r>
      <w:r w:rsidR="002C59B6" w:rsidRPr="002C59B6">
        <w:rPr>
          <w:rFonts w:ascii="Aptos" w:hAnsi="Aptos"/>
        </w:rPr>
        <w:t>)</w:t>
      </w:r>
      <w:r w:rsidR="002C59B6">
        <w:fldChar w:fldCharType="end"/>
      </w:r>
      <w:r>
        <w:t>.</w:t>
      </w:r>
      <w:r w:rsidR="002C59B6">
        <w:t xml:space="preserve"> </w:t>
      </w:r>
      <w:r>
        <w:t>The current results further highlight those concerns by indicating that performance on the related lures reflects a mixture of three separate processes, not all of which may be dependent on DG-based pattern separation. We believe that the current confidence</w:t>
      </w:r>
      <w:r w:rsidR="00F80E01">
        <w:t>-</w:t>
      </w:r>
      <w:r>
        <w:t>based approach</w:t>
      </w:r>
      <w:r w:rsidR="00F80E01">
        <w:t>,</w:t>
      </w:r>
      <w:r>
        <w:t xml:space="preserve"> taken along with the MST task</w:t>
      </w:r>
      <w:r w:rsidR="00F80E01">
        <w:t>,</w:t>
      </w:r>
      <w:r>
        <w:t xml:space="preserve"> has considerable promise in providing measures that may provide more direct </w:t>
      </w:r>
      <w:r w:rsidR="00F80E01">
        <w:t xml:space="preserve">indices </w:t>
      </w:r>
      <w:r>
        <w:t xml:space="preserve">of the processes thought to be critically dependent on the DG. </w:t>
      </w:r>
      <w:r w:rsidR="009D5E14">
        <w:t>For example, this approach could be used to unpack the differences between groups and conditions in similar lure paradigms, such that we can see precisely where the differences lie: in false recollection, false familiarity, and/or recollection rejection.</w:t>
      </w:r>
      <w:r>
        <w:t xml:space="preserve"> </w:t>
      </w:r>
    </w:p>
    <w:p w14:paraId="35EF7C76" w14:textId="3E862E6F" w:rsidR="0073141C" w:rsidRDefault="0073141C" w:rsidP="001D6972">
      <w:pPr>
        <w:ind w:firstLine="720"/>
        <w:rPr>
          <w:ins w:id="21" w:author="Andrew P Yonelinas [2]" w:date="2025-10-03T11:06:00Z" w16du:dateUtc="2025-10-03T18:06:00Z"/>
        </w:rPr>
      </w:pPr>
      <w:ins w:id="22" w:author="Andrew P Yonelinas" w:date="2025-10-08T10:27:00Z" w16du:dateUtc="2025-10-08T17:27:00Z">
        <w:r w:rsidRPr="0073141C">
          <w:t xml:space="preserve">What are the implications of the current results for prior MST studies that have used a three-response procedure (i.e., respond ‘old’, ‘similar’ or ‘new’) rather than the 6-response confidence rating procedure that was used in the studies that we examined here? Many prior studies have examined the proportion of ‘similar’ responses to similar lures </w:t>
        </w:r>
        <w:proofErr w:type="gramStart"/>
        <w:r w:rsidRPr="0073141C">
          <w:t>in order to</w:t>
        </w:r>
        <w:proofErr w:type="gramEnd"/>
        <w:r w:rsidRPr="0073141C">
          <w:t xml:space="preserve"> assess successful hippocampal pattern separation (i.e., subjects should respond ‘similar’ to an item if they had formed a memory of sufficient detail that they could distinguish it from the similar lure). The current results suggest that performance on similar lures reflects the operation of three underlying processes (i.e., recollection rejection, false familiarity and false recollection). Thus, some of the ‘similar’ responses would be expected to arise because subjects used recollection to determine that the item was not identical to the studied item (i.e., recollection rejection). </w:t>
        </w:r>
        <w:proofErr w:type="gramStart"/>
        <w:r w:rsidRPr="0073141C">
          <w:t>This,</w:t>
        </w:r>
        <w:proofErr w:type="gramEnd"/>
        <w:r w:rsidRPr="0073141C">
          <w:t xml:space="preserve"> presumably requires that the hippocampus had encoded a memory for the item was sufficiently distinct for the similar lure to be rejected (i.e., pattern separation had occurred). However, in addition, some of the ‘similar’ responses would be expected to reflect false familiarity (e.g., the item should receive a ‘similar’ response if it is more familiar than an entirely new item but less familiar than a studied item). Presumably these responses would not depend critically on hippocampal pattern separation, and so an examination of the ‘similar’ responses would tend to overestimate the role of hippocampal pattern separation. For this reason, we argue that if the goal is to assess the role of hippocampal pattern separation, then including confidence judgements would allow one to more clearly separate responses based on that process from other memory processes (i.e., items that receive a ‘similar’ response and are relate receive a high confidence new response).</w:t>
        </w:r>
      </w:ins>
    </w:p>
    <w:p w14:paraId="09ABF167" w14:textId="1D95A2C3" w:rsidR="00D13450" w:rsidRPr="0073141C" w:rsidRDefault="00D13450" w:rsidP="00D13450">
      <w:pPr>
        <w:ind w:firstLine="720"/>
        <w:rPr>
          <w:color w:val="000000" w:themeColor="text1"/>
        </w:rPr>
      </w:pPr>
      <w:bookmarkStart w:id="23" w:name="_Hlk204421750"/>
      <w:r w:rsidRPr="0073141C">
        <w:rPr>
          <w:color w:val="000000" w:themeColor="text1"/>
        </w:rPr>
        <w:t xml:space="preserve">The current approach may also be important in furthering our understanding of </w:t>
      </w:r>
      <w:proofErr w:type="gramStart"/>
      <w:r w:rsidRPr="0073141C">
        <w:rPr>
          <w:color w:val="000000" w:themeColor="text1"/>
        </w:rPr>
        <w:t>the  neural</w:t>
      </w:r>
      <w:proofErr w:type="gramEnd"/>
      <w:r w:rsidRPr="0073141C">
        <w:rPr>
          <w:color w:val="000000" w:themeColor="text1"/>
        </w:rPr>
        <w:t xml:space="preserve"> mechanisms underlying memory for similar lures. One of the studies that we examined (Kim &amp; Cabeza, 2007) used fMRI with the DRM paradigm and found a dissociation between accuracy/confidence and brain regions, such that high-confidence accurate recognition elicited greater hippocampal activity than high-confidence false recognition, whereas high-confidence false recognition elicited greater activity in a frontoparietal network. This pattern was interpreted as reflecting neural activity underlying recollection and familiarity, respectively. Our ROC analysis of the confidence data from that study is consistent with the claim that the responses to similar lures were based on false familiarity rather than false recollection in the sense that estimates of false familiarity were above chance in that study (d’= 0.53), whereas false recollection of the related lures was effectively zero. In addition, high-confidence correct rejections also elicited MTL activity, possibly reflecting recollection rejection, which is consistent with the above zero estimates of recollection rejection (.10). Future neuroimaging and lesion studies using these paradigms with confidence may further elucidate the relationship between these processes, the medial temporal lobes, and larger scale networks.</w:t>
      </w:r>
    </w:p>
    <w:bookmarkEnd w:id="23"/>
    <w:p w14:paraId="4B56BAEB" w14:textId="6BC71312" w:rsidR="00740F19" w:rsidRDefault="00740F19" w:rsidP="008944A0"/>
    <w:p w14:paraId="76FC7608" w14:textId="64958B31" w:rsidR="00EA7A48" w:rsidRPr="00F246CA" w:rsidRDefault="00DC445B" w:rsidP="008944A0">
      <w:pPr>
        <w:rPr>
          <w:b/>
          <w:bCs/>
        </w:rPr>
      </w:pPr>
      <w:r w:rsidRPr="0027402B">
        <w:rPr>
          <w:b/>
          <w:bCs/>
        </w:rPr>
        <w:t>5. Conclusions</w:t>
      </w:r>
      <w:r w:rsidR="00CE64AC">
        <w:rPr>
          <w:b/>
          <w:bCs/>
        </w:rPr>
        <w:t>, limitations</w:t>
      </w:r>
      <w:r w:rsidR="000C2944">
        <w:rPr>
          <w:b/>
          <w:bCs/>
        </w:rPr>
        <w:t>,</w:t>
      </w:r>
      <w:r w:rsidR="00CE64AC">
        <w:rPr>
          <w:b/>
          <w:bCs/>
        </w:rPr>
        <w:t xml:space="preserve"> and future directions</w:t>
      </w:r>
      <w:r w:rsidR="00B11D94">
        <w:rPr>
          <w:b/>
          <w:bCs/>
        </w:rPr>
        <w:t>.</w:t>
      </w:r>
    </w:p>
    <w:p w14:paraId="5A028564" w14:textId="2DDD6D1B" w:rsidR="000E7901" w:rsidRDefault="00C117E8" w:rsidP="000F3C4E">
      <w:pPr>
        <w:ind w:firstLine="720"/>
      </w:pPr>
      <w:r>
        <w:t xml:space="preserve">A growing body of </w:t>
      </w:r>
      <w:r w:rsidR="00776941">
        <w:t xml:space="preserve">literature </w:t>
      </w:r>
      <w:r w:rsidR="00785F61">
        <w:t xml:space="preserve">using </w:t>
      </w:r>
      <w:r>
        <w:t xml:space="preserve">paradigms </w:t>
      </w:r>
      <w:r w:rsidR="00A01A84">
        <w:t>such as the PDP, DRM</w:t>
      </w:r>
      <w:r w:rsidR="007D22A5">
        <w:t>,</w:t>
      </w:r>
      <w:r w:rsidR="00A01A84">
        <w:t xml:space="preserve"> and MST that </w:t>
      </w:r>
      <w:r>
        <w:t>examin</w:t>
      </w:r>
      <w:r w:rsidR="00A01A84">
        <w:t>e</w:t>
      </w:r>
      <w:r>
        <w:t xml:space="preserve"> our ability to discriminate between similar episodes </w:t>
      </w:r>
      <w:r w:rsidR="003B1A4F">
        <w:t>ha</w:t>
      </w:r>
      <w:r w:rsidR="00A01A84">
        <w:t>ve</w:t>
      </w:r>
      <w:r w:rsidR="003B1A4F">
        <w:t xml:space="preserve"> </w:t>
      </w:r>
      <w:r>
        <w:t>provide</w:t>
      </w:r>
      <w:r w:rsidR="003B1A4F">
        <w:t>d</w:t>
      </w:r>
      <w:r>
        <w:t xml:space="preserve"> </w:t>
      </w:r>
      <w:r w:rsidR="003B1A4F">
        <w:t xml:space="preserve">rich </w:t>
      </w:r>
      <w:r>
        <w:t>insights into the processes underlying episodic recognition</w:t>
      </w:r>
      <w:r w:rsidR="003B1A4F">
        <w:t xml:space="preserve"> - </w:t>
      </w:r>
      <w:r>
        <w:t>clarifying the differences between recollection and familiarity</w:t>
      </w:r>
      <w:r w:rsidR="00CA0B96">
        <w:t>-</w:t>
      </w:r>
      <w:r>
        <w:t xml:space="preserve">based memory judgments, </w:t>
      </w:r>
      <w:r w:rsidR="003B1A4F">
        <w:t xml:space="preserve">characterizing conditions that lead to true and false memories, and linking performance to the processes of </w:t>
      </w:r>
      <w:r w:rsidR="000C2944">
        <w:t xml:space="preserve">hippocampal </w:t>
      </w:r>
      <w:r w:rsidR="003B1A4F">
        <w:t>pattern separation and pattern completion. Although these literature</w:t>
      </w:r>
      <w:r w:rsidR="00A01A84">
        <w:t>s</w:t>
      </w:r>
      <w:r w:rsidR="003B1A4F">
        <w:t xml:space="preserve"> have been largely isolated, and</w:t>
      </w:r>
      <w:r w:rsidR="0024444D">
        <w:t>,</w:t>
      </w:r>
      <w:r w:rsidR="003B1A4F">
        <w:t xml:space="preserve"> on the </w:t>
      </w:r>
      <w:r w:rsidR="00CA0B96">
        <w:t>surface,</w:t>
      </w:r>
      <w:r w:rsidR="003B1A4F">
        <w:t xml:space="preserve"> appear to be addressing fundamentally different questions, o</w:t>
      </w:r>
      <w:r w:rsidR="00801048">
        <w:t>ur</w:t>
      </w:r>
      <w:r w:rsidR="00D9662B">
        <w:t xml:space="preserve"> </w:t>
      </w:r>
      <w:r>
        <w:t xml:space="preserve">analysis suggests that </w:t>
      </w:r>
      <w:r w:rsidR="00A01A84">
        <w:t xml:space="preserve">they can all be understood as </w:t>
      </w:r>
      <w:r w:rsidR="00801048">
        <w:t>reflect</w:t>
      </w:r>
      <w:r w:rsidR="00A01A84">
        <w:t>ing</w:t>
      </w:r>
      <w:r w:rsidR="00801048">
        <w:t xml:space="preserve"> the contribution of three separable memory processes: </w:t>
      </w:r>
      <w:r w:rsidR="00D664BB">
        <w:t>false</w:t>
      </w:r>
      <w:r w:rsidR="000F2F20">
        <w:t xml:space="preserve"> </w:t>
      </w:r>
      <w:r w:rsidR="00D664BB">
        <w:t xml:space="preserve">recollection, </w:t>
      </w:r>
      <w:r w:rsidR="00D30AE7">
        <w:t>false</w:t>
      </w:r>
      <w:r w:rsidR="000F2F20">
        <w:t xml:space="preserve"> </w:t>
      </w:r>
      <w:r w:rsidR="00D30AE7">
        <w:t>familiarity</w:t>
      </w:r>
      <w:r w:rsidR="00122ECC">
        <w:t>,</w:t>
      </w:r>
      <w:r w:rsidR="005D3628">
        <w:t xml:space="preserve"> and recollection rejection</w:t>
      </w:r>
      <w:r w:rsidR="00801048">
        <w:t xml:space="preserve">. </w:t>
      </w:r>
      <w:r w:rsidR="00A01A84">
        <w:t>We presented a</w:t>
      </w:r>
      <w:r w:rsidR="00D13450">
        <w:t xml:space="preserve"> </w:t>
      </w:r>
      <w:r w:rsidR="000C2944">
        <w:t>parsimonious three</w:t>
      </w:r>
      <w:r w:rsidR="00A01A84">
        <w:t xml:space="preserve">-component model that specifies how memory for lures should vary with response confidence and found that it was in good agreement with published data </w:t>
      </w:r>
      <w:r w:rsidR="00CA0B96">
        <w:t>in</w:t>
      </w:r>
      <w:r w:rsidR="00A01A84">
        <w:t xml:space="preserve"> all three paradigms. </w:t>
      </w:r>
      <w:r w:rsidR="00CE64AC">
        <w:t>The model builds on well</w:t>
      </w:r>
      <w:r w:rsidR="004E479E">
        <w:t>-</w:t>
      </w:r>
      <w:r w:rsidR="00CE64AC">
        <w:t>established signal detection principles, and the theoretical insights provided by the existing PDP, DRM</w:t>
      </w:r>
      <w:r w:rsidR="000C2944">
        <w:t>,</w:t>
      </w:r>
      <w:r w:rsidR="00CE64AC">
        <w:t xml:space="preserve"> and MST literatures. </w:t>
      </w:r>
      <w:r w:rsidR="00CA0B96">
        <w:t xml:space="preserve">The results indicated that all three processes contributed to each of these </w:t>
      </w:r>
      <w:r w:rsidR="00CE64AC">
        <w:t xml:space="preserve">major </w:t>
      </w:r>
      <w:r w:rsidR="00CA0B96">
        <w:t xml:space="preserve">memory paradigms and showed that these processes were functionally dissociable </w:t>
      </w:r>
      <w:r w:rsidR="00D13450">
        <w:t xml:space="preserve">in the sense that </w:t>
      </w:r>
      <w:r w:rsidR="00CA0B96">
        <w:t xml:space="preserve">they were sensitive </w:t>
      </w:r>
      <w:r w:rsidR="007D22A5">
        <w:t xml:space="preserve">to </w:t>
      </w:r>
      <w:r w:rsidR="00CA0B96">
        <w:t xml:space="preserve">different experimental manipulations. </w:t>
      </w:r>
      <w:r w:rsidR="00D2717F">
        <w:t>Importantly, the new approach</w:t>
      </w:r>
      <w:r w:rsidR="00740F19">
        <w:t xml:space="preserve"> overcomes limitations of earlier approaches </w:t>
      </w:r>
      <w:r w:rsidR="0058033D">
        <w:t xml:space="preserve">and </w:t>
      </w:r>
      <w:r w:rsidR="006A000D">
        <w:t xml:space="preserve">creates </w:t>
      </w:r>
      <w:r w:rsidR="0058033D">
        <w:t>a way of bridging those different literatures</w:t>
      </w:r>
      <w:r w:rsidR="00D2717F">
        <w:t xml:space="preserve"> by revealing that they can all be understood as reflecting the same unde</w:t>
      </w:r>
      <w:r w:rsidR="000E7901">
        <w:t xml:space="preserve">rlying </w:t>
      </w:r>
      <w:r w:rsidR="00D2717F">
        <w:t xml:space="preserve">set of episodic memory processes. </w:t>
      </w:r>
    </w:p>
    <w:p w14:paraId="0D2B786A" w14:textId="7F19676B" w:rsidR="00D13450" w:rsidRPr="009C392C" w:rsidRDefault="00D13450" w:rsidP="00D13450">
      <w:pPr>
        <w:ind w:firstLine="720"/>
        <w:rPr>
          <w:color w:val="FF0000"/>
        </w:rPr>
      </w:pPr>
      <w:r w:rsidRPr="00721ABC">
        <w:rPr>
          <w:color w:val="000000" w:themeColor="text1"/>
        </w:rPr>
        <w:t xml:space="preserve">We argue that this approach provides a substantial step toward developing a unified memory theory of similar events, which will be useful in guiding future research. Nonetheless, several limitations will need to be addressed in future studies. One </w:t>
      </w:r>
      <w:r w:rsidRPr="001631AA">
        <w:t xml:space="preserve">important goal will be to determine whether </w:t>
      </w:r>
      <w:r>
        <w:t xml:space="preserve">the proposed model can be applied to other empirical paradigms, such as tests examining subjective reports of </w:t>
      </w:r>
      <w:r w:rsidRPr="00EA14DB">
        <w:t>remember</w:t>
      </w:r>
      <w:r>
        <w:t xml:space="preserve">ing and knowing </w:t>
      </w:r>
      <w:r>
        <w:fldChar w:fldCharType="begin"/>
      </w:r>
      <w:r>
        <w:instrText xml:space="preserve"> ADDIN ZOTERO_ITEM CSL_CITATION {"citationID":"moq40oag","properties":{"formattedCitation":"(Tulving, 1985)","plainCitation":"(Tulving, 1985)","noteIndex":0},"citationItems":[{"id":9924,"uris":["http://zotero.org/users/1612621/items/GKSFP2BF"],"itemData":{"id":9924,"type":"article-journal","container-title":"Canadian Psychologist","DOI":"10.1037/h0080017","ISSN":"1878-7304, 0708-5591","issue":"1","journalAbbreviation":"Canadian Psychology / Psychologie canadienne","language":"en","page":"1-12","source":"DOI.org (Crossref)","title":"Memory and consciousness","volume":"26","author":[{"family":"Tulving","given":"Endel"}],"issued":{"date-parts":[["1985",1]]}}}],"schema":"https://github.com/citation-style-language/schema/raw/master/csl-citation.json"} </w:instrText>
      </w:r>
      <w:r>
        <w:fldChar w:fldCharType="separate"/>
      </w:r>
      <w:r w:rsidRPr="00311FD1">
        <w:rPr>
          <w:rFonts w:ascii="Aptos" w:hAnsi="Aptos"/>
        </w:rPr>
        <w:t>(Tulving, 1985)</w:t>
      </w:r>
      <w:r>
        <w:fldChar w:fldCharType="end"/>
      </w:r>
      <w:r>
        <w:t xml:space="preserve">, tests measuring the precision of recollected information </w:t>
      </w:r>
      <w:r>
        <w:fldChar w:fldCharType="begin"/>
      </w:r>
      <w:r>
        <w:instrText xml:space="preserve"> ADDIN ZOTERO_ITEM CSL_CITATION {"citationID":"dsIxTfcD","properties":{"formattedCitation":"(Harlow &amp; Donaldson, 2013; W. Zhang &amp; Luck, 2008)","plainCitation":"(Harlow &amp; Donaldson, 2013; W. Zhang &amp; Luck, 2008)","noteIndex":0},"citationItems":[{"id":12567,"uris":["http://zotero.org/groups/5871744/items/NVXSK48J"],"itemData":{"id":12567,"type":"article-journal","abstract":"Episodic recollection supports conscious retrieval of past events. It is unknown why recollected memories are often vivid, but at other times we struggle to remember. Such experiences might reflect a recollection threshold: Either the threshold is exceeded and information is retrieved, or recollection fails completely. Alternatively, retrieval failure could reflect weak memory: Recollection could behave as a continuous signal, always yielding some variable degree of information. Here we reconcile these views, using a novel source memory task that measures retrieval accuracy directly. We show that recollection is thresholded, such that retrieval sometimes simply fails. Our technique clarifies a fundamental property of memory and allows responses to be accurately measured, without recourse to subjective introspection. These findings raise new questions about how successful retrieval is determined and why it declines with age and disease.","container-title":"Psychonomic Bulletin &amp; Review","DOI":"10.3758/s13423-012-0340-9","ISSN":"1069-9384, 1531-5320","issue":"2","journalAbbreviation":"Psychon Bull Rev","language":"en","license":"http://www.springer.com/tdm","page":"318-325","source":"DOI.org (Crossref)","title":"Source accuracy data reveal the thresholded nature of human episodic memory","volume":"20","author":[{"family":"Harlow","given":"Iain M."},{"family":"Donaldson","given":"David I."}],"issued":{"date-parts":[["2013",4]]}}},{"id":12569,"uris":["http://zotero.org/groups/5871744/items/QDCSF8IV"],"itemData":{"id":12569,"type":"article-journal","container-title":"Nature","DOI":"10.1038/nature06860","ISSN":"0028-0836, 1476-4687","issue":"7192","journalAbbreviation":"Nature","language":"en","license":"http://www.springer.com/tdm","page":"233-235","source":"DOI.org (Crossref)","title":"Discrete fixed-resolution representations in visual working memory","volume":"453","author":[{"family":"Zhang","given":"Weiwei"},{"family":"Luck","given":"Steven J."}],"issued":{"date-parts":[["2008",5]]}}}],"schema":"https://github.com/citation-style-language/schema/raw/master/csl-citation.json"} </w:instrText>
      </w:r>
      <w:r>
        <w:fldChar w:fldCharType="separate"/>
      </w:r>
      <w:r w:rsidRPr="00311FD1">
        <w:rPr>
          <w:rFonts w:ascii="Aptos" w:hAnsi="Aptos"/>
        </w:rPr>
        <w:t>(Harlow &amp; Donaldson, 2013; W. Zhang &amp; Luck, 2008)</w:t>
      </w:r>
      <w:r>
        <w:fldChar w:fldCharType="end"/>
      </w:r>
      <w:r>
        <w:t xml:space="preserve">, tests of eyewitness identification </w:t>
      </w:r>
      <w:r>
        <w:fldChar w:fldCharType="begin"/>
      </w:r>
      <w:r>
        <w:instrText xml:space="preserve"> ADDIN ZOTERO_ITEM CSL_CITATION {"citationID":"ImbTMxo8","properties":{"formattedCitation":"(Brewer &amp; Wells, 2011)","plainCitation":"(Brewer &amp; Wells, 2011)","noteIndex":0},"citationItems":[{"id":12571,"uris":["http://zotero.org/groups/5871744/items/88PHKXAH"],"itemData":{"id":12571,"type":"article-journal","abstract":"Eyewitness identifications play an important role in many police investigations and courtroom decisions. Identification decision accuracy is shaped not only by the quality of a witness’s memory but also by social-influence variables. Some variables can be categorized as general impairments, whereas others produce biases against a specific suspect. We review some of the key variables in each category and consider postidentification indicators of identification accuracy. Finally, we highlight what we think are some of the major directions for future research. These include addressing some of the significant limitations of past research, examining variables that are not directly related to memory or social influence, and developing some radical new directions for identification tests.","container-title":"Current Directions in Psychological Science","DOI":"10.1177/0963721410389169","ISSN":"0963-7214, 1467-8721","issue":"1","journalAbbreviation":"Curr Dir Psychol Sci","language":"en","page":"24-27","source":"DOI.org (Crossref)","title":"Eyewitness identification","volume":"20","author":[{"family":"Brewer","given":"Neil"},{"family":"Wells","given":"Gary L."}],"issued":{"date-parts":[["2011",2]]}}}],"schema":"https://github.com/citation-style-language/schema/raw/master/csl-citation.json"} </w:instrText>
      </w:r>
      <w:r>
        <w:fldChar w:fldCharType="separate"/>
      </w:r>
      <w:r w:rsidRPr="00311FD1">
        <w:rPr>
          <w:rFonts w:ascii="Aptos" w:hAnsi="Aptos"/>
        </w:rPr>
        <w:t>(Brewer &amp; Wells, 2011)</w:t>
      </w:r>
      <w:r>
        <w:fldChar w:fldCharType="end"/>
      </w:r>
      <w:r>
        <w:t xml:space="preserve">, or misinformation effects </w:t>
      </w:r>
      <w:r>
        <w:fldChar w:fldCharType="begin"/>
      </w:r>
      <w:r>
        <w:instrText xml:space="preserve"> ADDIN ZOTERO_ITEM CSL_CITATION {"citationID":"vJY6Y831","properties":{"formattedCitation":"(Loftus &amp; Klemfuss, 2024)","plainCitation":"(Loftus &amp; Klemfuss, 2024)","noteIndex":0},"citationItems":[{"id":12573,"uris":["http://zotero.org/groups/5871744/items/Z85I9F5H"],"itemData":{"id":12573,"type":"article-journal","abstract":"Decades of research have provided clear support for the misinformation e</w:instrText>
      </w:r>
      <w:r>
        <w:rPr>
          <w:rFonts w:ascii="Cambria Math" w:hAnsi="Cambria Math" w:cs="Cambria Math"/>
        </w:rPr>
        <w:instrText>ﬀ</w:instrText>
      </w:r>
      <w:r>
        <w:instrText>ect. Exposure to misinformation after an event takes place puts memory accuracy at risk. Experts have long warned of the dangers of this phenomenon in legal contexts (e.g. for eyewitness memory) and new concerns about misinformation and its pervasiveness have arisen in recent years in the context of ‘fake news’. We need new approaches to combat misinformation and prevent its potential far-reaching consequences in real-world contexts with major implications for societal issues such as legal justice, community health, and politics. Here we brieﬂy review the misinformation e</w:instrText>
      </w:r>
      <w:r>
        <w:rPr>
          <w:rFonts w:ascii="Cambria Math" w:hAnsi="Cambria Math" w:cs="Cambria Math"/>
        </w:rPr>
        <w:instrText>ﬀ</w:instrText>
      </w:r>
      <w:r>
        <w:instrText xml:space="preserve">ect and call for an expansion of the small body of literature on means to prevent and correct misinformation. We end by discussing the new challenges technology and social media pose to memory and knowledge accuracy and propose new research directions to combat this changing landscape of misinformation delivery.","container-title":"Psychology, Crime &amp; Law","DOI":"10.1080/1068316X.2023.2219813","ISSN":"1068-316X, 1477-2744","issue":"4","journalAbbreviation":"Psychology, Crime &amp; Law","language":"en","page":"312-318","source":"DOI.org (Crossref)","title":"Misinformation – past, present, and future","volume":"30","author":[{"family":"Loftus","given":"Elizabeth F."},{"family":"Klemfuss","given":"J. Zoe"}],"issued":{"date-parts":[["2024"]]}}}],"schema":"https://github.com/citation-style-language/schema/raw/master/csl-citation.json"} </w:instrText>
      </w:r>
      <w:r>
        <w:fldChar w:fldCharType="separate"/>
      </w:r>
      <w:r w:rsidRPr="00E23012">
        <w:rPr>
          <w:rFonts w:ascii="Aptos" w:hAnsi="Aptos"/>
        </w:rPr>
        <w:t>(Loftus &amp; Klemfuss, 2024)</w:t>
      </w:r>
      <w:r>
        <w:fldChar w:fldCharType="end"/>
      </w:r>
      <w:r>
        <w:t xml:space="preserve"> including corrections of false news (</w:t>
      </w:r>
      <w:proofErr w:type="spellStart"/>
      <w:r>
        <w:t>Wahlheim</w:t>
      </w:r>
      <w:proofErr w:type="spellEnd"/>
      <w:r>
        <w:t xml:space="preserve"> et al., 2025). We suspect that false recollection, false familiarity, and recollection rejection play important roles in a wide variety of situations, and so future studies designed to separate these three processes promise to provide deeper insights into these related literatures. </w:t>
      </w:r>
    </w:p>
    <w:p w14:paraId="2A982796" w14:textId="2FC856FA" w:rsidR="00970188" w:rsidRDefault="007E442F" w:rsidP="00891207">
      <w:pPr>
        <w:ind w:firstLine="720"/>
      </w:pPr>
      <w:r>
        <w:t xml:space="preserve">We also need to determine </w:t>
      </w:r>
      <w:r w:rsidR="000E7901">
        <w:t>h</w:t>
      </w:r>
      <w:r w:rsidR="00740F19">
        <w:t>ow the model parameters relate to those derived from alternative modelling approaches, such as multinomial models and multidimension signal detection models</w:t>
      </w:r>
      <w:r w:rsidR="00E23012">
        <w:t xml:space="preserve"> </w:t>
      </w:r>
      <w:r w:rsidR="00E23012">
        <w:fldChar w:fldCharType="begin"/>
      </w:r>
      <w:r w:rsidR="00E23012">
        <w:instrText xml:space="preserve"> ADDIN ZOTERO_ITEM CSL_CITATION {"citationID":"mRVzdYhW","properties":{"formattedCitation":"(Banks, 2000; Lee &amp; Stark, 2023; Rouder et al., 2008)","plainCitation":"(Banks, 2000; Lee &amp; Stark, 2023; Rouder et al., 2008)","noteIndex":0},"citationItems":[{"id":12575,"uris":["http://zotero.org/groups/5871744/items/NRBFAGTI"],"itemData":{"id":12575,"type":"article-journal","abstract":"Recognition memory, source memory, and exclusion performance are three important domains of study in memory, each with its own findings, its specific theoretical developments, and its separate research literature. It is proposed here that results from all three domains can be treated with a single analytic model. This article shows how to generate a comprehensive memory representation based on multidimensional signal detection theory and how to make predictions for each of these paradigms using decision axes drawn through the space. The detection model is simpler than the comparable multinomial model, it is more easily generalizable, and it does not make threshold assumptions. An experiment using the same memory set for all three tasks demonstrates the analysis and tests the model. The results show that some seemingly complex relations between the paradigms derive from an underlying simplicity of structure.","container-title":"Psychological Science","DOI":"10.1111/1467-9280.00254","ISSN":"0956-7976, 1467-9280","issue":"4","journalAbbreviation":"Psychol Sci","language":"en","license":"https://journals.sagepub.com/page/policies/text-and-data-mining-license","page":"267-273","source":"DOI.org (Crossref)","title":"Recognition and Source Memory as Multivariate Decision Processes","volume":"11","author":[{"family":"Banks","given":"William P."}],"issued":{"date-parts":[["2000",7]]}}},{"id":12577,"uris":["http://zotero.org/groups/5871744/items/YYMKIARC"],"itemData":{"id":12577,"type":"article-journal","abstract":"The Mnemonic Similarity Task (MST, Stark et al. in Neuropsychologia 51:2442–2449. https://doi.org/10.1016/j.neuropsychologia.2012.12.014) is a modified recognition memory task designed to place strong demand on pattern separation. The sensitivity and reliability of the MST make it an extremely valuable tool in clinical settings. We develop new cognitive models, based on the multinomial processing tree framework, for two versions of the MST. The models are implemented as generative probabilistic models and applied to behavioral data using Bayesian graphical modeling methods. We demonstrate how the combination of cognitive modeling and Bayesian methods allows for flexible and powerful inferences about performance on the MST. These demonstrations include latent-mixture extensions for identifying individual differences in decision strategies, and hierarchical extensions that measure fine-grained differences in the ability to detect lures. One key finding is that the availability of a “similar” response in the MST reduces individual differences in decision strategies and allows for more direct measurement of recognition memory.","container-title":"Behaviormetrika","DOI":"10.1007/s41237-023-00193-3","ISSN":"0385-7417, 1349-6964","issue":"2","journalAbbreviation":"Behaviormetrika","language":"en","page":"517-539","source":"DOI.org (Crossref)","title":"Bayesian modeling of the Mnemonic Similarity Task using multinomial processing trees","volume":"50","author":[{"family":"Lee","given":"Michael D."},{"family":"Stark","given":"Craig E. L."}],"issued":{"date-parts":[["2023",7]]}}},{"id":12579,"uris":["http://zotero.org/groups/5871744/items/WW9EPCGL"],"itemData":{"id":12579,"type":"article-journal","abstract":"In fitting the process-dissociation model (L. L. Jacoby, 1991) to observed data, researchers aggregate outcomes across participant, items, or both. T. Curran and D. L. Hintzman (1995) demonstrated how biases from aggregation may lead to artifactual support for the model. The authors develop a hierarchical process-dissociation model that does not require aggregation for analysis. Most importantly, the Curran and Hintzman critique does not hold for this model. Model analysis provides for support of process dissociation—selective influence holds, and there is a dissociation in correlation patterns among participants and items. Items that are better recollected also elicit higher automatic activation. There is no correlation, however, across participants; that is, participants with higher recollection have no increased tendency toward automatic activation. The critique of aggregation is not limited to process dissociation. Aggregation distorts analysis in many nonlinear models, including signal detection, multinomial processing tree models, and strength models. Hierarchical modeling serves as a general solution for accurately fitting these psychological-processing models to data.","container-title":"Journal of Experimental Psychology: General","DOI":"10.1037/0096-3445.137.2.370","ISSN":"1939-2222, 0096-3445","issue":"2","journalAbbreviation":"Journal of Experimental Psychology: General","language":"en","page":"370-389","source":"DOI.org (Crossref)","title":"A hierarchical process-dissociation model.","volume":"137","author":[{"family":"Rouder","given":"Jeffrey N."},{"family":"Lu","given":"Jun"},{"family":"Morey","given":"Richard D."},{"family":"Sun","given":"Dongchu"},{"family":"Speckman","given":"Paul L."}],"issued":{"date-parts":[["2008"]]}}}],"schema":"https://github.com/citation-style-language/schema/raw/master/csl-citation.json"} </w:instrText>
      </w:r>
      <w:r w:rsidR="00E23012">
        <w:fldChar w:fldCharType="separate"/>
      </w:r>
      <w:r w:rsidR="00E23012" w:rsidRPr="00E23012">
        <w:rPr>
          <w:rFonts w:ascii="Aptos" w:hAnsi="Aptos"/>
        </w:rPr>
        <w:t>(Banks, 2000; Lee &amp; Stark, 2023; Rouder et al., 2008)</w:t>
      </w:r>
      <w:r w:rsidR="00E23012">
        <w:fldChar w:fldCharType="end"/>
      </w:r>
      <w:r>
        <w:t>.</w:t>
      </w:r>
      <w:r w:rsidR="00E23012">
        <w:t xml:space="preserve"> </w:t>
      </w:r>
      <w:r w:rsidR="00715015">
        <w:t xml:space="preserve">These types of models have been </w:t>
      </w:r>
      <w:r w:rsidR="000F3C4E">
        <w:t>used in conjunction with each</w:t>
      </w:r>
      <w:r w:rsidR="00B11D94">
        <w:t xml:space="preserve"> </w:t>
      </w:r>
      <w:r w:rsidR="000F3C4E">
        <w:t xml:space="preserve">of these three </w:t>
      </w:r>
      <w:r>
        <w:t>similar lure</w:t>
      </w:r>
      <w:r w:rsidR="000F3C4E">
        <w:t xml:space="preserve"> paradigms, but </w:t>
      </w:r>
      <w:r w:rsidR="00715015">
        <w:t xml:space="preserve">whether they can </w:t>
      </w:r>
      <w:r w:rsidR="000F3C4E">
        <w:t>be suc</w:t>
      </w:r>
      <w:r w:rsidR="00B11D94">
        <w:t>c</w:t>
      </w:r>
      <w:r w:rsidR="000F3C4E">
        <w:t xml:space="preserve">essfully applied to </w:t>
      </w:r>
      <w:r w:rsidR="009E1CAE">
        <w:t xml:space="preserve">the current </w:t>
      </w:r>
      <w:r w:rsidR="00715015">
        <w:t xml:space="preserve">ROC results is not yet clear. A related </w:t>
      </w:r>
      <w:r w:rsidR="000F3C4E">
        <w:t xml:space="preserve">theoretical </w:t>
      </w:r>
      <w:r w:rsidR="00715015">
        <w:t xml:space="preserve">issue is whether </w:t>
      </w:r>
      <w:r w:rsidR="00740F19">
        <w:t xml:space="preserve">there may be conditions under which recollection supports low-confidence responses </w:t>
      </w:r>
      <w:r w:rsidR="00E23012">
        <w:fldChar w:fldCharType="begin"/>
      </w:r>
      <w:r w:rsidR="002A2873">
        <w:instrText xml:space="preserve"> ADDIN ZOTERO_ITEM CSL_CITATION {"citationID":"JjuXWz8X","properties":{"formattedCitation":"(Sherman et al., 2003a)","plainCitation":"(Sherman et al., 2003a)","noteIndex":0},"citationItems":[{"id":12533,"uris":["http://zotero.org/groups/5493213/items/DM6A33HI"],"itemData":{"id":12533,"type":"article-journal","container-title":"Behavioral Neuroscience","DOI":"10.1037/0735-7044.117.3.526","ISSN":"1939-0084, 0735-7044","issue":"3","journalAbbreviation":"Behavioral Neuroscience","language":"en","page":"526-539","source":"DOI.org (Crossref)","title":"Scopolamine impairs human recognition memory: Data and modeling.","title-short":"Scopolamine impairs human recognition memory","volume":"117","author":[{"family":"Sherman","given":"Seth J."},{"family":"Atri","given":"Alireza"},{"family":"Hasselmo","given":"Michael E."},{"family":"Stern","given":"Chantal E."},{"family":"Howard","given":"Marc W."}],"issued":{"date-parts":[["2003"]]}}}],"schema":"https://github.com/citation-style-language/schema/raw/master/csl-citation.json"} </w:instrText>
      </w:r>
      <w:r w:rsidR="00E23012">
        <w:fldChar w:fldCharType="separate"/>
      </w:r>
      <w:r w:rsidR="002A2873" w:rsidRPr="002A2873">
        <w:rPr>
          <w:rFonts w:ascii="Aptos" w:hAnsi="Aptos"/>
        </w:rPr>
        <w:t>(Sherman et al., 2003a)</w:t>
      </w:r>
      <w:r w:rsidR="00E23012">
        <w:fldChar w:fldCharType="end"/>
      </w:r>
      <w:r w:rsidR="00715015">
        <w:t xml:space="preserve">, in which </w:t>
      </w:r>
      <w:r w:rsidR="00740F19">
        <w:t xml:space="preserve">case it may be necessary to include additional distributional assumptions about recollective strength. </w:t>
      </w:r>
    </w:p>
    <w:p w14:paraId="6E8CE30B" w14:textId="77777777" w:rsidR="00D13450" w:rsidRPr="00163452" w:rsidRDefault="00D13450" w:rsidP="00D13450">
      <w:pPr>
        <w:ind w:firstLine="720"/>
        <w:rPr>
          <w:color w:val="000000" w:themeColor="text1"/>
        </w:rPr>
      </w:pPr>
      <w:r w:rsidRPr="00163452">
        <w:rPr>
          <w:color w:val="000000" w:themeColor="text1"/>
        </w:rPr>
        <w:t xml:space="preserve">We also need additional studies that directly contrast the effects of different types of stimuli (e.g., words, objects, scenes, and narratives), different types of lure similarity (e.g., lures that are perceptually, conceptually, or contextually similar), and different populations (e.g., older adults, adults with MCI, etc.) because all three factors are likely to affect performance. For example, older adults do poorer than young adults when lures are perceptually </w:t>
      </w:r>
      <w:proofErr w:type="gramStart"/>
      <w:r w:rsidRPr="00163452">
        <w:rPr>
          <w:color w:val="000000" w:themeColor="text1"/>
        </w:rPr>
        <w:t>similar to</w:t>
      </w:r>
      <w:proofErr w:type="gramEnd"/>
      <w:r w:rsidRPr="00163452">
        <w:rPr>
          <w:color w:val="000000" w:themeColor="text1"/>
        </w:rPr>
        <w:t xml:space="preserve"> studied items, but they are much less impaired when the materials are complex scenes (</w:t>
      </w:r>
      <w:proofErr w:type="spellStart"/>
      <w:r w:rsidRPr="00163452">
        <w:rPr>
          <w:color w:val="000000" w:themeColor="text1"/>
        </w:rPr>
        <w:t>Güsten</w:t>
      </w:r>
      <w:proofErr w:type="spellEnd"/>
      <w:r w:rsidRPr="00163452">
        <w:rPr>
          <w:color w:val="000000" w:themeColor="text1"/>
        </w:rPr>
        <w:t xml:space="preserve"> </w:t>
      </w:r>
      <w:proofErr w:type="gramStart"/>
      <w:r w:rsidRPr="00163452">
        <w:rPr>
          <w:color w:val="000000" w:themeColor="text1"/>
        </w:rPr>
        <w:t>et al.,,</w:t>
      </w:r>
      <w:proofErr w:type="gramEnd"/>
      <w:r w:rsidRPr="00163452">
        <w:rPr>
          <w:color w:val="000000" w:themeColor="text1"/>
        </w:rPr>
        <w:t xml:space="preserve"> 2021) or when they involve changes in narrative event details (</w:t>
      </w:r>
      <w:proofErr w:type="spellStart"/>
      <w:r w:rsidRPr="00163452">
        <w:rPr>
          <w:color w:val="000000" w:themeColor="text1"/>
        </w:rPr>
        <w:t>Delarazan</w:t>
      </w:r>
      <w:proofErr w:type="spellEnd"/>
      <w:r w:rsidRPr="00163452">
        <w:rPr>
          <w:color w:val="000000" w:themeColor="text1"/>
        </w:rPr>
        <w:t xml:space="preserve">, Ranganath, &amp; Reagh, 2023). By including measures of confidence and assessing the underlying processes, future studies could help explain why age-related deficits are more pronounced under certain conditions. </w:t>
      </w:r>
    </w:p>
    <w:p w14:paraId="50E0D939" w14:textId="5B02104A" w:rsidR="00492247" w:rsidRPr="00163452" w:rsidRDefault="00D13450" w:rsidP="00D13450">
      <w:pPr>
        <w:ind w:firstLine="720"/>
        <w:rPr>
          <w:color w:val="000000" w:themeColor="text1"/>
        </w:rPr>
      </w:pPr>
      <w:r w:rsidRPr="00163452">
        <w:rPr>
          <w:color w:val="000000" w:themeColor="text1"/>
        </w:rPr>
        <w:t xml:space="preserve">Moreover, the MST results examined here suggested that aging is associated with the disruption of recollection but not familiarity (at least for object stimuli). However, these age-related recollection deficits were found to occur for two different reasons: Older adults are more likely to falsely recollect similar lures, and they are less likely to use recollection rejection to avoid false alarms. It will be important to determine whether these effects are observed with other types of stimuli and test procedures, and whether the deficits in recollection and recollection rejection reflect one or more distinct neural mechanisms. For example, age-related hippocampal atrophy may be associated with greater false recollection, whereas age-related deficits in recollection rejection may be due to diminished frontally mediated executive function and monitoring processes (Dennis et al., 2022; Kramer et al., 2005). In addition, although these kinds of age-related memory deficits can sometimes be ameliorated using behavioral training and pharmacological interventions (Bakker et al., 2012; Hampstead et al., 2020; Jennings &amp; Jacoby, 2003; </w:t>
      </w:r>
      <w:proofErr w:type="spellStart"/>
      <w:r w:rsidRPr="00163452">
        <w:rPr>
          <w:color w:val="000000" w:themeColor="text1"/>
        </w:rPr>
        <w:t>Verhaeghen</w:t>
      </w:r>
      <w:proofErr w:type="spellEnd"/>
      <w:r w:rsidRPr="00163452">
        <w:rPr>
          <w:color w:val="000000" w:themeColor="text1"/>
        </w:rPr>
        <w:t xml:space="preserve"> et al., 1992), it is unknown which processes are affected. Thus, using the current approach to determine which of these processes are disrupted may allow us to tailor remediation strategies and/or pharmacological treatments to more effectively target a person’s specific episodic memory problems.</w:t>
      </w:r>
      <w:bookmarkStart w:id="24" w:name="_Hlk204422729"/>
    </w:p>
    <w:bookmarkEnd w:id="24"/>
    <w:p w14:paraId="0D5A4ACA" w14:textId="45E34A0A" w:rsidR="007C022E" w:rsidRDefault="00E03168" w:rsidP="00D205E3">
      <w:pPr>
        <w:ind w:firstLine="720"/>
        <w:sectPr w:rsidR="007C022E" w:rsidSect="00DA068F">
          <w:pgSz w:w="12240" w:h="15840"/>
          <w:pgMar w:top="1440" w:right="1440" w:bottom="1440" w:left="1440" w:header="720" w:footer="720" w:gutter="0"/>
          <w:cols w:space="720"/>
          <w:docGrid w:linePitch="360"/>
        </w:sectPr>
      </w:pPr>
      <w:r w:rsidRPr="00E03168">
        <w:t xml:space="preserve">In sum, </w:t>
      </w:r>
      <w:r w:rsidR="00E23012">
        <w:t>many p</w:t>
      </w:r>
      <w:r w:rsidR="002876D4">
        <w:t xml:space="preserve">aradigms have been </w:t>
      </w:r>
      <w:r w:rsidR="00942C1E">
        <w:t xml:space="preserve">developed to assess the processes underlying recognition for </w:t>
      </w:r>
      <w:r w:rsidR="00A06DE0">
        <w:t xml:space="preserve">similar </w:t>
      </w:r>
      <w:r w:rsidR="00942C1E">
        <w:t xml:space="preserve">lures, but they have </w:t>
      </w:r>
      <w:r w:rsidR="00F73F32">
        <w:t xml:space="preserve">only </w:t>
      </w:r>
      <w:r w:rsidR="00942C1E">
        <w:t>focused on</w:t>
      </w:r>
      <w:r w:rsidR="00F73F32">
        <w:t xml:space="preserve"> </w:t>
      </w:r>
      <w:r w:rsidR="00942C1E">
        <w:t xml:space="preserve">subsets of the processes underlying performance. </w:t>
      </w:r>
      <w:r w:rsidR="00F73F32">
        <w:t>However, we propose that t</w:t>
      </w:r>
      <w:r w:rsidR="00942C1E">
        <w:t xml:space="preserve">he results from </w:t>
      </w:r>
      <w:proofErr w:type="gramStart"/>
      <w:r w:rsidR="00942C1E">
        <w:t>all of</w:t>
      </w:r>
      <w:proofErr w:type="gramEnd"/>
      <w:r w:rsidR="00942C1E">
        <w:t xml:space="preserve"> these paradigms</w:t>
      </w:r>
      <w:r w:rsidR="00F73F32">
        <w:t xml:space="preserve"> </w:t>
      </w:r>
      <w:r w:rsidR="00942C1E">
        <w:t xml:space="preserve">can be understood as reflecting </w:t>
      </w:r>
      <w:r w:rsidR="00942C1E" w:rsidRPr="00E03168">
        <w:t xml:space="preserve">the combined effects of false recollection, false familiarity, and recollection rejection. </w:t>
      </w:r>
      <w:r w:rsidR="00656FA8">
        <w:t>These</w:t>
      </w:r>
      <w:r w:rsidR="00921F89">
        <w:t xml:space="preserve"> three</w:t>
      </w:r>
      <w:r w:rsidR="00656FA8">
        <w:t xml:space="preserve"> processes can</w:t>
      </w:r>
      <w:r w:rsidR="007D22A5">
        <w:t xml:space="preserve"> be</w:t>
      </w:r>
      <w:r w:rsidR="00656FA8">
        <w:t xml:space="preserve"> measured by </w:t>
      </w:r>
      <w:r w:rsidRPr="00E03168">
        <w:t>including an old-new confidence scale in</w:t>
      </w:r>
      <w:r w:rsidR="00F73F32">
        <w:t xml:space="preserve"> </w:t>
      </w:r>
      <w:r w:rsidRPr="00E03168">
        <w:t xml:space="preserve">each </w:t>
      </w:r>
      <w:r w:rsidR="00942C1E">
        <w:t>of these existing paradi</w:t>
      </w:r>
      <w:r w:rsidR="00C177E5">
        <w:t>gms</w:t>
      </w:r>
      <w:r w:rsidR="00942C1E">
        <w:t xml:space="preserve"> </w:t>
      </w:r>
      <w:r w:rsidRPr="00E03168">
        <w:t xml:space="preserve">and using </w:t>
      </w:r>
      <w:r w:rsidR="00C177E5">
        <w:t xml:space="preserve">a mixture signal detection </w:t>
      </w:r>
      <w:r w:rsidR="009202B2">
        <w:t xml:space="preserve">model </w:t>
      </w:r>
      <w:r w:rsidRPr="00E03168">
        <w:t xml:space="preserve">to </w:t>
      </w:r>
      <w:r w:rsidR="00891207">
        <w:t xml:space="preserve">examine </w:t>
      </w:r>
      <w:r w:rsidRPr="00E03168">
        <w:t xml:space="preserve">these </w:t>
      </w:r>
      <w:r w:rsidR="00891207">
        <w:t xml:space="preserve">episodic memory </w:t>
      </w:r>
      <w:r w:rsidRPr="00E03168">
        <w:t>processes.</w:t>
      </w:r>
      <w:r w:rsidR="00740F19" w:rsidRPr="00740F19">
        <w:t xml:space="preserve"> </w:t>
      </w:r>
      <w:r w:rsidR="00A06DE0">
        <w:t>We think that a</w:t>
      </w:r>
      <w:r w:rsidR="00252C0D">
        <w:t xml:space="preserve">n elephant </w:t>
      </w:r>
      <w:r w:rsidR="00A06DE0">
        <w:t>is</w:t>
      </w:r>
      <w:r w:rsidR="00252C0D">
        <w:t xml:space="preserve"> emerging.</w:t>
      </w:r>
    </w:p>
    <w:p w14:paraId="5C7D2A30" w14:textId="2ED147D8" w:rsidR="00D205E3" w:rsidRPr="00D13450" w:rsidRDefault="007C022E" w:rsidP="00D13450">
      <w:pPr>
        <w:ind w:firstLine="720"/>
        <w:jc w:val="center"/>
        <w:rPr>
          <w:b/>
          <w:bCs/>
        </w:rPr>
      </w:pPr>
      <w:r>
        <w:rPr>
          <w:b/>
          <w:bCs/>
        </w:rPr>
        <w:t>Appendix</w:t>
      </w:r>
    </w:p>
    <w:p w14:paraId="511BAA01" w14:textId="2E275DCE" w:rsidR="00D37B43" w:rsidRDefault="007C022E" w:rsidP="00D205E3">
      <w:pPr>
        <w:ind w:firstLine="720"/>
      </w:pPr>
      <w:r w:rsidRPr="00D37B43">
        <w:rPr>
          <w:noProof/>
        </w:rPr>
        <w:drawing>
          <wp:inline distT="0" distB="0" distL="0" distR="0" wp14:anchorId="374671F1" wp14:editId="5FC499DB">
            <wp:extent cx="3498112" cy="4621918"/>
            <wp:effectExtent l="0" t="0" r="7620" b="7620"/>
            <wp:docPr id="20463062"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0156" name="Picture 1" descr="A collage of graphs&#10;&#10;AI-generated content may be incorrect."/>
                    <pic:cNvPicPr/>
                  </pic:nvPicPr>
                  <pic:blipFill>
                    <a:blip r:embed="rId27"/>
                    <a:stretch>
                      <a:fillRect/>
                    </a:stretch>
                  </pic:blipFill>
                  <pic:spPr>
                    <a:xfrm>
                      <a:off x="0" y="0"/>
                      <a:ext cx="3524864" cy="4657264"/>
                    </a:xfrm>
                    <a:prstGeom prst="rect">
                      <a:avLst/>
                    </a:prstGeom>
                  </pic:spPr>
                </pic:pic>
              </a:graphicData>
            </a:graphic>
          </wp:inline>
        </w:drawing>
      </w:r>
    </w:p>
    <w:p w14:paraId="0C884161" w14:textId="77777777" w:rsidR="00D37B43" w:rsidRDefault="00D37B43" w:rsidP="00D37B43"/>
    <w:p w14:paraId="183947FF" w14:textId="7D9F4F06" w:rsidR="00D37B43" w:rsidRDefault="00D37B43" w:rsidP="00D37B43">
      <w:pPr>
        <w:sectPr w:rsidR="00D37B43" w:rsidSect="00DA068F">
          <w:pgSz w:w="12240" w:h="15840"/>
          <w:pgMar w:top="1440" w:right="1440" w:bottom="1440" w:left="1440" w:header="720" w:footer="720" w:gutter="0"/>
          <w:cols w:space="720"/>
          <w:docGrid w:linePitch="360"/>
        </w:sectPr>
      </w:pPr>
      <w:r w:rsidRPr="00D37B43">
        <w:t>Figure 1. A) Observed ROCs and model fits in studies using the process dissociation procedure. Results are presented from studies using plurality tests in which the lures were plurality reversed (Rotello et al., 2000); source tests in which the lures were from a nontarget study list (Yonelinas, 1994); object orientation tests in which lures were studied objects but from a different spatial orientation (Lampinen et al., 2006); and associative tests in which lures were rearranged word pairs (Rotello et al., 2000). B) Observed ROCs and model fits in studies using the DRM paradigm in which the lures were associated with multiple studied items that were encoded under transcranial stimulation and sham stimulation conditions  (</w:t>
      </w:r>
      <w:proofErr w:type="spellStart"/>
      <w:r w:rsidRPr="00D37B43">
        <w:t>Freihs</w:t>
      </w:r>
      <w:proofErr w:type="spellEnd"/>
      <w:r w:rsidRPr="00D37B43">
        <w:t xml:space="preserve"> et al., 2021 - anodal and cathodal condition ROCs were similar to the sham and so only the sham ROC is shown); for negative and neutral words (</w:t>
      </w:r>
      <w:proofErr w:type="spellStart"/>
      <w:r w:rsidRPr="00D37B43">
        <w:t>Yüvrük</w:t>
      </w:r>
      <w:proofErr w:type="spellEnd"/>
      <w:r w:rsidRPr="00D37B43">
        <w:t xml:space="preserve"> &amp; </w:t>
      </w:r>
      <w:proofErr w:type="spellStart"/>
      <w:r w:rsidRPr="00D37B43">
        <w:t>Kapucu</w:t>
      </w:r>
      <w:proofErr w:type="spellEnd"/>
      <w:r w:rsidRPr="00D37B43">
        <w:t>, 2000 - positive words were not different from neutral so are not shown); during fMRI scanning (Kim &amp; Cabeza, 2007); and for lures that were strongly and weakly related to study items (Gatti, Rinaldi, Mazzoni &amp; Vecchi, 2024).   C) Observed ROCs and model fits in studies using the MST paradigm, in young and older adults (Stark et al., 2015, Exp 4 – note that results from a second ‘gist’ condition were not examined because subjects were told to treat both old and lure items as old); in college aged subjects (Szollosi, 2020), and for items studied 1 or 3 times (</w:t>
      </w:r>
      <w:proofErr w:type="spellStart"/>
      <w:r w:rsidRPr="00D37B43">
        <w:t>Loiotile</w:t>
      </w:r>
      <w:proofErr w:type="spellEnd"/>
      <w:r w:rsidRPr="00D37B43">
        <w:t>, 2015).</w:t>
      </w:r>
    </w:p>
    <w:p w14:paraId="6E9F775F" w14:textId="460315CB" w:rsidR="00BA1DBE" w:rsidRDefault="00D205E3" w:rsidP="00D205E3">
      <w:pPr>
        <w:jc w:val="center"/>
        <w:rPr>
          <w:b/>
          <w:bCs/>
        </w:rPr>
      </w:pPr>
      <w:r>
        <w:rPr>
          <w:b/>
          <w:bCs/>
        </w:rPr>
        <w:t>References</w:t>
      </w:r>
    </w:p>
    <w:p w14:paraId="534A88FA" w14:textId="77777777" w:rsidR="00D205E3" w:rsidRDefault="00D205E3" w:rsidP="00D205E3">
      <w:pPr>
        <w:jc w:val="center"/>
        <w:rPr>
          <w:b/>
          <w:bCs/>
        </w:rPr>
      </w:pPr>
    </w:p>
    <w:p w14:paraId="0B53E0B3" w14:textId="77777777" w:rsidR="00BC33B9" w:rsidRDefault="00D205E3" w:rsidP="00BC33B9">
      <w:pPr>
        <w:pStyle w:val="Bibliography"/>
      </w:pPr>
      <w:r>
        <w:rPr>
          <w:b/>
          <w:bCs/>
        </w:rPr>
        <w:fldChar w:fldCharType="begin"/>
      </w:r>
      <w:r w:rsidR="00A03FA5">
        <w:rPr>
          <w:b/>
          <w:bCs/>
        </w:rPr>
        <w:instrText xml:space="preserve"> ADDIN ZOTERO_BIBL {"uncited":[],"omitted":[],"custom":[]} CSL_BIBLIOGRAPHY </w:instrText>
      </w:r>
      <w:r>
        <w:rPr>
          <w:b/>
          <w:bCs/>
        </w:rPr>
        <w:fldChar w:fldCharType="separate"/>
      </w:r>
      <w:r w:rsidR="00BC33B9">
        <w:t xml:space="preserve">Abichou, K., La Corte, V., Bellegarde, A., Nicolas, S., &amp; Piolino, P. (2022). How rich are false memories in a naturalistic context in healthy aging? </w:t>
      </w:r>
      <w:r w:rsidR="00BC33B9">
        <w:rPr>
          <w:i/>
          <w:iCs/>
        </w:rPr>
        <w:t>Memory</w:t>
      </w:r>
      <w:r w:rsidR="00BC33B9">
        <w:t xml:space="preserve">, </w:t>
      </w:r>
      <w:r w:rsidR="00BC33B9">
        <w:rPr>
          <w:i/>
          <w:iCs/>
        </w:rPr>
        <w:t>30</w:t>
      </w:r>
      <w:r w:rsidR="00BC33B9">
        <w:t>(3), 262–278. https://doi.org/10.1080/09658211.2021.2006717</w:t>
      </w:r>
    </w:p>
    <w:p w14:paraId="2BDFDBCA" w14:textId="77777777" w:rsidR="00BC33B9" w:rsidRDefault="00BC33B9" w:rsidP="00BC33B9">
      <w:pPr>
        <w:pStyle w:val="Bibliography"/>
      </w:pPr>
      <w:r>
        <w:t xml:space="preserve">Bakker, A., Krauss, G. L., Albert, M. S., Speck, C. L., Jones, L. R., Stark, C. E., Yassa, M. A., Bassett, S. S., Shelton, A. L., &amp; Gallagher, M. (2012). Reduction of hippocampal hyperactivity improves cognition in amnestic mild cognitive impairment. </w:t>
      </w:r>
      <w:r>
        <w:rPr>
          <w:i/>
          <w:iCs/>
        </w:rPr>
        <w:t>Neuron</w:t>
      </w:r>
      <w:r>
        <w:t xml:space="preserve">, </w:t>
      </w:r>
      <w:r>
        <w:rPr>
          <w:i/>
          <w:iCs/>
        </w:rPr>
        <w:t>74</w:t>
      </w:r>
      <w:r>
        <w:t>(3), 467–474. https://doi.org/10.1016/j.neuron.2012.03.023</w:t>
      </w:r>
    </w:p>
    <w:p w14:paraId="45FFA707" w14:textId="77777777" w:rsidR="00BC33B9" w:rsidRDefault="00BC33B9" w:rsidP="00BC33B9">
      <w:pPr>
        <w:pStyle w:val="Bibliography"/>
      </w:pPr>
      <w:r>
        <w:t xml:space="preserve">Banks, W. P. (2000). Recognition and Source Memory as Multivariate Decision Processes. </w:t>
      </w:r>
      <w:r>
        <w:rPr>
          <w:i/>
          <w:iCs/>
        </w:rPr>
        <w:t>Psychological Science</w:t>
      </w:r>
      <w:r>
        <w:t xml:space="preserve">, </w:t>
      </w:r>
      <w:r>
        <w:rPr>
          <w:i/>
          <w:iCs/>
        </w:rPr>
        <w:t>11</w:t>
      </w:r>
      <w:r>
        <w:t>(4), 267–273. https://doi.org/10.1111/1467-9280.00254</w:t>
      </w:r>
    </w:p>
    <w:p w14:paraId="7BB79ECA" w14:textId="77777777" w:rsidR="00BC33B9" w:rsidRDefault="00BC33B9" w:rsidP="00BC33B9">
      <w:pPr>
        <w:pStyle w:val="Bibliography"/>
      </w:pPr>
      <w:r>
        <w:t xml:space="preserve">Brewer, N., &amp; Wells, G. L. (2011). Eyewitness identification. </w:t>
      </w:r>
      <w:r>
        <w:rPr>
          <w:i/>
          <w:iCs/>
        </w:rPr>
        <w:t>Current Directions in Psychological Science</w:t>
      </w:r>
      <w:r>
        <w:t xml:space="preserve">, </w:t>
      </w:r>
      <w:r>
        <w:rPr>
          <w:i/>
          <w:iCs/>
        </w:rPr>
        <w:t>20</w:t>
      </w:r>
      <w:r>
        <w:t>(1), 24–27. https://doi.org/10.1177/0963721410389169</w:t>
      </w:r>
    </w:p>
    <w:p w14:paraId="4E53B720" w14:textId="77777777" w:rsidR="00BC33B9" w:rsidRDefault="00BC33B9" w:rsidP="00BC33B9">
      <w:pPr>
        <w:pStyle w:val="Bibliography"/>
      </w:pPr>
      <w:r>
        <w:t xml:space="preserve">de Chastelaine, M., Horne, E. D., Hou, M., &amp; Rugg, M. D. (2023). Relationships between age, fMRI correlates of familiarity and familiarity-based memory performance under single and dual task conditions. </w:t>
      </w:r>
      <w:r>
        <w:rPr>
          <w:i/>
          <w:iCs/>
        </w:rPr>
        <w:t>Neuropsychologia</w:t>
      </w:r>
      <w:r>
        <w:t xml:space="preserve">, </w:t>
      </w:r>
      <w:r>
        <w:rPr>
          <w:i/>
          <w:iCs/>
        </w:rPr>
        <w:t>189</w:t>
      </w:r>
      <w:r>
        <w:t>, 108670. https://doi.org/10.1016/j.neuropsychologia.2023.108670</w:t>
      </w:r>
    </w:p>
    <w:p w14:paraId="7CA51752" w14:textId="77777777" w:rsidR="00BC33B9" w:rsidRDefault="00BC33B9" w:rsidP="00BC33B9">
      <w:pPr>
        <w:pStyle w:val="Bibliography"/>
      </w:pPr>
      <w:r>
        <w:t xml:space="preserve">Děchtěrenko, F., Lukavský, J., &amp; Štipl, J. (2021). False memories for scenes using the DRM paradigm. </w:t>
      </w:r>
      <w:r>
        <w:rPr>
          <w:i/>
          <w:iCs/>
        </w:rPr>
        <w:t>Vision Research</w:t>
      </w:r>
      <w:r>
        <w:t xml:space="preserve">, </w:t>
      </w:r>
      <w:r>
        <w:rPr>
          <w:i/>
          <w:iCs/>
        </w:rPr>
        <w:t>178</w:t>
      </w:r>
      <w:r>
        <w:t>, 48–59. https://doi.org/10.1016/j.visres.2020.09.009</w:t>
      </w:r>
    </w:p>
    <w:p w14:paraId="647C96AE" w14:textId="77777777" w:rsidR="00BC33B9" w:rsidRDefault="00BC33B9" w:rsidP="00BC33B9">
      <w:pPr>
        <w:pStyle w:val="Bibliography"/>
      </w:pPr>
      <w:r>
        <w:t xml:space="preserve">Dennis, N. A., Overman, A. A., Carpenter, C. M., &amp; Gerver, C. R. (2022). Understanding associative false memories in aging using multivariate analyses. </w:t>
      </w:r>
      <w:r>
        <w:rPr>
          <w:i/>
          <w:iCs/>
        </w:rPr>
        <w:t>Aging, Neuropsychology, and Cognition</w:t>
      </w:r>
      <w:r>
        <w:t xml:space="preserve">, </w:t>
      </w:r>
      <w:r>
        <w:rPr>
          <w:i/>
          <w:iCs/>
        </w:rPr>
        <w:t>29</w:t>
      </w:r>
      <w:r>
        <w:t>(3), 500–525. https://doi.org/10.1080/13825585.2022.2037500</w:t>
      </w:r>
    </w:p>
    <w:p w14:paraId="1AAD6EA6" w14:textId="77777777" w:rsidR="00BC33B9" w:rsidRDefault="00BC33B9" w:rsidP="00BC33B9">
      <w:pPr>
        <w:pStyle w:val="Bibliography"/>
      </w:pPr>
      <w:r>
        <w:t xml:space="preserve">Devitt, A. L., &amp; Schacter, D. L. (2016). False memories with age: Neural and cognitive underpinnings. </w:t>
      </w:r>
      <w:r>
        <w:rPr>
          <w:i/>
          <w:iCs/>
        </w:rPr>
        <w:t>Neuropsychologia</w:t>
      </w:r>
      <w:r>
        <w:t xml:space="preserve">, </w:t>
      </w:r>
      <w:r>
        <w:rPr>
          <w:i/>
          <w:iCs/>
        </w:rPr>
        <w:t>91</w:t>
      </w:r>
      <w:r>
        <w:t>, 346–359. https://doi.org/10.1016/j.neuropsychologia.2016.08.030</w:t>
      </w:r>
    </w:p>
    <w:p w14:paraId="0A7A9D31" w14:textId="77777777" w:rsidR="00BC33B9" w:rsidRDefault="00BC33B9" w:rsidP="00BC33B9">
      <w:pPr>
        <w:pStyle w:val="Bibliography"/>
      </w:pPr>
      <w:r>
        <w:t xml:space="preserve">Diana, R. A., Reder, L. M., Arndt, J., &amp; Park, H. (2006). Models of recognition: A review of arguments in favor of a dual-process account. </w:t>
      </w:r>
      <w:r>
        <w:rPr>
          <w:i/>
          <w:iCs/>
        </w:rPr>
        <w:t>Psychonomic Bulletin &amp; Review</w:t>
      </w:r>
      <w:r>
        <w:t xml:space="preserve">, </w:t>
      </w:r>
      <w:r>
        <w:rPr>
          <w:i/>
          <w:iCs/>
        </w:rPr>
        <w:t>13</w:t>
      </w:r>
      <w:r>
        <w:t>(1), 1–21. https://doi.org/10.3758/BF03193807</w:t>
      </w:r>
    </w:p>
    <w:p w14:paraId="1CED0DD6" w14:textId="77777777" w:rsidR="00BC33B9" w:rsidRDefault="00BC33B9" w:rsidP="00BC33B9">
      <w:pPr>
        <w:pStyle w:val="Bibliography"/>
      </w:pPr>
      <w:r>
        <w:t xml:space="preserve">Dobbins, I. G. (2015). Forecasting versus fitting, dissociating versus describing: Celebrating Larry Jacoby’s methodological approach to understanding recognition. In D. S. Lindsay, C. M. Kelley, A. P. Yonelinas, &amp; H. L. Roediger (Eds.), </w:t>
      </w:r>
      <w:r>
        <w:rPr>
          <w:i/>
          <w:iCs/>
        </w:rPr>
        <w:t>Remembering: Attributions, processes, and control in human memory</w:t>
      </w:r>
      <w:r>
        <w:t xml:space="preserve"> (pp. 112–132). Psychology Press.</w:t>
      </w:r>
    </w:p>
    <w:p w14:paraId="4D388496" w14:textId="77777777" w:rsidR="00BC33B9" w:rsidRDefault="00BC33B9" w:rsidP="00BC33B9">
      <w:pPr>
        <w:pStyle w:val="Bibliography"/>
      </w:pPr>
      <w:r>
        <w:t xml:space="preserve">Duarte, A., Henson, R. N., &amp; Graham, K. S. (2008). The effects of aging on the neural correlates of subjective and objective recollection. </w:t>
      </w:r>
      <w:r>
        <w:rPr>
          <w:i/>
          <w:iCs/>
        </w:rPr>
        <w:t>Cerebral Cortex</w:t>
      </w:r>
      <w:r>
        <w:t xml:space="preserve">, </w:t>
      </w:r>
      <w:r>
        <w:rPr>
          <w:i/>
          <w:iCs/>
        </w:rPr>
        <w:t>18</w:t>
      </w:r>
      <w:r>
        <w:t>(9), 2169–2180. https://doi.org/10.1093/cercor/bhm243</w:t>
      </w:r>
    </w:p>
    <w:p w14:paraId="0C435107" w14:textId="77777777" w:rsidR="00BC33B9" w:rsidRDefault="00BC33B9" w:rsidP="00BC33B9">
      <w:pPr>
        <w:pStyle w:val="Bibliography"/>
      </w:pPr>
      <w:r>
        <w:t xml:space="preserve">Elfman, K. W., Parks, C. M., &amp; Yonelinas, A. P. (2008). Testing a neurocomputational model of recollection, familiarity, and source recognition. </w:t>
      </w:r>
      <w:r>
        <w:rPr>
          <w:i/>
          <w:iCs/>
        </w:rPr>
        <w:t>Journal of Experimental Psychology: Learning, Memory, and Cognition</w:t>
      </w:r>
      <w:r>
        <w:t xml:space="preserve">, </w:t>
      </w:r>
      <w:r>
        <w:rPr>
          <w:i/>
          <w:iCs/>
        </w:rPr>
        <w:t>34</w:t>
      </w:r>
      <w:r>
        <w:t>(4), 752–768. https://doi.org/10.1037/0278-7393.34.4.752</w:t>
      </w:r>
    </w:p>
    <w:p w14:paraId="0D88278D" w14:textId="77777777" w:rsidR="00BC33B9" w:rsidRDefault="00BC33B9" w:rsidP="00BC33B9">
      <w:pPr>
        <w:pStyle w:val="Bibliography"/>
      </w:pPr>
      <w:r>
        <w:t xml:space="preserve">Friehs, M. A., Greene, C., &amp; Pastötter, B. (2021). Transcranial direct current stimulation over the left anterior temporal lobe during memory retrieval differentially affects true and false recognition in the DRM task. </w:t>
      </w:r>
      <w:r>
        <w:rPr>
          <w:i/>
          <w:iCs/>
        </w:rPr>
        <w:t>European Journal of Neuroscience</w:t>
      </w:r>
      <w:r>
        <w:t xml:space="preserve">, </w:t>
      </w:r>
      <w:r>
        <w:rPr>
          <w:i/>
          <w:iCs/>
        </w:rPr>
        <w:t>54</w:t>
      </w:r>
      <w:r>
        <w:t>(2), 4609–4620. https://doi.org/10.1111/ejn.15337</w:t>
      </w:r>
    </w:p>
    <w:p w14:paraId="3B6213EE" w14:textId="77777777" w:rsidR="00BC33B9" w:rsidRDefault="00BC33B9" w:rsidP="00BC33B9">
      <w:pPr>
        <w:pStyle w:val="Bibliography"/>
      </w:pPr>
      <w:r>
        <w:t xml:space="preserve">Gallo, D. A. (2010). False memories and fantastic beliefs: 15 years of the DRM illusion. </w:t>
      </w:r>
      <w:r>
        <w:rPr>
          <w:i/>
          <w:iCs/>
        </w:rPr>
        <w:t>Memory &amp; Cognition</w:t>
      </w:r>
      <w:r>
        <w:t xml:space="preserve">, </w:t>
      </w:r>
      <w:r>
        <w:rPr>
          <w:i/>
          <w:iCs/>
        </w:rPr>
        <w:t>38</w:t>
      </w:r>
      <w:r>
        <w:t>(7), 833–848. https://doi.org/10.3758/MC.38.7.833</w:t>
      </w:r>
    </w:p>
    <w:p w14:paraId="3CA364C8" w14:textId="77777777" w:rsidR="00BC33B9" w:rsidRDefault="00BC33B9" w:rsidP="00BC33B9">
      <w:pPr>
        <w:pStyle w:val="Bibliography"/>
      </w:pPr>
      <w:r>
        <w:t xml:space="preserve">Gallo, D. A., Bell, D. M., Beier, J. S., &amp; Schacter, D. L. (2006). Two types of recollection-based monitoring in younger and older adults: Recall-to-reject and the distinctiveness heuristic. </w:t>
      </w:r>
      <w:r>
        <w:rPr>
          <w:i/>
          <w:iCs/>
        </w:rPr>
        <w:t>Memory</w:t>
      </w:r>
      <w:r>
        <w:t xml:space="preserve">, </w:t>
      </w:r>
      <w:r>
        <w:rPr>
          <w:i/>
          <w:iCs/>
        </w:rPr>
        <w:t>14</w:t>
      </w:r>
      <w:r>
        <w:t>(6), 730–741. https://doi.org/10.1080/09658210600648506</w:t>
      </w:r>
    </w:p>
    <w:p w14:paraId="635E25E5" w14:textId="77777777" w:rsidR="00BC33B9" w:rsidRDefault="00BC33B9" w:rsidP="00BC33B9">
      <w:pPr>
        <w:pStyle w:val="Bibliography"/>
      </w:pPr>
      <w:r>
        <w:t xml:space="preserve">Gatti, D., Rinaldi, L., Mazzoni, G., &amp; Vecchi, T. (2024). Semantic and episodic processes differently predict false memories in the DRM task. </w:t>
      </w:r>
      <w:r>
        <w:rPr>
          <w:i/>
          <w:iCs/>
        </w:rPr>
        <w:t>Scientific Reports</w:t>
      </w:r>
      <w:r>
        <w:t xml:space="preserve">, </w:t>
      </w:r>
      <w:r>
        <w:rPr>
          <w:i/>
          <w:iCs/>
        </w:rPr>
        <w:t>14</w:t>
      </w:r>
      <w:r>
        <w:t>(1), 256. https://doi.org/10.1038/s41598-023-50687-z</w:t>
      </w:r>
    </w:p>
    <w:p w14:paraId="2DE0A8D8" w14:textId="77777777" w:rsidR="00BC33B9" w:rsidRDefault="00BC33B9" w:rsidP="00BC33B9">
      <w:pPr>
        <w:pStyle w:val="Bibliography"/>
      </w:pPr>
      <w:r>
        <w:t xml:space="preserve">Guzowski, J. F., Knierim, J. J., &amp; Moser, E. I. (2004). Ensemble dynamics of hippocampal regions CA3 and CA1. </w:t>
      </w:r>
      <w:r>
        <w:rPr>
          <w:i/>
          <w:iCs/>
        </w:rPr>
        <w:t>Neuron</w:t>
      </w:r>
      <w:r>
        <w:t xml:space="preserve">, </w:t>
      </w:r>
      <w:r>
        <w:rPr>
          <w:i/>
          <w:iCs/>
        </w:rPr>
        <w:t>44</w:t>
      </w:r>
      <w:r>
        <w:t>(4), 581–584. https://doi.org/10.1016/j.neuron.2004.11.003</w:t>
      </w:r>
    </w:p>
    <w:p w14:paraId="1EBA3A77" w14:textId="77777777" w:rsidR="00BC33B9" w:rsidRDefault="00BC33B9" w:rsidP="00BC33B9">
      <w:pPr>
        <w:pStyle w:val="Bibliography"/>
      </w:pPr>
      <w:r>
        <w:t xml:space="preserve">Hampstead, B. M., Stringer, A. Y., Stilla, R. F., &amp; Sathian, K. (2020). Mnemonic strategy training increases neocortical activation in healthy older adults and patients with mild cognitive impairment. </w:t>
      </w:r>
      <w:r>
        <w:rPr>
          <w:i/>
          <w:iCs/>
        </w:rPr>
        <w:t>International Journal of Psychophysiology</w:t>
      </w:r>
      <w:r>
        <w:t xml:space="preserve">, </w:t>
      </w:r>
      <w:r>
        <w:rPr>
          <w:i/>
          <w:iCs/>
        </w:rPr>
        <w:t>154</w:t>
      </w:r>
      <w:r>
        <w:t>, 27–36. https://doi.org/10.1016/j.ijpsycho.2019.04.011</w:t>
      </w:r>
    </w:p>
    <w:p w14:paraId="6961B275" w14:textId="77777777" w:rsidR="00BC33B9" w:rsidRDefault="00BC33B9" w:rsidP="00BC33B9">
      <w:pPr>
        <w:pStyle w:val="Bibliography"/>
      </w:pPr>
      <w:r>
        <w:t xml:space="preserve">Harlow, I. M., &amp; Donaldson, D. I. (2013). Source accuracy data reveal the thresholded nature of human episodic memory. </w:t>
      </w:r>
      <w:r>
        <w:rPr>
          <w:i/>
          <w:iCs/>
        </w:rPr>
        <w:t>Psychonomic Bulletin &amp; Review</w:t>
      </w:r>
      <w:r>
        <w:t xml:space="preserve">, </w:t>
      </w:r>
      <w:r>
        <w:rPr>
          <w:i/>
          <w:iCs/>
        </w:rPr>
        <w:t>20</w:t>
      </w:r>
      <w:r>
        <w:t>(2), 318–325. https://doi.org/10.3758/s13423-012-0340-9</w:t>
      </w:r>
    </w:p>
    <w:p w14:paraId="64081A6D" w14:textId="77777777" w:rsidR="00BC33B9" w:rsidRDefault="00BC33B9" w:rsidP="00BC33B9">
      <w:pPr>
        <w:pStyle w:val="Bibliography"/>
      </w:pPr>
      <w:r>
        <w:t xml:space="preserve">Hintzman, D. L., &amp; Curran, T. (1994). Retrieval Dynamics of Recognition and Frequency Judgments: Evidence for Separate Processes of Familiarity and Recall. </w:t>
      </w:r>
      <w:r>
        <w:rPr>
          <w:i/>
          <w:iCs/>
        </w:rPr>
        <w:t>Journal of Memory and Language</w:t>
      </w:r>
      <w:r>
        <w:t xml:space="preserve">, </w:t>
      </w:r>
      <w:r>
        <w:rPr>
          <w:i/>
          <w:iCs/>
        </w:rPr>
        <w:t>33</w:t>
      </w:r>
      <w:r>
        <w:t>(1), 1–18. https://doi.org/10.1006/jmla.1994.1001</w:t>
      </w:r>
    </w:p>
    <w:p w14:paraId="25EAC554" w14:textId="77777777" w:rsidR="00BC33B9" w:rsidRDefault="00BC33B9" w:rsidP="00BC33B9">
      <w:pPr>
        <w:pStyle w:val="Bibliography"/>
      </w:pPr>
      <w:r>
        <w:t xml:space="preserve">Horner, A. J., Bisby, J. A., Bush, D., Lin, W.-J., &amp; Burgess, N. (2015). Evidence for holistic episodic recollection via hippocampal pattern completion. </w:t>
      </w:r>
      <w:r>
        <w:rPr>
          <w:i/>
          <w:iCs/>
        </w:rPr>
        <w:t>Nature Communications</w:t>
      </w:r>
      <w:r>
        <w:t xml:space="preserve">, </w:t>
      </w:r>
      <w:r>
        <w:rPr>
          <w:i/>
          <w:iCs/>
        </w:rPr>
        <w:t>6</w:t>
      </w:r>
      <w:r>
        <w:t>(1), 7462. https://doi.org/10.1038/ncomms8462</w:t>
      </w:r>
    </w:p>
    <w:p w14:paraId="3AA0F96A" w14:textId="77777777" w:rsidR="00BC33B9" w:rsidRDefault="00BC33B9" w:rsidP="00BC33B9">
      <w:pPr>
        <w:pStyle w:val="Bibliography"/>
      </w:pPr>
      <w:r>
        <w:t xml:space="preserve">Jacoby, L. L. (1991a). A process dissociation framework: Separating automatic from intentional uses of memory. </w:t>
      </w:r>
      <w:r>
        <w:rPr>
          <w:i/>
          <w:iCs/>
        </w:rPr>
        <w:t>Journal of Memory and Language</w:t>
      </w:r>
      <w:r>
        <w:t xml:space="preserve">, </w:t>
      </w:r>
      <w:r>
        <w:rPr>
          <w:i/>
          <w:iCs/>
        </w:rPr>
        <w:t>30</w:t>
      </w:r>
      <w:r>
        <w:t>(5), 513–541. https://doi.org/10.1016/0749-596X(91)90025-F</w:t>
      </w:r>
    </w:p>
    <w:p w14:paraId="4C8D1F70" w14:textId="77777777" w:rsidR="00BC33B9" w:rsidRDefault="00BC33B9" w:rsidP="00BC33B9">
      <w:pPr>
        <w:pStyle w:val="Bibliography"/>
      </w:pPr>
      <w:r>
        <w:t xml:space="preserve">Jacoby, L. L. (1991b). A process dissociation framework: Separating automatic from intentional uses of memory. </w:t>
      </w:r>
      <w:r>
        <w:rPr>
          <w:i/>
          <w:iCs/>
        </w:rPr>
        <w:t>Journal of Memory and Language</w:t>
      </w:r>
      <w:r>
        <w:t xml:space="preserve">, </w:t>
      </w:r>
      <w:r>
        <w:rPr>
          <w:i/>
          <w:iCs/>
        </w:rPr>
        <w:t>30</w:t>
      </w:r>
      <w:r>
        <w:t>(5), 513–541. https://doi.org/10.1016/0749-596X(91)90025-F</w:t>
      </w:r>
    </w:p>
    <w:p w14:paraId="5CFBF3E9" w14:textId="77777777" w:rsidR="00BC33B9" w:rsidRDefault="00BC33B9" w:rsidP="00BC33B9">
      <w:pPr>
        <w:pStyle w:val="Bibliography"/>
      </w:pPr>
      <w:r>
        <w:t xml:space="preserve">Jacoby, L. L. (1998). Invariance in automatic influences of memory: Toward a user’s guide for the process-dissociation procedure. </w:t>
      </w:r>
      <w:r>
        <w:rPr>
          <w:i/>
          <w:iCs/>
        </w:rPr>
        <w:t>Journal of Experimental Psychology: Learning, Memory, and Cognition</w:t>
      </w:r>
      <w:r>
        <w:t xml:space="preserve">, </w:t>
      </w:r>
      <w:r>
        <w:rPr>
          <w:i/>
          <w:iCs/>
        </w:rPr>
        <w:t>24</w:t>
      </w:r>
      <w:r>
        <w:t>(1), 3–26.</w:t>
      </w:r>
    </w:p>
    <w:p w14:paraId="48C924E2" w14:textId="77777777" w:rsidR="00BC33B9" w:rsidRDefault="00BC33B9" w:rsidP="00BC33B9">
      <w:pPr>
        <w:pStyle w:val="Bibliography"/>
      </w:pPr>
      <w:r>
        <w:t xml:space="preserve">Jennings, J. M., &amp; Jacoby, L. L. (2003). Improving memory in older adults: Training recollection. </w:t>
      </w:r>
      <w:r>
        <w:rPr>
          <w:i/>
          <w:iCs/>
        </w:rPr>
        <w:t>Neuropsychological Rehabilitation</w:t>
      </w:r>
      <w:r>
        <w:t xml:space="preserve">, </w:t>
      </w:r>
      <w:r>
        <w:rPr>
          <w:i/>
          <w:iCs/>
        </w:rPr>
        <w:t>13</w:t>
      </w:r>
      <w:r>
        <w:t>(4), 417–440. https://doi.org/10.1080/09602010244000390</w:t>
      </w:r>
    </w:p>
    <w:p w14:paraId="6798D9E0" w14:textId="77777777" w:rsidR="00BC33B9" w:rsidRDefault="00BC33B9" w:rsidP="00BC33B9">
      <w:pPr>
        <w:pStyle w:val="Bibliography"/>
      </w:pPr>
      <w:r>
        <w:t xml:space="preserve">Kim, H., &amp; Cabeza, R. (2007). Trusting our memories: Dissociating the neural correlates of confidence in veridical versus illusory memories. </w:t>
      </w:r>
      <w:r>
        <w:rPr>
          <w:i/>
          <w:iCs/>
        </w:rPr>
        <w:t>The Journal of Neuroscience</w:t>
      </w:r>
      <w:r>
        <w:t xml:space="preserve">, </w:t>
      </w:r>
      <w:r>
        <w:rPr>
          <w:i/>
          <w:iCs/>
        </w:rPr>
        <w:t>27</w:t>
      </w:r>
      <w:r>
        <w:t>(45), 12190–12197. https://doi.org/10.1523/JNEUROSCI.3408-07.2007</w:t>
      </w:r>
    </w:p>
    <w:p w14:paraId="6DEB562A" w14:textId="77777777" w:rsidR="00BC33B9" w:rsidRDefault="00BC33B9" w:rsidP="00BC33B9">
      <w:pPr>
        <w:pStyle w:val="Bibliography"/>
      </w:pPr>
      <w:r>
        <w:t xml:space="preserve">Kim, J., &amp; Yassa, M. A. (2013). Assessing recollection and familiarity of similar lures in a behavioral pattern separation task. </w:t>
      </w:r>
      <w:r>
        <w:rPr>
          <w:i/>
          <w:iCs/>
        </w:rPr>
        <w:t>Hippocampus</w:t>
      </w:r>
      <w:r>
        <w:t xml:space="preserve">, </w:t>
      </w:r>
      <w:r>
        <w:rPr>
          <w:i/>
          <w:iCs/>
        </w:rPr>
        <w:t>23</w:t>
      </w:r>
      <w:r>
        <w:t>(4), 287–294. https://doi.org/10.1002/hipo.22087</w:t>
      </w:r>
    </w:p>
    <w:p w14:paraId="785589C2" w14:textId="77777777" w:rsidR="00BC33B9" w:rsidRDefault="00BC33B9" w:rsidP="00BC33B9">
      <w:pPr>
        <w:pStyle w:val="Bibliography"/>
      </w:pPr>
      <w:r>
        <w:t xml:space="preserve">Kirwan, C. B., &amp; Stark, C. E. L. (2007). Overcoming interference: An fMRI investigation of pattern separation in the medial temporal lobe. </w:t>
      </w:r>
      <w:r>
        <w:rPr>
          <w:i/>
          <w:iCs/>
        </w:rPr>
        <w:t>Learning &amp;amp; Memory</w:t>
      </w:r>
      <w:r>
        <w:t xml:space="preserve">, </w:t>
      </w:r>
      <w:r>
        <w:rPr>
          <w:i/>
          <w:iCs/>
        </w:rPr>
        <w:t>14</w:t>
      </w:r>
      <w:r>
        <w:t>(9), 625–633. https://doi.org/10.1101/lm.663507</w:t>
      </w:r>
    </w:p>
    <w:p w14:paraId="0492C51A" w14:textId="77777777" w:rsidR="00BC33B9" w:rsidRDefault="00BC33B9" w:rsidP="00BC33B9">
      <w:pPr>
        <w:pStyle w:val="Bibliography"/>
      </w:pPr>
      <w:r>
        <w:t xml:space="preserve">Koen, J. D., &amp; Yonelinas, A. P. (2014). The effects of healthy aging, amnestic mild cognitive impairment, and Alzheimer’s disease on recollection and familiarity: A meta-analytic review. </w:t>
      </w:r>
      <w:r>
        <w:rPr>
          <w:i/>
          <w:iCs/>
        </w:rPr>
        <w:t>Neuropsychology Review</w:t>
      </w:r>
      <w:r>
        <w:t xml:space="preserve">, </w:t>
      </w:r>
      <w:r>
        <w:rPr>
          <w:i/>
          <w:iCs/>
        </w:rPr>
        <w:t>24</w:t>
      </w:r>
      <w:r>
        <w:t>(3), 332–354. https://doi.org/10.1007/s11065-014-9266-5</w:t>
      </w:r>
    </w:p>
    <w:p w14:paraId="0DA02009" w14:textId="77777777" w:rsidR="00BC33B9" w:rsidRDefault="00BC33B9" w:rsidP="00BC33B9">
      <w:pPr>
        <w:pStyle w:val="Bibliography"/>
      </w:pPr>
      <w:r>
        <w:t xml:space="preserve">Köhler, S., &amp; Martin, C. B. (2020). Familiarity impairments after anterior temporal-lobe resection with hippocampal sparing: Lessons learned from case NB. </w:t>
      </w:r>
      <w:r>
        <w:rPr>
          <w:i/>
          <w:iCs/>
        </w:rPr>
        <w:t>Neuropsychologia</w:t>
      </w:r>
      <w:r>
        <w:t xml:space="preserve">, </w:t>
      </w:r>
      <w:r>
        <w:rPr>
          <w:i/>
          <w:iCs/>
        </w:rPr>
        <w:t>138</w:t>
      </w:r>
      <w:r>
        <w:t>, 107339. https://doi.org/10.1016/j.neuropsychologia.2020.107339</w:t>
      </w:r>
    </w:p>
    <w:p w14:paraId="52F9A57A" w14:textId="77777777" w:rsidR="00BC33B9" w:rsidRDefault="00BC33B9" w:rsidP="00BC33B9">
      <w:pPr>
        <w:pStyle w:val="Bibliography"/>
      </w:pPr>
      <w:r>
        <w:t xml:space="preserve">Kramer, J. H., Rosen, H. J., Du, A.-T., Schuff, N., Hollnagel, C., Weiner, M. W., Miller, B. L., &amp; Delis, D. C. (2005). Dissociations in hippocampal and frontal contributions to episodic memory performance. </w:t>
      </w:r>
      <w:r>
        <w:rPr>
          <w:i/>
          <w:iCs/>
        </w:rPr>
        <w:t>Neuropsychology</w:t>
      </w:r>
      <w:r>
        <w:t xml:space="preserve">, </w:t>
      </w:r>
      <w:r>
        <w:rPr>
          <w:i/>
          <w:iCs/>
        </w:rPr>
        <w:t>19</w:t>
      </w:r>
      <w:r>
        <w:t>(6), 799–805. https://doi.org/10.1037/0894-4105.19.6.799</w:t>
      </w:r>
    </w:p>
    <w:p w14:paraId="4E4E199A" w14:textId="77777777" w:rsidR="00BC33B9" w:rsidRDefault="00BC33B9" w:rsidP="00BC33B9">
      <w:pPr>
        <w:pStyle w:val="Bibliography"/>
      </w:pPr>
      <w:r>
        <w:t xml:space="preserve">Kunnari, A., Sundvall, J. R. I., &amp; Laakasuo, M. (2020). Challenges in process dissociation measures for moral cognition. </w:t>
      </w:r>
      <w:r>
        <w:rPr>
          <w:i/>
          <w:iCs/>
        </w:rPr>
        <w:t>Frontiers in Psychology</w:t>
      </w:r>
      <w:r>
        <w:t xml:space="preserve">, </w:t>
      </w:r>
      <w:r>
        <w:rPr>
          <w:i/>
          <w:iCs/>
        </w:rPr>
        <w:t>11</w:t>
      </w:r>
      <w:r>
        <w:t>, 559934. https://doi.org/10.3389/fpsyg.2020.559934</w:t>
      </w:r>
    </w:p>
    <w:p w14:paraId="25391272" w14:textId="77777777" w:rsidR="00BC33B9" w:rsidRDefault="00BC33B9" w:rsidP="00BC33B9">
      <w:pPr>
        <w:pStyle w:val="Bibliography"/>
      </w:pPr>
      <w:r>
        <w:t xml:space="preserve">Kwon, S., Rugg, M. D., Wiegand, R., Curran, T., &amp; Morcom, A. M. (2023). A meta-analysis of event-related potential correlates of recognition memory. </w:t>
      </w:r>
      <w:r>
        <w:rPr>
          <w:i/>
          <w:iCs/>
        </w:rPr>
        <w:t>Psychonomic Bulletin &amp; Review</w:t>
      </w:r>
      <w:r>
        <w:t xml:space="preserve">, </w:t>
      </w:r>
      <w:r>
        <w:rPr>
          <w:i/>
          <w:iCs/>
        </w:rPr>
        <w:t>30</w:t>
      </w:r>
      <w:r>
        <w:t>(6), 2083–2105. https://doi.org/10.3758/s13423-023-02309-y</w:t>
      </w:r>
    </w:p>
    <w:p w14:paraId="19856FAA" w14:textId="77777777" w:rsidR="00BC33B9" w:rsidRDefault="00BC33B9" w:rsidP="00BC33B9">
      <w:pPr>
        <w:pStyle w:val="Bibliography"/>
      </w:pPr>
      <w:r>
        <w:t xml:space="preserve">Lampinen, J. M., &amp; Arnal, J. D. (2009). The role of metacognitive knowledge in recollection rejection. </w:t>
      </w:r>
      <w:r>
        <w:rPr>
          <w:i/>
          <w:iCs/>
        </w:rPr>
        <w:t>The American Journal of Psychology</w:t>
      </w:r>
      <w:r>
        <w:t xml:space="preserve">, </w:t>
      </w:r>
      <w:r>
        <w:rPr>
          <w:i/>
          <w:iCs/>
        </w:rPr>
        <w:t>122</w:t>
      </w:r>
      <w:r>
        <w:t>(1), 39–52. https://doi.org/10.2307/27784373</w:t>
      </w:r>
    </w:p>
    <w:p w14:paraId="2F1994D7" w14:textId="77777777" w:rsidR="00BC33B9" w:rsidRDefault="00BC33B9" w:rsidP="00BC33B9">
      <w:pPr>
        <w:pStyle w:val="Bibliography"/>
      </w:pPr>
      <w:r>
        <w:t xml:space="preserve">Lampinen, J. M., Watkins, K. N., &amp; Odegard, T. N. (2006). Phantom ROC: Recollection rejection in a hybrid conjoint recognition signal detection model. </w:t>
      </w:r>
      <w:r>
        <w:rPr>
          <w:i/>
          <w:iCs/>
        </w:rPr>
        <w:t>Memory</w:t>
      </w:r>
      <w:r>
        <w:t xml:space="preserve">, </w:t>
      </w:r>
      <w:r>
        <w:rPr>
          <w:i/>
          <w:iCs/>
        </w:rPr>
        <w:t>14</w:t>
      </w:r>
      <w:r>
        <w:t>(6), 655–671. https://doi.org/10.1080/09658210600648431</w:t>
      </w:r>
    </w:p>
    <w:p w14:paraId="036FCBE8" w14:textId="77777777" w:rsidR="00BC33B9" w:rsidRDefault="00BC33B9" w:rsidP="00BC33B9">
      <w:pPr>
        <w:pStyle w:val="Bibliography"/>
      </w:pPr>
      <w:r>
        <w:t xml:space="preserve">Lee, M. D., &amp; Stark, C. E. L. (2023). Bayesian modeling of the Mnemonic Similarity Task using multinomial processing trees. </w:t>
      </w:r>
      <w:r>
        <w:rPr>
          <w:i/>
          <w:iCs/>
        </w:rPr>
        <w:t>Behaviormetrika</w:t>
      </w:r>
      <w:r>
        <w:t xml:space="preserve">, </w:t>
      </w:r>
      <w:r>
        <w:rPr>
          <w:i/>
          <w:iCs/>
        </w:rPr>
        <w:t>50</w:t>
      </w:r>
      <w:r>
        <w:t>(2), 517–539. https://doi.org/10.1007/s41237-023-00193-3</w:t>
      </w:r>
    </w:p>
    <w:p w14:paraId="72EE47EA" w14:textId="77777777" w:rsidR="00BC33B9" w:rsidRDefault="00BC33B9" w:rsidP="00BC33B9">
      <w:pPr>
        <w:pStyle w:val="Bibliography"/>
      </w:pPr>
      <w:r>
        <w:t xml:space="preserve">Leutgeb, J. K., Leutgeb, S., Moser, M.-B., &amp; Moser, E. I. (2007). Pattern separation in the dentate gyrus and CA3 of the hippocampus. </w:t>
      </w:r>
      <w:r>
        <w:rPr>
          <w:i/>
          <w:iCs/>
        </w:rPr>
        <w:t>Science</w:t>
      </w:r>
      <w:r>
        <w:t xml:space="preserve">, </w:t>
      </w:r>
      <w:r>
        <w:rPr>
          <w:i/>
          <w:iCs/>
        </w:rPr>
        <w:t>315</w:t>
      </w:r>
      <w:r>
        <w:t>(5814), 961–966. https://doi.org/10.1126/science.1135801</w:t>
      </w:r>
    </w:p>
    <w:p w14:paraId="3A49C489" w14:textId="77777777" w:rsidR="00BC33B9" w:rsidRDefault="00BC33B9" w:rsidP="00BC33B9">
      <w:pPr>
        <w:pStyle w:val="Bibliography"/>
      </w:pPr>
      <w:r>
        <w:t xml:space="preserve">Loftus, E. F., &amp; Klemfuss, J. Z. (2024). Misinformation – past, present, and future. </w:t>
      </w:r>
      <w:r>
        <w:rPr>
          <w:i/>
          <w:iCs/>
        </w:rPr>
        <w:t>Psychology, Crime &amp; Law</w:t>
      </w:r>
      <w:r>
        <w:t xml:space="preserve">, </w:t>
      </w:r>
      <w:r>
        <w:rPr>
          <w:i/>
          <w:iCs/>
        </w:rPr>
        <w:t>30</w:t>
      </w:r>
      <w:r>
        <w:t>(4), 312–318. https://doi.org/10.1080/1068316X.2023.2219813</w:t>
      </w:r>
    </w:p>
    <w:p w14:paraId="3B057E3B" w14:textId="77777777" w:rsidR="00BC33B9" w:rsidRDefault="00BC33B9" w:rsidP="00BC33B9">
      <w:pPr>
        <w:pStyle w:val="Bibliography"/>
      </w:pPr>
      <w:r>
        <w:t xml:space="preserve">Loiotile, R. E., &amp; Courtney, S. M. (2015). A signal detection theory analysis of behavioral pattern separation paradigms. </w:t>
      </w:r>
      <w:r>
        <w:rPr>
          <w:i/>
          <w:iCs/>
        </w:rPr>
        <w:t>Learning &amp; Memory</w:t>
      </w:r>
      <w:r>
        <w:t xml:space="preserve">, </w:t>
      </w:r>
      <w:r>
        <w:rPr>
          <w:i/>
          <w:iCs/>
        </w:rPr>
        <w:t>22</w:t>
      </w:r>
      <w:r>
        <w:t>(8), 364–369. https://doi.org/10.1101/lm.038141.115</w:t>
      </w:r>
    </w:p>
    <w:p w14:paraId="5CC87BB1" w14:textId="77777777" w:rsidR="00BC33B9" w:rsidRDefault="00BC33B9" w:rsidP="00BC33B9">
      <w:pPr>
        <w:pStyle w:val="Bibliography"/>
      </w:pPr>
      <w:r>
        <w:t xml:space="preserve">Ly, M., Murray, E., &amp; Yassa, M. A. (2013). Perceptual versus conceptual interference and pattern separation of verbal stimuli in young and older adults. </w:t>
      </w:r>
      <w:r>
        <w:rPr>
          <w:i/>
          <w:iCs/>
        </w:rPr>
        <w:t>Hippocampus</w:t>
      </w:r>
      <w:r>
        <w:t xml:space="preserve">, </w:t>
      </w:r>
      <w:r>
        <w:rPr>
          <w:i/>
          <w:iCs/>
        </w:rPr>
        <w:t>23</w:t>
      </w:r>
      <w:r>
        <w:t>(6), 425–430. https://doi.org/10.1002/hipo.22110</w:t>
      </w:r>
    </w:p>
    <w:p w14:paraId="123E2279" w14:textId="77777777" w:rsidR="00BC33B9" w:rsidRDefault="00BC33B9" w:rsidP="00BC33B9">
      <w:pPr>
        <w:pStyle w:val="Bibliography"/>
      </w:pPr>
      <w:r>
        <w:t>Martin, C. B., Cowell, R. A., Gribble, P. L., Wright, J., &amp; Köhler, S. (2016). Distributed category</w:t>
      </w:r>
      <w:r>
        <w:rPr>
          <w:rFonts w:ascii="Cambria Math" w:hAnsi="Cambria Math" w:cs="Cambria Math"/>
        </w:rPr>
        <w:t>‐</w:t>
      </w:r>
      <w:r>
        <w:t>specific recognition</w:t>
      </w:r>
      <w:r>
        <w:rPr>
          <w:rFonts w:ascii="Cambria Math" w:hAnsi="Cambria Math" w:cs="Cambria Math"/>
        </w:rPr>
        <w:t>‐</w:t>
      </w:r>
      <w:r>
        <w:t xml:space="preserve">memory signals in human perirhinal cortex. </w:t>
      </w:r>
      <w:r>
        <w:rPr>
          <w:i/>
          <w:iCs/>
        </w:rPr>
        <w:t>Hippocampus</w:t>
      </w:r>
      <w:r>
        <w:t xml:space="preserve">, </w:t>
      </w:r>
      <w:r>
        <w:rPr>
          <w:i/>
          <w:iCs/>
        </w:rPr>
        <w:t>26</w:t>
      </w:r>
      <w:r>
        <w:t>(4), 423–436. https://doi.org/10.1002/hipo.22531</w:t>
      </w:r>
    </w:p>
    <w:p w14:paraId="74BD4862" w14:textId="77777777" w:rsidR="00BC33B9" w:rsidRDefault="00BC33B9" w:rsidP="00BC33B9">
      <w:pPr>
        <w:pStyle w:val="Bibliography"/>
      </w:pPr>
      <w:r>
        <w:t xml:space="preserve">Murdock, B. B. (1965). Signal-detection theory and short-term memory. </w:t>
      </w:r>
      <w:r>
        <w:rPr>
          <w:i/>
          <w:iCs/>
        </w:rPr>
        <w:t>Journal of Experimental Psychology</w:t>
      </w:r>
      <w:r>
        <w:t xml:space="preserve">, </w:t>
      </w:r>
      <w:r>
        <w:rPr>
          <w:i/>
          <w:iCs/>
        </w:rPr>
        <w:t>70</w:t>
      </w:r>
      <w:r>
        <w:t>(5), 443–447. https://doi.org/10.1037/h0022543</w:t>
      </w:r>
    </w:p>
    <w:p w14:paraId="1C8EBBEF" w14:textId="77777777" w:rsidR="00BC33B9" w:rsidRDefault="00BC33B9" w:rsidP="00BC33B9">
      <w:pPr>
        <w:pStyle w:val="Bibliography"/>
      </w:pPr>
      <w:r>
        <w:t xml:space="preserve">Norman, K. A., &amp; O’Reilly, R. C. (2003). Modeling hippocampal and neocortical contributions to recognition memory: A complementary-learning-systems approach. </w:t>
      </w:r>
      <w:r>
        <w:rPr>
          <w:i/>
          <w:iCs/>
        </w:rPr>
        <w:t>Psychological Review</w:t>
      </w:r>
      <w:r>
        <w:t xml:space="preserve">, </w:t>
      </w:r>
      <w:r>
        <w:rPr>
          <w:i/>
          <w:iCs/>
        </w:rPr>
        <w:t>110</w:t>
      </w:r>
      <w:r>
        <w:t>(4), 611–646. https://doi.org/10.1037/0033-295X.110.4.611</w:t>
      </w:r>
    </w:p>
    <w:p w14:paraId="2ACC7BB2" w14:textId="77777777" w:rsidR="00BC33B9" w:rsidRDefault="00BC33B9" w:rsidP="00BC33B9">
      <w:pPr>
        <w:pStyle w:val="Bibliography"/>
      </w:pPr>
      <w:r>
        <w:t xml:space="preserve">Norman, K. A., &amp; Schacter, D. L. (1997). False recognition in younger and older adults: Exploring the characteristics of illusory memories. </w:t>
      </w:r>
      <w:r>
        <w:rPr>
          <w:i/>
          <w:iCs/>
        </w:rPr>
        <w:t>Memory &amp; Cognition</w:t>
      </w:r>
      <w:r>
        <w:t xml:space="preserve">, </w:t>
      </w:r>
      <w:r>
        <w:rPr>
          <w:i/>
          <w:iCs/>
        </w:rPr>
        <w:t>25</w:t>
      </w:r>
      <w:r>
        <w:t>(6), 838–848. https://doi.org/10.3758/BF03211328</w:t>
      </w:r>
    </w:p>
    <w:p w14:paraId="01B2142A" w14:textId="77777777" w:rsidR="00BC33B9" w:rsidRDefault="00BC33B9" w:rsidP="00BC33B9">
      <w:pPr>
        <w:pStyle w:val="Bibliography"/>
      </w:pPr>
      <w:r>
        <w:t xml:space="preserve">Roediger, H. L., &amp; Gallo, D. A. (2022). Associative memory illusions. In </w:t>
      </w:r>
      <w:r>
        <w:rPr>
          <w:i/>
          <w:iCs/>
        </w:rPr>
        <w:t>Cognitive illusions</w:t>
      </w:r>
      <w:r>
        <w:t xml:space="preserve"> (3rd ed., pp. 402–418). Routledge.</w:t>
      </w:r>
    </w:p>
    <w:p w14:paraId="27BC4116" w14:textId="77777777" w:rsidR="00BC33B9" w:rsidRDefault="00BC33B9" w:rsidP="00BC33B9">
      <w:pPr>
        <w:pStyle w:val="Bibliography"/>
      </w:pPr>
      <w:r>
        <w:t xml:space="preserve">Roediger, H. L., &amp; McDermott, K. B. (1995). Creating false memories: Remembering words not presented in lists. </w:t>
      </w:r>
      <w:r>
        <w:rPr>
          <w:i/>
          <w:iCs/>
        </w:rPr>
        <w:t>Journal of Experimental Psychology: Learning, Memory, and Cognition</w:t>
      </w:r>
      <w:r>
        <w:t xml:space="preserve">, </w:t>
      </w:r>
      <w:r>
        <w:rPr>
          <w:i/>
          <w:iCs/>
        </w:rPr>
        <w:t>21</w:t>
      </w:r>
      <w:r>
        <w:t>(4), 803–814.</w:t>
      </w:r>
    </w:p>
    <w:p w14:paraId="7C19BAD0" w14:textId="77777777" w:rsidR="00BC33B9" w:rsidRDefault="00BC33B9" w:rsidP="00BC33B9">
      <w:pPr>
        <w:pStyle w:val="Bibliography"/>
      </w:pPr>
      <w:r>
        <w:t xml:space="preserve">Rotello, C. M. (1999). Metacognition and Memory for Nonoccurrence. </w:t>
      </w:r>
      <w:r>
        <w:rPr>
          <w:i/>
          <w:iCs/>
        </w:rPr>
        <w:t>Memory</w:t>
      </w:r>
      <w:r>
        <w:t xml:space="preserve">, </w:t>
      </w:r>
      <w:r>
        <w:rPr>
          <w:i/>
          <w:iCs/>
        </w:rPr>
        <w:t>7</w:t>
      </w:r>
      <w:r>
        <w:t>(1), 43–63. https://doi.org/10.1080/741943716</w:t>
      </w:r>
    </w:p>
    <w:p w14:paraId="0220BBE5" w14:textId="77777777" w:rsidR="00BC33B9" w:rsidRDefault="00BC33B9" w:rsidP="00BC33B9">
      <w:pPr>
        <w:pStyle w:val="Bibliography"/>
      </w:pPr>
      <w:r>
        <w:t xml:space="preserve">Rotello, C. M., Macmillan, N. A., &amp; Van Tassel, G. (2000a). Recall-to-reject in recognition: Evidence from ROC curves. </w:t>
      </w:r>
      <w:r>
        <w:rPr>
          <w:i/>
          <w:iCs/>
        </w:rPr>
        <w:t>Journal of Memory and Language</w:t>
      </w:r>
      <w:r>
        <w:t xml:space="preserve">, </w:t>
      </w:r>
      <w:r>
        <w:rPr>
          <w:i/>
          <w:iCs/>
        </w:rPr>
        <w:t>43</w:t>
      </w:r>
      <w:r>
        <w:t>(1), 67–88. https://doi.org/10.1006/jmla.1999.2701</w:t>
      </w:r>
    </w:p>
    <w:p w14:paraId="3CD4FD42" w14:textId="77777777" w:rsidR="00BC33B9" w:rsidRDefault="00BC33B9" w:rsidP="00BC33B9">
      <w:pPr>
        <w:pStyle w:val="Bibliography"/>
      </w:pPr>
      <w:r>
        <w:t xml:space="preserve">Rotello, C. M., Macmillan, N. A., &amp; Van Tassel, G. (2000b). Recall-to-reject in recognition: Evidence from ROC curves. </w:t>
      </w:r>
      <w:r>
        <w:rPr>
          <w:i/>
          <w:iCs/>
        </w:rPr>
        <w:t>Journal of Memory and Language</w:t>
      </w:r>
      <w:r>
        <w:t xml:space="preserve">, </w:t>
      </w:r>
      <w:r>
        <w:rPr>
          <w:i/>
          <w:iCs/>
        </w:rPr>
        <w:t>43</w:t>
      </w:r>
      <w:r>
        <w:t>(1), 67–88. https://doi.org/10.1006/jmla.1999.2701</w:t>
      </w:r>
    </w:p>
    <w:p w14:paraId="5204A83E" w14:textId="77777777" w:rsidR="00BC33B9" w:rsidRDefault="00BC33B9" w:rsidP="00BC33B9">
      <w:pPr>
        <w:pStyle w:val="Bibliography"/>
      </w:pPr>
      <w:r>
        <w:t xml:space="preserve">Rouder, J. N., Lu, J., Morey, R. D., Sun, D., &amp; Speckman, P. L. (2008). A hierarchical process-dissociation model. </w:t>
      </w:r>
      <w:r>
        <w:rPr>
          <w:i/>
          <w:iCs/>
        </w:rPr>
        <w:t>Journal of Experimental Psychology: General</w:t>
      </w:r>
      <w:r>
        <w:t xml:space="preserve">, </w:t>
      </w:r>
      <w:r>
        <w:rPr>
          <w:i/>
          <w:iCs/>
        </w:rPr>
        <w:t>137</w:t>
      </w:r>
      <w:r>
        <w:t>(2), 370–389. https://doi.org/10.1037/0096-3445.137.2.370</w:t>
      </w:r>
    </w:p>
    <w:p w14:paraId="17B72625" w14:textId="77777777" w:rsidR="00BC33B9" w:rsidRDefault="00BC33B9" w:rsidP="00BC33B9">
      <w:pPr>
        <w:pStyle w:val="Bibliography"/>
      </w:pPr>
      <w:r>
        <w:t xml:space="preserve">Schoemaker, D., Gauthier, S., &amp; Pruessner, J. C. (2014). Recollection and familiarity in aging individuals with mild cognitive impairment and Alzheimer’s disease: A literature review. </w:t>
      </w:r>
      <w:r>
        <w:rPr>
          <w:i/>
          <w:iCs/>
        </w:rPr>
        <w:t>Neuropsychology Review</w:t>
      </w:r>
      <w:r>
        <w:t xml:space="preserve">, </w:t>
      </w:r>
      <w:r>
        <w:rPr>
          <w:i/>
          <w:iCs/>
        </w:rPr>
        <w:t>24</w:t>
      </w:r>
      <w:r>
        <w:t>(3), 313–331. https://doi.org/10.1007/s11065-014-9265-6</w:t>
      </w:r>
    </w:p>
    <w:p w14:paraId="683F2830" w14:textId="77777777" w:rsidR="00BC33B9" w:rsidRDefault="00BC33B9" w:rsidP="00BC33B9">
      <w:pPr>
        <w:pStyle w:val="Bibliography"/>
      </w:pPr>
      <w:r>
        <w:t xml:space="preserve">Schoemaker, D., Mascret, C., Collins, D. L., Yu, E., Gauthier, S., &amp; Pruessner, J. C. (2017). Recollection and familiarity in aging individuals: Gaining insight into relationships with medial temporal lobe structural integrity. </w:t>
      </w:r>
      <w:r>
        <w:rPr>
          <w:i/>
          <w:iCs/>
        </w:rPr>
        <w:t>Hippocampus</w:t>
      </w:r>
      <w:r>
        <w:t xml:space="preserve">, </w:t>
      </w:r>
      <w:r>
        <w:rPr>
          <w:i/>
          <w:iCs/>
        </w:rPr>
        <w:t>27</w:t>
      </w:r>
      <w:r>
        <w:t>(6), 692–701. https://doi.org/10.1002/hipo.22725</w:t>
      </w:r>
    </w:p>
    <w:p w14:paraId="59F5B5F8" w14:textId="77777777" w:rsidR="00BC33B9" w:rsidRDefault="00BC33B9" w:rsidP="00BC33B9">
      <w:pPr>
        <w:pStyle w:val="Bibliography"/>
      </w:pPr>
      <w:r>
        <w:t xml:space="preserve">Sherman, S. J., Atri, A., Hasselmo, M. E., Stern, C. E., &amp; Howard, M. W. (2003a). Scopolamine impairs human recognition memory: Data and modeling. </w:t>
      </w:r>
      <w:r>
        <w:rPr>
          <w:i/>
          <w:iCs/>
        </w:rPr>
        <w:t>Behavioral Neuroscience</w:t>
      </w:r>
      <w:r>
        <w:t xml:space="preserve">, </w:t>
      </w:r>
      <w:r>
        <w:rPr>
          <w:i/>
          <w:iCs/>
        </w:rPr>
        <w:t>117</w:t>
      </w:r>
      <w:r>
        <w:t>(3), 526–539. https://doi.org/10.1037/0735-7044.117.3.526</w:t>
      </w:r>
    </w:p>
    <w:p w14:paraId="4252C096" w14:textId="77777777" w:rsidR="00BC33B9" w:rsidRDefault="00BC33B9" w:rsidP="00BC33B9">
      <w:pPr>
        <w:pStyle w:val="Bibliography"/>
      </w:pPr>
      <w:r>
        <w:t xml:space="preserve">Sherman, S. J., Atri, A., Hasselmo, M. E., Stern, C. E., &amp; Howard, M. W. (2003b). Scopolamine impairs human recognition memory: Data and modeling. </w:t>
      </w:r>
      <w:r>
        <w:rPr>
          <w:i/>
          <w:iCs/>
        </w:rPr>
        <w:t>Behavioral Neuroscience</w:t>
      </w:r>
      <w:r>
        <w:t xml:space="preserve">, </w:t>
      </w:r>
      <w:r>
        <w:rPr>
          <w:i/>
          <w:iCs/>
        </w:rPr>
        <w:t>117</w:t>
      </w:r>
      <w:r>
        <w:t>(3), 526–539. https://doi.org/10.1037/0735-7044.117.3.526</w:t>
      </w:r>
    </w:p>
    <w:p w14:paraId="7BB31DFE" w14:textId="77777777" w:rsidR="00BC33B9" w:rsidRDefault="00BC33B9" w:rsidP="00BC33B9">
      <w:pPr>
        <w:pStyle w:val="Bibliography"/>
      </w:pPr>
      <w:r>
        <w:t xml:space="preserve">Sifuentes Ortega, R., &amp; Peigneux, P. (2024). Does targeted memory reactivation during slow-wave sleep and rapid eye movement sleep have differential effects on mnemonic discrimination and generalization? </w:t>
      </w:r>
      <w:r>
        <w:rPr>
          <w:i/>
          <w:iCs/>
        </w:rPr>
        <w:t>SLEEP</w:t>
      </w:r>
      <w:r>
        <w:t xml:space="preserve">, </w:t>
      </w:r>
      <w:r>
        <w:rPr>
          <w:i/>
          <w:iCs/>
        </w:rPr>
        <w:t>47</w:t>
      </w:r>
      <w:r>
        <w:t>(10), zsae114. https://doi.org/10.1093/sleep/zsae114</w:t>
      </w:r>
    </w:p>
    <w:p w14:paraId="2192A1DF" w14:textId="77777777" w:rsidR="00BC33B9" w:rsidRDefault="00BC33B9" w:rsidP="00BC33B9">
      <w:pPr>
        <w:pStyle w:val="Bibliography"/>
      </w:pPr>
      <w:r>
        <w:t xml:space="preserve">Stark, S. M., Kirwan, C. B., &amp; Stark, C. E. L. (2019a). Mnemonic smilarity task: A tool for assessing hippocampal integrity. </w:t>
      </w:r>
      <w:r>
        <w:rPr>
          <w:i/>
          <w:iCs/>
        </w:rPr>
        <w:t>Trends in Cognitive Sciences</w:t>
      </w:r>
      <w:r>
        <w:t xml:space="preserve">, </w:t>
      </w:r>
      <w:r>
        <w:rPr>
          <w:i/>
          <w:iCs/>
        </w:rPr>
        <w:t>23</w:t>
      </w:r>
      <w:r>
        <w:t>(11), 938–951. https://doi.org/10.1016/j.tics.2019.08.003</w:t>
      </w:r>
    </w:p>
    <w:p w14:paraId="1158A096" w14:textId="77777777" w:rsidR="00BC33B9" w:rsidRDefault="00BC33B9" w:rsidP="00BC33B9">
      <w:pPr>
        <w:pStyle w:val="Bibliography"/>
      </w:pPr>
      <w:r>
        <w:t xml:space="preserve">Stark, S. M., Kirwan, C. B., &amp; Stark, C. E. L. (2019b). Mnemonic smilarity task: A tool for assessing hippocampal integrity. </w:t>
      </w:r>
      <w:r>
        <w:rPr>
          <w:i/>
          <w:iCs/>
        </w:rPr>
        <w:t>Trends in Cognitive Sciences</w:t>
      </w:r>
      <w:r>
        <w:t xml:space="preserve">, </w:t>
      </w:r>
      <w:r>
        <w:rPr>
          <w:i/>
          <w:iCs/>
        </w:rPr>
        <w:t>23</w:t>
      </w:r>
      <w:r>
        <w:t>(11), 938–951. https://doi.org/10.1016/j.tics.2019.08.003</w:t>
      </w:r>
    </w:p>
    <w:p w14:paraId="1015534B" w14:textId="77777777" w:rsidR="00BC33B9" w:rsidRDefault="00BC33B9" w:rsidP="00BC33B9">
      <w:pPr>
        <w:pStyle w:val="Bibliography"/>
      </w:pPr>
      <w:r>
        <w:t xml:space="preserve">Stark, S. M., &amp; Stark, C. E. L. (2017). Age-related deficits in the mnemonic similarity task for objects and scenes. </w:t>
      </w:r>
      <w:r>
        <w:rPr>
          <w:i/>
          <w:iCs/>
        </w:rPr>
        <w:t>Behavioural Brain Research</w:t>
      </w:r>
      <w:r>
        <w:t xml:space="preserve">, </w:t>
      </w:r>
      <w:r>
        <w:rPr>
          <w:i/>
          <w:iCs/>
        </w:rPr>
        <w:t>333</w:t>
      </w:r>
      <w:r>
        <w:t>, 109–117. https://doi.org/10.1016/j.bbr.2017.06.049</w:t>
      </w:r>
    </w:p>
    <w:p w14:paraId="1D290B96" w14:textId="77777777" w:rsidR="00BC33B9" w:rsidRDefault="00BC33B9" w:rsidP="00BC33B9">
      <w:pPr>
        <w:pStyle w:val="Bibliography"/>
      </w:pPr>
      <w:r>
        <w:t xml:space="preserve">Stark, S. M., Stevenson, R., Wu, C., Rutledge, S., &amp; Stark, C. E. L. (2015). Stability of age-related deficits in the mnemonic similarity task across task variations. </w:t>
      </w:r>
      <w:r>
        <w:rPr>
          <w:i/>
          <w:iCs/>
        </w:rPr>
        <w:t>Behavioral Neuroscience</w:t>
      </w:r>
      <w:r>
        <w:t xml:space="preserve">, </w:t>
      </w:r>
      <w:r>
        <w:rPr>
          <w:i/>
          <w:iCs/>
        </w:rPr>
        <w:t>129</w:t>
      </w:r>
      <w:r>
        <w:t>(3), 257–268. https://doi.org/10.1037/bne0000055</w:t>
      </w:r>
    </w:p>
    <w:p w14:paraId="4AAE3AD4" w14:textId="77777777" w:rsidR="00BC33B9" w:rsidRDefault="00BC33B9" w:rsidP="00BC33B9">
      <w:pPr>
        <w:pStyle w:val="Bibliography"/>
      </w:pPr>
      <w:r>
        <w:t xml:space="preserve">Stark, S. M., Yassa, M. A., Lacy, J. W., &amp; Stark, C. E. L. (2013). A task to assess behavioral pattern separation (BPS) in humans: Data from healthy aging and mild cognitive impairment. </w:t>
      </w:r>
      <w:r>
        <w:rPr>
          <w:i/>
          <w:iCs/>
        </w:rPr>
        <w:t>Neuropsychologia</w:t>
      </w:r>
      <w:r>
        <w:t xml:space="preserve">, </w:t>
      </w:r>
      <w:r>
        <w:rPr>
          <w:i/>
          <w:iCs/>
        </w:rPr>
        <w:t>51</w:t>
      </w:r>
      <w:r>
        <w:t>(12), 2442–2449. https://doi.org/10.1016/j.neuropsychologia.2012.12.014</w:t>
      </w:r>
    </w:p>
    <w:p w14:paraId="1913BFD8" w14:textId="77777777" w:rsidR="00BC33B9" w:rsidRDefault="00BC33B9" w:rsidP="00BC33B9">
      <w:pPr>
        <w:pStyle w:val="Bibliography"/>
      </w:pPr>
      <w:r>
        <w:t xml:space="preserve">Szőllősi, Á., Bencze, D., &amp; Racsmány, M. (2020). Behavioural pattern separation is strongly associated with familiarity-based decisions. </w:t>
      </w:r>
      <w:r>
        <w:rPr>
          <w:i/>
          <w:iCs/>
        </w:rPr>
        <w:t>Memory</w:t>
      </w:r>
      <w:r>
        <w:t xml:space="preserve">, </w:t>
      </w:r>
      <w:r>
        <w:rPr>
          <w:i/>
          <w:iCs/>
        </w:rPr>
        <w:t>28</w:t>
      </w:r>
      <w:r>
        <w:t>(3), 337–347. https://doi.org/10.1080/09658211.2020.1714055</w:t>
      </w:r>
    </w:p>
    <w:p w14:paraId="25B3795E" w14:textId="77777777" w:rsidR="00BC33B9" w:rsidRDefault="00BC33B9" w:rsidP="00BC33B9">
      <w:pPr>
        <w:pStyle w:val="Bibliography"/>
      </w:pPr>
      <w:r>
        <w:t xml:space="preserve">Tulving, E. (1985). Memory and consciousness. </w:t>
      </w:r>
      <w:r>
        <w:rPr>
          <w:i/>
          <w:iCs/>
        </w:rPr>
        <w:t>Canadian Psychologist</w:t>
      </w:r>
      <w:r>
        <w:t xml:space="preserve">, </w:t>
      </w:r>
      <w:r>
        <w:rPr>
          <w:i/>
          <w:iCs/>
        </w:rPr>
        <w:t>26</w:t>
      </w:r>
      <w:r>
        <w:t>(1), 1–12. https://doi.org/10.1037/h0080017</w:t>
      </w:r>
    </w:p>
    <w:p w14:paraId="68FBB7AB" w14:textId="77777777" w:rsidR="00F742A4" w:rsidRDefault="00BC33B9" w:rsidP="00F742A4">
      <w:pPr>
        <w:pStyle w:val="Bibliography"/>
      </w:pPr>
      <w:r>
        <w:t xml:space="preserve">Verhaeghen, P., Marcoen, A., &amp; Goossens, L. (1992). Improving memory performance in the aged through mnemonic training: A meta-analytic study. </w:t>
      </w:r>
      <w:r>
        <w:rPr>
          <w:i/>
          <w:iCs/>
        </w:rPr>
        <w:t>Psychology and Aging</w:t>
      </w:r>
      <w:r>
        <w:t xml:space="preserve">, </w:t>
      </w:r>
      <w:r>
        <w:rPr>
          <w:i/>
          <w:iCs/>
        </w:rPr>
        <w:t>7</w:t>
      </w:r>
      <w:r>
        <w:t>, 242–251.</w:t>
      </w:r>
      <w:r w:rsidR="00F742A4" w:rsidRPr="00F742A4">
        <w:t xml:space="preserve"> </w:t>
      </w:r>
    </w:p>
    <w:p w14:paraId="7143D1F4" w14:textId="07EE7026" w:rsidR="00BC33B9" w:rsidRDefault="00F742A4" w:rsidP="00BC33B9">
      <w:pPr>
        <w:pStyle w:val="Bibliography"/>
      </w:pPr>
      <w:r>
        <w:t>Wahlheim, C. N., Garlitch, S. M., Mohamed, R. M., &amp; Weidler, B. J. (2023). Self-reported encoding quality promotes lure rejections and false alarms. Learning &amp; Memory, 30, 96–100.</w:t>
      </w:r>
    </w:p>
    <w:p w14:paraId="51DA706E" w14:textId="77777777" w:rsidR="00BC33B9" w:rsidRDefault="00BC33B9" w:rsidP="00BC33B9">
      <w:pPr>
        <w:pStyle w:val="Bibliography"/>
      </w:pPr>
      <w:r>
        <w:t xml:space="preserve">Wahlheim, C. N., Garlitch, S. M., Mohamed, R. M., &amp; Weidler, B. J. (2024). Associations among attentional state, retrieval quality, and mnemonic discrimination. </w:t>
      </w:r>
      <w:r>
        <w:rPr>
          <w:i/>
          <w:iCs/>
        </w:rPr>
        <w:t>Journal of Memory and Language</w:t>
      </w:r>
      <w:r>
        <w:t xml:space="preserve">, </w:t>
      </w:r>
      <w:r>
        <w:rPr>
          <w:i/>
          <w:iCs/>
        </w:rPr>
        <w:t>139</w:t>
      </w:r>
      <w:r>
        <w:t>, 104554.</w:t>
      </w:r>
    </w:p>
    <w:p w14:paraId="4418104A" w14:textId="77777777" w:rsidR="00BC33B9" w:rsidRDefault="00BC33B9" w:rsidP="00BC33B9">
      <w:pPr>
        <w:pStyle w:val="Bibliography"/>
      </w:pPr>
      <w:r>
        <w:t xml:space="preserve">Wang, J., Otgaar, H., Howe, M. L., &amp; Zhou, C. (2019). A self-reference false memory effect in the DRM paradigm: Evidence from Eastern and Western samples. </w:t>
      </w:r>
      <w:r>
        <w:rPr>
          <w:i/>
          <w:iCs/>
        </w:rPr>
        <w:t>Memory &amp; Cognition</w:t>
      </w:r>
      <w:r>
        <w:t xml:space="preserve">, </w:t>
      </w:r>
      <w:r>
        <w:rPr>
          <w:i/>
          <w:iCs/>
        </w:rPr>
        <w:t>47</w:t>
      </w:r>
      <w:r>
        <w:t>(1), 76–86. https://doi.org/10.3758/s13421-018-0851-3</w:t>
      </w:r>
    </w:p>
    <w:p w14:paraId="6A35C909" w14:textId="77777777" w:rsidR="00BC33B9" w:rsidRDefault="00BC33B9" w:rsidP="00BC33B9">
      <w:pPr>
        <w:pStyle w:val="Bibliography"/>
      </w:pPr>
      <w:r>
        <w:t xml:space="preserve">Watson, J. M., Balota, D. A., &amp; Roediger Iii, H. L. (2003). Creating false memories with hybrid lists of semantic and phonological associates: Over-additive false memories produced by converging associative networks. </w:t>
      </w:r>
      <w:r>
        <w:rPr>
          <w:i/>
          <w:iCs/>
        </w:rPr>
        <w:t>Journal of Memory and Language</w:t>
      </w:r>
      <w:r>
        <w:t xml:space="preserve">, </w:t>
      </w:r>
      <w:r>
        <w:rPr>
          <w:i/>
          <w:iCs/>
        </w:rPr>
        <w:t>49</w:t>
      </w:r>
      <w:r>
        <w:t>(1), 95–118. https://doi.org/10.1016/S0749-596X(03)00019-6</w:t>
      </w:r>
    </w:p>
    <w:p w14:paraId="2C6E5C86" w14:textId="77777777" w:rsidR="00BC33B9" w:rsidRDefault="00BC33B9" w:rsidP="00BC33B9">
      <w:pPr>
        <w:pStyle w:val="Bibliography"/>
      </w:pPr>
      <w:r>
        <w:t xml:space="preserve">Yassa, M. A., &amp; Stark, C. E. L. (2011). Pattern separation in the hippocampus. </w:t>
      </w:r>
      <w:r>
        <w:rPr>
          <w:i/>
          <w:iCs/>
        </w:rPr>
        <w:t>Trends in Neurosciences</w:t>
      </w:r>
      <w:r>
        <w:t xml:space="preserve">, </w:t>
      </w:r>
      <w:r>
        <w:rPr>
          <w:i/>
          <w:iCs/>
        </w:rPr>
        <w:t>34</w:t>
      </w:r>
      <w:r>
        <w:t>(10), 515–525. https://doi.org/10.1016/j.tins.2011.06.006</w:t>
      </w:r>
    </w:p>
    <w:p w14:paraId="20E05CFE" w14:textId="77777777" w:rsidR="00BC33B9" w:rsidRDefault="00BC33B9" w:rsidP="00BC33B9">
      <w:pPr>
        <w:pStyle w:val="Bibliography"/>
      </w:pPr>
      <w:r>
        <w:t xml:space="preserve">Yonelinas, A., Hawkins, C., Abovian, A., &amp; Aly, M. (2024). The role of recollection, familiarity, and the hippocampus in episodic and working memory. </w:t>
      </w:r>
      <w:r>
        <w:rPr>
          <w:i/>
          <w:iCs/>
        </w:rPr>
        <w:t>Neuropsychologia</w:t>
      </w:r>
      <w:r>
        <w:t xml:space="preserve">, </w:t>
      </w:r>
      <w:r>
        <w:rPr>
          <w:i/>
          <w:iCs/>
        </w:rPr>
        <w:t>193</w:t>
      </w:r>
      <w:r>
        <w:t>, 108777. https://doi.org/10.1016/j.neuropsychologia.2023.108777</w:t>
      </w:r>
    </w:p>
    <w:p w14:paraId="5A5C4DB8" w14:textId="77777777" w:rsidR="00BC33B9" w:rsidRDefault="00BC33B9" w:rsidP="00BC33B9">
      <w:pPr>
        <w:pStyle w:val="Bibliography"/>
      </w:pPr>
      <w:r>
        <w:t xml:space="preserve">Yonelinas, A. P. (1994). Receiver-operating characteristics in recognition memory: Evidence for a dual-process model. </w:t>
      </w:r>
      <w:r>
        <w:rPr>
          <w:i/>
          <w:iCs/>
        </w:rPr>
        <w:t>Journal of Experimental Psychology: Learning, Memory, and Cognition</w:t>
      </w:r>
      <w:r>
        <w:t xml:space="preserve">, </w:t>
      </w:r>
      <w:r>
        <w:rPr>
          <w:i/>
          <w:iCs/>
        </w:rPr>
        <w:t>20</w:t>
      </w:r>
      <w:r>
        <w:t>(6), 1341–1354.</w:t>
      </w:r>
    </w:p>
    <w:p w14:paraId="221E76B2" w14:textId="77777777" w:rsidR="00BC33B9" w:rsidRDefault="00BC33B9" w:rsidP="00BC33B9">
      <w:pPr>
        <w:pStyle w:val="Bibliography"/>
      </w:pPr>
      <w:r>
        <w:t xml:space="preserve">Yonelinas, A. P. (1999). The contribution of recollection and familiarity to recognition and source-memory judgments: A formal dual-process model and an analysis of receiver operating characterstics. </w:t>
      </w:r>
      <w:r>
        <w:rPr>
          <w:i/>
          <w:iCs/>
        </w:rPr>
        <w:t>Journal of Experimental Psychology: Learning, Memory, and Cognition</w:t>
      </w:r>
      <w:r>
        <w:t xml:space="preserve">, </w:t>
      </w:r>
      <w:r>
        <w:rPr>
          <w:i/>
          <w:iCs/>
        </w:rPr>
        <w:t>25</w:t>
      </w:r>
      <w:r>
        <w:t>(6), 1415–1434. https://doi.org/10.1037/0278-7393.25.6.1415</w:t>
      </w:r>
    </w:p>
    <w:p w14:paraId="05BC3EE5" w14:textId="77777777" w:rsidR="00BC33B9" w:rsidRDefault="00BC33B9" w:rsidP="00BC33B9">
      <w:pPr>
        <w:pStyle w:val="Bibliography"/>
      </w:pPr>
      <w:r>
        <w:t xml:space="preserve">Yonelinas, A. P., &amp; Jacoby, L. L. (2012). The process-dissociation approach two decades later: Convergence, boundary conditions, and new directions. </w:t>
      </w:r>
      <w:r>
        <w:rPr>
          <w:i/>
          <w:iCs/>
        </w:rPr>
        <w:t>Memory &amp; Cognition</w:t>
      </w:r>
      <w:r>
        <w:t xml:space="preserve">, </w:t>
      </w:r>
      <w:r>
        <w:rPr>
          <w:i/>
          <w:iCs/>
        </w:rPr>
        <w:t>40</w:t>
      </w:r>
      <w:r>
        <w:t>(5), 663–680. https://doi.org/10.3758/s13421-012-0205-5</w:t>
      </w:r>
    </w:p>
    <w:p w14:paraId="21C57B75" w14:textId="77777777" w:rsidR="00BC33B9" w:rsidRDefault="00BC33B9" w:rsidP="00BC33B9">
      <w:pPr>
        <w:pStyle w:val="Bibliography"/>
      </w:pPr>
      <w:r>
        <w:t xml:space="preserve">Yonelinas, A. P., &amp; Parks, C. M. (2007). Receiver operating characteristics (ROCs) in recognition memory: A review. </w:t>
      </w:r>
      <w:r>
        <w:rPr>
          <w:i/>
          <w:iCs/>
        </w:rPr>
        <w:t>Psychological Bulletin</w:t>
      </w:r>
      <w:r>
        <w:t xml:space="preserve">, </w:t>
      </w:r>
      <w:r>
        <w:rPr>
          <w:i/>
          <w:iCs/>
        </w:rPr>
        <w:t>133</w:t>
      </w:r>
      <w:r>
        <w:t>(5), 800–832. https://doi.org/10.1037/0033-2909.133.5.800</w:t>
      </w:r>
    </w:p>
    <w:p w14:paraId="301E0E0C" w14:textId="77777777" w:rsidR="00BC33B9" w:rsidRDefault="00BC33B9" w:rsidP="00BC33B9">
      <w:pPr>
        <w:pStyle w:val="Bibliography"/>
      </w:pPr>
      <w:r>
        <w:t xml:space="preserve">Yonelinas, A. P., Widaman, K., Mungas, D., Reed, B., Weiner, M. W., &amp; Chui, H. C. (2007). Memory in the aging brain: Doubly dissociating the contribution of the hippocampus and entorhinal cortex. </w:t>
      </w:r>
      <w:r>
        <w:rPr>
          <w:i/>
          <w:iCs/>
        </w:rPr>
        <w:t>Hippocampus</w:t>
      </w:r>
      <w:r>
        <w:t xml:space="preserve">, </w:t>
      </w:r>
      <w:r>
        <w:rPr>
          <w:i/>
          <w:iCs/>
        </w:rPr>
        <w:t>17</w:t>
      </w:r>
      <w:r>
        <w:t>(11), 1134–1140. https://doi.org/10.1002/hipo.20341</w:t>
      </w:r>
    </w:p>
    <w:p w14:paraId="0C0DB456" w14:textId="77777777" w:rsidR="00BC33B9" w:rsidRDefault="00BC33B9" w:rsidP="00BC33B9">
      <w:pPr>
        <w:pStyle w:val="Bibliography"/>
      </w:pPr>
      <w:r>
        <w:t xml:space="preserve">Yüvrük, E., &amp; Kapucu, A. (2022). False (or biased) memory: Emotion and working memory capacity effects in the DRM paradigm. </w:t>
      </w:r>
      <w:r>
        <w:rPr>
          <w:i/>
          <w:iCs/>
        </w:rPr>
        <w:t>Memory &amp; Cognition</w:t>
      </w:r>
      <w:r>
        <w:t xml:space="preserve">, </w:t>
      </w:r>
      <w:r>
        <w:rPr>
          <w:i/>
          <w:iCs/>
        </w:rPr>
        <w:t>50</w:t>
      </w:r>
      <w:r>
        <w:t>(7), 1443–1463. https://doi.org/10.3758/s13421-022-01298-y</w:t>
      </w:r>
    </w:p>
    <w:p w14:paraId="04CBEFC8" w14:textId="77777777" w:rsidR="00BC33B9" w:rsidRDefault="00BC33B9" w:rsidP="00BC33B9">
      <w:pPr>
        <w:pStyle w:val="Bibliography"/>
      </w:pPr>
      <w:r>
        <w:t xml:space="preserve">Zhang, J., Wang, X., Huang, J., Chen, A., &amp; Liu, D. (2020). Testing the Process Dissociation Procedure by behavioral and neuroimaging data: The establishment of the mutually exclusive theory and the improved PDP. </w:t>
      </w:r>
      <w:r>
        <w:rPr>
          <w:i/>
          <w:iCs/>
        </w:rPr>
        <w:t>Frontiers in Psychology</w:t>
      </w:r>
      <w:r>
        <w:t xml:space="preserve">, </w:t>
      </w:r>
      <w:r>
        <w:rPr>
          <w:i/>
          <w:iCs/>
        </w:rPr>
        <w:t>11</w:t>
      </w:r>
      <w:r>
        <w:t>, 474538. https://doi.org/10.3389/fpsyg.2020.474538</w:t>
      </w:r>
    </w:p>
    <w:p w14:paraId="1EBA8966" w14:textId="77777777" w:rsidR="00BC33B9" w:rsidRDefault="00BC33B9" w:rsidP="00BC33B9">
      <w:pPr>
        <w:pStyle w:val="Bibliography"/>
      </w:pPr>
      <w:r>
        <w:t xml:space="preserve">Zhang, W., &amp; Luck, S. J. (2008). Discrete fixed-resolution representations in visual working memory. </w:t>
      </w:r>
      <w:r>
        <w:rPr>
          <w:i/>
          <w:iCs/>
        </w:rPr>
        <w:t>Nature</w:t>
      </w:r>
      <w:r>
        <w:t xml:space="preserve">, </w:t>
      </w:r>
      <w:r>
        <w:rPr>
          <w:i/>
          <w:iCs/>
        </w:rPr>
        <w:t>453</w:t>
      </w:r>
      <w:r>
        <w:t>(7192), 233–235. https://doi.org/10.1038/nature06860</w:t>
      </w:r>
    </w:p>
    <w:p w14:paraId="5B929687" w14:textId="48013331" w:rsidR="00D205E3" w:rsidRPr="00D205E3" w:rsidRDefault="00D205E3" w:rsidP="00D205E3">
      <w:pPr>
        <w:jc w:val="center"/>
        <w:rPr>
          <w:b/>
          <w:bCs/>
        </w:rPr>
      </w:pPr>
      <w:r>
        <w:rPr>
          <w:b/>
          <w:bCs/>
        </w:rPr>
        <w:fldChar w:fldCharType="end"/>
      </w:r>
    </w:p>
    <w:sectPr w:rsidR="00D205E3" w:rsidRPr="00D205E3" w:rsidSect="00DA06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E9C2" w14:textId="77777777" w:rsidR="009908F6" w:rsidRDefault="009908F6" w:rsidP="004345EE">
      <w:r>
        <w:separator/>
      </w:r>
    </w:p>
  </w:endnote>
  <w:endnote w:type="continuationSeparator" w:id="0">
    <w:p w14:paraId="36FCFC39" w14:textId="77777777" w:rsidR="009908F6" w:rsidRDefault="009908F6" w:rsidP="00434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0F76" w14:textId="77777777" w:rsidR="003126FC" w:rsidRDefault="00312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9ABD" w14:textId="77777777" w:rsidR="003126FC" w:rsidRDefault="003126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570F" w14:textId="77777777" w:rsidR="003126FC" w:rsidRDefault="0031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44336" w14:textId="77777777" w:rsidR="009908F6" w:rsidRDefault="009908F6" w:rsidP="004345EE">
      <w:r>
        <w:separator/>
      </w:r>
    </w:p>
  </w:footnote>
  <w:footnote w:type="continuationSeparator" w:id="0">
    <w:p w14:paraId="5C4F461C" w14:textId="77777777" w:rsidR="009908F6" w:rsidRDefault="009908F6" w:rsidP="00434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8339" w14:textId="77777777" w:rsidR="00D13450" w:rsidRDefault="00D13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0EF6" w14:textId="6FB709C6" w:rsidR="004345EE" w:rsidRDefault="004345EE" w:rsidP="00FF763F">
    <w:pPr>
      <w:pStyle w:val="Header"/>
    </w:pPr>
    <w:r>
      <w:t xml:space="preserve">MEMORY FOR SIMILAR EPISODES </w:t>
    </w:r>
    <w:r>
      <w:tab/>
    </w:r>
    <w:r>
      <w:tab/>
    </w:r>
    <w:sdt>
      <w:sdtPr>
        <w:id w:val="-92110977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8B7176B" w14:textId="78FC1B66" w:rsidR="004345EE" w:rsidRDefault="004345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A837" w14:textId="77777777" w:rsidR="00D13450" w:rsidRDefault="00D13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27F"/>
    <w:multiLevelType w:val="hybridMultilevel"/>
    <w:tmpl w:val="92D69746"/>
    <w:lvl w:ilvl="0" w:tplc="C69AB902">
      <w:start w:val="1"/>
      <w:numFmt w:val="decimal"/>
      <w:lvlText w:val="%1)"/>
      <w:lvlJc w:val="left"/>
      <w:pPr>
        <w:ind w:left="1020" w:hanging="360"/>
      </w:pPr>
    </w:lvl>
    <w:lvl w:ilvl="1" w:tplc="0DA01D40">
      <w:start w:val="1"/>
      <w:numFmt w:val="decimal"/>
      <w:lvlText w:val="%2)"/>
      <w:lvlJc w:val="left"/>
      <w:pPr>
        <w:ind w:left="1020" w:hanging="360"/>
      </w:pPr>
    </w:lvl>
    <w:lvl w:ilvl="2" w:tplc="64B267A8">
      <w:start w:val="1"/>
      <w:numFmt w:val="decimal"/>
      <w:lvlText w:val="%3)"/>
      <w:lvlJc w:val="left"/>
      <w:pPr>
        <w:ind w:left="1020" w:hanging="360"/>
      </w:pPr>
    </w:lvl>
    <w:lvl w:ilvl="3" w:tplc="17D463A4">
      <w:start w:val="1"/>
      <w:numFmt w:val="decimal"/>
      <w:lvlText w:val="%4)"/>
      <w:lvlJc w:val="left"/>
      <w:pPr>
        <w:ind w:left="1020" w:hanging="360"/>
      </w:pPr>
    </w:lvl>
    <w:lvl w:ilvl="4" w:tplc="1696C06C">
      <w:start w:val="1"/>
      <w:numFmt w:val="decimal"/>
      <w:lvlText w:val="%5)"/>
      <w:lvlJc w:val="left"/>
      <w:pPr>
        <w:ind w:left="1020" w:hanging="360"/>
      </w:pPr>
    </w:lvl>
    <w:lvl w:ilvl="5" w:tplc="754A21D4">
      <w:start w:val="1"/>
      <w:numFmt w:val="decimal"/>
      <w:lvlText w:val="%6)"/>
      <w:lvlJc w:val="left"/>
      <w:pPr>
        <w:ind w:left="1020" w:hanging="360"/>
      </w:pPr>
    </w:lvl>
    <w:lvl w:ilvl="6" w:tplc="1FAC934C">
      <w:start w:val="1"/>
      <w:numFmt w:val="decimal"/>
      <w:lvlText w:val="%7)"/>
      <w:lvlJc w:val="left"/>
      <w:pPr>
        <w:ind w:left="1020" w:hanging="360"/>
      </w:pPr>
    </w:lvl>
    <w:lvl w:ilvl="7" w:tplc="6B60ABA4">
      <w:start w:val="1"/>
      <w:numFmt w:val="decimal"/>
      <w:lvlText w:val="%8)"/>
      <w:lvlJc w:val="left"/>
      <w:pPr>
        <w:ind w:left="1020" w:hanging="360"/>
      </w:pPr>
    </w:lvl>
    <w:lvl w:ilvl="8" w:tplc="60786AC4">
      <w:start w:val="1"/>
      <w:numFmt w:val="decimal"/>
      <w:lvlText w:val="%9)"/>
      <w:lvlJc w:val="left"/>
      <w:pPr>
        <w:ind w:left="1020" w:hanging="360"/>
      </w:pPr>
    </w:lvl>
  </w:abstractNum>
  <w:abstractNum w:abstractNumId="1" w15:restartNumberingAfterBreak="0">
    <w:nsid w:val="202F6579"/>
    <w:multiLevelType w:val="hybridMultilevel"/>
    <w:tmpl w:val="70D8ABA8"/>
    <w:lvl w:ilvl="0" w:tplc="60BEF4F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8B5043"/>
    <w:multiLevelType w:val="hybridMultilevel"/>
    <w:tmpl w:val="B438591C"/>
    <w:lvl w:ilvl="0" w:tplc="E11EE584">
      <w:start w:val="1"/>
      <w:numFmt w:val="decimal"/>
      <w:lvlText w:val="%1)"/>
      <w:lvlJc w:val="left"/>
      <w:pPr>
        <w:ind w:left="1020" w:hanging="360"/>
      </w:pPr>
    </w:lvl>
    <w:lvl w:ilvl="1" w:tplc="871A5B8E">
      <w:start w:val="1"/>
      <w:numFmt w:val="decimal"/>
      <w:lvlText w:val="%2)"/>
      <w:lvlJc w:val="left"/>
      <w:pPr>
        <w:ind w:left="1020" w:hanging="360"/>
      </w:pPr>
    </w:lvl>
    <w:lvl w:ilvl="2" w:tplc="D5D4AFAC">
      <w:start w:val="1"/>
      <w:numFmt w:val="decimal"/>
      <w:lvlText w:val="%3)"/>
      <w:lvlJc w:val="left"/>
      <w:pPr>
        <w:ind w:left="1020" w:hanging="360"/>
      </w:pPr>
    </w:lvl>
    <w:lvl w:ilvl="3" w:tplc="099263BE">
      <w:start w:val="1"/>
      <w:numFmt w:val="decimal"/>
      <w:lvlText w:val="%4)"/>
      <w:lvlJc w:val="left"/>
      <w:pPr>
        <w:ind w:left="1020" w:hanging="360"/>
      </w:pPr>
    </w:lvl>
    <w:lvl w:ilvl="4" w:tplc="F2E84D42">
      <w:start w:val="1"/>
      <w:numFmt w:val="decimal"/>
      <w:lvlText w:val="%5)"/>
      <w:lvlJc w:val="left"/>
      <w:pPr>
        <w:ind w:left="1020" w:hanging="360"/>
      </w:pPr>
    </w:lvl>
    <w:lvl w:ilvl="5" w:tplc="6CF67266">
      <w:start w:val="1"/>
      <w:numFmt w:val="decimal"/>
      <w:lvlText w:val="%6)"/>
      <w:lvlJc w:val="left"/>
      <w:pPr>
        <w:ind w:left="1020" w:hanging="360"/>
      </w:pPr>
    </w:lvl>
    <w:lvl w:ilvl="6" w:tplc="22C416F4">
      <w:start w:val="1"/>
      <w:numFmt w:val="decimal"/>
      <w:lvlText w:val="%7)"/>
      <w:lvlJc w:val="left"/>
      <w:pPr>
        <w:ind w:left="1020" w:hanging="360"/>
      </w:pPr>
    </w:lvl>
    <w:lvl w:ilvl="7" w:tplc="E9AC0002">
      <w:start w:val="1"/>
      <w:numFmt w:val="decimal"/>
      <w:lvlText w:val="%8)"/>
      <w:lvlJc w:val="left"/>
      <w:pPr>
        <w:ind w:left="1020" w:hanging="360"/>
      </w:pPr>
    </w:lvl>
    <w:lvl w:ilvl="8" w:tplc="B934B37A">
      <w:start w:val="1"/>
      <w:numFmt w:val="decimal"/>
      <w:lvlText w:val="%9)"/>
      <w:lvlJc w:val="left"/>
      <w:pPr>
        <w:ind w:left="1020" w:hanging="360"/>
      </w:pPr>
    </w:lvl>
  </w:abstractNum>
  <w:abstractNum w:abstractNumId="3" w15:restartNumberingAfterBreak="0">
    <w:nsid w:val="34696D98"/>
    <w:multiLevelType w:val="hybridMultilevel"/>
    <w:tmpl w:val="469095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C54334"/>
    <w:multiLevelType w:val="hybridMultilevel"/>
    <w:tmpl w:val="382EB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1506B"/>
    <w:multiLevelType w:val="hybridMultilevel"/>
    <w:tmpl w:val="DCCCF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735542">
    <w:abstractNumId w:val="3"/>
  </w:num>
  <w:num w:numId="2" w16cid:durableId="786702790">
    <w:abstractNumId w:val="1"/>
  </w:num>
  <w:num w:numId="3" w16cid:durableId="1479803271">
    <w:abstractNumId w:val="2"/>
  </w:num>
  <w:num w:numId="4" w16cid:durableId="2111197635">
    <w:abstractNumId w:val="0"/>
  </w:num>
  <w:num w:numId="5" w16cid:durableId="1727876867">
    <w:abstractNumId w:val="4"/>
  </w:num>
  <w:num w:numId="6" w16cid:durableId="19400759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P Yonelinas">
    <w15:presenceInfo w15:providerId="Windows Live" w15:userId="215105637_tp_box_2"/>
  </w15:person>
  <w15:person w15:author="Andrew P Yonelinas [2]">
    <w15:presenceInfo w15:providerId="AD" w15:userId="S::apyonelinas@ucdavis.edu::074aa0c3-c8b6-42df-88aa-2eebed72b1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A0"/>
    <w:rsid w:val="00002B64"/>
    <w:rsid w:val="0000407E"/>
    <w:rsid w:val="0000419D"/>
    <w:rsid w:val="0000434F"/>
    <w:rsid w:val="0000503A"/>
    <w:rsid w:val="000079A6"/>
    <w:rsid w:val="000117A8"/>
    <w:rsid w:val="00012E63"/>
    <w:rsid w:val="00012FBA"/>
    <w:rsid w:val="0001512C"/>
    <w:rsid w:val="00015DCC"/>
    <w:rsid w:val="00017316"/>
    <w:rsid w:val="000177D5"/>
    <w:rsid w:val="00022908"/>
    <w:rsid w:val="00022FD9"/>
    <w:rsid w:val="00027583"/>
    <w:rsid w:val="00027841"/>
    <w:rsid w:val="00027857"/>
    <w:rsid w:val="00027A47"/>
    <w:rsid w:val="00030839"/>
    <w:rsid w:val="00030A28"/>
    <w:rsid w:val="0003127B"/>
    <w:rsid w:val="0003377B"/>
    <w:rsid w:val="00036514"/>
    <w:rsid w:val="000369E8"/>
    <w:rsid w:val="0004012C"/>
    <w:rsid w:val="00040C16"/>
    <w:rsid w:val="00042772"/>
    <w:rsid w:val="00043632"/>
    <w:rsid w:val="000534A2"/>
    <w:rsid w:val="00053C5B"/>
    <w:rsid w:val="000540A0"/>
    <w:rsid w:val="000550C4"/>
    <w:rsid w:val="0005548F"/>
    <w:rsid w:val="00060A06"/>
    <w:rsid w:val="00061A72"/>
    <w:rsid w:val="000627F8"/>
    <w:rsid w:val="00063328"/>
    <w:rsid w:val="00063A02"/>
    <w:rsid w:val="00064B73"/>
    <w:rsid w:val="0006597A"/>
    <w:rsid w:val="00067614"/>
    <w:rsid w:val="00067988"/>
    <w:rsid w:val="000733AE"/>
    <w:rsid w:val="00074B0E"/>
    <w:rsid w:val="00074F84"/>
    <w:rsid w:val="00077257"/>
    <w:rsid w:val="000779DC"/>
    <w:rsid w:val="00080A0C"/>
    <w:rsid w:val="00081774"/>
    <w:rsid w:val="00082040"/>
    <w:rsid w:val="00083937"/>
    <w:rsid w:val="00084F03"/>
    <w:rsid w:val="000851A7"/>
    <w:rsid w:val="000855C7"/>
    <w:rsid w:val="00085ADE"/>
    <w:rsid w:val="00087990"/>
    <w:rsid w:val="00092163"/>
    <w:rsid w:val="0009298A"/>
    <w:rsid w:val="000932D4"/>
    <w:rsid w:val="00093B22"/>
    <w:rsid w:val="00094A5F"/>
    <w:rsid w:val="00095123"/>
    <w:rsid w:val="000A099C"/>
    <w:rsid w:val="000A0F5D"/>
    <w:rsid w:val="000A2758"/>
    <w:rsid w:val="000A4C42"/>
    <w:rsid w:val="000A4DDF"/>
    <w:rsid w:val="000A5F09"/>
    <w:rsid w:val="000A64B6"/>
    <w:rsid w:val="000B0FF8"/>
    <w:rsid w:val="000B2650"/>
    <w:rsid w:val="000B3019"/>
    <w:rsid w:val="000B3D69"/>
    <w:rsid w:val="000B496F"/>
    <w:rsid w:val="000B54C2"/>
    <w:rsid w:val="000B5B34"/>
    <w:rsid w:val="000B5E48"/>
    <w:rsid w:val="000B674D"/>
    <w:rsid w:val="000C1777"/>
    <w:rsid w:val="000C2944"/>
    <w:rsid w:val="000C54B9"/>
    <w:rsid w:val="000C5B40"/>
    <w:rsid w:val="000C6647"/>
    <w:rsid w:val="000D0454"/>
    <w:rsid w:val="000D0C93"/>
    <w:rsid w:val="000D1372"/>
    <w:rsid w:val="000D2A87"/>
    <w:rsid w:val="000D779A"/>
    <w:rsid w:val="000E112E"/>
    <w:rsid w:val="000E1EB5"/>
    <w:rsid w:val="000E2647"/>
    <w:rsid w:val="000E42CC"/>
    <w:rsid w:val="000E7901"/>
    <w:rsid w:val="000E79C0"/>
    <w:rsid w:val="000F12DC"/>
    <w:rsid w:val="000F1FA1"/>
    <w:rsid w:val="000F2F20"/>
    <w:rsid w:val="000F3492"/>
    <w:rsid w:val="000F3C4E"/>
    <w:rsid w:val="000F3DC2"/>
    <w:rsid w:val="000F5233"/>
    <w:rsid w:val="000F6BB3"/>
    <w:rsid w:val="000F7A3E"/>
    <w:rsid w:val="000F7C4C"/>
    <w:rsid w:val="00101C65"/>
    <w:rsid w:val="00102FC1"/>
    <w:rsid w:val="0010748A"/>
    <w:rsid w:val="001105D8"/>
    <w:rsid w:val="00116D2E"/>
    <w:rsid w:val="00116E24"/>
    <w:rsid w:val="00117524"/>
    <w:rsid w:val="00117644"/>
    <w:rsid w:val="00120797"/>
    <w:rsid w:val="0012132F"/>
    <w:rsid w:val="00121C6C"/>
    <w:rsid w:val="001220F5"/>
    <w:rsid w:val="001223C5"/>
    <w:rsid w:val="00122ECC"/>
    <w:rsid w:val="00122FBE"/>
    <w:rsid w:val="00124A82"/>
    <w:rsid w:val="00124D83"/>
    <w:rsid w:val="0012666B"/>
    <w:rsid w:val="001306D9"/>
    <w:rsid w:val="00134D12"/>
    <w:rsid w:val="001356A0"/>
    <w:rsid w:val="001368FC"/>
    <w:rsid w:val="00136F62"/>
    <w:rsid w:val="001427B9"/>
    <w:rsid w:val="001435C0"/>
    <w:rsid w:val="00145B97"/>
    <w:rsid w:val="00147141"/>
    <w:rsid w:val="001521BC"/>
    <w:rsid w:val="00152BDF"/>
    <w:rsid w:val="00153DBB"/>
    <w:rsid w:val="001546A1"/>
    <w:rsid w:val="00154F15"/>
    <w:rsid w:val="00154FC6"/>
    <w:rsid w:val="0015529D"/>
    <w:rsid w:val="0015579F"/>
    <w:rsid w:val="00155EA3"/>
    <w:rsid w:val="001631AA"/>
    <w:rsid w:val="00163452"/>
    <w:rsid w:val="0016371D"/>
    <w:rsid w:val="00163E94"/>
    <w:rsid w:val="00165B45"/>
    <w:rsid w:val="00170138"/>
    <w:rsid w:val="00174007"/>
    <w:rsid w:val="00174FFD"/>
    <w:rsid w:val="00176BF9"/>
    <w:rsid w:val="00176FCE"/>
    <w:rsid w:val="0018001D"/>
    <w:rsid w:val="001800D4"/>
    <w:rsid w:val="0018053E"/>
    <w:rsid w:val="001806DD"/>
    <w:rsid w:val="00182AF0"/>
    <w:rsid w:val="00185B3B"/>
    <w:rsid w:val="0018678D"/>
    <w:rsid w:val="001871DA"/>
    <w:rsid w:val="00187F0C"/>
    <w:rsid w:val="00190A66"/>
    <w:rsid w:val="00194152"/>
    <w:rsid w:val="001949F1"/>
    <w:rsid w:val="00195DCB"/>
    <w:rsid w:val="00197AC3"/>
    <w:rsid w:val="001A14FF"/>
    <w:rsid w:val="001A1B5E"/>
    <w:rsid w:val="001A1CFE"/>
    <w:rsid w:val="001A38F8"/>
    <w:rsid w:val="001A3EBD"/>
    <w:rsid w:val="001A46D2"/>
    <w:rsid w:val="001A691F"/>
    <w:rsid w:val="001A6D6C"/>
    <w:rsid w:val="001A7FD5"/>
    <w:rsid w:val="001B0620"/>
    <w:rsid w:val="001B11F5"/>
    <w:rsid w:val="001B1CE0"/>
    <w:rsid w:val="001B37D2"/>
    <w:rsid w:val="001B3DA7"/>
    <w:rsid w:val="001B649E"/>
    <w:rsid w:val="001C072C"/>
    <w:rsid w:val="001C1904"/>
    <w:rsid w:val="001C3908"/>
    <w:rsid w:val="001C42CA"/>
    <w:rsid w:val="001C4F7F"/>
    <w:rsid w:val="001C596F"/>
    <w:rsid w:val="001C5D4F"/>
    <w:rsid w:val="001C68FA"/>
    <w:rsid w:val="001D0210"/>
    <w:rsid w:val="001D40EC"/>
    <w:rsid w:val="001D5EF9"/>
    <w:rsid w:val="001D67D3"/>
    <w:rsid w:val="001D6972"/>
    <w:rsid w:val="001D7A47"/>
    <w:rsid w:val="001E18E8"/>
    <w:rsid w:val="001E3288"/>
    <w:rsid w:val="001E3AA3"/>
    <w:rsid w:val="001F072D"/>
    <w:rsid w:val="001F09FA"/>
    <w:rsid w:val="001F0C28"/>
    <w:rsid w:val="001F0D6C"/>
    <w:rsid w:val="001F1161"/>
    <w:rsid w:val="001F2B25"/>
    <w:rsid w:val="001F5A07"/>
    <w:rsid w:val="001F79AB"/>
    <w:rsid w:val="00204A67"/>
    <w:rsid w:val="00204E89"/>
    <w:rsid w:val="00216EF7"/>
    <w:rsid w:val="00217275"/>
    <w:rsid w:val="002178FF"/>
    <w:rsid w:val="00225515"/>
    <w:rsid w:val="002255B7"/>
    <w:rsid w:val="00226E38"/>
    <w:rsid w:val="00227C74"/>
    <w:rsid w:val="00230D65"/>
    <w:rsid w:val="00231CC1"/>
    <w:rsid w:val="00231F45"/>
    <w:rsid w:val="0023453D"/>
    <w:rsid w:val="00236499"/>
    <w:rsid w:val="00240A44"/>
    <w:rsid w:val="00240F0A"/>
    <w:rsid w:val="00241B42"/>
    <w:rsid w:val="0024444D"/>
    <w:rsid w:val="002461EA"/>
    <w:rsid w:val="002462BB"/>
    <w:rsid w:val="00246FC5"/>
    <w:rsid w:val="0024762C"/>
    <w:rsid w:val="0025040B"/>
    <w:rsid w:val="002511E7"/>
    <w:rsid w:val="00252C0D"/>
    <w:rsid w:val="0025470A"/>
    <w:rsid w:val="002568B9"/>
    <w:rsid w:val="00256AEE"/>
    <w:rsid w:val="00256E09"/>
    <w:rsid w:val="00260C7A"/>
    <w:rsid w:val="00261E06"/>
    <w:rsid w:val="00261F2D"/>
    <w:rsid w:val="0026227A"/>
    <w:rsid w:val="0027006A"/>
    <w:rsid w:val="002708CE"/>
    <w:rsid w:val="0027402B"/>
    <w:rsid w:val="00275C46"/>
    <w:rsid w:val="002822AD"/>
    <w:rsid w:val="002840AC"/>
    <w:rsid w:val="00284AA5"/>
    <w:rsid w:val="00285F2C"/>
    <w:rsid w:val="002876D4"/>
    <w:rsid w:val="002878DE"/>
    <w:rsid w:val="00290C2F"/>
    <w:rsid w:val="002921C0"/>
    <w:rsid w:val="00295990"/>
    <w:rsid w:val="00297598"/>
    <w:rsid w:val="002A0529"/>
    <w:rsid w:val="002A0CCC"/>
    <w:rsid w:val="002A0D56"/>
    <w:rsid w:val="002A125E"/>
    <w:rsid w:val="002A1C7C"/>
    <w:rsid w:val="002A2873"/>
    <w:rsid w:val="002A28DF"/>
    <w:rsid w:val="002A33AB"/>
    <w:rsid w:val="002A36AE"/>
    <w:rsid w:val="002A53B3"/>
    <w:rsid w:val="002A5908"/>
    <w:rsid w:val="002A6C3E"/>
    <w:rsid w:val="002B17FC"/>
    <w:rsid w:val="002B513D"/>
    <w:rsid w:val="002C0795"/>
    <w:rsid w:val="002C16AD"/>
    <w:rsid w:val="002C1F0E"/>
    <w:rsid w:val="002C228E"/>
    <w:rsid w:val="002C30A3"/>
    <w:rsid w:val="002C384C"/>
    <w:rsid w:val="002C483B"/>
    <w:rsid w:val="002C4DD6"/>
    <w:rsid w:val="002C59B6"/>
    <w:rsid w:val="002C7A17"/>
    <w:rsid w:val="002D126E"/>
    <w:rsid w:val="002D12B5"/>
    <w:rsid w:val="002D15CF"/>
    <w:rsid w:val="002D2053"/>
    <w:rsid w:val="002D4107"/>
    <w:rsid w:val="002D64B0"/>
    <w:rsid w:val="002D7F17"/>
    <w:rsid w:val="002D7F65"/>
    <w:rsid w:val="002E2427"/>
    <w:rsid w:val="002E2499"/>
    <w:rsid w:val="002E44A6"/>
    <w:rsid w:val="002E53F7"/>
    <w:rsid w:val="002E7C9C"/>
    <w:rsid w:val="002F38F4"/>
    <w:rsid w:val="002F42EB"/>
    <w:rsid w:val="002F4B84"/>
    <w:rsid w:val="002F5134"/>
    <w:rsid w:val="002F62D3"/>
    <w:rsid w:val="002F7251"/>
    <w:rsid w:val="002F74CA"/>
    <w:rsid w:val="002F7A5F"/>
    <w:rsid w:val="003007C6"/>
    <w:rsid w:val="0030222A"/>
    <w:rsid w:val="003028C8"/>
    <w:rsid w:val="00304D40"/>
    <w:rsid w:val="0030556C"/>
    <w:rsid w:val="003055C7"/>
    <w:rsid w:val="00307E70"/>
    <w:rsid w:val="00311077"/>
    <w:rsid w:val="00311896"/>
    <w:rsid w:val="00311FD1"/>
    <w:rsid w:val="003121FC"/>
    <w:rsid w:val="003126FC"/>
    <w:rsid w:val="00314A76"/>
    <w:rsid w:val="0031556F"/>
    <w:rsid w:val="00315C9D"/>
    <w:rsid w:val="003202C2"/>
    <w:rsid w:val="00320B47"/>
    <w:rsid w:val="00322BF6"/>
    <w:rsid w:val="00322F28"/>
    <w:rsid w:val="00322FB9"/>
    <w:rsid w:val="0032324F"/>
    <w:rsid w:val="0032363D"/>
    <w:rsid w:val="00323C39"/>
    <w:rsid w:val="0032656F"/>
    <w:rsid w:val="003274BC"/>
    <w:rsid w:val="00330296"/>
    <w:rsid w:val="00330774"/>
    <w:rsid w:val="00331B46"/>
    <w:rsid w:val="00334ED7"/>
    <w:rsid w:val="00334EF5"/>
    <w:rsid w:val="00335745"/>
    <w:rsid w:val="00335B0A"/>
    <w:rsid w:val="003424B5"/>
    <w:rsid w:val="00342582"/>
    <w:rsid w:val="00346891"/>
    <w:rsid w:val="00346FA8"/>
    <w:rsid w:val="00347EF8"/>
    <w:rsid w:val="0035086F"/>
    <w:rsid w:val="00351F80"/>
    <w:rsid w:val="003534FF"/>
    <w:rsid w:val="00353F4B"/>
    <w:rsid w:val="00355D23"/>
    <w:rsid w:val="003562B4"/>
    <w:rsid w:val="003602F3"/>
    <w:rsid w:val="00360499"/>
    <w:rsid w:val="00361B05"/>
    <w:rsid w:val="0036526A"/>
    <w:rsid w:val="0036548C"/>
    <w:rsid w:val="003660A0"/>
    <w:rsid w:val="003662E1"/>
    <w:rsid w:val="003701B4"/>
    <w:rsid w:val="00370DBD"/>
    <w:rsid w:val="00371C11"/>
    <w:rsid w:val="00374BC4"/>
    <w:rsid w:val="003760DF"/>
    <w:rsid w:val="003815F8"/>
    <w:rsid w:val="00381927"/>
    <w:rsid w:val="0038341D"/>
    <w:rsid w:val="003865D1"/>
    <w:rsid w:val="0039104B"/>
    <w:rsid w:val="003911D2"/>
    <w:rsid w:val="00391289"/>
    <w:rsid w:val="00394769"/>
    <w:rsid w:val="00395ED7"/>
    <w:rsid w:val="00395F12"/>
    <w:rsid w:val="00396246"/>
    <w:rsid w:val="003A0243"/>
    <w:rsid w:val="003A1C24"/>
    <w:rsid w:val="003A3160"/>
    <w:rsid w:val="003A37CE"/>
    <w:rsid w:val="003A6251"/>
    <w:rsid w:val="003A6C09"/>
    <w:rsid w:val="003A7484"/>
    <w:rsid w:val="003A786A"/>
    <w:rsid w:val="003B07FF"/>
    <w:rsid w:val="003B1A4F"/>
    <w:rsid w:val="003B2360"/>
    <w:rsid w:val="003B2B8E"/>
    <w:rsid w:val="003B4203"/>
    <w:rsid w:val="003B68CF"/>
    <w:rsid w:val="003C05E7"/>
    <w:rsid w:val="003C0B00"/>
    <w:rsid w:val="003C1CEA"/>
    <w:rsid w:val="003C1DC0"/>
    <w:rsid w:val="003C2B11"/>
    <w:rsid w:val="003C2BC2"/>
    <w:rsid w:val="003C470F"/>
    <w:rsid w:val="003C4E6F"/>
    <w:rsid w:val="003C4F46"/>
    <w:rsid w:val="003C6F0B"/>
    <w:rsid w:val="003D312F"/>
    <w:rsid w:val="003D335E"/>
    <w:rsid w:val="003D3C30"/>
    <w:rsid w:val="003D7236"/>
    <w:rsid w:val="003D7261"/>
    <w:rsid w:val="003D7606"/>
    <w:rsid w:val="003E0287"/>
    <w:rsid w:val="003E2ABD"/>
    <w:rsid w:val="003E40FE"/>
    <w:rsid w:val="003E536B"/>
    <w:rsid w:val="003E5467"/>
    <w:rsid w:val="003E601C"/>
    <w:rsid w:val="003F17AB"/>
    <w:rsid w:val="003F1E4E"/>
    <w:rsid w:val="003F2880"/>
    <w:rsid w:val="003F2C6C"/>
    <w:rsid w:val="003F3257"/>
    <w:rsid w:val="003F34F3"/>
    <w:rsid w:val="003F3805"/>
    <w:rsid w:val="003F3AF8"/>
    <w:rsid w:val="003F535C"/>
    <w:rsid w:val="003F58A1"/>
    <w:rsid w:val="003F5DF5"/>
    <w:rsid w:val="003F6644"/>
    <w:rsid w:val="0040016A"/>
    <w:rsid w:val="00400D18"/>
    <w:rsid w:val="00402900"/>
    <w:rsid w:val="0040406F"/>
    <w:rsid w:val="004050D9"/>
    <w:rsid w:val="004052D1"/>
    <w:rsid w:val="004057B8"/>
    <w:rsid w:val="0040680C"/>
    <w:rsid w:val="004075B0"/>
    <w:rsid w:val="00407E96"/>
    <w:rsid w:val="00410C12"/>
    <w:rsid w:val="00410E5E"/>
    <w:rsid w:val="004143F8"/>
    <w:rsid w:val="004159E7"/>
    <w:rsid w:val="004159FD"/>
    <w:rsid w:val="004163A8"/>
    <w:rsid w:val="0041672F"/>
    <w:rsid w:val="00416A8B"/>
    <w:rsid w:val="0041720F"/>
    <w:rsid w:val="00417414"/>
    <w:rsid w:val="00417A9A"/>
    <w:rsid w:val="00421CDD"/>
    <w:rsid w:val="00426F9B"/>
    <w:rsid w:val="004276AB"/>
    <w:rsid w:val="00427C47"/>
    <w:rsid w:val="004308C6"/>
    <w:rsid w:val="00431983"/>
    <w:rsid w:val="00432204"/>
    <w:rsid w:val="004345EE"/>
    <w:rsid w:val="0043470F"/>
    <w:rsid w:val="00434969"/>
    <w:rsid w:val="00434A3E"/>
    <w:rsid w:val="0043594E"/>
    <w:rsid w:val="00436B37"/>
    <w:rsid w:val="0043720D"/>
    <w:rsid w:val="004408ED"/>
    <w:rsid w:val="0044325F"/>
    <w:rsid w:val="00444700"/>
    <w:rsid w:val="004453E8"/>
    <w:rsid w:val="00445DB0"/>
    <w:rsid w:val="00446447"/>
    <w:rsid w:val="0044720A"/>
    <w:rsid w:val="004546FA"/>
    <w:rsid w:val="00455E59"/>
    <w:rsid w:val="0045626C"/>
    <w:rsid w:val="00457510"/>
    <w:rsid w:val="00457C0A"/>
    <w:rsid w:val="00460719"/>
    <w:rsid w:val="00464C01"/>
    <w:rsid w:val="00466688"/>
    <w:rsid w:val="00466D20"/>
    <w:rsid w:val="00467112"/>
    <w:rsid w:val="00467BF8"/>
    <w:rsid w:val="0047006E"/>
    <w:rsid w:val="00471496"/>
    <w:rsid w:val="00471C95"/>
    <w:rsid w:val="0047270F"/>
    <w:rsid w:val="0047536B"/>
    <w:rsid w:val="00481F8B"/>
    <w:rsid w:val="004826A1"/>
    <w:rsid w:val="00482774"/>
    <w:rsid w:val="00482C82"/>
    <w:rsid w:val="004872DA"/>
    <w:rsid w:val="00492247"/>
    <w:rsid w:val="00493431"/>
    <w:rsid w:val="00495A47"/>
    <w:rsid w:val="00496216"/>
    <w:rsid w:val="00496576"/>
    <w:rsid w:val="004A174E"/>
    <w:rsid w:val="004A2CCC"/>
    <w:rsid w:val="004A48F0"/>
    <w:rsid w:val="004A5353"/>
    <w:rsid w:val="004A6C24"/>
    <w:rsid w:val="004B0133"/>
    <w:rsid w:val="004B0805"/>
    <w:rsid w:val="004B2393"/>
    <w:rsid w:val="004B4BEF"/>
    <w:rsid w:val="004B4E34"/>
    <w:rsid w:val="004B547E"/>
    <w:rsid w:val="004B6044"/>
    <w:rsid w:val="004C0047"/>
    <w:rsid w:val="004C163D"/>
    <w:rsid w:val="004C1E06"/>
    <w:rsid w:val="004C29E9"/>
    <w:rsid w:val="004C3F62"/>
    <w:rsid w:val="004C53FC"/>
    <w:rsid w:val="004C7D29"/>
    <w:rsid w:val="004D08FD"/>
    <w:rsid w:val="004D226E"/>
    <w:rsid w:val="004D3472"/>
    <w:rsid w:val="004D5899"/>
    <w:rsid w:val="004D7346"/>
    <w:rsid w:val="004E0AA7"/>
    <w:rsid w:val="004E2482"/>
    <w:rsid w:val="004E3502"/>
    <w:rsid w:val="004E479E"/>
    <w:rsid w:val="004E5367"/>
    <w:rsid w:val="004E7485"/>
    <w:rsid w:val="004F4312"/>
    <w:rsid w:val="004F4CD9"/>
    <w:rsid w:val="004F7CCF"/>
    <w:rsid w:val="005004C5"/>
    <w:rsid w:val="005064AE"/>
    <w:rsid w:val="005074A1"/>
    <w:rsid w:val="00507687"/>
    <w:rsid w:val="005104C1"/>
    <w:rsid w:val="005127DD"/>
    <w:rsid w:val="00513AD3"/>
    <w:rsid w:val="00514B93"/>
    <w:rsid w:val="005150FA"/>
    <w:rsid w:val="00516FD2"/>
    <w:rsid w:val="005171EA"/>
    <w:rsid w:val="00517DD9"/>
    <w:rsid w:val="00521FD1"/>
    <w:rsid w:val="00522E00"/>
    <w:rsid w:val="0052447D"/>
    <w:rsid w:val="00524973"/>
    <w:rsid w:val="005267DD"/>
    <w:rsid w:val="005305E5"/>
    <w:rsid w:val="005323F5"/>
    <w:rsid w:val="00533B5C"/>
    <w:rsid w:val="0054658F"/>
    <w:rsid w:val="00547730"/>
    <w:rsid w:val="00551574"/>
    <w:rsid w:val="005515D7"/>
    <w:rsid w:val="00551F01"/>
    <w:rsid w:val="0055246B"/>
    <w:rsid w:val="00553E77"/>
    <w:rsid w:val="00555CB5"/>
    <w:rsid w:val="00555F42"/>
    <w:rsid w:val="00557723"/>
    <w:rsid w:val="00563C41"/>
    <w:rsid w:val="00563EDC"/>
    <w:rsid w:val="00564D39"/>
    <w:rsid w:val="005655D1"/>
    <w:rsid w:val="00565889"/>
    <w:rsid w:val="00566D14"/>
    <w:rsid w:val="0056718D"/>
    <w:rsid w:val="00567373"/>
    <w:rsid w:val="00567DC6"/>
    <w:rsid w:val="00570B2C"/>
    <w:rsid w:val="00577508"/>
    <w:rsid w:val="0058033D"/>
    <w:rsid w:val="00582B4B"/>
    <w:rsid w:val="00584912"/>
    <w:rsid w:val="00584A4B"/>
    <w:rsid w:val="00585015"/>
    <w:rsid w:val="0058562A"/>
    <w:rsid w:val="005864BF"/>
    <w:rsid w:val="005874EB"/>
    <w:rsid w:val="00591F57"/>
    <w:rsid w:val="00592047"/>
    <w:rsid w:val="005927FB"/>
    <w:rsid w:val="00595F27"/>
    <w:rsid w:val="00597018"/>
    <w:rsid w:val="005A0F6F"/>
    <w:rsid w:val="005A3C22"/>
    <w:rsid w:val="005A68AE"/>
    <w:rsid w:val="005A7C55"/>
    <w:rsid w:val="005B00B1"/>
    <w:rsid w:val="005B29B8"/>
    <w:rsid w:val="005B2E72"/>
    <w:rsid w:val="005B2F95"/>
    <w:rsid w:val="005B45A4"/>
    <w:rsid w:val="005B497F"/>
    <w:rsid w:val="005B681B"/>
    <w:rsid w:val="005C074C"/>
    <w:rsid w:val="005C2B8C"/>
    <w:rsid w:val="005C46BA"/>
    <w:rsid w:val="005C52FE"/>
    <w:rsid w:val="005D11E9"/>
    <w:rsid w:val="005D2EAB"/>
    <w:rsid w:val="005D32BB"/>
    <w:rsid w:val="005D3628"/>
    <w:rsid w:val="005D51E5"/>
    <w:rsid w:val="005D602D"/>
    <w:rsid w:val="005D7A6F"/>
    <w:rsid w:val="005E0505"/>
    <w:rsid w:val="005E2ED2"/>
    <w:rsid w:val="005E314A"/>
    <w:rsid w:val="005E3CD9"/>
    <w:rsid w:val="005E42FD"/>
    <w:rsid w:val="005E55CE"/>
    <w:rsid w:val="005E59CD"/>
    <w:rsid w:val="005E63F8"/>
    <w:rsid w:val="005E75C4"/>
    <w:rsid w:val="005F0950"/>
    <w:rsid w:val="005F0A92"/>
    <w:rsid w:val="005F23E0"/>
    <w:rsid w:val="005F29EC"/>
    <w:rsid w:val="005F3156"/>
    <w:rsid w:val="005F34E6"/>
    <w:rsid w:val="005F4F6D"/>
    <w:rsid w:val="005F5DD8"/>
    <w:rsid w:val="005F6A0E"/>
    <w:rsid w:val="005F782B"/>
    <w:rsid w:val="0060212F"/>
    <w:rsid w:val="00603D2D"/>
    <w:rsid w:val="00604CBB"/>
    <w:rsid w:val="00607EFF"/>
    <w:rsid w:val="006106F0"/>
    <w:rsid w:val="00614D9C"/>
    <w:rsid w:val="00615BB9"/>
    <w:rsid w:val="00615DF7"/>
    <w:rsid w:val="006173A4"/>
    <w:rsid w:val="00617E00"/>
    <w:rsid w:val="00621FA0"/>
    <w:rsid w:val="00623BF9"/>
    <w:rsid w:val="00623DB7"/>
    <w:rsid w:val="0062582A"/>
    <w:rsid w:val="0062666F"/>
    <w:rsid w:val="00626D8A"/>
    <w:rsid w:val="00631BF6"/>
    <w:rsid w:val="006328A8"/>
    <w:rsid w:val="00633127"/>
    <w:rsid w:val="006419CD"/>
    <w:rsid w:val="00642BAC"/>
    <w:rsid w:val="00643309"/>
    <w:rsid w:val="006449A5"/>
    <w:rsid w:val="006464A5"/>
    <w:rsid w:val="00646EA1"/>
    <w:rsid w:val="00651B39"/>
    <w:rsid w:val="006526CE"/>
    <w:rsid w:val="00652A7C"/>
    <w:rsid w:val="00655134"/>
    <w:rsid w:val="00655EE9"/>
    <w:rsid w:val="00656317"/>
    <w:rsid w:val="00656FA8"/>
    <w:rsid w:val="00657DA1"/>
    <w:rsid w:val="006605AC"/>
    <w:rsid w:val="0066250C"/>
    <w:rsid w:val="00662F89"/>
    <w:rsid w:val="00664063"/>
    <w:rsid w:val="00664470"/>
    <w:rsid w:val="00665EA4"/>
    <w:rsid w:val="00666C56"/>
    <w:rsid w:val="00670058"/>
    <w:rsid w:val="0067193C"/>
    <w:rsid w:val="00671E7B"/>
    <w:rsid w:val="0067203D"/>
    <w:rsid w:val="0067227C"/>
    <w:rsid w:val="0067382C"/>
    <w:rsid w:val="00674D5F"/>
    <w:rsid w:val="00674F4B"/>
    <w:rsid w:val="0067678F"/>
    <w:rsid w:val="0067767E"/>
    <w:rsid w:val="00680064"/>
    <w:rsid w:val="00680CEE"/>
    <w:rsid w:val="0068446D"/>
    <w:rsid w:val="00685A0A"/>
    <w:rsid w:val="006866A0"/>
    <w:rsid w:val="0068769D"/>
    <w:rsid w:val="00687900"/>
    <w:rsid w:val="0069118C"/>
    <w:rsid w:val="0069145F"/>
    <w:rsid w:val="00691C26"/>
    <w:rsid w:val="00691C36"/>
    <w:rsid w:val="00693304"/>
    <w:rsid w:val="006955AC"/>
    <w:rsid w:val="00695E88"/>
    <w:rsid w:val="0069744C"/>
    <w:rsid w:val="006A000D"/>
    <w:rsid w:val="006A2EAF"/>
    <w:rsid w:val="006B07ED"/>
    <w:rsid w:val="006B0B78"/>
    <w:rsid w:val="006B13C3"/>
    <w:rsid w:val="006B28FF"/>
    <w:rsid w:val="006B45E1"/>
    <w:rsid w:val="006C148A"/>
    <w:rsid w:val="006C18DC"/>
    <w:rsid w:val="006C2746"/>
    <w:rsid w:val="006C4F26"/>
    <w:rsid w:val="006C616F"/>
    <w:rsid w:val="006D1855"/>
    <w:rsid w:val="006D1CE3"/>
    <w:rsid w:val="006D21E7"/>
    <w:rsid w:val="006D2760"/>
    <w:rsid w:val="006D4590"/>
    <w:rsid w:val="006D51E7"/>
    <w:rsid w:val="006D5730"/>
    <w:rsid w:val="006D6265"/>
    <w:rsid w:val="006D6588"/>
    <w:rsid w:val="006E0DE7"/>
    <w:rsid w:val="006E2800"/>
    <w:rsid w:val="006E2D9C"/>
    <w:rsid w:val="006E5BC0"/>
    <w:rsid w:val="006E5F6B"/>
    <w:rsid w:val="006E7F2B"/>
    <w:rsid w:val="006F0A6A"/>
    <w:rsid w:val="006F1A13"/>
    <w:rsid w:val="006F2D59"/>
    <w:rsid w:val="006F3FD9"/>
    <w:rsid w:val="006F465B"/>
    <w:rsid w:val="006F4FA4"/>
    <w:rsid w:val="006F5A4A"/>
    <w:rsid w:val="007003F6"/>
    <w:rsid w:val="00704235"/>
    <w:rsid w:val="0070505E"/>
    <w:rsid w:val="0070554F"/>
    <w:rsid w:val="00705D0D"/>
    <w:rsid w:val="00706815"/>
    <w:rsid w:val="00706E28"/>
    <w:rsid w:val="007108BF"/>
    <w:rsid w:val="00710BDB"/>
    <w:rsid w:val="0071121A"/>
    <w:rsid w:val="007117BD"/>
    <w:rsid w:val="007117DD"/>
    <w:rsid w:val="00712060"/>
    <w:rsid w:val="007124C8"/>
    <w:rsid w:val="00715015"/>
    <w:rsid w:val="0071703A"/>
    <w:rsid w:val="0072005B"/>
    <w:rsid w:val="00721ABC"/>
    <w:rsid w:val="00721D29"/>
    <w:rsid w:val="0072430E"/>
    <w:rsid w:val="00724B47"/>
    <w:rsid w:val="00730D0D"/>
    <w:rsid w:val="0073141C"/>
    <w:rsid w:val="007317E2"/>
    <w:rsid w:val="007327EF"/>
    <w:rsid w:val="007334A2"/>
    <w:rsid w:val="0073755A"/>
    <w:rsid w:val="00740B02"/>
    <w:rsid w:val="00740DA9"/>
    <w:rsid w:val="00740F19"/>
    <w:rsid w:val="0074639E"/>
    <w:rsid w:val="007470F3"/>
    <w:rsid w:val="0074753A"/>
    <w:rsid w:val="00747556"/>
    <w:rsid w:val="00751130"/>
    <w:rsid w:val="00751CA2"/>
    <w:rsid w:val="007527CA"/>
    <w:rsid w:val="00754483"/>
    <w:rsid w:val="00754F28"/>
    <w:rsid w:val="00755AD6"/>
    <w:rsid w:val="00757277"/>
    <w:rsid w:val="00762EE6"/>
    <w:rsid w:val="00763791"/>
    <w:rsid w:val="00764413"/>
    <w:rsid w:val="00765BC3"/>
    <w:rsid w:val="00765E4A"/>
    <w:rsid w:val="00766A4D"/>
    <w:rsid w:val="00766D7D"/>
    <w:rsid w:val="00767101"/>
    <w:rsid w:val="00767987"/>
    <w:rsid w:val="00772450"/>
    <w:rsid w:val="00772CC6"/>
    <w:rsid w:val="00772DD4"/>
    <w:rsid w:val="00774784"/>
    <w:rsid w:val="0077591C"/>
    <w:rsid w:val="00776941"/>
    <w:rsid w:val="00777AD2"/>
    <w:rsid w:val="007828DB"/>
    <w:rsid w:val="00783C56"/>
    <w:rsid w:val="0078574C"/>
    <w:rsid w:val="00785820"/>
    <w:rsid w:val="00785F61"/>
    <w:rsid w:val="007863CA"/>
    <w:rsid w:val="0078688A"/>
    <w:rsid w:val="007914A2"/>
    <w:rsid w:val="00791ABD"/>
    <w:rsid w:val="00793621"/>
    <w:rsid w:val="00797538"/>
    <w:rsid w:val="007A3B35"/>
    <w:rsid w:val="007A66EC"/>
    <w:rsid w:val="007A6C66"/>
    <w:rsid w:val="007A793B"/>
    <w:rsid w:val="007B00E4"/>
    <w:rsid w:val="007B0141"/>
    <w:rsid w:val="007B0C87"/>
    <w:rsid w:val="007B0F86"/>
    <w:rsid w:val="007C0203"/>
    <w:rsid w:val="007C022E"/>
    <w:rsid w:val="007C1E89"/>
    <w:rsid w:val="007C2307"/>
    <w:rsid w:val="007C342A"/>
    <w:rsid w:val="007C49E1"/>
    <w:rsid w:val="007C5D52"/>
    <w:rsid w:val="007D045B"/>
    <w:rsid w:val="007D1216"/>
    <w:rsid w:val="007D22A5"/>
    <w:rsid w:val="007D32F8"/>
    <w:rsid w:val="007D6414"/>
    <w:rsid w:val="007E2ECE"/>
    <w:rsid w:val="007E3EC3"/>
    <w:rsid w:val="007E442F"/>
    <w:rsid w:val="007E451A"/>
    <w:rsid w:val="007E476B"/>
    <w:rsid w:val="007F0607"/>
    <w:rsid w:val="007F0668"/>
    <w:rsid w:val="007F1D61"/>
    <w:rsid w:val="007F21D8"/>
    <w:rsid w:val="007F3BDD"/>
    <w:rsid w:val="00800C33"/>
    <w:rsid w:val="00801048"/>
    <w:rsid w:val="0080173C"/>
    <w:rsid w:val="00802DAD"/>
    <w:rsid w:val="00804346"/>
    <w:rsid w:val="00806C4A"/>
    <w:rsid w:val="00810A5F"/>
    <w:rsid w:val="00813254"/>
    <w:rsid w:val="0081395B"/>
    <w:rsid w:val="00817959"/>
    <w:rsid w:val="00820A02"/>
    <w:rsid w:val="00821584"/>
    <w:rsid w:val="0082235B"/>
    <w:rsid w:val="00823067"/>
    <w:rsid w:val="00823596"/>
    <w:rsid w:val="00827148"/>
    <w:rsid w:val="0083204F"/>
    <w:rsid w:val="008330CD"/>
    <w:rsid w:val="008330D3"/>
    <w:rsid w:val="008344B3"/>
    <w:rsid w:val="00837EE2"/>
    <w:rsid w:val="00843416"/>
    <w:rsid w:val="008434E6"/>
    <w:rsid w:val="00843EEE"/>
    <w:rsid w:val="008440A8"/>
    <w:rsid w:val="00846AE1"/>
    <w:rsid w:val="00850EC0"/>
    <w:rsid w:val="00855471"/>
    <w:rsid w:val="00855CB5"/>
    <w:rsid w:val="008563C5"/>
    <w:rsid w:val="00860059"/>
    <w:rsid w:val="0086124A"/>
    <w:rsid w:val="00862BFB"/>
    <w:rsid w:val="00863011"/>
    <w:rsid w:val="00864660"/>
    <w:rsid w:val="008709CE"/>
    <w:rsid w:val="0087280C"/>
    <w:rsid w:val="00873F99"/>
    <w:rsid w:val="00875185"/>
    <w:rsid w:val="00875E63"/>
    <w:rsid w:val="008764DD"/>
    <w:rsid w:val="00876622"/>
    <w:rsid w:val="0087742E"/>
    <w:rsid w:val="00880298"/>
    <w:rsid w:val="008814A5"/>
    <w:rsid w:val="00881924"/>
    <w:rsid w:val="008819D5"/>
    <w:rsid w:val="0088412B"/>
    <w:rsid w:val="00884500"/>
    <w:rsid w:val="00886E4F"/>
    <w:rsid w:val="00886F13"/>
    <w:rsid w:val="00887749"/>
    <w:rsid w:val="00891207"/>
    <w:rsid w:val="0089226C"/>
    <w:rsid w:val="00892656"/>
    <w:rsid w:val="008935CE"/>
    <w:rsid w:val="008944A0"/>
    <w:rsid w:val="00895916"/>
    <w:rsid w:val="008A06ED"/>
    <w:rsid w:val="008A1CF7"/>
    <w:rsid w:val="008A1F20"/>
    <w:rsid w:val="008A30EA"/>
    <w:rsid w:val="008A539A"/>
    <w:rsid w:val="008A5435"/>
    <w:rsid w:val="008A5881"/>
    <w:rsid w:val="008A71CC"/>
    <w:rsid w:val="008A77D8"/>
    <w:rsid w:val="008A7899"/>
    <w:rsid w:val="008B01B7"/>
    <w:rsid w:val="008B0C1F"/>
    <w:rsid w:val="008B15DB"/>
    <w:rsid w:val="008B3AA7"/>
    <w:rsid w:val="008B6615"/>
    <w:rsid w:val="008B7868"/>
    <w:rsid w:val="008C1822"/>
    <w:rsid w:val="008C2185"/>
    <w:rsid w:val="008C4426"/>
    <w:rsid w:val="008C5ACA"/>
    <w:rsid w:val="008C7502"/>
    <w:rsid w:val="008C7899"/>
    <w:rsid w:val="008C7C93"/>
    <w:rsid w:val="008D2627"/>
    <w:rsid w:val="008D450C"/>
    <w:rsid w:val="008D502C"/>
    <w:rsid w:val="008D66C2"/>
    <w:rsid w:val="008E0233"/>
    <w:rsid w:val="008E09CF"/>
    <w:rsid w:val="008E1AA8"/>
    <w:rsid w:val="008E20C2"/>
    <w:rsid w:val="008E2763"/>
    <w:rsid w:val="008E3B92"/>
    <w:rsid w:val="008E4EA0"/>
    <w:rsid w:val="008E5C9E"/>
    <w:rsid w:val="008E61D6"/>
    <w:rsid w:val="008E6FA2"/>
    <w:rsid w:val="008E72EE"/>
    <w:rsid w:val="008F0D6F"/>
    <w:rsid w:val="008F29E0"/>
    <w:rsid w:val="008F2E7D"/>
    <w:rsid w:val="008F2F30"/>
    <w:rsid w:val="008F3512"/>
    <w:rsid w:val="008F3A3F"/>
    <w:rsid w:val="008F6D43"/>
    <w:rsid w:val="008F7FA1"/>
    <w:rsid w:val="009001F6"/>
    <w:rsid w:val="00901B03"/>
    <w:rsid w:val="00901E44"/>
    <w:rsid w:val="00904F74"/>
    <w:rsid w:val="009054E1"/>
    <w:rsid w:val="00905A10"/>
    <w:rsid w:val="009149BD"/>
    <w:rsid w:val="00917124"/>
    <w:rsid w:val="009202B2"/>
    <w:rsid w:val="009206D5"/>
    <w:rsid w:val="00921B51"/>
    <w:rsid w:val="00921F89"/>
    <w:rsid w:val="00922630"/>
    <w:rsid w:val="00922B6B"/>
    <w:rsid w:val="009233DC"/>
    <w:rsid w:val="009240F6"/>
    <w:rsid w:val="00925911"/>
    <w:rsid w:val="00927AF3"/>
    <w:rsid w:val="00927C87"/>
    <w:rsid w:val="00930231"/>
    <w:rsid w:val="00931512"/>
    <w:rsid w:val="00932558"/>
    <w:rsid w:val="0093326E"/>
    <w:rsid w:val="0093444C"/>
    <w:rsid w:val="0093449F"/>
    <w:rsid w:val="0093572C"/>
    <w:rsid w:val="00937D40"/>
    <w:rsid w:val="00941C43"/>
    <w:rsid w:val="00942C1E"/>
    <w:rsid w:val="00942F78"/>
    <w:rsid w:val="0094322E"/>
    <w:rsid w:val="00944F0F"/>
    <w:rsid w:val="009456EE"/>
    <w:rsid w:val="0094627A"/>
    <w:rsid w:val="0094657F"/>
    <w:rsid w:val="00947C58"/>
    <w:rsid w:val="00950499"/>
    <w:rsid w:val="00952866"/>
    <w:rsid w:val="009529C4"/>
    <w:rsid w:val="00954EEC"/>
    <w:rsid w:val="00955195"/>
    <w:rsid w:val="00955CF6"/>
    <w:rsid w:val="00955F64"/>
    <w:rsid w:val="009576CE"/>
    <w:rsid w:val="009636FE"/>
    <w:rsid w:val="00965146"/>
    <w:rsid w:val="00965B79"/>
    <w:rsid w:val="009665E9"/>
    <w:rsid w:val="00967DA0"/>
    <w:rsid w:val="00970188"/>
    <w:rsid w:val="00970631"/>
    <w:rsid w:val="00973AAC"/>
    <w:rsid w:val="00976F29"/>
    <w:rsid w:val="009817C6"/>
    <w:rsid w:val="009818E3"/>
    <w:rsid w:val="009825CD"/>
    <w:rsid w:val="0098463B"/>
    <w:rsid w:val="0098621E"/>
    <w:rsid w:val="0099065E"/>
    <w:rsid w:val="009908F6"/>
    <w:rsid w:val="00992F0A"/>
    <w:rsid w:val="0099355C"/>
    <w:rsid w:val="0099603F"/>
    <w:rsid w:val="00997D1D"/>
    <w:rsid w:val="009A4973"/>
    <w:rsid w:val="009A4B97"/>
    <w:rsid w:val="009A71C9"/>
    <w:rsid w:val="009A77A2"/>
    <w:rsid w:val="009A7A98"/>
    <w:rsid w:val="009B3DD8"/>
    <w:rsid w:val="009B42C4"/>
    <w:rsid w:val="009B44B7"/>
    <w:rsid w:val="009C281D"/>
    <w:rsid w:val="009C392C"/>
    <w:rsid w:val="009C3C88"/>
    <w:rsid w:val="009C5D60"/>
    <w:rsid w:val="009D110C"/>
    <w:rsid w:val="009D3B6A"/>
    <w:rsid w:val="009D5E14"/>
    <w:rsid w:val="009D682B"/>
    <w:rsid w:val="009D74A4"/>
    <w:rsid w:val="009D7E41"/>
    <w:rsid w:val="009E0A99"/>
    <w:rsid w:val="009E1CAE"/>
    <w:rsid w:val="009E35B0"/>
    <w:rsid w:val="009E5849"/>
    <w:rsid w:val="009F282C"/>
    <w:rsid w:val="009F42B4"/>
    <w:rsid w:val="009F4973"/>
    <w:rsid w:val="009F4B44"/>
    <w:rsid w:val="009F6359"/>
    <w:rsid w:val="009F794F"/>
    <w:rsid w:val="00A017B6"/>
    <w:rsid w:val="00A01A84"/>
    <w:rsid w:val="00A025E1"/>
    <w:rsid w:val="00A02955"/>
    <w:rsid w:val="00A02985"/>
    <w:rsid w:val="00A036F0"/>
    <w:rsid w:val="00A03FA5"/>
    <w:rsid w:val="00A043B9"/>
    <w:rsid w:val="00A04AA9"/>
    <w:rsid w:val="00A061F2"/>
    <w:rsid w:val="00A06DE0"/>
    <w:rsid w:val="00A11355"/>
    <w:rsid w:val="00A1188C"/>
    <w:rsid w:val="00A16269"/>
    <w:rsid w:val="00A175F8"/>
    <w:rsid w:val="00A21598"/>
    <w:rsid w:val="00A22F28"/>
    <w:rsid w:val="00A23939"/>
    <w:rsid w:val="00A256AC"/>
    <w:rsid w:val="00A30439"/>
    <w:rsid w:val="00A3380B"/>
    <w:rsid w:val="00A34B42"/>
    <w:rsid w:val="00A36367"/>
    <w:rsid w:val="00A36B4D"/>
    <w:rsid w:val="00A37A8D"/>
    <w:rsid w:val="00A37E83"/>
    <w:rsid w:val="00A40A57"/>
    <w:rsid w:val="00A41935"/>
    <w:rsid w:val="00A45296"/>
    <w:rsid w:val="00A472AE"/>
    <w:rsid w:val="00A52225"/>
    <w:rsid w:val="00A54659"/>
    <w:rsid w:val="00A568F1"/>
    <w:rsid w:val="00A56E2A"/>
    <w:rsid w:val="00A57183"/>
    <w:rsid w:val="00A573C0"/>
    <w:rsid w:val="00A608D4"/>
    <w:rsid w:val="00A611F7"/>
    <w:rsid w:val="00A61748"/>
    <w:rsid w:val="00A62A40"/>
    <w:rsid w:val="00A63489"/>
    <w:rsid w:val="00A64CAD"/>
    <w:rsid w:val="00A672BD"/>
    <w:rsid w:val="00A71048"/>
    <w:rsid w:val="00A71C35"/>
    <w:rsid w:val="00A71C79"/>
    <w:rsid w:val="00A75F51"/>
    <w:rsid w:val="00A76A05"/>
    <w:rsid w:val="00A80F3D"/>
    <w:rsid w:val="00A8118B"/>
    <w:rsid w:val="00A8239A"/>
    <w:rsid w:val="00A82A61"/>
    <w:rsid w:val="00A83C7F"/>
    <w:rsid w:val="00A8416C"/>
    <w:rsid w:val="00A84A1C"/>
    <w:rsid w:val="00A84D63"/>
    <w:rsid w:val="00A850A1"/>
    <w:rsid w:val="00A85B60"/>
    <w:rsid w:val="00A87DC3"/>
    <w:rsid w:val="00A90371"/>
    <w:rsid w:val="00A908E3"/>
    <w:rsid w:val="00A90D84"/>
    <w:rsid w:val="00A91496"/>
    <w:rsid w:val="00A91A5B"/>
    <w:rsid w:val="00A9273C"/>
    <w:rsid w:val="00A9307F"/>
    <w:rsid w:val="00A932D2"/>
    <w:rsid w:val="00A933D6"/>
    <w:rsid w:val="00A9396C"/>
    <w:rsid w:val="00A94B1E"/>
    <w:rsid w:val="00A9590F"/>
    <w:rsid w:val="00A964E1"/>
    <w:rsid w:val="00A97DC5"/>
    <w:rsid w:val="00AA0118"/>
    <w:rsid w:val="00AA1302"/>
    <w:rsid w:val="00AA18CF"/>
    <w:rsid w:val="00AA263F"/>
    <w:rsid w:val="00AA3112"/>
    <w:rsid w:val="00AA351B"/>
    <w:rsid w:val="00AA7F80"/>
    <w:rsid w:val="00AB0A57"/>
    <w:rsid w:val="00AB6D81"/>
    <w:rsid w:val="00AB722C"/>
    <w:rsid w:val="00AC13AC"/>
    <w:rsid w:val="00AC1BF2"/>
    <w:rsid w:val="00AC20D8"/>
    <w:rsid w:val="00AC288C"/>
    <w:rsid w:val="00AC334B"/>
    <w:rsid w:val="00AC337D"/>
    <w:rsid w:val="00AC51C9"/>
    <w:rsid w:val="00AC584B"/>
    <w:rsid w:val="00AC596C"/>
    <w:rsid w:val="00AC732B"/>
    <w:rsid w:val="00AD059A"/>
    <w:rsid w:val="00AD214B"/>
    <w:rsid w:val="00AD23BD"/>
    <w:rsid w:val="00AD2471"/>
    <w:rsid w:val="00AD2D65"/>
    <w:rsid w:val="00AD566A"/>
    <w:rsid w:val="00AD652E"/>
    <w:rsid w:val="00AD790A"/>
    <w:rsid w:val="00AE1724"/>
    <w:rsid w:val="00AE2627"/>
    <w:rsid w:val="00AE264C"/>
    <w:rsid w:val="00AE2BE2"/>
    <w:rsid w:val="00AE4AD9"/>
    <w:rsid w:val="00AE59C8"/>
    <w:rsid w:val="00AE5C8F"/>
    <w:rsid w:val="00AE6CCA"/>
    <w:rsid w:val="00AE6D07"/>
    <w:rsid w:val="00AF0795"/>
    <w:rsid w:val="00AF2D6B"/>
    <w:rsid w:val="00AF5467"/>
    <w:rsid w:val="00AF5F1C"/>
    <w:rsid w:val="00AF7020"/>
    <w:rsid w:val="00AF736A"/>
    <w:rsid w:val="00AF7870"/>
    <w:rsid w:val="00B016A5"/>
    <w:rsid w:val="00B0347F"/>
    <w:rsid w:val="00B04AFA"/>
    <w:rsid w:val="00B07F2B"/>
    <w:rsid w:val="00B07F99"/>
    <w:rsid w:val="00B11D94"/>
    <w:rsid w:val="00B13BD2"/>
    <w:rsid w:val="00B15586"/>
    <w:rsid w:val="00B2095F"/>
    <w:rsid w:val="00B215DA"/>
    <w:rsid w:val="00B21AD0"/>
    <w:rsid w:val="00B25319"/>
    <w:rsid w:val="00B270B8"/>
    <w:rsid w:val="00B2715D"/>
    <w:rsid w:val="00B271BF"/>
    <w:rsid w:val="00B32D19"/>
    <w:rsid w:val="00B35C14"/>
    <w:rsid w:val="00B375F4"/>
    <w:rsid w:val="00B41087"/>
    <w:rsid w:val="00B423CD"/>
    <w:rsid w:val="00B42F30"/>
    <w:rsid w:val="00B43342"/>
    <w:rsid w:val="00B434BE"/>
    <w:rsid w:val="00B43E86"/>
    <w:rsid w:val="00B50B21"/>
    <w:rsid w:val="00B50C14"/>
    <w:rsid w:val="00B51F4E"/>
    <w:rsid w:val="00B5204A"/>
    <w:rsid w:val="00B52859"/>
    <w:rsid w:val="00B52A1B"/>
    <w:rsid w:val="00B55F5A"/>
    <w:rsid w:val="00B568F4"/>
    <w:rsid w:val="00B5741F"/>
    <w:rsid w:val="00B609A5"/>
    <w:rsid w:val="00B60B24"/>
    <w:rsid w:val="00B618EE"/>
    <w:rsid w:val="00B6355B"/>
    <w:rsid w:val="00B639CE"/>
    <w:rsid w:val="00B66458"/>
    <w:rsid w:val="00B671E4"/>
    <w:rsid w:val="00B675D7"/>
    <w:rsid w:val="00B70B3B"/>
    <w:rsid w:val="00B742B9"/>
    <w:rsid w:val="00B74E28"/>
    <w:rsid w:val="00B7730F"/>
    <w:rsid w:val="00B800C1"/>
    <w:rsid w:val="00B801BC"/>
    <w:rsid w:val="00B805FF"/>
    <w:rsid w:val="00B826D5"/>
    <w:rsid w:val="00B85907"/>
    <w:rsid w:val="00B879E8"/>
    <w:rsid w:val="00B87C25"/>
    <w:rsid w:val="00B93312"/>
    <w:rsid w:val="00B938D7"/>
    <w:rsid w:val="00B93CB2"/>
    <w:rsid w:val="00B945A0"/>
    <w:rsid w:val="00B94E2E"/>
    <w:rsid w:val="00B95ECD"/>
    <w:rsid w:val="00B9691A"/>
    <w:rsid w:val="00BA0CD9"/>
    <w:rsid w:val="00BA0CDD"/>
    <w:rsid w:val="00BA1DBE"/>
    <w:rsid w:val="00BA34E6"/>
    <w:rsid w:val="00BA378D"/>
    <w:rsid w:val="00BA3BFE"/>
    <w:rsid w:val="00BA5334"/>
    <w:rsid w:val="00BA5E25"/>
    <w:rsid w:val="00BA621C"/>
    <w:rsid w:val="00BA6D4B"/>
    <w:rsid w:val="00BB0CCF"/>
    <w:rsid w:val="00BB257D"/>
    <w:rsid w:val="00BB2F80"/>
    <w:rsid w:val="00BB3FC7"/>
    <w:rsid w:val="00BB4222"/>
    <w:rsid w:val="00BB49A2"/>
    <w:rsid w:val="00BB5939"/>
    <w:rsid w:val="00BB6BD0"/>
    <w:rsid w:val="00BB7327"/>
    <w:rsid w:val="00BC0053"/>
    <w:rsid w:val="00BC0096"/>
    <w:rsid w:val="00BC101F"/>
    <w:rsid w:val="00BC33B9"/>
    <w:rsid w:val="00BC33D7"/>
    <w:rsid w:val="00BC5A0E"/>
    <w:rsid w:val="00BC5AE9"/>
    <w:rsid w:val="00BC73B7"/>
    <w:rsid w:val="00BD00F6"/>
    <w:rsid w:val="00BD050F"/>
    <w:rsid w:val="00BD0A22"/>
    <w:rsid w:val="00BD25AB"/>
    <w:rsid w:val="00BD2D15"/>
    <w:rsid w:val="00BD2D8C"/>
    <w:rsid w:val="00BD2E6C"/>
    <w:rsid w:val="00BE1311"/>
    <w:rsid w:val="00BE1923"/>
    <w:rsid w:val="00BE2209"/>
    <w:rsid w:val="00BE2A7E"/>
    <w:rsid w:val="00BE2BCF"/>
    <w:rsid w:val="00BE40ED"/>
    <w:rsid w:val="00BE696E"/>
    <w:rsid w:val="00BF0FC3"/>
    <w:rsid w:val="00BF18B5"/>
    <w:rsid w:val="00BF1F77"/>
    <w:rsid w:val="00BF23BE"/>
    <w:rsid w:val="00BF45DC"/>
    <w:rsid w:val="00C039CA"/>
    <w:rsid w:val="00C04948"/>
    <w:rsid w:val="00C10927"/>
    <w:rsid w:val="00C117E8"/>
    <w:rsid w:val="00C12F63"/>
    <w:rsid w:val="00C14E50"/>
    <w:rsid w:val="00C1602A"/>
    <w:rsid w:val="00C177E5"/>
    <w:rsid w:val="00C17C8B"/>
    <w:rsid w:val="00C21A03"/>
    <w:rsid w:val="00C21B40"/>
    <w:rsid w:val="00C22131"/>
    <w:rsid w:val="00C25115"/>
    <w:rsid w:val="00C254CB"/>
    <w:rsid w:val="00C25958"/>
    <w:rsid w:val="00C268A8"/>
    <w:rsid w:val="00C27AA4"/>
    <w:rsid w:val="00C27E3C"/>
    <w:rsid w:val="00C30F9E"/>
    <w:rsid w:val="00C3168D"/>
    <w:rsid w:val="00C33E20"/>
    <w:rsid w:val="00C3475C"/>
    <w:rsid w:val="00C347EB"/>
    <w:rsid w:val="00C34CBB"/>
    <w:rsid w:val="00C4008F"/>
    <w:rsid w:val="00C4157C"/>
    <w:rsid w:val="00C4276C"/>
    <w:rsid w:val="00C446CD"/>
    <w:rsid w:val="00C44759"/>
    <w:rsid w:val="00C453B2"/>
    <w:rsid w:val="00C46F80"/>
    <w:rsid w:val="00C5085F"/>
    <w:rsid w:val="00C50FBD"/>
    <w:rsid w:val="00C537C7"/>
    <w:rsid w:val="00C53B70"/>
    <w:rsid w:val="00C601E0"/>
    <w:rsid w:val="00C630E2"/>
    <w:rsid w:val="00C636E2"/>
    <w:rsid w:val="00C63FCC"/>
    <w:rsid w:val="00C63FFF"/>
    <w:rsid w:val="00C65743"/>
    <w:rsid w:val="00C70308"/>
    <w:rsid w:val="00C718FB"/>
    <w:rsid w:val="00C72605"/>
    <w:rsid w:val="00C72AD5"/>
    <w:rsid w:val="00C76B60"/>
    <w:rsid w:val="00C77DA7"/>
    <w:rsid w:val="00C80588"/>
    <w:rsid w:val="00C83DF7"/>
    <w:rsid w:val="00C85453"/>
    <w:rsid w:val="00C864CC"/>
    <w:rsid w:val="00C874D3"/>
    <w:rsid w:val="00C87802"/>
    <w:rsid w:val="00C90018"/>
    <w:rsid w:val="00C93056"/>
    <w:rsid w:val="00C93E30"/>
    <w:rsid w:val="00C94705"/>
    <w:rsid w:val="00C97389"/>
    <w:rsid w:val="00CA0263"/>
    <w:rsid w:val="00CA0B96"/>
    <w:rsid w:val="00CA2493"/>
    <w:rsid w:val="00CA2C09"/>
    <w:rsid w:val="00CA5477"/>
    <w:rsid w:val="00CA55BD"/>
    <w:rsid w:val="00CA6A08"/>
    <w:rsid w:val="00CB2058"/>
    <w:rsid w:val="00CB6882"/>
    <w:rsid w:val="00CB72C3"/>
    <w:rsid w:val="00CB7F14"/>
    <w:rsid w:val="00CC07F6"/>
    <w:rsid w:val="00CC0811"/>
    <w:rsid w:val="00CC0C5D"/>
    <w:rsid w:val="00CC311C"/>
    <w:rsid w:val="00CC3AE6"/>
    <w:rsid w:val="00CC537F"/>
    <w:rsid w:val="00CC578B"/>
    <w:rsid w:val="00CC6207"/>
    <w:rsid w:val="00CC68D3"/>
    <w:rsid w:val="00CC6DDD"/>
    <w:rsid w:val="00CC700A"/>
    <w:rsid w:val="00CD0529"/>
    <w:rsid w:val="00CD3DD4"/>
    <w:rsid w:val="00CD4195"/>
    <w:rsid w:val="00CD4C44"/>
    <w:rsid w:val="00CD519D"/>
    <w:rsid w:val="00CD630F"/>
    <w:rsid w:val="00CD6A69"/>
    <w:rsid w:val="00CE5866"/>
    <w:rsid w:val="00CE64AC"/>
    <w:rsid w:val="00CE7359"/>
    <w:rsid w:val="00CF49DE"/>
    <w:rsid w:val="00D00611"/>
    <w:rsid w:val="00D0139F"/>
    <w:rsid w:val="00D0190F"/>
    <w:rsid w:val="00D02019"/>
    <w:rsid w:val="00D02AF3"/>
    <w:rsid w:val="00D04530"/>
    <w:rsid w:val="00D0468E"/>
    <w:rsid w:val="00D04C95"/>
    <w:rsid w:val="00D06E23"/>
    <w:rsid w:val="00D10A0B"/>
    <w:rsid w:val="00D11B56"/>
    <w:rsid w:val="00D12702"/>
    <w:rsid w:val="00D13450"/>
    <w:rsid w:val="00D137D7"/>
    <w:rsid w:val="00D14A74"/>
    <w:rsid w:val="00D1752F"/>
    <w:rsid w:val="00D205E3"/>
    <w:rsid w:val="00D20F54"/>
    <w:rsid w:val="00D21ACC"/>
    <w:rsid w:val="00D2278A"/>
    <w:rsid w:val="00D23E8D"/>
    <w:rsid w:val="00D24206"/>
    <w:rsid w:val="00D26F65"/>
    <w:rsid w:val="00D2717F"/>
    <w:rsid w:val="00D27CB0"/>
    <w:rsid w:val="00D30AE7"/>
    <w:rsid w:val="00D30C7E"/>
    <w:rsid w:val="00D314B9"/>
    <w:rsid w:val="00D31E93"/>
    <w:rsid w:val="00D32AC2"/>
    <w:rsid w:val="00D33665"/>
    <w:rsid w:val="00D33854"/>
    <w:rsid w:val="00D345AA"/>
    <w:rsid w:val="00D346B1"/>
    <w:rsid w:val="00D347A1"/>
    <w:rsid w:val="00D34C41"/>
    <w:rsid w:val="00D35A3C"/>
    <w:rsid w:val="00D365EE"/>
    <w:rsid w:val="00D37982"/>
    <w:rsid w:val="00D37B43"/>
    <w:rsid w:val="00D37FBA"/>
    <w:rsid w:val="00D4243D"/>
    <w:rsid w:val="00D43247"/>
    <w:rsid w:val="00D45733"/>
    <w:rsid w:val="00D47FED"/>
    <w:rsid w:val="00D509A6"/>
    <w:rsid w:val="00D5265B"/>
    <w:rsid w:val="00D52F26"/>
    <w:rsid w:val="00D5531F"/>
    <w:rsid w:val="00D55BEF"/>
    <w:rsid w:val="00D56D48"/>
    <w:rsid w:val="00D56E72"/>
    <w:rsid w:val="00D6093D"/>
    <w:rsid w:val="00D61147"/>
    <w:rsid w:val="00D62DDF"/>
    <w:rsid w:val="00D642A6"/>
    <w:rsid w:val="00D6622F"/>
    <w:rsid w:val="00D664BB"/>
    <w:rsid w:val="00D7437E"/>
    <w:rsid w:val="00D74868"/>
    <w:rsid w:val="00D8088C"/>
    <w:rsid w:val="00D80D9F"/>
    <w:rsid w:val="00D82734"/>
    <w:rsid w:val="00D83E05"/>
    <w:rsid w:val="00D83F3D"/>
    <w:rsid w:val="00D8675B"/>
    <w:rsid w:val="00D92609"/>
    <w:rsid w:val="00D9270E"/>
    <w:rsid w:val="00D931C9"/>
    <w:rsid w:val="00D94332"/>
    <w:rsid w:val="00D963EF"/>
    <w:rsid w:val="00D9662B"/>
    <w:rsid w:val="00D96EFE"/>
    <w:rsid w:val="00D97319"/>
    <w:rsid w:val="00DA068F"/>
    <w:rsid w:val="00DA3587"/>
    <w:rsid w:val="00DA3E5E"/>
    <w:rsid w:val="00DA5A03"/>
    <w:rsid w:val="00DA5FC9"/>
    <w:rsid w:val="00DA6F5C"/>
    <w:rsid w:val="00DB0688"/>
    <w:rsid w:val="00DB079A"/>
    <w:rsid w:val="00DB2981"/>
    <w:rsid w:val="00DB74CE"/>
    <w:rsid w:val="00DC1A09"/>
    <w:rsid w:val="00DC34BF"/>
    <w:rsid w:val="00DC445B"/>
    <w:rsid w:val="00DC4736"/>
    <w:rsid w:val="00DC4801"/>
    <w:rsid w:val="00DC7FD4"/>
    <w:rsid w:val="00DD02FB"/>
    <w:rsid w:val="00DD033F"/>
    <w:rsid w:val="00DD1659"/>
    <w:rsid w:val="00DD3876"/>
    <w:rsid w:val="00DD4BE0"/>
    <w:rsid w:val="00DD6155"/>
    <w:rsid w:val="00DD6773"/>
    <w:rsid w:val="00DD793B"/>
    <w:rsid w:val="00DD7DB9"/>
    <w:rsid w:val="00DE0988"/>
    <w:rsid w:val="00DE3AB9"/>
    <w:rsid w:val="00DE4780"/>
    <w:rsid w:val="00DE5D07"/>
    <w:rsid w:val="00DE5FB6"/>
    <w:rsid w:val="00DE6C68"/>
    <w:rsid w:val="00DE72CE"/>
    <w:rsid w:val="00DE730E"/>
    <w:rsid w:val="00DF10FA"/>
    <w:rsid w:val="00DF16DE"/>
    <w:rsid w:val="00DF702C"/>
    <w:rsid w:val="00E00E8E"/>
    <w:rsid w:val="00E021C8"/>
    <w:rsid w:val="00E02A77"/>
    <w:rsid w:val="00E03168"/>
    <w:rsid w:val="00E03290"/>
    <w:rsid w:val="00E04166"/>
    <w:rsid w:val="00E04A26"/>
    <w:rsid w:val="00E079D9"/>
    <w:rsid w:val="00E103EC"/>
    <w:rsid w:val="00E1045A"/>
    <w:rsid w:val="00E120BD"/>
    <w:rsid w:val="00E125CC"/>
    <w:rsid w:val="00E128F6"/>
    <w:rsid w:val="00E2107F"/>
    <w:rsid w:val="00E21C4C"/>
    <w:rsid w:val="00E23012"/>
    <w:rsid w:val="00E267E3"/>
    <w:rsid w:val="00E30133"/>
    <w:rsid w:val="00E3290D"/>
    <w:rsid w:val="00E33D5E"/>
    <w:rsid w:val="00E344A5"/>
    <w:rsid w:val="00E344C0"/>
    <w:rsid w:val="00E34517"/>
    <w:rsid w:val="00E359B5"/>
    <w:rsid w:val="00E35BDE"/>
    <w:rsid w:val="00E4007F"/>
    <w:rsid w:val="00E40297"/>
    <w:rsid w:val="00E4161D"/>
    <w:rsid w:val="00E41DCB"/>
    <w:rsid w:val="00E42391"/>
    <w:rsid w:val="00E424D9"/>
    <w:rsid w:val="00E42EFE"/>
    <w:rsid w:val="00E4367A"/>
    <w:rsid w:val="00E43BE3"/>
    <w:rsid w:val="00E4480C"/>
    <w:rsid w:val="00E51E61"/>
    <w:rsid w:val="00E5656C"/>
    <w:rsid w:val="00E60894"/>
    <w:rsid w:val="00E60C50"/>
    <w:rsid w:val="00E60EBC"/>
    <w:rsid w:val="00E6475C"/>
    <w:rsid w:val="00E70B8C"/>
    <w:rsid w:val="00E70D6B"/>
    <w:rsid w:val="00E74456"/>
    <w:rsid w:val="00E74FAC"/>
    <w:rsid w:val="00E75F02"/>
    <w:rsid w:val="00E76DD7"/>
    <w:rsid w:val="00E778F9"/>
    <w:rsid w:val="00E800CF"/>
    <w:rsid w:val="00E82C65"/>
    <w:rsid w:val="00E83BD1"/>
    <w:rsid w:val="00E83FA7"/>
    <w:rsid w:val="00E8450D"/>
    <w:rsid w:val="00E869D6"/>
    <w:rsid w:val="00E90A3C"/>
    <w:rsid w:val="00E93786"/>
    <w:rsid w:val="00E946D7"/>
    <w:rsid w:val="00E96806"/>
    <w:rsid w:val="00EA14DB"/>
    <w:rsid w:val="00EA35F7"/>
    <w:rsid w:val="00EA4180"/>
    <w:rsid w:val="00EA45B7"/>
    <w:rsid w:val="00EA45F2"/>
    <w:rsid w:val="00EA48ED"/>
    <w:rsid w:val="00EA4D95"/>
    <w:rsid w:val="00EA7862"/>
    <w:rsid w:val="00EA7A48"/>
    <w:rsid w:val="00EB0488"/>
    <w:rsid w:val="00EB0F31"/>
    <w:rsid w:val="00EB11FB"/>
    <w:rsid w:val="00EB1E47"/>
    <w:rsid w:val="00EB2A4C"/>
    <w:rsid w:val="00EB3BDC"/>
    <w:rsid w:val="00EC0126"/>
    <w:rsid w:val="00EC0CC6"/>
    <w:rsid w:val="00EC3128"/>
    <w:rsid w:val="00EC3968"/>
    <w:rsid w:val="00EC3D4E"/>
    <w:rsid w:val="00EC50F3"/>
    <w:rsid w:val="00EC684D"/>
    <w:rsid w:val="00ED0ACC"/>
    <w:rsid w:val="00ED1A5B"/>
    <w:rsid w:val="00ED30D8"/>
    <w:rsid w:val="00ED3445"/>
    <w:rsid w:val="00ED5E4A"/>
    <w:rsid w:val="00ED5F30"/>
    <w:rsid w:val="00ED6F00"/>
    <w:rsid w:val="00EE0530"/>
    <w:rsid w:val="00EE0813"/>
    <w:rsid w:val="00EE0F85"/>
    <w:rsid w:val="00EE4354"/>
    <w:rsid w:val="00EE4752"/>
    <w:rsid w:val="00EE64A7"/>
    <w:rsid w:val="00EE6AA1"/>
    <w:rsid w:val="00EE6B14"/>
    <w:rsid w:val="00EE776F"/>
    <w:rsid w:val="00EF15E4"/>
    <w:rsid w:val="00EF177B"/>
    <w:rsid w:val="00EF1B1A"/>
    <w:rsid w:val="00EF1DC0"/>
    <w:rsid w:val="00EF3DF3"/>
    <w:rsid w:val="00EF4A3F"/>
    <w:rsid w:val="00EF4A82"/>
    <w:rsid w:val="00EF6320"/>
    <w:rsid w:val="00EF67B8"/>
    <w:rsid w:val="00F00BC4"/>
    <w:rsid w:val="00F01126"/>
    <w:rsid w:val="00F02768"/>
    <w:rsid w:val="00F04AD4"/>
    <w:rsid w:val="00F05128"/>
    <w:rsid w:val="00F0626A"/>
    <w:rsid w:val="00F064CC"/>
    <w:rsid w:val="00F109F4"/>
    <w:rsid w:val="00F111FC"/>
    <w:rsid w:val="00F12154"/>
    <w:rsid w:val="00F1434C"/>
    <w:rsid w:val="00F17F6F"/>
    <w:rsid w:val="00F210A0"/>
    <w:rsid w:val="00F2110C"/>
    <w:rsid w:val="00F219E8"/>
    <w:rsid w:val="00F230E5"/>
    <w:rsid w:val="00F23357"/>
    <w:rsid w:val="00F2336C"/>
    <w:rsid w:val="00F23CFF"/>
    <w:rsid w:val="00F246CA"/>
    <w:rsid w:val="00F272E1"/>
    <w:rsid w:val="00F27C6E"/>
    <w:rsid w:val="00F30A52"/>
    <w:rsid w:val="00F30AB9"/>
    <w:rsid w:val="00F311DB"/>
    <w:rsid w:val="00F3184A"/>
    <w:rsid w:val="00F31EEA"/>
    <w:rsid w:val="00F346A8"/>
    <w:rsid w:val="00F348B5"/>
    <w:rsid w:val="00F37DF0"/>
    <w:rsid w:val="00F4173F"/>
    <w:rsid w:val="00F417DB"/>
    <w:rsid w:val="00F41B12"/>
    <w:rsid w:val="00F41C9F"/>
    <w:rsid w:val="00F4321F"/>
    <w:rsid w:val="00F479FA"/>
    <w:rsid w:val="00F500A6"/>
    <w:rsid w:val="00F50F29"/>
    <w:rsid w:val="00F516D4"/>
    <w:rsid w:val="00F51D4B"/>
    <w:rsid w:val="00F539D0"/>
    <w:rsid w:val="00F54105"/>
    <w:rsid w:val="00F55219"/>
    <w:rsid w:val="00F5533B"/>
    <w:rsid w:val="00F55EA2"/>
    <w:rsid w:val="00F572DE"/>
    <w:rsid w:val="00F573E5"/>
    <w:rsid w:val="00F57B3F"/>
    <w:rsid w:val="00F6056F"/>
    <w:rsid w:val="00F61127"/>
    <w:rsid w:val="00F64A94"/>
    <w:rsid w:val="00F64F7B"/>
    <w:rsid w:val="00F6529E"/>
    <w:rsid w:val="00F65A9A"/>
    <w:rsid w:val="00F67261"/>
    <w:rsid w:val="00F70469"/>
    <w:rsid w:val="00F70D88"/>
    <w:rsid w:val="00F729CF"/>
    <w:rsid w:val="00F73C74"/>
    <w:rsid w:val="00F73F32"/>
    <w:rsid w:val="00F742A4"/>
    <w:rsid w:val="00F74587"/>
    <w:rsid w:val="00F755D5"/>
    <w:rsid w:val="00F77691"/>
    <w:rsid w:val="00F80393"/>
    <w:rsid w:val="00F8062F"/>
    <w:rsid w:val="00F80E01"/>
    <w:rsid w:val="00F81467"/>
    <w:rsid w:val="00F81B38"/>
    <w:rsid w:val="00F8333E"/>
    <w:rsid w:val="00F833FD"/>
    <w:rsid w:val="00F83B5B"/>
    <w:rsid w:val="00F90141"/>
    <w:rsid w:val="00F9078C"/>
    <w:rsid w:val="00F91BAB"/>
    <w:rsid w:val="00F93B21"/>
    <w:rsid w:val="00F93C72"/>
    <w:rsid w:val="00F93D23"/>
    <w:rsid w:val="00F94C50"/>
    <w:rsid w:val="00F9558B"/>
    <w:rsid w:val="00FA3ACB"/>
    <w:rsid w:val="00FA3D20"/>
    <w:rsid w:val="00FA5C6E"/>
    <w:rsid w:val="00FB09F5"/>
    <w:rsid w:val="00FB3544"/>
    <w:rsid w:val="00FB732F"/>
    <w:rsid w:val="00FC0AC4"/>
    <w:rsid w:val="00FC1ED0"/>
    <w:rsid w:val="00FC27ED"/>
    <w:rsid w:val="00FC2D70"/>
    <w:rsid w:val="00FC2EA0"/>
    <w:rsid w:val="00FC2FEE"/>
    <w:rsid w:val="00FC32EA"/>
    <w:rsid w:val="00FC48A5"/>
    <w:rsid w:val="00FC58A8"/>
    <w:rsid w:val="00FC6F95"/>
    <w:rsid w:val="00FD2451"/>
    <w:rsid w:val="00FD405C"/>
    <w:rsid w:val="00FD5604"/>
    <w:rsid w:val="00FD5E03"/>
    <w:rsid w:val="00FD6098"/>
    <w:rsid w:val="00FD65A2"/>
    <w:rsid w:val="00FE0570"/>
    <w:rsid w:val="00FE06BB"/>
    <w:rsid w:val="00FF0A7D"/>
    <w:rsid w:val="00FF467E"/>
    <w:rsid w:val="00FF4B91"/>
    <w:rsid w:val="00FF512D"/>
    <w:rsid w:val="00FF6B58"/>
    <w:rsid w:val="00FF6F4F"/>
    <w:rsid w:val="00FF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A2790"/>
  <w15:docId w15:val="{0186201D-9361-4E35-90E2-5D0B37086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4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4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4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4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4A0"/>
    <w:rPr>
      <w:rFonts w:eastAsiaTheme="majorEastAsia" w:cstheme="majorBidi"/>
      <w:color w:val="272727" w:themeColor="text1" w:themeTint="D8"/>
    </w:rPr>
  </w:style>
  <w:style w:type="paragraph" w:styleId="Title">
    <w:name w:val="Title"/>
    <w:basedOn w:val="Normal"/>
    <w:next w:val="Normal"/>
    <w:link w:val="TitleChar"/>
    <w:uiPriority w:val="10"/>
    <w:qFormat/>
    <w:rsid w:val="008944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4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4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44A0"/>
    <w:rPr>
      <w:i/>
      <w:iCs/>
      <w:color w:val="404040" w:themeColor="text1" w:themeTint="BF"/>
    </w:rPr>
  </w:style>
  <w:style w:type="paragraph" w:styleId="ListParagraph">
    <w:name w:val="List Paragraph"/>
    <w:basedOn w:val="Normal"/>
    <w:uiPriority w:val="34"/>
    <w:qFormat/>
    <w:rsid w:val="008944A0"/>
    <w:pPr>
      <w:ind w:left="720"/>
      <w:contextualSpacing/>
    </w:pPr>
  </w:style>
  <w:style w:type="character" w:styleId="IntenseEmphasis">
    <w:name w:val="Intense Emphasis"/>
    <w:basedOn w:val="DefaultParagraphFont"/>
    <w:uiPriority w:val="21"/>
    <w:qFormat/>
    <w:rsid w:val="008944A0"/>
    <w:rPr>
      <w:i/>
      <w:iCs/>
      <w:color w:val="0F4761" w:themeColor="accent1" w:themeShade="BF"/>
    </w:rPr>
  </w:style>
  <w:style w:type="paragraph" w:styleId="IntenseQuote">
    <w:name w:val="Intense Quote"/>
    <w:basedOn w:val="Normal"/>
    <w:next w:val="Normal"/>
    <w:link w:val="IntenseQuoteChar"/>
    <w:uiPriority w:val="30"/>
    <w:qFormat/>
    <w:rsid w:val="00894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4A0"/>
    <w:rPr>
      <w:i/>
      <w:iCs/>
      <w:color w:val="0F4761" w:themeColor="accent1" w:themeShade="BF"/>
    </w:rPr>
  </w:style>
  <w:style w:type="character" w:styleId="IntenseReference">
    <w:name w:val="Intense Reference"/>
    <w:basedOn w:val="DefaultParagraphFont"/>
    <w:uiPriority w:val="32"/>
    <w:qFormat/>
    <w:rsid w:val="008944A0"/>
    <w:rPr>
      <w:b/>
      <w:bCs/>
      <w:smallCaps/>
      <w:color w:val="0F4761" w:themeColor="accent1" w:themeShade="BF"/>
      <w:spacing w:val="5"/>
    </w:rPr>
  </w:style>
  <w:style w:type="character" w:styleId="CommentReference">
    <w:name w:val="annotation reference"/>
    <w:basedOn w:val="DefaultParagraphFont"/>
    <w:uiPriority w:val="99"/>
    <w:semiHidden/>
    <w:unhideWhenUsed/>
    <w:rsid w:val="00631BF6"/>
    <w:rPr>
      <w:sz w:val="16"/>
      <w:szCs w:val="16"/>
    </w:rPr>
  </w:style>
  <w:style w:type="paragraph" w:styleId="CommentText">
    <w:name w:val="annotation text"/>
    <w:basedOn w:val="Normal"/>
    <w:link w:val="CommentTextChar"/>
    <w:uiPriority w:val="99"/>
    <w:unhideWhenUsed/>
    <w:rsid w:val="00631BF6"/>
    <w:rPr>
      <w:sz w:val="20"/>
      <w:szCs w:val="20"/>
    </w:rPr>
  </w:style>
  <w:style w:type="character" w:customStyle="1" w:styleId="CommentTextChar">
    <w:name w:val="Comment Text Char"/>
    <w:basedOn w:val="DefaultParagraphFont"/>
    <w:link w:val="CommentText"/>
    <w:uiPriority w:val="99"/>
    <w:rsid w:val="00631BF6"/>
    <w:rPr>
      <w:sz w:val="20"/>
      <w:szCs w:val="20"/>
    </w:rPr>
  </w:style>
  <w:style w:type="paragraph" w:styleId="CommentSubject">
    <w:name w:val="annotation subject"/>
    <w:basedOn w:val="CommentText"/>
    <w:next w:val="CommentText"/>
    <w:link w:val="CommentSubjectChar"/>
    <w:uiPriority w:val="99"/>
    <w:semiHidden/>
    <w:unhideWhenUsed/>
    <w:rsid w:val="00631BF6"/>
    <w:rPr>
      <w:b/>
      <w:bCs/>
    </w:rPr>
  </w:style>
  <w:style w:type="character" w:customStyle="1" w:styleId="CommentSubjectChar">
    <w:name w:val="Comment Subject Char"/>
    <w:basedOn w:val="CommentTextChar"/>
    <w:link w:val="CommentSubject"/>
    <w:uiPriority w:val="99"/>
    <w:semiHidden/>
    <w:rsid w:val="00631BF6"/>
    <w:rPr>
      <w:b/>
      <w:bCs/>
      <w:sz w:val="20"/>
      <w:szCs w:val="20"/>
    </w:rPr>
  </w:style>
  <w:style w:type="paragraph" w:styleId="BalloonText">
    <w:name w:val="Balloon Text"/>
    <w:basedOn w:val="Normal"/>
    <w:link w:val="BalloonTextChar"/>
    <w:uiPriority w:val="99"/>
    <w:semiHidden/>
    <w:unhideWhenUsed/>
    <w:rsid w:val="00631B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1BF6"/>
    <w:rPr>
      <w:rFonts w:ascii="Segoe UI" w:hAnsi="Segoe UI" w:cs="Segoe UI"/>
      <w:sz w:val="18"/>
      <w:szCs w:val="18"/>
    </w:rPr>
  </w:style>
  <w:style w:type="paragraph" w:styleId="Revision">
    <w:name w:val="Revision"/>
    <w:hidden/>
    <w:uiPriority w:val="99"/>
    <w:semiHidden/>
    <w:rsid w:val="004E7485"/>
  </w:style>
  <w:style w:type="character" w:styleId="Hyperlink">
    <w:name w:val="Hyperlink"/>
    <w:basedOn w:val="DefaultParagraphFont"/>
    <w:uiPriority w:val="99"/>
    <w:unhideWhenUsed/>
    <w:rsid w:val="00E4007F"/>
    <w:rPr>
      <w:color w:val="467886" w:themeColor="hyperlink"/>
      <w:u w:val="single"/>
    </w:rPr>
  </w:style>
  <w:style w:type="character" w:styleId="UnresolvedMention">
    <w:name w:val="Unresolved Mention"/>
    <w:basedOn w:val="DefaultParagraphFont"/>
    <w:uiPriority w:val="99"/>
    <w:semiHidden/>
    <w:unhideWhenUsed/>
    <w:rsid w:val="00E4007F"/>
    <w:rPr>
      <w:color w:val="605E5C"/>
      <w:shd w:val="clear" w:color="auto" w:fill="E1DFDD"/>
    </w:rPr>
  </w:style>
  <w:style w:type="character" w:styleId="FollowedHyperlink">
    <w:name w:val="FollowedHyperlink"/>
    <w:basedOn w:val="DefaultParagraphFont"/>
    <w:uiPriority w:val="99"/>
    <w:semiHidden/>
    <w:unhideWhenUsed/>
    <w:rsid w:val="004F4CD9"/>
    <w:rPr>
      <w:color w:val="96607D" w:themeColor="followedHyperlink"/>
      <w:u w:val="single"/>
    </w:rPr>
  </w:style>
  <w:style w:type="paragraph" w:styleId="Header">
    <w:name w:val="header"/>
    <w:basedOn w:val="Normal"/>
    <w:link w:val="HeaderChar"/>
    <w:uiPriority w:val="99"/>
    <w:unhideWhenUsed/>
    <w:rsid w:val="004345EE"/>
    <w:pPr>
      <w:tabs>
        <w:tab w:val="center" w:pos="4680"/>
        <w:tab w:val="right" w:pos="9360"/>
      </w:tabs>
    </w:pPr>
  </w:style>
  <w:style w:type="character" w:customStyle="1" w:styleId="HeaderChar">
    <w:name w:val="Header Char"/>
    <w:basedOn w:val="DefaultParagraphFont"/>
    <w:link w:val="Header"/>
    <w:uiPriority w:val="99"/>
    <w:rsid w:val="004345EE"/>
  </w:style>
  <w:style w:type="paragraph" w:styleId="Footer">
    <w:name w:val="footer"/>
    <w:basedOn w:val="Normal"/>
    <w:link w:val="FooterChar"/>
    <w:uiPriority w:val="99"/>
    <w:unhideWhenUsed/>
    <w:rsid w:val="004345EE"/>
    <w:pPr>
      <w:tabs>
        <w:tab w:val="center" w:pos="4680"/>
        <w:tab w:val="right" w:pos="9360"/>
      </w:tabs>
    </w:pPr>
  </w:style>
  <w:style w:type="character" w:customStyle="1" w:styleId="FooterChar">
    <w:name w:val="Footer Char"/>
    <w:basedOn w:val="DefaultParagraphFont"/>
    <w:link w:val="Footer"/>
    <w:uiPriority w:val="99"/>
    <w:rsid w:val="004345EE"/>
  </w:style>
  <w:style w:type="paragraph" w:styleId="Bibliography">
    <w:name w:val="Bibliography"/>
    <w:basedOn w:val="Normal"/>
    <w:next w:val="Normal"/>
    <w:uiPriority w:val="37"/>
    <w:unhideWhenUsed/>
    <w:rsid w:val="00D205E3"/>
    <w:pPr>
      <w:spacing w:line="480" w:lineRule="auto"/>
      <w:ind w:left="720" w:hanging="720"/>
    </w:pPr>
  </w:style>
  <w:style w:type="character" w:customStyle="1" w:styleId="apple-converted-space">
    <w:name w:val="apple-converted-space"/>
    <w:basedOn w:val="DefaultParagraphFont"/>
    <w:rsid w:val="009817C6"/>
  </w:style>
  <w:style w:type="paragraph" w:styleId="EndnoteText">
    <w:name w:val="endnote text"/>
    <w:basedOn w:val="Normal"/>
    <w:link w:val="EndnoteTextChar"/>
    <w:uiPriority w:val="99"/>
    <w:semiHidden/>
    <w:unhideWhenUsed/>
    <w:rsid w:val="00BC5A0E"/>
    <w:rPr>
      <w:sz w:val="20"/>
      <w:szCs w:val="20"/>
    </w:rPr>
  </w:style>
  <w:style w:type="character" w:customStyle="1" w:styleId="EndnoteTextChar">
    <w:name w:val="Endnote Text Char"/>
    <w:basedOn w:val="DefaultParagraphFont"/>
    <w:link w:val="EndnoteText"/>
    <w:uiPriority w:val="99"/>
    <w:semiHidden/>
    <w:rsid w:val="00BC5A0E"/>
    <w:rPr>
      <w:sz w:val="20"/>
      <w:szCs w:val="20"/>
    </w:rPr>
  </w:style>
  <w:style w:type="character" w:styleId="EndnoteReference">
    <w:name w:val="endnote reference"/>
    <w:basedOn w:val="DefaultParagraphFont"/>
    <w:uiPriority w:val="99"/>
    <w:semiHidden/>
    <w:unhideWhenUsed/>
    <w:rsid w:val="00BC5A0E"/>
    <w:rPr>
      <w:vertAlign w:val="superscript"/>
    </w:rPr>
  </w:style>
  <w:style w:type="paragraph" w:styleId="FootnoteText">
    <w:name w:val="footnote text"/>
    <w:basedOn w:val="Normal"/>
    <w:link w:val="FootnoteTextChar"/>
    <w:uiPriority w:val="99"/>
    <w:semiHidden/>
    <w:unhideWhenUsed/>
    <w:rsid w:val="00BC5A0E"/>
    <w:rPr>
      <w:sz w:val="20"/>
      <w:szCs w:val="20"/>
    </w:rPr>
  </w:style>
  <w:style w:type="character" w:customStyle="1" w:styleId="FootnoteTextChar">
    <w:name w:val="Footnote Text Char"/>
    <w:basedOn w:val="DefaultParagraphFont"/>
    <w:link w:val="FootnoteText"/>
    <w:uiPriority w:val="99"/>
    <w:semiHidden/>
    <w:rsid w:val="00BC5A0E"/>
    <w:rPr>
      <w:sz w:val="20"/>
      <w:szCs w:val="20"/>
    </w:rPr>
  </w:style>
  <w:style w:type="character" w:styleId="FootnoteReference">
    <w:name w:val="footnote reference"/>
    <w:basedOn w:val="DefaultParagraphFont"/>
    <w:uiPriority w:val="99"/>
    <w:semiHidden/>
    <w:unhideWhenUsed/>
    <w:rsid w:val="00BC5A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271226">
      <w:bodyDiv w:val="1"/>
      <w:marLeft w:val="0"/>
      <w:marRight w:val="0"/>
      <w:marTop w:val="0"/>
      <w:marBottom w:val="0"/>
      <w:divBdr>
        <w:top w:val="none" w:sz="0" w:space="0" w:color="auto"/>
        <w:left w:val="none" w:sz="0" w:space="0" w:color="auto"/>
        <w:bottom w:val="none" w:sz="0" w:space="0" w:color="auto"/>
        <w:right w:val="none" w:sz="0" w:space="0" w:color="auto"/>
      </w:divBdr>
    </w:div>
    <w:div w:id="710307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emf"/><Relationship Id="rId26" Type="http://schemas.openxmlformats.org/officeDocument/2006/relationships/image" Target="media/image4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0.png"/><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0.emf"/><Relationship Id="rId5" Type="http://schemas.openxmlformats.org/officeDocument/2006/relationships/webSettings" Target="webSettings.xml"/><Relationship Id="rId15" Type="http://schemas.openxmlformats.org/officeDocument/2006/relationships/hyperlink" Target="mailto:apyonelinas@ucdavis.edu"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colleen.parks@unlv.edu" TargetMode="External"/><Relationship Id="rId27" Type="http://schemas.openxmlformats.org/officeDocument/2006/relationships/image" Target="media/image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094E0-712E-404E-9E9E-D5A4F90376F4}">
  <ds:schemaRefs>
    <ds:schemaRef ds:uri="http://schemas.openxmlformats.org/officeDocument/2006/bibliography"/>
  </ds:schemaRefs>
</ds:datastoreItem>
</file>

<file path=docMetadata/LabelInfo.xml><?xml version="1.0" encoding="utf-8"?>
<clbl:labelList xmlns:clbl="http://schemas.microsoft.com/office/2020/mipLabelMetadata">
  <clbl:label id="{a2761ec8-7198-4440-bea0-e9dd2af28b51}" enabled="1" method="Standard" siteId="{73e15cf5-5dbb-46af-a862-753916269d73}" contentBits="0" removed="0"/>
</clbl:labelList>
</file>

<file path=docProps/app.xml><?xml version="1.0" encoding="utf-8"?>
<Properties xmlns="http://schemas.openxmlformats.org/officeDocument/2006/extended-properties" xmlns:vt="http://schemas.openxmlformats.org/officeDocument/2006/docPropsVTypes">
  <Template>Normal.dotm</Template>
  <TotalTime>62</TotalTime>
  <Pages>33</Pages>
  <Words>31304</Words>
  <Characters>178439</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 Yonelinas</dc:creator>
  <cp:keywords/>
  <dc:description/>
  <cp:lastModifiedBy>Andrew P Yonelinas</cp:lastModifiedBy>
  <cp:revision>20</cp:revision>
  <dcterms:created xsi:type="dcterms:W3CDTF">2025-10-03T18:41:00Z</dcterms:created>
  <dcterms:modified xsi:type="dcterms:W3CDTF">2025-10-08T17:36:00Z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id="gxNJi7Zk"/&gt;&lt;style id="http://www.zotero.org/styles/apa" locale="en-US" hasBibliography="1" bibliographyStyleHasBeenSet="1"/&gt;&lt;prefs&gt;&lt;pref name="fieldType" value="Field"/&gt;&lt;/prefs&gt;&lt;/data&gt;</vt:lpwstr>
  </property>
</Properties>
</file>