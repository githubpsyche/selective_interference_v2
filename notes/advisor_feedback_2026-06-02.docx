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8.png" ContentType="image/png"/>
  <Override PartName="/word/media/rId67.png" ContentType="image/png"/>
  <Override PartName="/word/media/rId63.png" ContentType="image/png"/>
  <Override PartName="/word/media/rId72.png" ContentType="image/png"/>
  <Override PartName="/word/media/rId77.png" ContentType="image/png"/>
  <Override PartName="/word/media/rId25.png" ContentType="image/png"/>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6du="http://schemas.microsoft.com/office/word/2023/wordml/word16du" mc:Ignorable="w14 wp14">
  <w:body>
    <w:p xmlns:wp14="http://schemas.microsoft.com/office/word/2010/wordml" w14:paraId="29D6B04F" wp14:textId="77777777">
      <w:pPr>
        <w:pStyle w:val="FirstParagraph"/>
      </w:pPr>
      <w:r>
        <w:t xml:space="preserve"> </w:t>
      </w:r>
    </w:p>
    <w:p xmlns:wp14="http://schemas.microsoft.com/office/word/2010/wordml" w14:paraId="0A6959E7" wp14:textId="77777777">
      <w:pPr>
        <w:pStyle w:val="BodyText"/>
      </w:pPr>
      <w:r>
        <w:t xml:space="preserve"> </w:t>
      </w:r>
    </w:p>
    <w:bookmarkStart w:name="title" w:id="20"/>
    <w:p xmlns:wp14="http://schemas.microsoft.com/office/word/2010/wordml" w14:paraId="3BF2A832" wp14:textId="77777777">
      <w:pPr>
        <w:pStyle w:val="Heading1"/>
      </w:pPr>
      <w:r>
        <w:t xml:space="preserve">Intrusive and Voluntary Memory from a Single System: A Retrieved-Context Account of Selective Interference</w:t>
      </w:r>
    </w:p>
    <w:p xmlns:wp14="http://schemas.microsoft.com/office/word/2010/wordml" w14:paraId="100C5B58" wp14:textId="77777777">
      <w:pPr>
        <w:pStyle w:val="Author"/>
      </w:pPr>
      <w:r>
        <w:t xml:space="preserve"> </w:t>
      </w:r>
    </w:p>
    <w:p xmlns:wp14="http://schemas.microsoft.com/office/word/2010/wordml" w14:paraId="0A3AB4B9" wp14:textId="77777777">
      <w:pPr>
        <w:pStyle w:val="Author"/>
      </w:pPr>
      <w:r>
        <w:t xml:space="preserve">Jordan B Gunn</w:t>
      </w:r>
    </w:p>
    <w:p xmlns:wp14="http://schemas.microsoft.com/office/word/2010/wordml" w14:paraId="447AD62D" wp14:textId="77777777">
      <w:pPr>
        <w:pStyle w:val="Author"/>
      </w:pPr>
      <w:r>
        <w:t xml:space="preserve">Department of Psychology, University of Cambridge</w:t>
      </w:r>
    </w:p>
    <w:p xmlns:wp14="http://schemas.microsoft.com/office/word/2010/wordml" w14:paraId="12F40E89" wp14:textId="77777777">
      <w:pPr>
        <w:pStyle w:val="BodyText"/>
      </w:pPr>
      <w:r>
        <w:t xml:space="preserve"> </w:t>
      </w:r>
    </w:p>
    <w:p xmlns:wp14="http://schemas.microsoft.com/office/word/2010/wordml" w14:paraId="608DEACE" wp14:textId="77777777">
      <w:pPr>
        <w:pStyle w:val="BodyText"/>
      </w:pPr>
      <w:r>
        <w:t xml:space="preserve"> </w:t>
      </w:r>
    </w:p>
    <w:bookmarkEnd w:id="20"/>
    <w:bookmarkStart w:name="author-note" w:id="21"/>
    <w:p xmlns:wp14="http://schemas.microsoft.com/office/word/2010/wordml" w14:paraId="6405AA06" wp14:textId="77777777">
      <w:pPr>
        <w:pStyle w:val="Heading1"/>
      </w:pPr>
      <w:r>
        <w:t xml:space="preserve">Author Note</w:t>
      </w:r>
    </w:p>
    <w:p xmlns:wp14="http://schemas.microsoft.com/office/word/2010/wordml" w14:paraId="56D3D77A" wp14:textId="77777777">
      <w:pPr>
        <w:pStyle w:val="FirstParagraph"/>
      </w:pPr>
      <w:r>
        <w:t xml:space="preserve">This is an in-progress working draft. Please do not cite, quote, or circulate without the authors’ written permission.</w:t>
      </w:r>
    </w:p>
    <w:p xmlns:wp14="http://schemas.microsoft.com/office/word/2010/wordml" w14:paraId="672A6659" wp14:textId="77777777">
      <w:pPr>
        <w:pStyle w:val="BodyText"/>
      </w:pPr>
    </w:p>
    <w:p xmlns:wp14="http://schemas.microsoft.com/office/word/2010/wordml" w14:paraId="3BBD8948" wp14:textId="77777777">
      <w:pPr>
        <w:pStyle w:val="BodyText"/>
      </w:pPr>
      <w:r>
        <w:rPr>
          <w:i/>
          <w:iCs/>
        </w:rPr>
        <w:t xml:space="preserve">Keywords</w:t>
      </w:r>
      <w:r>
        <w:t xml:space="preserve">: intrusive memories, voluntary memory, trauma-film paradigm, visuospatial intervention, selective interference, retrieved-context theory, computational modeling</w:t>
      </w:r>
    </w:p>
    <w:p xmlns:wp14="http://schemas.microsoft.com/office/word/2010/wordml" w14:paraId="0A37501D" wp14:textId="77777777">
      <w:r>
        <w:br w:type="page"/>
      </w:r>
    </w:p>
    <w:bookmarkEnd w:id="21"/>
    <w:bookmarkStart w:name="firstheader" w:id="22"/>
    <w:p xmlns:wp14="http://schemas.microsoft.com/office/word/2010/wordml" w14:paraId="153DFCF7" wp14:textId="77777777">
      <w:pPr>
        <w:pStyle w:val="Heading1"/>
      </w:pPr>
      <w:r>
        <w:t xml:space="preserve">Intrusive and Voluntary Memory from a Single System: A Retrieved-Context Account of Selective Interference</w:t>
      </w:r>
    </w:p>
    <w:bookmarkEnd w:id="22"/>
    <w:bookmarkStart w:name="abstract" w:id="23"/>
    <w:p xmlns:wp14="http://schemas.microsoft.com/office/word/2010/wordml" w14:paraId="7CBFD60A" wp14:textId="77777777">
      <w:pPr>
        <w:pStyle w:val="Heading1"/>
      </w:pPr>
      <w:r>
        <w:t xml:space="preserve">Abstract</w:t>
      </w:r>
    </w:p>
    <w:p xmlns:wp14="http://schemas.microsoft.com/office/word/2010/wordml" w14:paraId="331DAD7E" wp14:textId="77777777">
      <w:pPr>
        <w:pStyle w:val="FirstParagraph"/>
      </w:pPr>
      <w:r>
        <w:t xml:space="preserve">In the trauma-film paradigm, visuospatial tasks performed after film encoding or a later film reminder can reduce intrusive memories while leaving voluntary memory relatively intact.</w:t>
      </w:r>
      <w:r>
        <w:t xml:space="preserve"> </w:t>
      </w:r>
      <w:r>
        <w:t xml:space="preserve">This selective interference effect is often treated as evidence that intrusive and voluntary remembering depend on differently vulnerable memory representations.</w:t>
      </w:r>
      <w:r>
        <w:t xml:space="preserve"> </w:t>
      </w:r>
      <w:r>
        <w:t xml:space="preserve">Here we simulate an alternative retrieved-context account in an emotional Context Maintenance and Retrieval (eCMR) model, in which unguided retrieval and deliberate recall draw on the same film and task associations but differ in how strongly retrieval is constrained toward film items.</w:t>
      </w:r>
      <w:r>
        <w:t xml:space="preserve"> </w:t>
      </w:r>
      <w:r>
        <w:t xml:space="preserve">In the model, film context remains active after encoding and can later be reinstated by reminders, so an interfering task performed in either state associates task items with context states similar to film context.</w:t>
      </w:r>
      <w:r>
        <w:t xml:space="preserve"> </w:t>
      </w:r>
      <w:r>
        <w:t xml:space="preserve">At retrieval, overlapping context can cue both film items and task competitors, reducing the probability that film items win retrieval even though stored film-item associations remain unchanged.</w:t>
      </w:r>
      <w:r>
        <w:t xml:space="preserve"> </w:t>
      </w:r>
      <w:r>
        <w:t xml:space="preserve">Deliberate recall is less vulnerable when task goals provide a film-directed start cue and selection emphasizes film items over competitors; externally supplied film-related cues can also steer access toward film context across test formats.</w:t>
      </w:r>
      <w:r>
        <w:t xml:space="preserve"> </w:t>
      </w:r>
      <w:r>
        <w:t xml:space="preserve">Together, the simulations reproduce selective impairment of unguided retrieval relative to deliberate recall and specify when the intrusion-voluntary-memory dissociation should be more or less pronounced, helping to interpret heterogeneity across empirical paradigms.</w:t>
      </w:r>
      <w:r>
        <w:t xml:space="preserve"> </w:t>
      </w:r>
      <w:r>
        <w:t xml:space="preserve">Our results show that selective interference can arise from retrieval dynamics in a single retrieved-context system.</w:t>
      </w:r>
    </w:p>
    <w:bookmarkEnd w:id="23"/>
    <w:bookmarkStart w:name="introduction" w:id="24"/>
    <w:p xmlns:wp14="http://schemas.microsoft.com/office/word/2010/wordml" w14:paraId="3E7A9F1C" wp14:textId="77777777">
      <w:pPr>
        <w:pStyle w:val="Heading1"/>
      </w:pPr>
      <w:r w:rsidR="60756BE8">
        <w:rPr/>
        <w:t>Introduction</w:t>
      </w:r>
      <w:commentRangeStart w:id="358416544"/>
      <w:commentRangeEnd w:id="358416544"/>
      <w:r>
        <w:rPr>
          <w:rStyle w:val="CommentReference"/>
        </w:rPr>
        <w:commentReference w:id="358416544"/>
      </w:r>
    </w:p>
    <w:p xmlns:wp14="http://schemas.microsoft.com/office/word/2010/wordml" w14:paraId="52D517E7" wp14:textId="2B5F16D6">
      <w:pPr>
        <w:pStyle w:val="FirstParagraph"/>
      </w:pPr>
      <w:r w:rsidR="60756BE8">
        <w:rPr/>
        <w:t>Traumatic experience foregrounds a tension between durability and selectivity in episodic memory.</w:t>
      </w:r>
      <w:r w:rsidR="60756BE8">
        <w:rPr/>
        <w:t xml:space="preserve"> </w:t>
      </w:r>
      <w:ins w:author="Deborah Talmi" w:date="2026-06-02T09:09:54.934Z" w16du:dateUtc="2026-06-02T09:09:54.934Z" w:id="1475189982">
        <w:r w:rsidR="60756BE8">
          <w:t xml:space="preserve">A rational analysis of the functions of episodic memory suggests that </w:t>
        </w:r>
      </w:ins>
      <w:del w:author="Deborah Talmi" w:date="2026-06-02T09:09:57.744Z" w16du:dateUtc="2026-06-02T09:09:57.744Z" w:id="16996202">
        <w:r w:rsidDel="60756BE8">
          <w:delText>H</w:delText>
        </w:r>
      </w:del>
      <w:ins w:author="Deborah Talmi" w:date="2026-06-02T09:06:29.688Z" w16du:dateUtc="2026-06-02T09:06:29.688Z" w:id="1831391792">
        <w:r w:rsidR="60756BE8">
          <w:t>h</w:t>
        </w:r>
      </w:ins>
      <w:r w:rsidR="60756BE8">
        <w:rPr/>
        <w:t xml:space="preserve">ighly consequential events should be </w:t>
      </w:r>
      <w:r w:rsidR="60756BE8">
        <w:rPr/>
        <w:t>retained</w:t>
      </w:r>
      <w:r w:rsidR="60756BE8">
        <w:rPr/>
        <w:t xml:space="preserve"> well enough in memory that critical details </w:t>
      </w:r>
      <w:r w:rsidR="60756BE8">
        <w:rPr/>
        <w:t>remain</w:t>
      </w:r>
      <w:r w:rsidR="60756BE8">
        <w:rPr/>
        <w:t xml:space="preserve"> accessible long into the future</w:t>
      </w:r>
      <w:ins w:author="Deborah Talmi" w:date="2026-06-02T09:10:01.849Z" w16du:dateUtc="2026-06-02T09:10:01.849Z" w:id="221528327">
        <w:r w:rsidR="60756BE8">
          <w:t xml:space="preserve"> (</w:t>
        </w:r>
        <w:r w:rsidR="60756BE8">
          <w:t>XXX ,</w:t>
        </w:r>
        <w:r w:rsidR="60756BE8">
          <w:t xml:space="preserve"> also cite Boyle and Brown)</w:t>
        </w:r>
      </w:ins>
      <w:r w:rsidR="60756BE8">
        <w:rPr/>
        <w:t>.</w:t>
      </w:r>
      <w:r w:rsidR="60756BE8">
        <w:rPr/>
        <w:t xml:space="preserve"> </w:t>
      </w:r>
      <w:r w:rsidR="60756BE8">
        <w:rPr/>
        <w:t xml:space="preserve">At the same time, adaptive retrieval is selective: what comes to mind should normally depend on current </w:t>
      </w:r>
      <w:del w:author="Deborah Talmi" w:date="2026-06-02T09:07:14.11Z" w16du:dateUtc="2026-06-02T09:07:14.11Z" w:id="297254441">
        <w:r w:rsidDel="60756BE8">
          <w:delText>cues, goals, and safety</w:delText>
        </w:r>
      </w:del>
      <w:ins w:author="Deborah Talmi" w:date="2026-06-02T09:07:15.402Z" w16du:dateUtc="2026-06-02T09:07:15.402Z" w:id="1874227963">
        <w:r w:rsidR="60756BE8">
          <w:t>concerns</w:t>
        </w:r>
      </w:ins>
      <w:r w:rsidR="60756BE8">
        <w:rPr/>
        <w:t>.</w:t>
      </w:r>
      <w:r w:rsidR="60756BE8">
        <w:rPr/>
        <w:t xml:space="preserve"> </w:t>
      </w:r>
      <w:r w:rsidR="60756BE8">
        <w:rPr/>
        <w:t>Intrusive memories after trauma suggest that durable encoding can outpace regulatory control.</w:t>
      </w:r>
      <w:r w:rsidR="60756BE8">
        <w:rPr/>
        <w:t xml:space="preserve"> </w:t>
      </w:r>
      <w:ins w:author="Deborah Talmi" w:date="2026-06-02T09:11:10.005Z" w16du:dateUtc="2026-06-02T09:11:10.005Z" w:id="950437379">
        <w:r w:rsidR="60756BE8">
          <w:t xml:space="preserve">In PTSD, </w:t>
        </w:r>
      </w:ins>
      <w:del w:author="Deborah Talmi" w:date="2026-06-02T09:11:17.842Z" w16du:dateUtc="2026-06-02T09:11:17.842Z" w:id="1708338830">
        <w:r w:rsidDel="60756BE8">
          <w:delText>T</w:delText>
        </w:r>
      </w:del>
      <w:ins w:author="Deborah Talmi" w:date="2026-06-02T09:11:17.999Z" w16du:dateUtc="2026-06-02T09:11:17.999Z" w:id="2098574457">
        <w:r w:rsidR="60756BE8">
          <w:t>t</w:t>
        </w:r>
      </w:ins>
      <w:r w:rsidR="60756BE8">
        <w:rPr/>
        <w:t xml:space="preserve">he </w:t>
      </w:r>
      <w:ins w:author="Deborah Talmi" w:date="2026-06-02T09:11:19.702Z" w16du:dateUtc="2026-06-02T09:11:19.702Z" w:id="977929315">
        <w:r w:rsidR="60756BE8">
          <w:t xml:space="preserve">trauma </w:t>
        </w:r>
      </w:ins>
      <w:r w:rsidR="60756BE8">
        <w:rPr/>
        <w:t xml:space="preserve">event returns without being deliberately </w:t>
      </w:r>
      <w:r w:rsidR="60756BE8">
        <w:rPr/>
        <w:t>sought</w:t>
      </w:r>
      <w:r w:rsidR="60756BE8">
        <w:rPr/>
        <w:t xml:space="preserve"> and without being well matched to the demands of the present</w:t>
      </w:r>
      <w:r w:rsidR="60756BE8">
        <w:rPr/>
        <w:t xml:space="preserve"> </w:t>
      </w:r>
      <w:r w:rsidR="60756BE8">
        <w:rPr/>
        <w:t>(</w:t>
      </w:r>
      <w:r>
        <w:fldChar w:fldCharType="begin"/>
      </w:r>
      <w:r>
        <w:instrText xml:space="preserve">HYPERLINK  \l "ref-brewin2010intrusive"</w:instrText>
      </w:r>
      <w:r>
        <w:fldChar w:fldCharType="separate"/>
      </w:r>
      <w:r w:rsidRPr="60756BE8" w:rsidR="60756BE8">
        <w:rPr>
          <w:rStyle w:val="Hyperlink"/>
        </w:rPr>
        <w:t>Brewin et al., 2010</w:t>
      </w:r>
      <w:r>
        <w:fldChar w:fldCharType="end"/>
      </w:r>
      <w:r w:rsidR="60756BE8">
        <w:rPr/>
        <w:t>;</w:t>
      </w:r>
      <w:r w:rsidR="60756BE8">
        <w:rPr/>
        <w:t xml:space="preserve"> </w:t>
      </w:r>
      <w:r>
        <w:fldChar w:fldCharType="begin"/>
      </w:r>
      <w:r>
        <w:instrText xml:space="preserve">HYPERLINK  \l "ref-ehlers2000cognitive"</w:instrText>
      </w:r>
      <w:r>
        <w:fldChar w:fldCharType="separate"/>
      </w:r>
      <w:r w:rsidRPr="60756BE8" w:rsidR="60756BE8">
        <w:rPr>
          <w:rStyle w:val="Hyperlink"/>
        </w:rPr>
        <w:t>Ehlers &amp; Clark, 2000</w:t>
      </w:r>
      <w:r>
        <w:fldChar w:fldCharType="end"/>
      </w:r>
      <w:r w:rsidR="60756BE8">
        <w:rPr/>
        <w:t>;</w:t>
      </w:r>
      <w:r w:rsidR="60756BE8">
        <w:rPr/>
        <w:t xml:space="preserve"> </w:t>
      </w:r>
      <w:r>
        <w:fldChar w:fldCharType="begin"/>
      </w:r>
      <w:r>
        <w:instrText xml:space="preserve">HYPERLINK  \l "ref-iyadurai2019intrusive"</w:instrText>
      </w:r>
      <w:r>
        <w:fldChar w:fldCharType="separate"/>
      </w:r>
      <w:r w:rsidRPr="60756BE8" w:rsidR="60756BE8">
        <w:rPr>
          <w:rStyle w:val="Hyperlink"/>
        </w:rPr>
        <w:t>Iyadurai et al., 2019</w:t>
      </w:r>
      <w:r>
        <w:fldChar w:fldCharType="end"/>
      </w:r>
      <w:r w:rsidR="60756BE8">
        <w:rPr/>
        <w:t>;</w:t>
      </w:r>
      <w:r w:rsidR="60756BE8">
        <w:rPr/>
        <w:t xml:space="preserve"> </w:t>
      </w:r>
      <w:r>
        <w:fldChar w:fldCharType="begin"/>
      </w:r>
      <w:r>
        <w:instrText xml:space="preserve">HYPERLINK  \l "ref-krans2009intrusive"</w:instrText>
      </w:r>
      <w:r>
        <w:fldChar w:fldCharType="separate"/>
      </w:r>
      <w:r w:rsidRPr="60756BE8" w:rsidR="60756BE8">
        <w:rPr>
          <w:rStyle w:val="Hyperlink"/>
        </w:rPr>
        <w:t>Krans et al., 2009</w:t>
      </w:r>
      <w:r>
        <w:fldChar w:fldCharType="end"/>
      </w:r>
      <w:r w:rsidR="60756BE8">
        <w:rPr/>
        <w:t>)</w:t>
      </w:r>
      <w:r w:rsidR="60756BE8">
        <w:rPr/>
        <w:t>.</w:t>
      </w:r>
      <w:r w:rsidR="60756BE8">
        <w:rPr/>
        <w:t xml:space="preserve"> </w:t>
      </w:r>
      <w:r w:rsidR="60756BE8">
        <w:rPr/>
        <w:t>Understanding why such memories arise</w:t>
      </w:r>
      <w:del w:author="Deborah Talmi" w:date="2026-06-02T09:11:33.101Z" w16du:dateUtc="2026-06-02T09:11:33.101Z" w:id="122675704">
        <w:r w:rsidDel="60756BE8">
          <w:delText>,</w:delText>
        </w:r>
      </w:del>
      <w:r w:rsidR="60756BE8">
        <w:rPr/>
        <w:t xml:space="preserve"> and how they differ from voluntary memory for the same event</w:t>
      </w:r>
      <w:del w:author="Deborah Talmi" w:date="2026-06-02T09:11:36.679Z" w16du:dateUtc="2026-06-02T09:11:36.679Z" w:id="2059164516">
        <w:r w:rsidDel="60756BE8">
          <w:delText>,</w:delText>
        </w:r>
      </w:del>
      <w:r w:rsidR="60756BE8">
        <w:rPr/>
        <w:t xml:space="preserve"> is therefore a shared target for both clinical science and </w:t>
      </w:r>
      <w:commentRangeStart w:id="450130858"/>
      <w:r w:rsidR="60756BE8">
        <w:rPr/>
        <w:t>basic</w:t>
      </w:r>
      <w:commentRangeEnd w:id="450130858"/>
      <w:r>
        <w:rPr>
          <w:rStyle w:val="CommentReference"/>
        </w:rPr>
        <w:commentReference w:id="450130858"/>
      </w:r>
      <w:r w:rsidR="60756BE8">
        <w:rPr/>
        <w:t xml:space="preserve"> memory theory.</w:t>
      </w:r>
    </w:p>
    <w:p xmlns:wp14="http://schemas.microsoft.com/office/word/2010/wordml" w14:paraId="4294AAAB" wp14:textId="77777777">
      <w:pPr>
        <w:pStyle w:val="BodyText"/>
      </w:pPr>
      <w:r w:rsidR="60756BE8">
        <w:rPr/>
        <w:t>The trauma-film paradigm provides a controlled setting for comparing intrusive and voluntary memory for the same event</w:t>
      </w:r>
      <w:r w:rsidR="60756BE8">
        <w:rPr/>
        <w:t xml:space="preserve"> </w:t>
      </w:r>
      <w:r w:rsidR="60756BE8">
        <w:rPr/>
        <w:t>(</w:t>
      </w:r>
      <w:r>
        <w:fldChar w:fldCharType="begin"/>
      </w:r>
      <w:r>
        <w:instrText xml:space="preserve">HYPERLINK  \l "ref-holmes2008inducing"</w:instrText>
      </w:r>
      <w:r>
        <w:fldChar w:fldCharType="separate"/>
      </w:r>
      <w:r w:rsidRPr="60756BE8" w:rsidR="60756BE8">
        <w:rPr>
          <w:rStyle w:val="Hyperlink"/>
        </w:rPr>
        <w:t>Holmes &amp; Bourne, 2008</w:t>
      </w:r>
      <w:r>
        <w:fldChar w:fldCharType="end"/>
      </w:r>
      <w:r w:rsidR="60756BE8">
        <w:rPr/>
        <w:t>;</w:t>
      </w:r>
      <w:r w:rsidR="60756BE8">
        <w:rPr/>
        <w:t xml:space="preserve"> </w:t>
      </w:r>
      <w:r>
        <w:fldChar w:fldCharType="begin"/>
      </w:r>
      <w:r>
        <w:instrText xml:space="preserve">HYPERLINK  \l "ref-james2016trauma"</w:instrText>
      </w:r>
      <w:r>
        <w:fldChar w:fldCharType="separate"/>
      </w:r>
      <w:r w:rsidRPr="60756BE8" w:rsidR="60756BE8">
        <w:rPr>
          <w:rStyle w:val="Hyperlink"/>
        </w:rPr>
        <w:t>James et al., 2016</w:t>
      </w:r>
      <w:r>
        <w:fldChar w:fldCharType="end"/>
      </w:r>
      <w:r w:rsidR="60756BE8">
        <w:rPr/>
        <w:t>)</w:t>
      </w:r>
      <w:r w:rsidR="60756BE8">
        <w:rPr/>
        <w:t>.</w:t>
      </w:r>
      <w:r w:rsidR="60756BE8">
        <w:rPr/>
        <w:t xml:space="preserve"> </w:t>
      </w:r>
      <w:r w:rsidR="60756BE8">
        <w:rPr/>
        <w:t>Participants view distressing film material, record later intrusive memories of the film, and often complete voluntary-memory tests for the same material.</w:t>
      </w:r>
      <w:r w:rsidR="60756BE8">
        <w:rPr/>
        <w:t xml:space="preserve"> </w:t>
      </w:r>
      <w:r w:rsidR="60756BE8">
        <w:rPr/>
        <w:t>This design makes it possible to ask whether the same encoded event can remain available to deliberate retrieval while becoming more or less likely to return involuntarily.</w:t>
      </w:r>
      <w:r w:rsidR="60756BE8">
        <w:rPr/>
        <w:t xml:space="preserve"> </w:t>
      </w:r>
      <w:r w:rsidR="60756BE8">
        <w:rPr/>
        <w:t>In such research, voluntary memory can be relatively preserved, and its relationship to intrusion frequency can be weak, such that the two measures dissociate</w:t>
      </w:r>
      <w:r w:rsidR="60756BE8">
        <w:rPr/>
        <w:t xml:space="preserve"> </w:t>
      </w:r>
      <w:r w:rsidR="60756BE8">
        <w:rPr/>
        <w:t>(</w:t>
      </w:r>
      <w:r>
        <w:fldChar w:fldCharType="begin"/>
      </w:r>
      <w:r>
        <w:instrText xml:space="preserve">HYPERLINK  \l "ref-holmes2004trauma"</w:instrText>
      </w:r>
      <w:r>
        <w:fldChar w:fldCharType="separate"/>
      </w:r>
      <w:r w:rsidRPr="60756BE8" w:rsidR="60756BE8">
        <w:rPr>
          <w:rStyle w:val="Hyperlink"/>
        </w:rPr>
        <w:t>Holmes et al., 2004</w:t>
      </w:r>
      <w:r>
        <w:fldChar w:fldCharType="end"/>
      </w:r>
      <w:r w:rsidR="60756BE8">
        <w:rPr/>
        <w:t>;</w:t>
      </w:r>
      <w:r w:rsidR="60756BE8">
        <w:rPr/>
        <w:t xml:space="preserve"> </w:t>
      </w:r>
      <w:r>
        <w:fldChar w:fldCharType="begin"/>
      </w:r>
      <w:r>
        <w:instrText xml:space="preserve">HYPERLINK  \l "ref-james2016trauma"</w:instrText>
      </w:r>
      <w:r>
        <w:fldChar w:fldCharType="separate"/>
      </w:r>
      <w:r w:rsidRPr="60756BE8" w:rsidR="60756BE8">
        <w:rPr>
          <w:rStyle w:val="Hyperlink"/>
        </w:rPr>
        <w:t>James et al., 2016</w:t>
      </w:r>
      <w:r>
        <w:fldChar w:fldCharType="end"/>
      </w:r>
      <w:r w:rsidR="60756BE8">
        <w:rPr/>
        <w:t>)</w:t>
      </w:r>
      <w:r w:rsidR="60756BE8">
        <w:rPr/>
        <w:t>.</w:t>
      </w:r>
      <w:r w:rsidR="60756BE8">
        <w:rPr/>
        <w:t xml:space="preserve"> </w:t>
      </w:r>
      <w:r w:rsidR="60756BE8">
        <w:rPr/>
        <w:t>The same encoded episode can therefore support both involuntary and deliberate access, and these modes can come apart empirically</w:t>
      </w:r>
      <w:r w:rsidR="60756BE8">
        <w:rPr/>
        <w:t xml:space="preserve"> </w:t>
      </w:r>
      <w:r w:rsidR="60756BE8">
        <w:rPr/>
        <w:t>(</w:t>
      </w:r>
      <w:r>
        <w:fldChar w:fldCharType="begin"/>
      </w:r>
      <w:r>
        <w:instrText xml:space="preserve">HYPERLINK  \l "ref-holmes2004trauma"</w:instrText>
      </w:r>
      <w:r>
        <w:fldChar w:fldCharType="separate"/>
      </w:r>
      <w:commentRangeStart w:id="791485208"/>
      <w:r w:rsidRPr="60756BE8" w:rsidR="60756BE8">
        <w:rPr>
          <w:rStyle w:val="Hyperlink"/>
        </w:rPr>
        <w:t>Holmes et al., 2004</w:t>
      </w:r>
      <w:r>
        <w:fldChar w:fldCharType="end"/>
      </w:r>
      <w:r w:rsidR="60756BE8">
        <w:rPr/>
        <w:t>;</w:t>
      </w:r>
      <w:r w:rsidR="60756BE8">
        <w:rPr/>
        <w:t xml:space="preserve"> </w:t>
      </w:r>
      <w:r>
        <w:fldChar w:fldCharType="begin"/>
      </w:r>
      <w:r>
        <w:instrText xml:space="preserve">HYPERLINK  \l "ref-iyadurai2019intrusive"</w:instrText>
      </w:r>
      <w:r>
        <w:fldChar w:fldCharType="separate"/>
      </w:r>
      <w:r w:rsidRPr="60756BE8" w:rsidR="60756BE8">
        <w:rPr>
          <w:rStyle w:val="Hyperlink"/>
        </w:rPr>
        <w:t>Iyadurai et al., 2019</w:t>
      </w:r>
      <w:r>
        <w:fldChar w:fldCharType="end"/>
      </w:r>
      <w:commentRangeEnd w:id="791485208"/>
      <w:r>
        <w:rPr>
          <w:rStyle w:val="CommentReference"/>
        </w:rPr>
        <w:commentReference w:id="791485208"/>
      </w:r>
      <w:r w:rsidR="60756BE8">
        <w:rPr/>
        <w:t>)</w:t>
      </w:r>
      <w:r w:rsidR="60756BE8">
        <w:rPr/>
        <w:t>.</w:t>
      </w:r>
    </w:p>
    <w:p xmlns:wp14="http://schemas.microsoft.com/office/word/2010/wordml" w14:paraId="39799107" wp14:textId="12DA159F">
      <w:pPr>
        <w:pStyle w:val="BodyText"/>
      </w:pPr>
      <w:r w:rsidR="60756BE8">
        <w:rPr/>
        <w:t>Visuospatial interference tasks make this dissociation experimentally sharper.</w:t>
      </w:r>
      <w:r w:rsidR="60756BE8">
        <w:rPr/>
        <w:t xml:space="preserve"> </w:t>
      </w:r>
      <w:r w:rsidR="60756BE8">
        <w:rPr/>
        <w:t xml:space="preserve">When brief tasks such as Tetris are performed after film encoding, </w:t>
      </w:r>
      <w:r w:rsidR="60756BE8">
        <w:rPr/>
        <w:t>subsequent</w:t>
      </w:r>
      <w:r w:rsidR="60756BE8">
        <w:rPr/>
        <w:t xml:space="preserve"> intrusions can be reduced while voluntary memory for the same material shows little measurable impairment</w:t>
      </w:r>
      <w:r w:rsidR="60756BE8">
        <w:rPr/>
        <w:t xml:space="preserve"> </w:t>
      </w:r>
      <w:commentRangeStart w:id="2039505928"/>
      <w:r w:rsidR="60756BE8">
        <w:rPr/>
        <w:t>(</w:t>
      </w:r>
      <w:r>
        <w:fldChar w:fldCharType="begin"/>
      </w:r>
      <w:r>
        <w:instrText xml:space="preserve">HYPERLINK  \l "ref-deeprose2012imagery"</w:instrText>
      </w:r>
      <w:r>
        <w:fldChar w:fldCharType="separate"/>
      </w:r>
      <w:r w:rsidRPr="60756BE8" w:rsidR="60756BE8">
        <w:rPr>
          <w:rStyle w:val="Hyperlink"/>
        </w:rPr>
        <w:t>Deeprose et al., 2012</w:t>
      </w:r>
      <w:r>
        <w:fldChar w:fldCharType="end"/>
      </w:r>
      <w:r w:rsidR="60756BE8">
        <w:rPr/>
        <w:t>;</w:t>
      </w:r>
      <w:r w:rsidR="60756BE8">
        <w:rPr/>
        <w:t xml:space="preserve"> </w:t>
      </w:r>
      <w:r>
        <w:fldChar w:fldCharType="begin"/>
      </w:r>
      <w:r>
        <w:instrText xml:space="preserve">HYPERLINK  \l "ref-holmes2009can"</w:instrText>
      </w:r>
      <w:r>
        <w:fldChar w:fldCharType="separate"/>
      </w:r>
      <w:r w:rsidRPr="60756BE8" w:rsidR="60756BE8">
        <w:rPr>
          <w:rStyle w:val="Hyperlink"/>
        </w:rPr>
        <w:t>Holmes et al., 2009</w:t>
      </w:r>
      <w:r>
        <w:fldChar w:fldCharType="end"/>
      </w:r>
      <w:r w:rsidR="60756BE8">
        <w:rPr/>
        <w:t>,</w:t>
      </w:r>
      <w:r w:rsidR="60756BE8">
        <w:rPr/>
        <w:t xml:space="preserve"> </w:t>
      </w:r>
      <w:r>
        <w:fldChar w:fldCharType="begin"/>
      </w:r>
      <w:r>
        <w:instrText xml:space="preserve">HYPERLINK  \l "ref-holmes2010key"</w:instrText>
      </w:r>
      <w:r>
        <w:fldChar w:fldCharType="separate"/>
      </w:r>
      <w:r w:rsidRPr="60756BE8" w:rsidR="60756BE8">
        <w:rPr>
          <w:rStyle w:val="Hyperlink"/>
        </w:rPr>
        <w:t>2010</w:t>
      </w:r>
      <w:r>
        <w:fldChar w:fldCharType="end"/>
      </w:r>
      <w:r w:rsidR="60756BE8">
        <w:rPr/>
        <w:t>;</w:t>
      </w:r>
      <w:r w:rsidR="60756BE8">
        <w:rPr/>
        <w:t xml:space="preserve"> </w:t>
      </w:r>
      <w:r>
        <w:fldChar w:fldCharType="begin"/>
      </w:r>
      <w:r>
        <w:instrText xml:space="preserve">HYPERLINK  \l "ref-lau2019intrusive"</w:instrText>
      </w:r>
      <w:r>
        <w:fldChar w:fldCharType="separate"/>
      </w:r>
      <w:r w:rsidRPr="60756BE8" w:rsidR="60756BE8">
        <w:rPr>
          <w:rStyle w:val="Hyperlink"/>
        </w:rPr>
        <w:t>Lau-Zhu et al., 2019</w:t>
      </w:r>
      <w:r>
        <w:fldChar w:fldCharType="end"/>
      </w:r>
      <w:r w:rsidR="60756BE8">
        <w:rPr/>
        <w:t>)</w:t>
      </w:r>
      <w:commentRangeEnd w:id="2039505928"/>
      <w:r>
        <w:rPr>
          <w:rStyle w:val="CommentReference"/>
        </w:rPr>
        <w:commentReference w:id="2039505928"/>
      </w:r>
      <w:r w:rsidR="60756BE8">
        <w:rPr/>
        <w:t>.</w:t>
      </w:r>
      <w:r w:rsidR="60756BE8">
        <w:rPr/>
        <w:t xml:space="preserve"> </w:t>
      </w:r>
      <w:commentRangeStart w:id="577244230"/>
      <w:r w:rsidR="60756BE8">
        <w:rPr/>
        <w:t>Related post-reminder studies show that a reminder-plus-Tetris procedure can reduce later intrusions after a longer delay</w:t>
      </w:r>
      <w:r w:rsidR="60756BE8">
        <w:rPr/>
        <w:t xml:space="preserve"> </w:t>
      </w:r>
      <w:r w:rsidR="60756BE8">
        <w:rPr/>
        <w:t>(</w:t>
      </w:r>
      <w:r>
        <w:fldChar w:fldCharType="begin"/>
      </w:r>
      <w:r>
        <w:instrText xml:space="preserve">HYPERLINK  \l "ref-james2015computer"</w:instrText>
      </w:r>
      <w:r>
        <w:fldChar w:fldCharType="separate"/>
      </w:r>
      <w:r w:rsidRPr="60756BE8" w:rsidR="60756BE8">
        <w:rPr>
          <w:rStyle w:val="Hyperlink"/>
        </w:rPr>
        <w:t>James et al., 2015</w:t>
      </w:r>
      <w:r>
        <w:fldChar w:fldCharType="end"/>
      </w:r>
      <w:r w:rsidR="60756BE8">
        <w:rPr/>
        <w:t>;</w:t>
      </w:r>
      <w:r w:rsidR="60756BE8">
        <w:rPr/>
        <w:t xml:space="preserve"> </w:t>
      </w:r>
      <w:r>
        <w:fldChar w:fldCharType="begin"/>
      </w:r>
      <w:r>
        <w:instrText xml:space="preserve">HYPERLINK  \l "ref-kessler2020visuospatial"</w:instrText>
      </w:r>
      <w:r>
        <w:fldChar w:fldCharType="separate"/>
      </w:r>
      <w:r w:rsidRPr="60756BE8" w:rsidR="60756BE8">
        <w:rPr>
          <w:rStyle w:val="Hyperlink"/>
        </w:rPr>
        <w:t>Kessler et al., 2020</w:t>
      </w:r>
      <w:r>
        <w:fldChar w:fldCharType="end"/>
      </w:r>
      <w:r w:rsidR="60756BE8">
        <w:rPr/>
        <w:t>)</w:t>
      </w:r>
      <w:r w:rsidR="60756BE8">
        <w:rPr/>
        <w:t>.</w:t>
      </w:r>
      <w:commentRangeEnd w:id="577244230"/>
      <w:r>
        <w:rPr>
          <w:rStyle w:val="CommentReference"/>
        </w:rPr>
        <w:commentReference w:id="577244230"/>
      </w:r>
      <w:r w:rsidR="60756BE8">
        <w:rPr/>
        <w:t xml:space="preserve"> </w:t>
      </w:r>
      <w:r w:rsidR="60756BE8">
        <w:rPr/>
        <w:t xml:space="preserve">Similar procedures have also been extended to real-life traumatic events, including motor vehicle accidents, emergency caesarean </w:t>
      </w:r>
      <w:r w:rsidR="60756BE8">
        <w:rPr/>
        <w:t>section</w:t>
      </w:r>
      <w:r w:rsidR="60756BE8">
        <w:rPr/>
        <w:t>, and war-related trauma</w:t>
      </w:r>
      <w:r w:rsidR="60756BE8">
        <w:rPr/>
        <w:t xml:space="preserve"> </w:t>
      </w:r>
      <w:r w:rsidR="60756BE8">
        <w:rPr/>
        <w:t>(</w:t>
      </w:r>
      <w:r>
        <w:fldChar w:fldCharType="begin"/>
      </w:r>
      <w:r>
        <w:instrText xml:space="preserve">HYPERLINK  \l "ref-horsch2017reducing"</w:instrText>
      </w:r>
      <w:r>
        <w:fldChar w:fldCharType="separate"/>
      </w:r>
      <w:r w:rsidRPr="60756BE8" w:rsidR="60756BE8">
        <w:rPr>
          <w:rStyle w:val="Hyperlink"/>
        </w:rPr>
        <w:t>Horsch et al., 2017</w:t>
      </w:r>
      <w:r>
        <w:fldChar w:fldCharType="end"/>
      </w:r>
      <w:r w:rsidR="60756BE8">
        <w:rPr/>
        <w:t>;</w:t>
      </w:r>
      <w:r w:rsidR="60756BE8">
        <w:rPr/>
        <w:t xml:space="preserve"> </w:t>
      </w:r>
      <w:r>
        <w:fldChar w:fldCharType="begin"/>
      </w:r>
      <w:r>
        <w:instrText xml:space="preserve">HYPERLINK  \l "ref-iyadurai2018preventing"</w:instrText>
      </w:r>
      <w:r>
        <w:fldChar w:fldCharType="separate"/>
      </w:r>
      <w:r w:rsidRPr="60756BE8" w:rsidR="60756BE8">
        <w:rPr>
          <w:rStyle w:val="Hyperlink"/>
        </w:rPr>
        <w:t>Iyadurai et al., 2018</w:t>
      </w:r>
      <w:r>
        <w:fldChar w:fldCharType="end"/>
      </w:r>
      <w:r w:rsidR="60756BE8">
        <w:rPr/>
        <w:t>;</w:t>
      </w:r>
      <w:r w:rsidR="60756BE8">
        <w:rPr/>
        <w:t xml:space="preserve"> </w:t>
      </w:r>
      <w:r>
        <w:fldChar w:fldCharType="begin"/>
      </w:r>
      <w:r>
        <w:instrText xml:space="preserve">HYPERLINK  \l "ref-kanstrup2021single"</w:instrText>
      </w:r>
      <w:r>
        <w:fldChar w:fldCharType="separate"/>
      </w:r>
      <w:r w:rsidRPr="60756BE8" w:rsidR="60756BE8">
        <w:rPr>
          <w:rStyle w:val="Hyperlink"/>
        </w:rPr>
        <w:t>Kanstrup et al., 2021</w:t>
      </w:r>
      <w:r>
        <w:fldChar w:fldCharType="end"/>
      </w:r>
      <w:r w:rsidR="60756BE8">
        <w:rPr/>
        <w:t>)</w:t>
      </w:r>
      <w:r w:rsidR="60756BE8">
        <w:rPr/>
        <w:t>.</w:t>
      </w:r>
      <w:r w:rsidR="60756BE8">
        <w:rPr/>
        <w:t xml:space="preserve"> </w:t>
      </w:r>
      <w:ins w:author="Deborah Talmi" w:date="2026-06-02T09:20:30.238Z" w16du:dateUtc="2026-06-02T09:20:30.238Z" w:id="1487948785">
        <w:r w:rsidR="60756BE8">
          <w:t xml:space="preserve">The </w:t>
        </w:r>
        <w:r w:rsidR="60756BE8">
          <w:t xml:space="preserve">effect of selective interference </w:t>
        </w:r>
      </w:ins>
      <w:ins w:author="Deborah Talmi" w:date="2026-06-02T09:22:58.326Z" w16du:dateUtc="2026-06-02T09:22:58.326Z" w:id="1901575104">
        <w:r w:rsidR="60756BE8">
          <w:t xml:space="preserve">on involuntary memory </w:t>
        </w:r>
      </w:ins>
      <w:ins w:author="Deborah Talmi" w:date="2026-06-02T09:20:30.238Z" w16du:dateUtc="2026-06-02T09:20:30.238Z" w:id="1335648598">
        <w:r w:rsidR="60756BE8">
          <w:t xml:space="preserve">has been supported by two recent meta-analyses, although </w:t>
        </w:r>
      </w:ins>
      <w:del w:author="Deborah Talmi" w:date="2026-06-02T09:21:09.197Z" w16du:dateUtc="2026-06-02T09:21:09.197Z" w:id="1173306682">
        <w:r w:rsidDel="60756BE8">
          <w:delText>At the same time,</w:delText>
        </w:r>
      </w:del>
      <w:r w:rsidR="60756BE8">
        <w:rPr/>
        <w:t xml:space="preserve"> the evidence base </w:t>
      </w:r>
      <w:r w:rsidR="60756BE8">
        <w:rPr/>
        <w:t>is heterogeneous</w:t>
      </w:r>
      <w:r w:rsidR="60756BE8">
        <w:rPr/>
        <w:t xml:space="preserve">, and </w:t>
      </w:r>
      <w:ins w:author="Deborah Talmi" w:date="2026-06-02T09:21:15.087Z" w16du:dateUtc="2026-06-02T09:21:15.087Z" w:id="1786628158">
        <w:r w:rsidR="60756BE8">
          <w:t xml:space="preserve">there are </w:t>
        </w:r>
      </w:ins>
      <w:r w:rsidR="60756BE8">
        <w:rPr/>
        <w:t xml:space="preserve">recent </w:t>
      </w:r>
      <w:ins w:author="Deborah Talmi" w:date="2026-06-02T09:21:28.834Z" w16du:dateUtc="2026-06-02T09:21:28.834Z" w:id="732500453">
        <w:r w:rsidR="60756BE8">
          <w:t xml:space="preserve">reports of null effects, </w:t>
        </w:r>
      </w:ins>
      <w:del w:author="Deborah Talmi" w:date="2026-06-02T09:21:33.422Z" w16du:dateUtc="2026-06-02T09:21:33.422Z" w:id="583285488">
        <w:r w:rsidDel="60756BE8">
          <w:delText>reviews and replications</w:delText>
        </w:r>
      </w:del>
      <w:r w:rsidR="60756BE8">
        <w:rPr/>
        <w:t xml:space="preserve"> caution</w:t>
      </w:r>
      <w:ins w:author="Deborah Talmi" w:date="2026-06-02T09:21:36.973Z" w16du:dateUtc="2026-06-02T09:21:36.973Z" w:id="990346709">
        <w:r w:rsidR="60756BE8">
          <w:t>ing</w:t>
        </w:r>
      </w:ins>
      <w:r w:rsidR="60756BE8">
        <w:rPr/>
        <w:t xml:space="preserve"> against treating the effect as settled</w:t>
      </w:r>
      <w:del w:author="Deborah Talmi" w:date="2026-06-02T09:23:08.187Z" w16du:dateUtc="2026-06-02T09:23:08.187Z" w:id="1983291217">
        <w:r w:rsidDel="60756BE8">
          <w:delText xml:space="preserve"> or uniform</w:delText>
        </w:r>
      </w:del>
      <w:r w:rsidR="60756BE8">
        <w:rPr/>
        <w:t xml:space="preserve"> </w:t>
      </w:r>
      <w:commentRangeStart w:id="1466582357"/>
      <w:r w:rsidR="60756BE8">
        <w:rPr/>
        <w:t>(</w:t>
      </w:r>
      <w:r>
        <w:fldChar w:fldCharType="begin"/>
      </w:r>
      <w:r>
        <w:instrText xml:space="preserve">HYPERLINK  \l "ref-asselbergs2023systematic"</w:instrText>
      </w:r>
      <w:r>
        <w:fldChar w:fldCharType="separate"/>
      </w:r>
      <w:r w:rsidRPr="60756BE8" w:rsidR="60756BE8">
        <w:rPr>
          <w:rStyle w:val="Hyperlink"/>
        </w:rPr>
        <w:t>Asselbergs et al., 2023</w:t>
      </w:r>
      <w:r>
        <w:fldChar w:fldCharType="end"/>
      </w:r>
      <w:r w:rsidR="60756BE8">
        <w:rPr/>
        <w:t>;</w:t>
      </w:r>
      <w:r w:rsidR="60756BE8">
        <w:rPr/>
        <w:t xml:space="preserve"> </w:t>
      </w:r>
      <w:r>
        <w:fldChar w:fldCharType="begin"/>
      </w:r>
      <w:r>
        <w:instrText xml:space="preserve">HYPERLINK  \l "ref-varma2024experimental"</w:instrText>
      </w:r>
      <w:r>
        <w:fldChar w:fldCharType="separate"/>
      </w:r>
      <w:r w:rsidRPr="60756BE8" w:rsidR="60756BE8">
        <w:rPr>
          <w:rStyle w:val="Hyperlink"/>
        </w:rPr>
        <w:t>Varma et al., 2024</w:t>
      </w:r>
      <w:r>
        <w:fldChar w:fldCharType="end"/>
      </w:r>
      <w:r w:rsidR="60756BE8">
        <w:rPr/>
        <w:t>;</w:t>
      </w:r>
      <w:r w:rsidR="60756BE8">
        <w:rPr/>
        <w:t xml:space="preserve"> </w:t>
      </w:r>
      <w:r>
        <w:fldChar w:fldCharType="begin"/>
      </w:r>
      <w:r>
        <w:instrText xml:space="preserve">HYPERLINK  \l "ref-wessel2025evidence"</w:instrText>
      </w:r>
      <w:r>
        <w:fldChar w:fldCharType="separate"/>
      </w:r>
      <w:r w:rsidRPr="60756BE8" w:rsidR="60756BE8">
        <w:rPr>
          <w:rStyle w:val="Hyperlink"/>
        </w:rPr>
        <w:t>Wessel et al., 2025</w:t>
      </w:r>
      <w:r>
        <w:fldChar w:fldCharType="end"/>
      </w:r>
      <w:r w:rsidR="60756BE8">
        <w:rPr/>
        <w:t>)</w:t>
      </w:r>
      <w:r w:rsidR="60756BE8">
        <w:rPr/>
        <w:t>.</w:t>
      </w:r>
      <w:commentRangeEnd w:id="1466582357"/>
      <w:r>
        <w:rPr>
          <w:rStyle w:val="CommentReference"/>
        </w:rPr>
        <w:commentReference w:id="1466582357"/>
      </w:r>
      <w:r w:rsidR="60756BE8">
        <w:rPr/>
        <w:t xml:space="preserve"> </w:t>
      </w:r>
      <w:r w:rsidR="60756BE8">
        <w:rPr/>
        <w:t>This selective interference effect therefore raises a theoretical question:</w:t>
      </w:r>
      <w:r w:rsidR="60756BE8">
        <w:rPr/>
        <w:t xml:space="preserve"> </w:t>
      </w:r>
      <w:r w:rsidR="60756BE8">
        <w:rPr/>
        <w:t xml:space="preserve">when and why can a post-encoding </w:t>
      </w:r>
      <w:commentRangeStart w:id="1778850897"/>
      <w:r w:rsidR="60756BE8">
        <w:rPr/>
        <w:t>or post-reminder</w:t>
      </w:r>
      <w:commentRangeEnd w:id="1778850897"/>
      <w:r>
        <w:rPr>
          <w:rStyle w:val="CommentReference"/>
        </w:rPr>
        <w:commentReference w:id="1778850897"/>
      </w:r>
      <w:r w:rsidR="60756BE8">
        <w:rPr/>
        <w:t xml:space="preserve"> manipulation alter one mode of retrieval more than another, even while both draw on the same recent experience?</w:t>
      </w:r>
    </w:p>
    <w:p xmlns:wp14="http://schemas.microsoft.com/office/word/2010/wordml" w14:paraId="46786C4C" wp14:textId="3DB34253">
      <w:pPr>
        <w:pStyle w:val="BodyText"/>
      </w:pPr>
      <w:r w:rsidR="60756BE8">
        <w:rPr/>
        <w:t xml:space="preserve">One prominent family of interpretations treats the selective interference effect as evidence that the </w:t>
      </w:r>
      <w:ins w:author="Deborah Talmi" w:date="2026-06-02T09:23:56.229Z" w16du:dateUtc="2026-06-02T09:23:56.229Z" w:id="1950525671">
        <w:r w:rsidR="60756BE8">
          <w:t>st</w:t>
        </w:r>
      </w:ins>
      <w:commentRangeStart w:id="880288193"/>
      <w:ins w:author="Deborah Talmi" w:date="2026-06-02T09:23:56.229Z" w16du:dateUtc="2026-06-02T09:23:56.229Z" w:id="1251108923">
        <w:r w:rsidR="60756BE8">
          <w:t xml:space="preserve">ored </w:t>
        </w:r>
      </w:ins>
      <w:r w:rsidR="60756BE8">
        <w:rPr/>
        <w:t xml:space="preserve">memory </w:t>
      </w:r>
      <w:ins w:author="Deborah Talmi" w:date="2026-06-02T09:23:58.282Z" w16du:dateUtc="2026-06-02T09:23:58.282Z" w:id="170303279">
        <w:r w:rsidR="60756BE8">
          <w:t xml:space="preserve">trace </w:t>
        </w:r>
      </w:ins>
      <w:commentRangeEnd w:id="880288193"/>
      <w:r>
        <w:rPr>
          <w:rStyle w:val="CommentReference"/>
        </w:rPr>
        <w:commentReference w:id="880288193"/>
      </w:r>
      <w:r w:rsidR="60756BE8">
        <w:rPr/>
        <w:t>underlying intrusions is more vulnerable to interference than the memory supporting deliberate recall</w:t>
      </w:r>
      <w:r w:rsidR="60756BE8">
        <w:rPr/>
        <w:t xml:space="preserve"> </w:t>
      </w:r>
      <w:r w:rsidR="60756BE8">
        <w:rPr/>
        <w:t>(</w:t>
      </w:r>
      <w:r>
        <w:fldChar w:fldCharType="begin"/>
      </w:r>
      <w:r>
        <w:instrText xml:space="preserve">HYPERLINK  \l "ref-brewin1996dual"</w:instrText>
      </w:r>
      <w:r>
        <w:fldChar w:fldCharType="separate"/>
      </w:r>
      <w:r w:rsidRPr="60756BE8" w:rsidR="60756BE8">
        <w:rPr>
          <w:rStyle w:val="Hyperlink"/>
        </w:rPr>
        <w:t>Brewin et al., 1996</w:t>
      </w:r>
      <w:r>
        <w:fldChar w:fldCharType="end"/>
      </w:r>
      <w:r w:rsidR="60756BE8">
        <w:rPr/>
        <w:t>;</w:t>
      </w:r>
      <w:r w:rsidR="60756BE8">
        <w:rPr/>
        <w:t xml:space="preserve"> </w:t>
      </w:r>
      <w:r>
        <w:fldChar w:fldCharType="begin"/>
      </w:r>
      <w:r>
        <w:instrText xml:space="preserve">HYPERLINK  \l "ref-brewin2014episodic"</w:instrText>
      </w:r>
      <w:r>
        <w:fldChar w:fldCharType="separate"/>
      </w:r>
      <w:r w:rsidRPr="60756BE8" w:rsidR="60756BE8">
        <w:rPr>
          <w:rStyle w:val="Hyperlink"/>
        </w:rPr>
        <w:t>Brewin, 2014</w:t>
      </w:r>
      <w:r>
        <w:fldChar w:fldCharType="end"/>
      </w:r>
      <w:r w:rsidR="60756BE8">
        <w:rPr/>
        <w:t>)</w:t>
      </w:r>
      <w:r w:rsidR="60756BE8">
        <w:rPr/>
        <w:t>.</w:t>
      </w:r>
      <w:r w:rsidR="60756BE8">
        <w:rPr/>
        <w:t xml:space="preserve"> </w:t>
      </w:r>
      <w:r w:rsidR="60756BE8">
        <w:rPr/>
        <w:t>Dual-representation accounts make this claim architecturally: traumatic experience is proposed to produce distinct sensory and contextual memory traces, with the first supporting involuntary re-experiencing and the second supporting deliberate recall</w:t>
      </w:r>
      <w:r w:rsidR="60756BE8">
        <w:rPr/>
        <w:t xml:space="preserve"> </w:t>
      </w:r>
      <w:r w:rsidR="60756BE8">
        <w:rPr/>
        <w:t>(</w:t>
      </w:r>
      <w:r>
        <w:fldChar w:fldCharType="begin"/>
      </w:r>
      <w:r>
        <w:instrText xml:space="preserve">HYPERLINK  \l "ref-brewin2010intrusive"</w:instrText>
      </w:r>
      <w:r>
        <w:fldChar w:fldCharType="separate"/>
      </w:r>
      <w:r w:rsidRPr="60756BE8" w:rsidR="60756BE8">
        <w:rPr>
          <w:rStyle w:val="Hyperlink"/>
        </w:rPr>
        <w:t>Brewin et al., 2010</w:t>
      </w:r>
      <w:r>
        <w:fldChar w:fldCharType="end"/>
      </w:r>
      <w:r w:rsidR="60756BE8">
        <w:rPr/>
        <w:t>;</w:t>
      </w:r>
      <w:r w:rsidR="60756BE8">
        <w:rPr/>
        <w:t xml:space="preserve"> </w:t>
      </w:r>
      <w:r>
        <w:fldChar w:fldCharType="begin"/>
      </w:r>
      <w:r>
        <w:instrText xml:space="preserve">HYPERLINK  \l "ref-brewin2014episodic"</w:instrText>
      </w:r>
      <w:r>
        <w:fldChar w:fldCharType="separate"/>
      </w:r>
      <w:r w:rsidRPr="60756BE8" w:rsidR="60756BE8">
        <w:rPr>
          <w:rStyle w:val="Hyperlink"/>
        </w:rPr>
        <w:t>Brewin, 2014</w:t>
      </w:r>
      <w:r>
        <w:fldChar w:fldCharType="end"/>
      </w:r>
      <w:r w:rsidR="60756BE8">
        <w:rPr/>
        <w:t>)</w:t>
      </w:r>
      <w:r w:rsidR="60756BE8">
        <w:rPr/>
        <w:t>.</w:t>
      </w:r>
      <w:r w:rsidR="60756BE8">
        <w:rPr/>
        <w:t xml:space="preserve"> </w:t>
      </w:r>
      <w:r w:rsidR="60756BE8">
        <w:rPr/>
        <w:t xml:space="preserve">In immediate post-film interventions, a visuospatial task is then understood to compete with consolidation of the sensory or intrusion-supporting trace, reducing later intrusions while leaving the contextual trace and voluntary memory </w:t>
      </w:r>
      <w:r w:rsidR="60756BE8">
        <w:rPr/>
        <w:t>relatively preserved</w:t>
      </w:r>
      <w:r w:rsidR="60756BE8">
        <w:rPr/>
        <w:t xml:space="preserve"> </w:t>
      </w:r>
      <w:r w:rsidR="60756BE8">
        <w:rPr/>
        <w:t>(</w:t>
      </w:r>
      <w:r>
        <w:fldChar w:fldCharType="begin"/>
      </w:r>
      <w:r>
        <w:instrText xml:space="preserve">HYPERLINK  \l "ref-deeprose2012imagery"</w:instrText>
      </w:r>
      <w:r>
        <w:fldChar w:fldCharType="separate"/>
      </w:r>
      <w:r w:rsidRPr="60756BE8" w:rsidR="60756BE8">
        <w:rPr>
          <w:rStyle w:val="Hyperlink"/>
        </w:rPr>
        <w:t>Deeprose et al., 2012</w:t>
      </w:r>
      <w:r>
        <w:fldChar w:fldCharType="end"/>
      </w:r>
      <w:r w:rsidR="60756BE8">
        <w:rPr/>
        <w:t>;</w:t>
      </w:r>
      <w:r w:rsidR="60756BE8">
        <w:rPr/>
        <w:t xml:space="preserve"> </w:t>
      </w:r>
      <w:r>
        <w:fldChar w:fldCharType="begin"/>
      </w:r>
      <w:r>
        <w:instrText xml:space="preserve">HYPERLINK  \l "ref-holmes2009can"</w:instrText>
      </w:r>
      <w:r>
        <w:fldChar w:fldCharType="separate"/>
      </w:r>
      <w:commentRangeStart w:id="120599727"/>
      <w:r w:rsidRPr="60756BE8" w:rsidR="60756BE8">
        <w:rPr>
          <w:rStyle w:val="Hyperlink"/>
        </w:rPr>
        <w:t>Holmes</w:t>
      </w:r>
      <w:commentRangeEnd w:id="120599727"/>
      <w:r>
        <w:rPr>
          <w:rStyle w:val="CommentReference"/>
        </w:rPr>
        <w:commentReference w:id="120599727"/>
      </w:r>
      <w:r w:rsidRPr="60756BE8" w:rsidR="60756BE8">
        <w:rPr>
          <w:rStyle w:val="Hyperlink"/>
        </w:rPr>
        <w:t xml:space="preserve"> et al., 2009</w:t>
      </w:r>
      <w:r>
        <w:fldChar w:fldCharType="end"/>
      </w:r>
      <w:r w:rsidR="60756BE8">
        <w:rPr/>
        <w:t>,</w:t>
      </w:r>
      <w:r w:rsidR="60756BE8">
        <w:rPr/>
        <w:t xml:space="preserve"> </w:t>
      </w:r>
      <w:r>
        <w:fldChar w:fldCharType="begin"/>
      </w:r>
      <w:r>
        <w:instrText xml:space="preserve">HYPERLINK  \l "ref-holmes2010key"</w:instrText>
      </w:r>
      <w:r>
        <w:fldChar w:fldCharType="separate"/>
      </w:r>
      <w:r w:rsidRPr="60756BE8" w:rsidR="60756BE8">
        <w:rPr>
          <w:rStyle w:val="Hyperlink"/>
        </w:rPr>
        <w:t>2010</w:t>
      </w:r>
      <w:r>
        <w:fldChar w:fldCharType="end"/>
      </w:r>
      <w:r w:rsidR="60756BE8">
        <w:rPr/>
        <w:t>)</w:t>
      </w:r>
      <w:r w:rsidR="60756BE8">
        <w:rPr/>
        <w:t>.</w:t>
      </w:r>
      <w:r w:rsidR="60756BE8">
        <w:rPr/>
        <w:t xml:space="preserve"> </w:t>
      </w:r>
      <w:r w:rsidR="60756BE8">
        <w:rPr/>
        <w:t xml:space="preserve">For post-reminder interventions, related interpretations often appeal to reconsolidation or post-reactivation </w:t>
      </w:r>
      <w:r w:rsidR="60756BE8">
        <w:rPr/>
        <w:t>restabilization</w:t>
      </w:r>
      <w:r w:rsidR="60756BE8">
        <w:rPr/>
        <w:t>: the reminder reactivates the relevant trace, and the interfering task disrupts its later availability</w:t>
      </w:r>
      <w:r w:rsidR="60756BE8">
        <w:rPr/>
        <w:t xml:space="preserve"> </w:t>
      </w:r>
      <w:r w:rsidR="60756BE8">
        <w:rPr/>
        <w:t>(</w:t>
      </w:r>
      <w:r>
        <w:fldChar w:fldCharType="begin"/>
      </w:r>
      <w:r>
        <w:instrText xml:space="preserve">HYPERLINK  \l "ref-james2015computer"</w:instrText>
      </w:r>
      <w:r>
        <w:fldChar w:fldCharType="separate"/>
      </w:r>
      <w:r w:rsidRPr="60756BE8" w:rsidR="60756BE8">
        <w:rPr>
          <w:rStyle w:val="Hyperlink"/>
        </w:rPr>
        <w:t>James et al., 2015</w:t>
      </w:r>
      <w:r>
        <w:fldChar w:fldCharType="end"/>
      </w:r>
      <w:r w:rsidR="60756BE8">
        <w:rPr/>
        <w:t>;</w:t>
      </w:r>
      <w:r w:rsidR="60756BE8">
        <w:rPr/>
        <w:t xml:space="preserve"> </w:t>
      </w:r>
      <w:r>
        <w:fldChar w:fldCharType="begin"/>
      </w:r>
      <w:r>
        <w:instrText xml:space="preserve">HYPERLINK  \l "ref-kindt2009beyond"</w:instrText>
      </w:r>
      <w:r>
        <w:fldChar w:fldCharType="separate"/>
      </w:r>
      <w:r w:rsidRPr="60756BE8" w:rsidR="60756BE8">
        <w:rPr>
          <w:rStyle w:val="Hyperlink"/>
        </w:rPr>
        <w:t>Kindt et al., 2009</w:t>
      </w:r>
      <w:r>
        <w:fldChar w:fldCharType="end"/>
      </w:r>
      <w:r w:rsidR="60756BE8">
        <w:rPr/>
        <w:t>)</w:t>
      </w:r>
      <w:r w:rsidR="60756BE8">
        <w:rPr/>
        <w:t>.</w:t>
      </w:r>
      <w:r w:rsidR="60756BE8">
        <w:rPr/>
        <w:t xml:space="preserve"> </w:t>
      </w:r>
      <w:r w:rsidR="60756BE8">
        <w:rPr/>
        <w:t>Across these variants, selective interference is explained by treating the manipulation as acting more strongly on intrusion-supporting or reactivated memory than on the basis for deliberate recall.</w:t>
      </w:r>
    </w:p>
    <w:p xmlns:wp14="http://schemas.microsoft.com/office/word/2010/wordml" w14:paraId="4CF2CFD6" wp14:textId="6016B2BE">
      <w:pPr>
        <w:pStyle w:val="BodyText"/>
      </w:pPr>
      <w:r w:rsidR="60756BE8">
        <w:rPr/>
        <w:t xml:space="preserve">Here we argue that selective interference need not be interpreted as evidence for </w:t>
      </w:r>
      <w:ins w:author="Deborah Talmi" w:date="2026-06-02T09:38:36.564Z" w16du:dateUtc="2026-06-02T09:38:36.564Z" w:id="504817301">
        <w:r w:rsidR="60756BE8">
          <w:t>separate</w:t>
        </w:r>
      </w:ins>
      <w:del w:author="Deborah Talmi" w:date="2026-06-02T09:38:40.97Z" w16du:dateUtc="2026-06-02T09:38:40.97Z" w:id="2084622573">
        <w:r w:rsidDel="60756BE8">
          <w:delText>differently</w:delText>
        </w:r>
        <w:r w:rsidDel="60756BE8">
          <w:delText xml:space="preserve"> vulnerable</w:delText>
        </w:r>
      </w:del>
      <w:r w:rsidR="60756BE8">
        <w:rPr/>
        <w:t xml:space="preserve"> memory representations.</w:t>
      </w:r>
      <w:r w:rsidR="60756BE8">
        <w:rPr/>
        <w:t xml:space="preserve"> </w:t>
      </w:r>
      <w:r w:rsidR="60756BE8">
        <w:rPr/>
        <w:t xml:space="preserve">It may instead reflect differences in retrieval processes </w:t>
      </w:r>
      <w:r w:rsidR="60756BE8">
        <w:rPr/>
        <w:t>operating</w:t>
      </w:r>
      <w:r w:rsidR="60756BE8">
        <w:rPr/>
        <w:t xml:space="preserve"> over a </w:t>
      </w:r>
      <w:ins w:author="Deborah Talmi" w:date="2026-06-02T09:38:51.97Z" w16du:dateUtc="2026-06-02T09:38:51.97Z" w:id="548012899">
        <w:r w:rsidR="60756BE8">
          <w:t xml:space="preserve">single memory </w:t>
        </w:r>
        <w:r w:rsidR="60756BE8">
          <w:t>trace</w:t>
        </w:r>
      </w:ins>
      <w:del w:author="Deborah Talmi" w:date="2026-06-02T09:38:54.509Z" w16du:dateUtc="2026-06-02T09:38:54.509Z" w:id="871921258">
        <w:r w:rsidDel="60756BE8">
          <w:delText>shared</w:delText>
        </w:r>
        <w:r w:rsidDel="60756BE8">
          <w:delText xml:space="preserve"> set of episodic representations</w:delText>
        </w:r>
      </w:del>
      <w:r w:rsidR="60756BE8">
        <w:rPr/>
        <w:t>.</w:t>
      </w:r>
      <w:r w:rsidR="60756BE8">
        <w:rPr/>
        <w:t xml:space="preserve"> </w:t>
      </w:r>
      <w:r w:rsidR="60756BE8">
        <w:rPr/>
        <w:t>Mechanisms supporting selective, goal-directed retrieval in voluntary recall may be sufficient to sidestep or overcome interference that nonetheless reduces the likelihood of unintentional recall.</w:t>
      </w:r>
      <w:r w:rsidR="60756BE8">
        <w:rPr/>
        <w:t xml:space="preserve"> </w:t>
      </w:r>
      <w:r w:rsidR="60756BE8">
        <w:rPr/>
        <w:t xml:space="preserve">On this interpretation, the selective interference effect reflects a capacity to intentionally </w:t>
      </w:r>
      <w:r w:rsidR="60756BE8">
        <w:rPr/>
        <w:t>focus</w:t>
      </w:r>
      <w:r w:rsidR="60756BE8">
        <w:rPr/>
        <w:t xml:space="preserve"> retrieval on goal-relevant event information while reducing the influence of competing memories.</w:t>
      </w:r>
    </w:p>
    <w:p xmlns:wp14="http://schemas.microsoft.com/office/word/2010/wordml" w14:paraId="64DCA4EE" wp14:textId="64CAE720">
      <w:pPr>
        <w:pStyle w:val="BodyText"/>
      </w:pPr>
      <w:r w:rsidR="60756BE8">
        <w:rPr/>
        <w:t xml:space="preserve">We formalize this proposal in an emotional variant </w:t>
      </w:r>
      <w:ins w:author="Deborah Talmi" w:date="2026-06-02T09:40:08.745Z" w16du:dateUtc="2026-06-02T09:40:08.745Z" w:id="2003947738">
        <w:r w:rsidR="60756BE8">
          <w:t>(</w:t>
        </w:r>
      </w:ins>
      <w:r>
        <w:fldChar w:fldCharType="begin"/>
      </w:r>
      <w:r>
        <w:instrText xml:space="preserve">HYPERLINK  \l "ref-cohen2022memory"</w:instrText>
      </w:r>
      <w:r>
        <w:fldChar w:fldCharType="separate"/>
      </w:r>
      <w:ins w:author="Deborah Talmi" w:date="2026-06-02T09:40:08.745Z" w16du:dateUtc="2026-06-02T09:40:08.745Z" w:id="1320128812">
        <w:r w:rsidRPr="60756BE8" w:rsidR="60756BE8">
          <w:rPr>
            <w:rStyle w:val="Hyperlink"/>
          </w:rPr>
          <w:t>Cohen &amp; Kahana, 2022</w:t>
        </w:r>
      </w:ins>
      <w:r>
        <w:fldChar w:fldCharType="end"/>
      </w:r>
      <w:ins w:author="Deborah Talmi" w:date="2026-06-02T09:40:08.745Z" w16du:dateUtc="2026-06-02T09:40:08.745Z" w:id="664324729">
        <w:r w:rsidR="60756BE8">
          <w:t xml:space="preserve">;  </w:t>
        </w:r>
      </w:ins>
      <w:r>
        <w:fldChar w:fldCharType="begin"/>
      </w:r>
      <w:r>
        <w:instrText xml:space="preserve">HYPERLINK  \l "ref-talmi2019retrieved"</w:instrText>
      </w:r>
      <w:r>
        <w:fldChar w:fldCharType="separate"/>
      </w:r>
      <w:ins w:author="Deborah Talmi" w:date="2026-06-02T09:40:08.745Z" w16du:dateUtc="2026-06-02T09:40:08.745Z" w:id="1623221106">
        <w:r w:rsidRPr="60756BE8" w:rsidR="60756BE8">
          <w:rPr>
            <w:rStyle w:val="Hyperlink"/>
          </w:rPr>
          <w:t>Talmi et al., 2019</w:t>
        </w:r>
      </w:ins>
      <w:r>
        <w:fldChar w:fldCharType="end"/>
      </w:r>
      <w:ins w:author="Deborah Talmi" w:date="2026-06-02T09:40:08.745Z" w16du:dateUtc="2026-06-02T09:40:08.745Z" w:id="1780251264">
        <w:r w:rsidR="60756BE8">
          <w:t xml:space="preserve">) </w:t>
        </w:r>
      </w:ins>
      <w:r w:rsidR="60756BE8">
        <w:rPr/>
        <w:t>of the Context Maintenance and Retrieval (CMR) framework</w:t>
      </w:r>
      <w:ins w:author="Deborah Talmi" w:date="2026-06-02T09:39:48.588Z" w16du:dateUtc="2026-06-02T09:39:48.588Z" w:id="246779396">
        <w:r w:rsidR="60756BE8">
          <w:t xml:space="preserve"> (</w:t>
        </w:r>
      </w:ins>
      <w:r>
        <w:fldChar w:fldCharType="begin"/>
      </w:r>
      <w:r>
        <w:instrText xml:space="preserve">HYPERLINK  \l "ref-polyn2009context"</w:instrText>
      </w:r>
      <w:r>
        <w:fldChar w:fldCharType="separate"/>
      </w:r>
      <w:ins w:author="Deborah Talmi" w:date="2026-06-02T09:39:48.588Z" w16du:dateUtc="2026-06-02T09:39:48.588Z" w:id="1856217147">
        <w:r w:rsidRPr="60756BE8" w:rsidR="60756BE8">
          <w:rPr>
            <w:rStyle w:val="Hyperlink"/>
          </w:rPr>
          <w:t>Polyn et al., 2009a</w:t>
        </w:r>
      </w:ins>
      <w:r>
        <w:fldChar w:fldCharType="end"/>
      </w:r>
      <w:ins w:author="Deborah Talmi" w:date="2026-06-02T09:39:48.588Z" w16du:dateUtc="2026-06-02T09:39:48.588Z" w:id="1419311111">
        <w:r w:rsidR="60756BE8">
          <w:t>)</w:t>
        </w:r>
      </w:ins>
      <w:r w:rsidR="60756BE8">
        <w:rPr/>
        <w:t xml:space="preserve"> </w:t>
      </w:r>
      <w:del w:author="Deborah Talmi" w:date="2026-06-02T09:40:07.111Z" w16du:dateUtc="2026-06-02T09:40:07.111Z" w:id="1963649484">
        <w:r w:rsidDel="60756BE8">
          <w:delText>(</w:delText>
        </w:r>
      </w:del>
      <w:r>
        <w:fldChar w:fldCharType="begin"/>
      </w:r>
      <w:r>
        <w:instrText xml:space="preserve">HYPERLINK  \l "ref-cohen2022memory"</w:instrText>
      </w:r>
      <w:r>
        <w:fldChar w:fldCharType="separate"/>
      </w:r>
      <w:del w:author="Deborah Talmi" w:date="2026-06-02T09:40:07.111Z" w16du:dateUtc="2026-06-02T09:40:07.111Z" w:id="1192027689">
        <w:r w:rsidRPr="60756BE8" w:rsidDel="60756BE8">
          <w:rPr>
            <w:rStyle w:val="Hyperlink"/>
          </w:rPr>
          <w:delText>Cohen &amp; Kahana, 2022</w:delText>
        </w:r>
      </w:del>
      <w:r>
        <w:fldChar w:fldCharType="end"/>
      </w:r>
      <w:del w:author="Deborah Talmi" w:date="2026-06-02T09:40:07.111Z" w16du:dateUtc="2026-06-02T09:40:07.111Z" w:id="2086739358">
        <w:r w:rsidDel="60756BE8">
          <w:delText>;</w:delText>
        </w:r>
        <w:r w:rsidDel="60756BE8">
          <w:delText xml:space="preserve"> </w:delText>
        </w:r>
      </w:del>
      <w:r>
        <w:fldChar w:fldCharType="begin"/>
      </w:r>
      <w:r>
        <w:instrText xml:space="preserve">HYPERLINK  \l "ref-polyn2009context"</w:instrText>
      </w:r>
      <w:r>
        <w:fldChar w:fldCharType="separate"/>
      </w:r>
      <w:del w:author="Deborah Talmi" w:date="2026-06-02T09:39:25.406Z" w16du:dateUtc="2026-06-02T09:39:25.406Z" w:id="977623687">
        <w:r w:rsidRPr="60756BE8" w:rsidDel="60756BE8">
          <w:rPr>
            <w:rStyle w:val="Hyperlink"/>
          </w:rPr>
          <w:delText>Polyn et al., 2009a</w:delText>
        </w:r>
      </w:del>
      <w:r>
        <w:fldChar w:fldCharType="end"/>
      </w:r>
      <w:del w:author="Deborah Talmi" w:date="2026-06-02T09:40:07.111Z" w16du:dateUtc="2026-06-02T09:40:07.111Z" w:id="672727398">
        <w:r w:rsidDel="60756BE8">
          <w:delText>;</w:delText>
        </w:r>
        <w:r w:rsidDel="60756BE8">
          <w:delText xml:space="preserve"> </w:delText>
        </w:r>
      </w:del>
      <w:r>
        <w:fldChar w:fldCharType="begin"/>
      </w:r>
      <w:r>
        <w:instrText xml:space="preserve">HYPERLINK  \l "ref-talmi2019retrieved"</w:instrText>
      </w:r>
      <w:r>
        <w:fldChar w:fldCharType="separate"/>
      </w:r>
      <w:del w:author="Deborah Talmi" w:date="2026-06-02T09:40:07.111Z" w16du:dateUtc="2026-06-02T09:40:07.111Z" w:id="579215274">
        <w:r w:rsidRPr="60756BE8" w:rsidDel="60756BE8">
          <w:rPr>
            <w:rStyle w:val="Hyperlink"/>
          </w:rPr>
          <w:delText>Talmi et al., 2019</w:delText>
        </w:r>
      </w:del>
      <w:r>
        <w:fldChar w:fldCharType="end"/>
      </w:r>
      <w:del w:author="Deborah Talmi" w:date="2026-06-02T09:40:07.111Z" w16du:dateUtc="2026-06-02T09:40:07.111Z" w:id="1047735855">
        <w:r w:rsidDel="60756BE8">
          <w:delText>)</w:delText>
        </w:r>
      </w:del>
      <w:r w:rsidR="60756BE8">
        <w:rPr/>
        <w:t>.</w:t>
      </w:r>
      <w:commentRangeStart w:id="1702145290"/>
      <w:r w:rsidR="60756BE8">
        <w:rPr/>
        <w:t xml:space="preserve"> </w:t>
      </w:r>
      <w:r w:rsidR="60756BE8">
        <w:rPr/>
        <w:t>Retrieved-context models treat context as a gradually changing state that is shaped by experience, reinstated by retrieval, and used to cue later memory search</w:t>
      </w:r>
      <w:commentRangeEnd w:id="1702145290"/>
      <w:r>
        <w:rPr>
          <w:rStyle w:val="CommentReference"/>
        </w:rPr>
        <w:commentReference w:id="1702145290"/>
      </w:r>
      <w:r w:rsidR="60756BE8">
        <w:rPr/>
        <w:t xml:space="preserve"> </w:t>
      </w:r>
      <w:r w:rsidR="60756BE8">
        <w:rPr/>
        <w:t>(</w:t>
      </w:r>
      <w:r>
        <w:fldChar w:fldCharType="begin"/>
      </w:r>
      <w:r>
        <w:instrText xml:space="preserve">HYPERLINK  \l "ref-howard2002distributed"</w:instrText>
      </w:r>
      <w:r>
        <w:fldChar w:fldCharType="separate"/>
      </w:r>
      <w:r w:rsidRPr="60756BE8" w:rsidR="60756BE8">
        <w:rPr>
          <w:rStyle w:val="Hyperlink"/>
        </w:rPr>
        <w:t>Howard &amp; Kahana, 2002</w:t>
      </w:r>
      <w:r>
        <w:fldChar w:fldCharType="end"/>
      </w:r>
      <w:r w:rsidR="60756BE8">
        <w:rPr/>
        <w:t>;</w:t>
      </w:r>
      <w:r w:rsidR="60756BE8">
        <w:rPr/>
        <w:t xml:space="preserve"> </w:t>
      </w:r>
      <w:r>
        <w:fldChar w:fldCharType="begin"/>
      </w:r>
      <w:r>
        <w:instrText xml:space="preserve">HYPERLINK  \l "ref-polyn2009context"</w:instrText>
      </w:r>
      <w:r>
        <w:fldChar w:fldCharType="separate"/>
      </w:r>
      <w:r w:rsidRPr="60756BE8" w:rsidR="60756BE8">
        <w:rPr>
          <w:rStyle w:val="Hyperlink"/>
        </w:rPr>
        <w:t>Polyn et al., 2009a</w:t>
      </w:r>
      <w:r>
        <w:fldChar w:fldCharType="end"/>
      </w:r>
      <w:r w:rsidR="60756BE8">
        <w:rPr/>
        <w:t>;</w:t>
      </w:r>
      <w:r w:rsidR="60756BE8">
        <w:rPr/>
        <w:t xml:space="preserve"> </w:t>
      </w:r>
      <w:r>
        <w:fldChar w:fldCharType="begin"/>
      </w:r>
      <w:r>
        <w:instrText xml:space="preserve">HYPERLINK  \l "ref-sederberg2008context"</w:instrText>
      </w:r>
      <w:r>
        <w:fldChar w:fldCharType="separate"/>
      </w:r>
      <w:r w:rsidRPr="60756BE8" w:rsidR="60756BE8">
        <w:rPr>
          <w:rStyle w:val="Hyperlink"/>
        </w:rPr>
        <w:t>Sederberg et al., 2008</w:t>
      </w:r>
      <w:r>
        <w:fldChar w:fldCharType="end"/>
      </w:r>
      <w:r w:rsidR="60756BE8">
        <w:rPr/>
        <w:t>)</w:t>
      </w:r>
      <w:r w:rsidR="60756BE8">
        <w:rPr/>
        <w:t>.</w:t>
      </w:r>
      <w:r w:rsidR="60756BE8">
        <w:rPr/>
        <w:t xml:space="preserve"> </w:t>
      </w:r>
      <w:r w:rsidR="60756BE8">
        <w:rPr/>
        <w:t>In CMR, items and context are linked by bidirectional associations: context cues candidate items, and retrieved or supplied items reinstate associated context</w:t>
      </w:r>
      <w:r w:rsidR="60756BE8">
        <w:rPr/>
        <w:t xml:space="preserve"> </w:t>
      </w:r>
      <w:r w:rsidR="60756BE8">
        <w:rPr/>
        <w:t>(</w:t>
      </w:r>
      <w:r>
        <w:fldChar w:fldCharType="begin"/>
      </w:r>
      <w:r>
        <w:instrText xml:space="preserve">HYPERLINK  \l "ref-polyn2009context"</w:instrText>
      </w:r>
      <w:r>
        <w:fldChar w:fldCharType="separate"/>
      </w:r>
      <w:r w:rsidRPr="60756BE8" w:rsidR="60756BE8">
        <w:rPr>
          <w:rStyle w:val="Hyperlink"/>
        </w:rPr>
        <w:t>Polyn et al., 2009a</w:t>
      </w:r>
      <w:r>
        <w:fldChar w:fldCharType="end"/>
      </w:r>
      <w:r w:rsidR="60756BE8">
        <w:rPr/>
        <w:t>,</w:t>
      </w:r>
      <w:r w:rsidR="60756BE8">
        <w:rPr/>
        <w:t xml:space="preserve"> </w:t>
      </w:r>
      <w:r>
        <w:fldChar w:fldCharType="begin"/>
      </w:r>
      <w:r>
        <w:instrText xml:space="preserve">HYPERLINK  \l "ref-polyn2009task"</w:instrText>
      </w:r>
      <w:r>
        <w:fldChar w:fldCharType="separate"/>
      </w:r>
      <w:r w:rsidRPr="60756BE8" w:rsidR="60756BE8">
        <w:rPr>
          <w:rStyle w:val="Hyperlink"/>
        </w:rPr>
        <w:t>2009b</w:t>
      </w:r>
      <w:r>
        <w:fldChar w:fldCharType="end"/>
      </w:r>
      <w:r w:rsidR="60756BE8">
        <w:rPr/>
        <w:t>)</w:t>
      </w:r>
      <w:r w:rsidR="60756BE8">
        <w:rPr/>
        <w:t>.</w:t>
      </w:r>
      <w:r w:rsidR="60756BE8">
        <w:rPr/>
        <w:t xml:space="preserve"> </w:t>
      </w:r>
      <w:r w:rsidR="60756BE8">
        <w:rPr/>
        <w:t xml:space="preserve">Controlled retrieval can be represented in CMR </w:t>
      </w:r>
      <w:ins w:author="Deborah Talmi" w:date="2026-06-02T09:41:48.828Z" w16du:dateUtc="2026-06-02T09:41:48.828Z" w:id="319303369">
        <w:r w:rsidR="60756BE8">
          <w:t xml:space="preserve">in several ways: </w:t>
        </w:r>
      </w:ins>
      <w:r w:rsidR="60756BE8">
        <w:rPr/>
        <w:t xml:space="preserve">by allowing recall to begin from a cued or reinstated context, by varying how sharply context-to-item support is converted into item selection, and by </w:t>
      </w:r>
      <w:r w:rsidR="60756BE8">
        <w:rPr/>
        <w:t>monitoring</w:t>
      </w:r>
      <w:r w:rsidR="60756BE8">
        <w:rPr/>
        <w:t xml:space="preserve"> sampled candidates against a retrieval target</w:t>
      </w:r>
      <w:r w:rsidR="60756BE8">
        <w:rPr/>
        <w:t xml:space="preserve"> </w:t>
      </w:r>
      <w:r w:rsidR="60756BE8">
        <w:rPr/>
        <w:t>(</w:t>
      </w:r>
      <w:r>
        <w:fldChar w:fldCharType="begin"/>
      </w:r>
      <w:r>
        <w:instrText xml:space="preserve">HYPERLINK  \l "ref-lohnas2015expanding"</w:instrText>
      </w:r>
      <w:r>
        <w:fldChar w:fldCharType="separate"/>
      </w:r>
      <w:r w:rsidRPr="60756BE8" w:rsidR="60756BE8">
        <w:rPr>
          <w:rStyle w:val="Hyperlink"/>
        </w:rPr>
        <w:t>Lohnas et al., 2015</w:t>
      </w:r>
      <w:r>
        <w:fldChar w:fldCharType="end"/>
      </w:r>
      <w:r w:rsidR="60756BE8">
        <w:rPr/>
        <w:t>;</w:t>
      </w:r>
      <w:r w:rsidR="60756BE8">
        <w:rPr/>
        <w:t xml:space="preserve"> </w:t>
      </w:r>
      <w:r>
        <w:fldChar w:fldCharType="begin"/>
      </w:r>
      <w:r>
        <w:instrText xml:space="preserve">HYPERLINK  \l "ref-sederberg2008context"</w:instrText>
      </w:r>
      <w:r>
        <w:fldChar w:fldCharType="separate"/>
      </w:r>
      <w:r w:rsidRPr="60756BE8" w:rsidR="60756BE8">
        <w:rPr>
          <w:rStyle w:val="Hyperlink"/>
        </w:rPr>
        <w:t>Sederberg et al., 2008</w:t>
      </w:r>
      <w:r>
        <w:fldChar w:fldCharType="end"/>
      </w:r>
      <w:r w:rsidR="60756BE8">
        <w:rPr/>
        <w:t>)</w:t>
      </w:r>
      <w:r w:rsidR="60756BE8">
        <w:rPr/>
        <w:t>.</w:t>
      </w:r>
      <w:r w:rsidR="60756BE8">
        <w:rPr/>
        <w:t xml:space="preserve"> </w:t>
      </w:r>
      <w:r w:rsidR="60756BE8">
        <w:rPr/>
        <w:t xml:space="preserve">Emotional CMR variants </w:t>
      </w:r>
      <w:commentRangeStart w:id="136903712"/>
      <w:commentRangeStart w:id="220829757"/>
      <w:r w:rsidR="60756BE8">
        <w:rPr/>
        <w:t xml:space="preserve">preserve these retrieved-context operations </w:t>
      </w:r>
      <w:commentRangeEnd w:id="136903712"/>
      <w:r>
        <w:rPr>
          <w:rStyle w:val="CommentReference"/>
        </w:rPr>
        <w:commentReference w:id="136903712"/>
      </w:r>
      <w:commentRangeEnd w:id="220829757"/>
      <w:r>
        <w:rPr>
          <w:rStyle w:val="CommentReference"/>
        </w:rPr>
        <w:commentReference w:id="220829757"/>
      </w:r>
      <w:r w:rsidR="60756BE8">
        <w:rPr/>
        <w:t xml:space="preserve">while adding </w:t>
      </w:r>
      <w:r w:rsidR="60756BE8">
        <w:rPr/>
        <w:t>an emotional</w:t>
      </w:r>
      <w:r w:rsidR="60756BE8">
        <w:rPr/>
        <w:t>-context pathway and emotion-dependent binding</w:t>
      </w:r>
      <w:r w:rsidR="60756BE8">
        <w:rPr/>
        <w:t xml:space="preserve"> </w:t>
      </w:r>
      <w:r w:rsidR="60756BE8">
        <w:rPr/>
        <w:t>(</w:t>
      </w:r>
      <w:r>
        <w:fldChar w:fldCharType="begin"/>
      </w:r>
      <w:r>
        <w:instrText xml:space="preserve">HYPERLINK  \l "ref-cohen2022memory"</w:instrText>
      </w:r>
      <w:r>
        <w:fldChar w:fldCharType="separate"/>
      </w:r>
      <w:r w:rsidRPr="60756BE8" w:rsidR="60756BE8">
        <w:rPr>
          <w:rStyle w:val="Hyperlink"/>
        </w:rPr>
        <w:t>Cohen &amp; Kahana, 2022</w:t>
      </w:r>
      <w:r>
        <w:fldChar w:fldCharType="end"/>
      </w:r>
      <w:r w:rsidR="60756BE8">
        <w:rPr/>
        <w:t>;</w:t>
      </w:r>
      <w:r w:rsidR="60756BE8">
        <w:rPr/>
        <w:t xml:space="preserve"> </w:t>
      </w:r>
      <w:r>
        <w:fldChar w:fldCharType="begin"/>
      </w:r>
      <w:r>
        <w:instrText xml:space="preserve">HYPERLINK  \l "ref-talmi2019retrieved"</w:instrText>
      </w:r>
      <w:r>
        <w:fldChar w:fldCharType="separate"/>
      </w:r>
      <w:r w:rsidRPr="60756BE8" w:rsidR="60756BE8">
        <w:rPr>
          <w:rStyle w:val="Hyperlink"/>
        </w:rPr>
        <w:t>Talmi et al., 2019</w:t>
      </w:r>
      <w:r>
        <w:fldChar w:fldCharType="end"/>
      </w:r>
      <w:r w:rsidR="60756BE8">
        <w:rPr/>
        <w:t>)</w:t>
      </w:r>
      <w:r w:rsidR="60756BE8">
        <w:rPr/>
        <w:t>.</w:t>
      </w:r>
      <w:r w:rsidR="60756BE8">
        <w:rPr/>
        <w:t xml:space="preserve"> </w:t>
      </w:r>
      <w:r w:rsidR="60756BE8">
        <w:rPr/>
        <w:t>Together, these properties make CMR a principled setting for a single-system retrieved-context account of selective interference</w:t>
      </w:r>
      <w:commentRangeStart w:id="453209600"/>
      <w:r w:rsidR="60756BE8">
        <w:rPr/>
        <w:t>.</w:t>
      </w:r>
      <w:commentRangeEnd w:id="453209600"/>
      <w:r>
        <w:rPr>
          <w:rStyle w:val="CommentReference"/>
        </w:rPr>
        <w:commentReference w:id="453209600"/>
      </w:r>
    </w:p>
    <w:p xmlns:wp14="http://schemas.microsoft.com/office/word/2010/wordml" w14:paraId="56AC469C" wp14:textId="163105BA">
      <w:pPr>
        <w:pStyle w:val="BodyText"/>
      </w:pPr>
      <w:r w:rsidR="60756BE8">
        <w:rPr/>
        <w:t xml:space="preserve">To map this framework onto the trauma-film paradigm, the model presents film, task, and </w:t>
      </w:r>
      <w:commentRangeStart w:id="718998410"/>
      <w:commentRangeStart w:id="264427813"/>
      <w:r w:rsidR="60756BE8">
        <w:rPr/>
        <w:t>delay-period items</w:t>
      </w:r>
      <w:commentRangeEnd w:id="718998410"/>
      <w:r>
        <w:rPr>
          <w:rStyle w:val="CommentReference"/>
        </w:rPr>
        <w:commentReference w:id="718998410"/>
      </w:r>
      <w:commentRangeEnd w:id="264427813"/>
      <w:r>
        <w:rPr>
          <w:rStyle w:val="CommentReference"/>
        </w:rPr>
        <w:commentReference w:id="264427813"/>
      </w:r>
      <w:r w:rsidR="60756BE8">
        <w:rPr/>
        <w:t xml:space="preserve"> in sequence while context evolves.</w:t>
      </w:r>
      <w:r w:rsidR="60756BE8">
        <w:rPr/>
        <w:t xml:space="preserve"> </w:t>
      </w:r>
      <w:r w:rsidR="60756BE8">
        <w:rPr/>
        <w:t xml:space="preserve">Film reminders can reinstate film-associated context before task encoding, so task items are encoded while context </w:t>
      </w:r>
      <w:r w:rsidR="60756BE8">
        <w:rPr/>
        <w:t>remains</w:t>
      </w:r>
      <w:r w:rsidR="60756BE8">
        <w:rPr/>
        <w:t xml:space="preserve"> similar to states associated with film items.</w:t>
      </w:r>
      <w:r w:rsidR="60756BE8">
        <w:rPr/>
        <w:t xml:space="preserve"> </w:t>
      </w:r>
      <w:r w:rsidR="60756BE8">
        <w:rPr/>
        <w:t xml:space="preserve">At retrieval, the current context </w:t>
      </w:r>
      <w:r w:rsidR="60756BE8">
        <w:rPr/>
        <w:t>state</w:t>
      </w:r>
      <w:r w:rsidR="60756BE8">
        <w:rPr/>
        <w:t xml:space="preserve"> cues memory search, so film and task items </w:t>
      </w:r>
      <w:ins w:author="Deborah Talmi" w:date="2026-06-02T09:46:40.207Z" w16du:dateUtc="2026-06-02T09:46:40.207Z" w:id="239561869">
        <w:r w:rsidR="60756BE8">
          <w:t xml:space="preserve">are promoted for retrieval to the extent that </w:t>
        </w:r>
      </w:ins>
      <w:del w:author="Deborah Talmi" w:date="2026-06-02T09:46:44.572Z" w16du:dateUtc="2026-06-02T09:46:44.572Z" w:id="1603057820">
        <w:r w:rsidDel="60756BE8">
          <w:delText>can both receive support when</w:delText>
        </w:r>
      </w:del>
      <w:r w:rsidR="60756BE8">
        <w:rPr/>
        <w:t xml:space="preserve"> they have been associated with similar context states.</w:t>
      </w:r>
      <w:r w:rsidR="60756BE8">
        <w:rPr/>
        <w:t xml:space="preserve"> </w:t>
      </w:r>
      <w:r w:rsidR="60756BE8">
        <w:rPr/>
        <w:t xml:space="preserve">Unguided and deliberate retrieval can draw on the same learned associations while </w:t>
      </w:r>
      <w:ins w:author="Deborah Talmi" w:date="2026-06-02T09:46:59.55Z" w16du:dateUtc="2026-06-02T09:46:59.55Z" w:id="1265836574">
        <w:r w:rsidR="60756BE8">
          <w:t>using</w:t>
        </w:r>
      </w:ins>
      <w:ins w:author="Deborah Talmi" w:date="2026-06-02T09:47:00.657Z" w16du:dateUtc="2026-06-02T09:47:00.657Z" w:id="943389777">
        <w:r w:rsidR="60756BE8">
          <w:t xml:space="preserve"> </w:t>
        </w:r>
      </w:ins>
      <w:r w:rsidR="60756BE8">
        <w:rPr/>
        <w:t>differ</w:t>
      </w:r>
      <w:ins w:author="Deborah Talmi" w:date="2026-06-02T09:47:04.161Z" w16du:dateUtc="2026-06-02T09:47:04.161Z" w:id="1227992290">
        <w:r w:rsidR="60756BE8">
          <w:t>ent</w:t>
        </w:r>
      </w:ins>
      <w:del w:author="Deborah Talmi" w:date="2026-06-02T09:47:10.569Z" w16du:dateUtc="2026-06-02T09:47:10.569Z" w:id="1566034847">
        <w:r w:rsidDel="60756BE8">
          <w:delText>ing</w:delText>
        </w:r>
        <w:r w:rsidDel="60756BE8">
          <w:delText xml:space="preserve"> in the context</w:delText>
        </w:r>
      </w:del>
      <w:r w:rsidR="60756BE8">
        <w:rPr/>
        <w:t xml:space="preserve"> cues and </w:t>
      </w:r>
      <w:ins w:author="Deborah Talmi" w:date="2026-06-02T09:47:17.639Z" w16du:dateUtc="2026-06-02T09:47:17.639Z" w:id="1663693651">
        <w:r w:rsidR="60756BE8">
          <w:t>applying enhanced</w:t>
        </w:r>
        <w:r w:rsidR="60756BE8">
          <w:t xml:space="preserve"> </w:t>
        </w:r>
      </w:ins>
      <w:r w:rsidR="60756BE8">
        <w:rPr/>
        <w:t xml:space="preserve">monitoring </w:t>
      </w:r>
      <w:del w:author="Deborah Talmi" w:date="2026-06-02T09:47:30.376Z" w16du:dateUtc="2026-06-02T09:47:30.376Z" w:id="1601045056">
        <w:r w:rsidDel="60756BE8">
          <w:delText xml:space="preserve">applied </w:delText>
        </w:r>
      </w:del>
      <w:r w:rsidR="60756BE8">
        <w:rPr/>
        <w:t>during search.</w:t>
      </w:r>
      <w:r w:rsidR="60756BE8">
        <w:rPr/>
        <w:t xml:space="preserve"> </w:t>
      </w:r>
      <w:r w:rsidR="60756BE8">
        <w:rPr/>
        <w:t xml:space="preserve">Whereas unguided retrieval </w:t>
      </w:r>
      <w:r w:rsidR="60756BE8">
        <w:rPr/>
        <w:t>remains</w:t>
      </w:r>
      <w:r w:rsidR="60756BE8">
        <w:rPr/>
        <w:t xml:space="preserve"> broadly cue-driven by the current context</w:t>
      </w:r>
      <w:ins w:author="Deborah Talmi" w:date="2026-06-02T09:47:52.682Z" w16du:dateUtc="2026-06-02T09:47:52.682Z" w:id="1925067993">
        <w:r w:rsidR="60756BE8">
          <w:t xml:space="preserve"> – a simula</w:t>
        </w:r>
        <w:r w:rsidR="60756BE8">
          <w:t xml:space="preserve">tion of involuntary recall </w:t>
        </w:r>
        <w:r w:rsidR="60756BE8">
          <w:t xml:space="preserve">- </w:t>
        </w:r>
      </w:ins>
      <w:del w:author="Deborah Talmi" w:date="2026-06-02T09:47:53.482Z" w16du:dateUtc="2026-06-02T09:47:53.482Z" w:id="105394210">
        <w:r w:rsidDel="60756BE8">
          <w:delText>,</w:delText>
        </w:r>
        <w:r w:rsidDel="60756BE8">
          <w:delText xml:space="preserve"> </w:delText>
        </w:r>
      </w:del>
      <w:r w:rsidR="60756BE8">
        <w:rPr/>
        <w:t>control processes during deliberate recall can keep search oriented toward film targets.</w:t>
      </w:r>
      <w:r w:rsidR="60756BE8">
        <w:rPr/>
        <w:t xml:space="preserve"> </w:t>
      </w:r>
      <w:commentRangeStart w:id="373408228"/>
      <w:r w:rsidR="60756BE8">
        <w:rPr/>
        <w:t>The selective interference effect therefore reflects differential control over a shared associative memory,</w:t>
      </w:r>
      <w:commentRangeEnd w:id="373408228"/>
      <w:r>
        <w:rPr>
          <w:rStyle w:val="CommentReference"/>
        </w:rPr>
        <w:commentReference w:id="373408228"/>
      </w:r>
      <w:r w:rsidR="60756BE8">
        <w:rPr/>
        <w:t xml:space="preserve"> rather than selective vulnerability of separate memory representations.</w:t>
      </w:r>
    </w:p>
    <w:p xmlns:wp14="http://schemas.microsoft.com/office/word/2010/wordml" w14:paraId="0169AFA4" wp14:textId="24BDC863">
      <w:pPr>
        <w:pStyle w:val="BodyText"/>
      </w:pPr>
      <w:commentRangeStart w:id="337620242"/>
      <w:r w:rsidR="60756BE8">
        <w:rPr/>
        <w:t>The simulations decompose the account at the level where CMR makes concrete commitments</w:t>
      </w:r>
      <w:commentRangeEnd w:id="337620242"/>
      <w:r>
        <w:rPr>
          <w:rStyle w:val="CommentReference"/>
        </w:rPr>
        <w:commentReference w:id="337620242"/>
      </w:r>
      <w:r w:rsidR="60756BE8">
        <w:rPr/>
        <w:t xml:space="preserve">: how recall is distributed across film, task, and delay-period items, and how that distribution changes when cues act on </w:t>
      </w:r>
      <w:r w:rsidR="60756BE8">
        <w:rPr/>
        <w:t>different parts</w:t>
      </w:r>
      <w:r w:rsidR="60756BE8">
        <w:rPr/>
        <w:t xml:space="preserve"> of the item-context loop.</w:t>
      </w:r>
      <w:r w:rsidR="60756BE8">
        <w:rPr/>
        <w:t xml:space="preserve"> </w:t>
      </w:r>
      <w:r w:rsidR="60756BE8">
        <w:rPr/>
        <w:t xml:space="preserve">Simulations 1 and 2 </w:t>
      </w:r>
      <w:r w:rsidR="60756BE8">
        <w:rPr/>
        <w:t>establish</w:t>
      </w:r>
      <w:r w:rsidR="60756BE8">
        <w:rPr/>
        <w:t xml:space="preserve"> the core mechanism: </w:t>
      </w:r>
      <w:commentRangeStart w:id="1331980751"/>
      <w:r w:rsidR="60756BE8">
        <w:rPr/>
        <w:t>reminder-driven task encoding</w:t>
      </w:r>
      <w:commentRangeEnd w:id="1331980751"/>
      <w:r>
        <w:rPr>
          <w:rStyle w:val="CommentReference"/>
        </w:rPr>
        <w:commentReference w:id="1331980751"/>
      </w:r>
      <w:r w:rsidR="60756BE8">
        <w:rPr/>
        <w:t xml:space="preserve"> creates </w:t>
      </w:r>
      <w:commentRangeStart w:id="562886784"/>
      <w:r w:rsidR="60756BE8">
        <w:rPr/>
        <w:t xml:space="preserve">position-structured </w:t>
      </w:r>
      <w:commentRangeEnd w:id="562886784"/>
      <w:r>
        <w:rPr>
          <w:rStyle w:val="CommentReference"/>
        </w:rPr>
        <w:commentReference w:id="562886784"/>
      </w:r>
      <w:r w:rsidR="60756BE8">
        <w:rPr/>
        <w:t xml:space="preserve">overlap with the film </w:t>
      </w:r>
      <w:commentRangeStart w:id="954990100"/>
      <w:r w:rsidR="60756BE8">
        <w:rPr/>
        <w:t>context trajectory</w:t>
      </w:r>
      <w:commentRangeEnd w:id="954990100"/>
      <w:r>
        <w:rPr>
          <w:rStyle w:val="CommentReference"/>
        </w:rPr>
        <w:commentReference w:id="954990100"/>
      </w:r>
      <w:r w:rsidR="60756BE8">
        <w:rPr/>
        <w:t xml:space="preserve">, </w:t>
      </w:r>
      <w:commentRangeStart w:id="863306647"/>
      <w:r w:rsidR="60756BE8">
        <w:rPr/>
        <w:t>and</w:t>
      </w:r>
      <w:commentRangeEnd w:id="863306647"/>
      <w:r>
        <w:rPr>
          <w:rStyle w:val="CommentReference"/>
        </w:rPr>
        <w:commentReference w:id="863306647"/>
      </w:r>
      <w:r w:rsidR="60756BE8">
        <w:rPr/>
        <w:t xml:space="preserve"> deliberate recall is protected when </w:t>
      </w:r>
      <w:commentRangeStart w:id="701899476"/>
      <w:r w:rsidR="60756BE8">
        <w:rPr/>
        <w:t>start-state control</w:t>
      </w:r>
      <w:commentRangeEnd w:id="701899476"/>
      <w:r>
        <w:rPr>
          <w:rStyle w:val="CommentReference"/>
        </w:rPr>
        <w:commentReference w:id="701899476"/>
      </w:r>
      <w:r w:rsidR="60756BE8">
        <w:rPr/>
        <w:t xml:space="preserve"> selects a </w:t>
      </w:r>
      <w:commentRangeStart w:id="982342807"/>
      <w:r w:rsidR="60756BE8">
        <w:rPr/>
        <w:t>diagnostic</w:t>
      </w:r>
      <w:commentRangeEnd w:id="982342807"/>
      <w:r>
        <w:rPr>
          <w:rStyle w:val="CommentReference"/>
        </w:rPr>
        <w:commentReference w:id="982342807"/>
      </w:r>
      <w:r w:rsidR="60756BE8">
        <w:rPr/>
        <w:t xml:space="preserve"> </w:t>
      </w:r>
      <w:commentRangeStart w:id="1786097853"/>
      <w:r w:rsidR="60756BE8">
        <w:rPr/>
        <w:t>early-film context</w:t>
      </w:r>
      <w:commentRangeEnd w:id="1786097853"/>
      <w:r>
        <w:rPr>
          <w:rStyle w:val="CommentReference"/>
        </w:rPr>
        <w:commentReference w:id="1786097853"/>
      </w:r>
      <w:r w:rsidR="60756BE8">
        <w:rPr/>
        <w:t xml:space="preserve"> before retrieval.</w:t>
      </w:r>
      <w:r w:rsidR="60756BE8">
        <w:rPr/>
        <w:t xml:space="preserve"> </w:t>
      </w:r>
      <w:r w:rsidR="60756BE8">
        <w:rPr/>
        <w:t xml:space="preserve">Simulations 3 and 4 then examine </w:t>
      </w:r>
      <w:commentRangeStart w:id="677581268"/>
      <w:r w:rsidR="60756BE8">
        <w:rPr/>
        <w:t>test-phase consequences</w:t>
      </w:r>
      <w:commentRangeEnd w:id="677581268"/>
      <w:r>
        <w:rPr>
          <w:rStyle w:val="CommentReference"/>
        </w:rPr>
        <w:commentReference w:id="677581268"/>
      </w:r>
      <w:r w:rsidR="60756BE8">
        <w:rPr/>
        <w:t xml:space="preserve"> of bidirectional item-context associations</w:t>
      </w:r>
      <w:r w:rsidR="60756BE8">
        <w:rPr/>
        <w:t>, testing</w:t>
      </w:r>
      <w:r w:rsidR="60756BE8">
        <w:rPr/>
        <w:t xml:space="preserve"> whether supplied film information </w:t>
      </w:r>
      <w:commentRangeStart w:id="1959440834"/>
      <w:r w:rsidR="60756BE8">
        <w:rPr/>
        <w:t>helps sidestep context-binding interference instantiated by task items</w:t>
      </w:r>
      <w:commentRangeEnd w:id="1959440834"/>
      <w:r>
        <w:rPr>
          <w:rStyle w:val="CommentReference"/>
        </w:rPr>
        <w:commentReference w:id="1959440834"/>
      </w:r>
      <w:r w:rsidR="60756BE8">
        <w:rPr/>
        <w:t>.</w:t>
      </w:r>
      <w:r w:rsidR="60756BE8">
        <w:rPr/>
        <w:t xml:space="preserve"> </w:t>
      </w:r>
      <w:r w:rsidR="60756BE8">
        <w:rPr/>
        <w:t xml:space="preserve">Simulation 5 examines </w:t>
      </w:r>
      <w:r w:rsidR="60756BE8">
        <w:rPr/>
        <w:t>possible accounts</w:t>
      </w:r>
      <w:r w:rsidR="60756BE8">
        <w:rPr/>
        <w:t xml:space="preserve"> compatible with retrieved-context theory of how visuospatial interference tasks differ from comparison tasks in their effects on later memory</w:t>
      </w:r>
      <w:commentRangeStart w:id="1599046006"/>
      <w:r w:rsidR="60756BE8">
        <w:rPr/>
        <w:t>, distinguishing encoding strength, context-drift, and source-context overlap accounts</w:t>
      </w:r>
      <w:commentRangeEnd w:id="1599046006"/>
      <w:r>
        <w:rPr>
          <w:rStyle w:val="CommentReference"/>
        </w:rPr>
        <w:commentReference w:id="1599046006"/>
      </w:r>
      <w:r w:rsidR="60756BE8">
        <w:rPr/>
        <w:t>.</w:t>
      </w:r>
      <w:r w:rsidR="60756BE8">
        <w:rPr/>
        <w:t xml:space="preserve"> </w:t>
      </w:r>
      <w:r w:rsidR="60756BE8">
        <w:rPr/>
        <w:t xml:space="preserve">The result is a mechanistic alternative to </w:t>
      </w:r>
      <w:ins w:author="Deborah Talmi" w:date="2026-06-02T10:00:58.943Z" w16du:dateUtc="2026-06-02T10:00:58.943Z" w:id="582236910">
        <w:r w:rsidR="60756BE8">
          <w:t>dual</w:t>
        </w:r>
      </w:ins>
      <w:ins w:author="Deborah Talmi" w:date="2026-06-02T10:01:07.144Z" w16du:dateUtc="2026-06-02T10:01:07.144Z" w:id="1984305350">
        <w:r w:rsidR="60756BE8">
          <w:t>, differently-</w:t>
        </w:r>
      </w:ins>
      <w:del w:author="Deborah Talmi" w:date="2026-06-02T10:01:09.444Z" w16du:dateUtc="2026-06-02T10:01:09.444Z" w:id="297301835">
        <w:r w:rsidDel="60756BE8">
          <w:delText xml:space="preserve">separately </w:delText>
        </w:r>
      </w:del>
      <w:r w:rsidR="60756BE8">
        <w:rPr/>
        <w:t xml:space="preserve">vulnerable memory </w:t>
      </w:r>
      <w:r w:rsidR="60756BE8">
        <w:rPr/>
        <w:t>representations</w:t>
      </w:r>
      <w:ins w:author="Deborah Talmi" w:date="2026-06-02T10:01:13.518Z" w16du:dateUtc="2026-06-02T10:01:13.518Z" w:id="250557771">
        <w:r w:rsidR="60756BE8">
          <w:t>,</w:t>
        </w:r>
      </w:ins>
      <w:r w:rsidR="60756BE8">
        <w:rPr/>
        <w:t xml:space="preserve"> and a set of specific hypotheses about when selective interference should appear and how it should vary across paradigms</w:t>
      </w:r>
      <w:commentRangeStart w:id="1838599873"/>
      <w:r w:rsidR="60756BE8">
        <w:rPr/>
        <w:t>.</w:t>
      </w:r>
      <w:commentRangeEnd w:id="1838599873"/>
      <w:r>
        <w:rPr>
          <w:rStyle w:val="CommentReference"/>
        </w:rPr>
        <w:commentReference w:id="1838599873"/>
      </w:r>
    </w:p>
    <w:bookmarkEnd w:id="24"/>
    <w:bookmarkStart w:name="Xc30ecb24643046c4752102619295de1bc2871c8" w:id="29"/>
    <w:p xmlns:wp14="http://schemas.microsoft.com/office/word/2010/wordml" w14:paraId="4FFAA20E" wp14:textId="77777777">
      <w:pPr>
        <w:pStyle w:val="Heading1"/>
      </w:pPr>
      <w:r>
        <w:t xml:space="preserve">A Retrieved-Context Account of Selective Interference</w:t>
      </w:r>
    </w:p>
    <w:p xmlns:wp14="http://schemas.microsoft.com/office/word/2010/wordml" w14:paraId="64172ABB" wp14:textId="2689BF74">
      <w:pPr>
        <w:pStyle w:val="FirstParagraph"/>
      </w:pPr>
      <w:r w:rsidR="60756BE8">
        <w:rPr/>
        <w:t>The simulations rely on three retrieved-context mechanisms.</w:t>
      </w:r>
      <w:r w:rsidR="60756BE8">
        <w:rPr/>
        <w:t xml:space="preserve"> </w:t>
      </w:r>
      <w:ins w:author="Deborah Talmi" w:date="2026-06-02T10:06:35.24Z" w16du:dateUtc="2026-06-02T10:06:35.24Z" w:id="1038348330">
        <w:r w:rsidR="60756BE8">
          <w:t xml:space="preserve">The first two are shared across all versions of </w:t>
        </w:r>
        <w:r w:rsidR="60756BE8">
          <w:t xml:space="preserve">CMR </w:t>
        </w:r>
      </w:ins>
      <w:commentRangeStart w:id="444222400"/>
      <w:ins w:author="Deborah Talmi" w:date="2026-06-02T10:06:35.24Z" w16du:dateUtc="2026-06-02T10:06:35.24Z" w:id="1753843733">
        <w:r w:rsidR="60756BE8">
          <w:t>().</w:t>
        </w:r>
      </w:ins>
      <w:commentRangeEnd w:id="444222400"/>
      <w:r>
        <w:rPr>
          <w:rStyle w:val="CommentReference"/>
        </w:rPr>
        <w:commentReference w:id="444222400"/>
      </w:r>
      <w:ins w:author="Deborah Talmi" w:date="2026-06-02T10:06:35.24Z" w16du:dateUtc="2026-06-02T10:06:35.24Z" w:id="1805506623">
        <w:r w:rsidR="60756BE8">
          <w:t xml:space="preserve"> </w:t>
        </w:r>
      </w:ins>
      <w:r w:rsidR="60756BE8">
        <w:rPr/>
        <w:t>Context-to-item retrieval uses current context to cue candidate items.</w:t>
      </w:r>
      <w:r w:rsidR="60756BE8">
        <w:rPr/>
        <w:t xml:space="preserve"> </w:t>
      </w:r>
      <w:r w:rsidR="60756BE8">
        <w:rPr/>
        <w:t>Competition follows when film items and task competitors are associated with similar context states.</w:t>
      </w:r>
      <w:r w:rsidR="60756BE8">
        <w:rPr/>
        <w:t xml:space="preserve"> </w:t>
      </w:r>
      <w:r w:rsidR="60756BE8">
        <w:rPr/>
        <w:t>Item-to-context retrieval allows recalled items, reminder cues, and supplied film items to reinstate associated context.</w:t>
      </w:r>
      <w:r w:rsidR="60756BE8">
        <w:rPr/>
        <w:t xml:space="preserve"> </w:t>
      </w:r>
      <w:ins w:author="Deborah Talmi" w:date="2026-06-02T10:06:59.876Z" w16du:dateUtc="2026-06-02T10:06:59.876Z" w:id="1625978436">
        <w:r w:rsidR="60756BE8">
          <w:t>T</w:t>
        </w:r>
      </w:ins>
      <w:commentRangeStart w:id="888610129"/>
      <w:ins w:author="Deborah Talmi" w:date="2026-06-02T10:06:59.876Z" w16du:dateUtc="2026-06-02T10:06:59.876Z" w:id="799397796">
        <w:r w:rsidR="60756BE8">
          <w:t xml:space="preserve">he third </w:t>
        </w:r>
      </w:ins>
      <w:ins w:author="Deborah Talmi" w:date="2026-06-02T10:07:12.062Z" w16du:dateUtc="2026-06-02T10:07:12.062Z" w:id="1408357649">
        <w:r w:rsidR="60756BE8">
          <w:t xml:space="preserve">was proposed by ... </w:t>
        </w:r>
      </w:ins>
      <w:commentRangeStart w:id="175269134"/>
      <w:commentRangeEnd w:id="888610129"/>
      <w:r>
        <w:rPr>
          <w:rStyle w:val="CommentReference"/>
        </w:rPr>
        <w:commentReference w:id="888610129"/>
      </w:r>
      <w:r w:rsidR="60756BE8">
        <w:rPr/>
        <w:t xml:space="preserve">Film-directed </w:t>
      </w:r>
      <w:commentRangeEnd w:id="175269134"/>
      <w:r>
        <w:rPr>
          <w:rStyle w:val="CommentReference"/>
        </w:rPr>
        <w:commentReference w:id="175269134"/>
      </w:r>
      <w:r w:rsidR="60756BE8">
        <w:rPr/>
        <w:t>retrieval control changes the starting cue and selection rule used to favor film items over task competitors.</w:t>
      </w:r>
      <w:r w:rsidR="60756BE8">
        <w:rPr/>
        <w:t xml:space="preserve"> </w:t>
      </w:r>
      <w:r>
        <w:fldChar w:fldCharType="begin"/>
      </w:r>
      <w:r>
        <w:instrText xml:space="preserve">HYPERLINK  \l "fig-retrieved-context-account"</w:instrText>
      </w:r>
      <w:r>
        <w:fldChar w:fldCharType="separate"/>
      </w:r>
      <w:r w:rsidRPr="60756BE8" w:rsidR="60756BE8">
        <w:rPr>
          <w:rStyle w:val="Hyperlink"/>
        </w:rPr>
        <w:t>Figure 1</w:t>
      </w:r>
      <w:r>
        <w:fldChar w:fldCharType="end"/>
      </w:r>
      <w:r w:rsidR="60756BE8">
        <w:rPr/>
        <w:t xml:space="preserve"> </w:t>
      </w:r>
      <w:r w:rsidR="60756BE8">
        <w:rPr/>
        <w:t>shows how these mechanisms map onto the trauma-film paradigm.</w:t>
      </w:r>
    </w:p>
    <w:p xmlns:wp14="http://schemas.microsoft.com/office/word/2010/wordml" w14:paraId="5DAB6C7B" wp14:textId="77777777">
      <w:r>
        <w:br w:type="page"/>
      </w:r>
    </w:p>
    <w:bookmarkStart w:name="fig-retrieved-context-account" w:id="28"/>
    <w:p xmlns:wp14="http://schemas.microsoft.com/office/word/2010/wordml" w14:paraId="7F7B4CEA" wp14:textId="77777777">
      <w:pPr>
        <w:pStyle w:val="FigureTitle"/>
      </w:pPr>
      <w:r>
        <w:t xml:space="preserve">Figure 1</w:t>
      </w:r>
    </w:p>
    <w:p xmlns:wp14="http://schemas.microsoft.com/office/word/2010/wordml" w14:paraId="4C2F12C6" wp14:textId="2D072DE5">
      <w:pPr>
        <w:pStyle w:val="Caption"/>
      </w:pPr>
      <w:r w:rsidRPr="60756BE8" w:rsidR="60756BE8">
        <w:rPr>
          <w:b w:val="1"/>
          <w:bCs w:val="1"/>
        </w:rPr>
        <w:t>A retrieved-context account of selective interference.</w:t>
      </w:r>
      <w:r w:rsidR="60756BE8">
        <w:rPr/>
        <w:t xml:space="preserve"> </w:t>
      </w:r>
      <w:commentRangeStart w:id="1736449170"/>
      <w:commentRangeStart w:id="779763960"/>
      <w:r w:rsidR="60756BE8">
        <w:rPr/>
        <w:t>Task</w:t>
      </w:r>
      <w:commentRangeEnd w:id="1736449170"/>
      <w:r>
        <w:rPr>
          <w:rStyle w:val="CommentReference"/>
        </w:rPr>
        <w:commentReference w:id="1736449170"/>
      </w:r>
      <w:commentRangeEnd w:id="779763960"/>
      <w:r>
        <w:rPr>
          <w:rStyle w:val="CommentReference"/>
        </w:rPr>
        <w:commentReference w:id="779763960"/>
      </w:r>
      <w:r w:rsidR="60756BE8">
        <w:rPr/>
        <w:t xml:space="preserve"> items interfere when they are bound to film-associated context strongly enough to be </w:t>
      </w:r>
      <w:r w:rsidR="60756BE8">
        <w:rPr/>
        <w:t>cued</w:t>
      </w:r>
      <w:r w:rsidR="60756BE8">
        <w:rPr/>
        <w:t xml:space="preserve"> with film items,</w:t>
      </w:r>
      <w:commentRangeStart w:id="590996164"/>
      <w:r w:rsidR="60756BE8">
        <w:rPr/>
        <w:t xml:space="preserve"> and deliberate recall gains protection</w:t>
      </w:r>
      <w:commentRangeEnd w:id="590996164"/>
      <w:r>
        <w:rPr>
          <w:rStyle w:val="CommentReference"/>
        </w:rPr>
        <w:commentReference w:id="590996164"/>
      </w:r>
      <w:r w:rsidR="60756BE8">
        <w:rPr/>
        <w:t xml:space="preserve"> when </w:t>
      </w:r>
      <w:del w:author="Deborah Talmi" w:date="2026-06-02T10:11:33.151Z" w16du:dateUtc="2026-06-02T10:11:33.151Z" w:id="790412848">
        <w:r w:rsidDel="60756BE8">
          <w:delText>film-directed</w:delText>
        </w:r>
      </w:del>
      <w:r w:rsidR="60756BE8">
        <w:rPr/>
        <w:t xml:space="preserve"> </w:t>
      </w:r>
      <w:commentRangeStart w:id="1169208789"/>
      <w:r w:rsidR="60756BE8">
        <w:rPr/>
        <w:t xml:space="preserve">control </w:t>
      </w:r>
      <w:ins w:author="Deborah Talmi" w:date="2026-06-02T10:11:36.289Z" w16du:dateUtc="2026-06-02T10:11:36.289Z" w:id="421164050">
        <w:r w:rsidR="60756BE8">
          <w:t>mecha</w:t>
        </w:r>
      </w:ins>
      <w:commentRangeEnd w:id="1169208789"/>
      <w:r>
        <w:rPr>
          <w:rStyle w:val="CommentReference"/>
        </w:rPr>
        <w:commentReference w:id="1169208789"/>
      </w:r>
      <w:ins w:author="Deborah Talmi" w:date="2026-06-02T10:11:36.289Z" w16du:dateUtc="2026-06-02T10:11:36.289Z" w:id="866713895">
        <w:r w:rsidR="60756BE8">
          <w:t xml:space="preserve">nisms </w:t>
        </w:r>
      </w:ins>
      <w:r w:rsidR="60756BE8">
        <w:rPr/>
        <w:t>favors film items within the same association set.</w:t>
      </w:r>
      <w:r w:rsidR="60756BE8">
        <w:rPr/>
        <w:t xml:space="preserve"> </w:t>
      </w:r>
      <w:r w:rsidRPr="60756BE8" w:rsidR="60756BE8">
        <w:rPr>
          <w:b w:val="1"/>
          <w:bCs w:val="1"/>
        </w:rPr>
        <w:t>(A)</w:t>
      </w:r>
      <w:r w:rsidR="60756BE8">
        <w:rPr/>
        <w:t xml:space="preserve"> </w:t>
      </w:r>
      <w:r w:rsidR="60756BE8">
        <w:rPr/>
        <w:t xml:space="preserve">The simulated paradigm includes film encoding, </w:t>
      </w:r>
      <w:commentRangeStart w:id="2096095869"/>
      <w:r w:rsidR="60756BE8">
        <w:rPr/>
        <w:t>a structured break</w:t>
      </w:r>
      <w:commentRangeEnd w:id="2096095869"/>
      <w:r>
        <w:rPr>
          <w:rStyle w:val="CommentReference"/>
        </w:rPr>
        <w:commentReference w:id="2096095869"/>
      </w:r>
      <w:r w:rsidR="60756BE8">
        <w:rPr/>
        <w:t>, a film reminder, interference or comparison task, a delay period, and retrieval tests.</w:t>
      </w:r>
      <w:r w:rsidR="60756BE8">
        <w:rPr/>
        <w:t xml:space="preserve"> </w:t>
      </w:r>
      <w:r w:rsidRPr="60756BE8" w:rsidR="60756BE8">
        <w:rPr>
          <w:b w:val="1"/>
          <w:bCs w:val="1"/>
        </w:rPr>
        <w:t>(B)</w:t>
      </w:r>
      <w:r w:rsidR="60756BE8">
        <w:rPr/>
        <w:t xml:space="preserve"> </w:t>
      </w:r>
      <w:r w:rsidR="60756BE8">
        <w:rPr/>
        <w:t xml:space="preserve">Film and task items </w:t>
      </w:r>
      <w:r w:rsidR="60756BE8">
        <w:rPr/>
        <w:t>remain</w:t>
      </w:r>
      <w:r w:rsidR="60756BE8">
        <w:rPr/>
        <w:t xml:space="preserve"> distinct while becoming associated with context states active at encoding</w:t>
      </w:r>
      <w:ins w:author="Deborah Talmi" w:date="2026-06-02T10:14:09.169Z" w16du:dateUtc="2026-06-02T10:14:09.169Z" w:id="525758711">
        <w:r w:rsidR="60756BE8">
          <w:t xml:space="preserve">. Naturally within the CMR framework, </w:t>
        </w:r>
      </w:ins>
      <w:del w:author="Deborah Talmi" w:date="2026-06-02T10:14:09.916Z" w16du:dateUtc="2026-06-02T10:14:09.916Z" w:id="1630436529">
        <w:r w:rsidDel="60756BE8">
          <w:delText xml:space="preserve">; </w:delText>
        </w:r>
      </w:del>
      <w:r w:rsidR="60756BE8">
        <w:rPr/>
        <w:t>contextual overlap makes task items likely to be cued alongside film items, and task encoding strength determines how strongly they compete once cued.</w:t>
      </w:r>
      <w:r w:rsidR="60756BE8">
        <w:rPr/>
        <w:t xml:space="preserve"> </w:t>
      </w:r>
      <w:r w:rsidRPr="60756BE8" w:rsidR="60756BE8">
        <w:rPr>
          <w:b w:val="1"/>
          <w:bCs w:val="1"/>
        </w:rPr>
        <w:t>(C)</w:t>
      </w:r>
      <w:r w:rsidR="60756BE8">
        <w:rPr/>
        <w:t xml:space="preserve"> </w:t>
      </w:r>
      <w:r w:rsidR="60756BE8">
        <w:rPr/>
        <w:t>Context-to-item associations cue candidate items, and item-to-context associations let recalled, reminded, or supplied items reinstate associated context.</w:t>
      </w:r>
      <w:r w:rsidR="60756BE8">
        <w:rPr/>
        <w:t xml:space="preserve"> </w:t>
      </w:r>
      <w:r w:rsidRPr="60756BE8" w:rsidR="60756BE8">
        <w:rPr>
          <w:b w:val="1"/>
          <w:bCs w:val="1"/>
        </w:rPr>
        <w:t>(D)</w:t>
      </w:r>
      <w:r w:rsidR="60756BE8">
        <w:rPr/>
        <w:t xml:space="preserve"> </w:t>
      </w:r>
      <w:r w:rsidR="60756BE8">
        <w:rPr/>
        <w:t>The same stored associations support unguided retrieval and deliberate recall, with deliberate recall gaining protection from a film-directed start cue and film-directed selection.</w:t>
      </w:r>
      <w:commentRangeStart w:id="1779869387"/>
      <w:commentRangeStart w:id="1978901645"/>
      <w:commentRangeStart w:id="442258165"/>
      <w:commentRangeEnd w:id="1779869387"/>
      <w:r>
        <w:rPr>
          <w:rStyle w:val="CommentReference"/>
        </w:rPr>
        <w:commentReference w:id="1779869387"/>
      </w:r>
      <w:commentRangeEnd w:id="1978901645"/>
      <w:r>
        <w:rPr>
          <w:rStyle w:val="CommentReference"/>
        </w:rPr>
        <w:commentReference w:id="1978901645"/>
      </w:r>
      <w:commentRangeEnd w:id="442258165"/>
      <w:r>
        <w:rPr>
          <w:rStyle w:val="CommentReference"/>
        </w:rPr>
        <w:commentReference w:id="442258165"/>
      </w:r>
    </w:p>
    <w:p xmlns:wp14="http://schemas.microsoft.com/office/word/2010/wordml" w14:paraId="02EB378F" wp14:textId="77777777">
      <w:pPr>
        <w:pStyle w:val="FigureWithoutNote"/>
      </w:pPr>
      <w:r>
        <w:drawing>
          <wp:inline xmlns:wp14="http://schemas.microsoft.com/office/word/2010/wordprocessingDrawing" wp14:anchorId="51E45FE0" wp14:editId="7777777">
            <wp:extent cx="5943600" cy="5414050"/>
            <wp:effectExtent l="0" t="0" r="0" b="0"/>
            <wp:docPr id="26" name="Picture" descr="" title=""/>
            <a:graphic>
              <a:graphicData uri="http://schemas.openxmlformats.org/drawingml/2006/picture">
                <pic:pic>
                  <pic:nvPicPr>
                    <pic:cNvPr id="27" name="Picture" descr="retrieved_context_account_figure/retrieved_context_account_composite.png"/>
                    <pic:cNvPicPr>
                      <a:picLocks noChangeAspect="1" noChangeArrowheads="1"/>
                    </pic:cNvPicPr>
                  </pic:nvPicPr>
                  <pic:blipFill>
                    <a:blip r:embed="rId25"/>
                    <a:stretch>
                      <a:fillRect/>
                    </a:stretch>
                  </pic:blipFill>
                  <pic:spPr bwMode="auto">
                    <a:xfrm>
                      <a:off x="0" y="0"/>
                      <a:ext cx="5943600" cy="5414050"/>
                    </a:xfrm>
                    <a:prstGeom prst="rect">
                      <a:avLst/>
                    </a:prstGeom>
                    <a:noFill/>
                    <a:ln w="9525">
                      <a:noFill/>
                      <a:headEnd/>
                      <a:tailEnd/>
                    </a:ln>
                  </pic:spPr>
                </pic:pic>
              </a:graphicData>
            </a:graphic>
          </wp:inline>
        </w:drawing>
      </w:r>
    </w:p>
    <w:bookmarkEnd w:id="28"/>
    <w:p xmlns:wp14="http://schemas.microsoft.com/office/word/2010/wordml" w14:paraId="6A05A809" wp14:textId="77777777">
      <w:r>
        <w:br w:type="page"/>
      </w:r>
    </w:p>
    <w:p xmlns:wp14="http://schemas.microsoft.com/office/word/2010/wordml" w14:paraId="2027515B" wp14:textId="45332288">
      <w:pPr>
        <w:pStyle w:val="BodyText"/>
      </w:pPr>
      <w:r w:rsidR="60756BE8">
        <w:rPr/>
        <w:t xml:space="preserve">Contextual similarity is </w:t>
      </w:r>
      <w:r w:rsidR="60756BE8">
        <w:rPr/>
        <w:t>established</w:t>
      </w:r>
      <w:r w:rsidR="60756BE8">
        <w:rPr/>
        <w:t xml:space="preserve"> during encoding.</w:t>
      </w:r>
      <w:r w:rsidR="60756BE8">
        <w:rPr/>
        <w:t xml:space="preserve"> </w:t>
      </w:r>
      <w:r w:rsidR="60756BE8">
        <w:rPr/>
        <w:t xml:space="preserve">Film </w:t>
      </w:r>
      <w:commentRangeStart w:id="1576641531"/>
      <w:commentRangeStart w:id="533433554"/>
      <w:r w:rsidR="60756BE8">
        <w:rPr/>
        <w:t>items</w:t>
      </w:r>
      <w:commentRangeEnd w:id="1576641531"/>
      <w:r>
        <w:rPr>
          <w:rStyle w:val="CommentReference"/>
        </w:rPr>
        <w:commentReference w:id="1576641531"/>
      </w:r>
      <w:commentRangeEnd w:id="533433554"/>
      <w:r>
        <w:rPr>
          <w:rStyle w:val="CommentReference"/>
        </w:rPr>
        <w:commentReference w:id="533433554"/>
      </w:r>
      <w:r w:rsidR="60756BE8">
        <w:rPr/>
        <w:t xml:space="preserve"> and task items are distinct item representations, but each is linked to the </w:t>
      </w:r>
      <w:r w:rsidR="60756BE8">
        <w:rPr/>
        <w:t>context</w:t>
      </w:r>
      <w:r w:rsidR="60756BE8">
        <w:rPr/>
        <w:t xml:space="preserve"> state active when it is </w:t>
      </w:r>
      <w:r w:rsidR="60756BE8">
        <w:rPr/>
        <w:t>encountered</w:t>
      </w:r>
      <w:r w:rsidR="60756BE8">
        <w:rPr/>
        <w:t>.</w:t>
      </w:r>
      <w:r w:rsidR="60756BE8">
        <w:rPr/>
        <w:t xml:space="preserve"> </w:t>
      </w:r>
      <w:r w:rsidR="60756BE8">
        <w:rPr/>
        <w:t>Task items are most likely to share film-associated context when they are encoded soon after the film</w:t>
      </w:r>
      <w:ins w:author="Deborah Talmi" w:date="2026-06-02T10:36:04.845Z" w16du:dateUtc="2026-06-02T10:36:04.845Z" w:id="1609214712">
        <w:r w:rsidR="60756BE8">
          <w:t xml:space="preserve"> or</w:t>
        </w:r>
      </w:ins>
      <w:del w:author="Deborah Talmi" w:date="2026-06-02T10:36:05.713Z" w16du:dateUtc="2026-06-02T10:36:05.713Z" w:id="115820191">
        <w:r w:rsidDel="60756BE8">
          <w:delText>,</w:delText>
        </w:r>
      </w:del>
      <w:r w:rsidR="60756BE8">
        <w:rPr/>
        <w:t xml:space="preserve"> after a reminder has reinstated film-associated context</w:t>
      </w:r>
      <w:ins w:author="Deborah Talmi" w:date="2026-06-02T10:36:13.116Z" w16du:dateUtc="2026-06-02T10:36:13.116Z" w:id="480729435">
        <w:r w:rsidR="60756BE8">
          <w:t>.</w:t>
        </w:r>
      </w:ins>
      <w:ins w:author="Deborah Talmi" w:date="2026-06-02T10:41:21.933Z" w16du:dateUtc="2026-06-02T10:41:21.933Z" w:id="372045846">
        <w:r w:rsidR="60756BE8">
          <w:t xml:space="preserve"> </w:t>
        </w:r>
      </w:ins>
      <w:ins w:author="Deborah Talmi" w:date="2026-06-02T10:36:13.116Z" w16du:dateUtc="2026-06-02T10:36:13.116Z" w:id="643681158">
        <w:r w:rsidR="60756BE8">
          <w:t>Task items are also more likely to share film-associated context</w:t>
        </w:r>
      </w:ins>
      <w:del w:author="Deborah Talmi" w:date="2026-06-02T10:36:23.704Z" w16du:dateUtc="2026-06-02T10:36:23.704Z" w:id="1753584915">
        <w:r w:rsidDel="60756BE8">
          <w:delText>, or</w:delText>
        </w:r>
      </w:del>
      <w:r w:rsidR="60756BE8">
        <w:rPr/>
        <w:t xml:space="preserve"> when they share a non-temporal </w:t>
      </w:r>
      <w:del w:author="Deborah Talmi" w:date="2026-06-02T10:36:48.9Z" w16du:dateUtc="2026-06-02T10:36:48.9Z" w:id="1098043832">
        <w:r w:rsidDel="60756BE8">
          <w:delText xml:space="preserve">source </w:delText>
        </w:r>
      </w:del>
      <w:r w:rsidR="60756BE8">
        <w:rPr/>
        <w:t>feature with film items.</w:t>
      </w:r>
      <w:ins w:author="Deborah Talmi" w:date="2026-06-02T10:36:59.604Z" w16du:dateUtc="2026-06-02T10:36:59.604Z" w:id="1293129154">
        <w:r w:rsidR="60756BE8">
          <w:t xml:space="preserve"> </w:t>
        </w:r>
      </w:ins>
      <w:ins w:author="Deborah Talmi" w:date="2026-06-02T10:41:53.87Z" w16du:dateUtc="2026-06-02T10:41:53.87Z" w:id="1828489648">
        <w:r w:rsidR="60756BE8">
          <w:t>Emotional extensions of CMR treat affect as one source-context dimension (</w:t>
        </w:r>
      </w:ins>
      <w:r>
        <w:fldChar w:fldCharType="begin"/>
      </w:r>
      <w:r>
        <w:instrText xml:space="preserve">HYPERLINK  \l "ref-cohen2022memory"</w:instrText>
      </w:r>
      <w:r>
        <w:fldChar w:fldCharType="separate"/>
      </w:r>
      <w:ins w:author="Deborah Talmi" w:date="2026-06-02T10:41:53.87Z" w16du:dateUtc="2026-06-02T10:41:53.87Z" w:id="2067935141">
        <w:r w:rsidRPr="60756BE8" w:rsidR="60756BE8">
          <w:rPr>
            <w:rStyle w:val="Hyperlink"/>
          </w:rPr>
          <w:t>Cohen &amp; Kahana, 2022</w:t>
        </w:r>
      </w:ins>
      <w:r>
        <w:fldChar w:fldCharType="end"/>
      </w:r>
      <w:ins w:author="Deborah Talmi" w:date="2026-06-02T10:41:53.87Z" w16du:dateUtc="2026-06-02T10:41:53.87Z" w:id="939555032">
        <w:r w:rsidR="60756BE8">
          <w:t xml:space="preserve">; </w:t>
        </w:r>
      </w:ins>
      <w:r>
        <w:fldChar w:fldCharType="begin"/>
      </w:r>
      <w:r>
        <w:instrText xml:space="preserve">HYPERLINK  \l "ref-talmi2019retrieved"</w:instrText>
      </w:r>
      <w:r>
        <w:fldChar w:fldCharType="separate"/>
      </w:r>
      <w:ins w:author="Deborah Talmi" w:date="2026-06-02T10:41:53.87Z" w16du:dateUtc="2026-06-02T10:41:53.87Z" w:id="264821292">
        <w:r w:rsidRPr="60756BE8" w:rsidR="60756BE8">
          <w:rPr>
            <w:rStyle w:val="Hyperlink"/>
          </w:rPr>
          <w:t>Talmi et al., 2019</w:t>
        </w:r>
      </w:ins>
      <w:r>
        <w:fldChar w:fldCharType="end"/>
      </w:r>
      <w:ins w:author="Deborah Talmi" w:date="2026-06-02T10:41:53.87Z" w16du:dateUtc="2026-06-02T10:41:53.87Z" w:id="1875932431">
        <w:r w:rsidR="60756BE8">
          <w:t>)</w:t>
        </w:r>
        <w:r w:rsidR="60756BE8">
          <w:t xml:space="preserve">, so </w:t>
        </w:r>
      </w:ins>
      <w:ins w:author="Deborah Talmi" w:date="2026-06-02T10:36:59.604Z" w16du:dateUtc="2026-06-02T10:36:59.604Z" w:id="444806690">
        <w:r w:rsidR="60756BE8">
          <w:t xml:space="preserve">when both film and task </w:t>
        </w:r>
      </w:ins>
      <w:ins w:author="Deborah Talmi" w:date="2026-06-02T10:42:22.096Z" w16du:dateUtc="2026-06-02T10:42:22.096Z" w:id="1828169645">
        <w:r w:rsidR="60756BE8">
          <w:t xml:space="preserve">have the same </w:t>
        </w:r>
      </w:ins>
      <w:ins w:author="Deborah Talmi" w:date="2026-06-02T10:36:59.604Z" w16du:dateUtc="2026-06-02T10:36:59.604Z" w:id="887237626">
        <w:r w:rsidR="60756BE8">
          <w:t>valence</w:t>
        </w:r>
      </w:ins>
      <w:ins w:author="Deborah Talmi" w:date="2026-06-02T10:42:31.602Z" w16du:dateUtc="2026-06-02T10:42:31.602Z" w:id="1308254944">
        <w:r w:rsidR="60756BE8">
          <w:t xml:space="preserve"> (</w:t>
        </w:r>
        <w:r w:rsidR="60756BE8">
          <w:t>e.g.</w:t>
        </w:r>
        <w:r w:rsidR="60756BE8">
          <w:t xml:space="preserve"> both neutral, or both negative)</w:t>
        </w:r>
      </w:ins>
      <w:ins w:author="Deborah Talmi" w:date="2026-06-02T10:36:59.604Z" w16du:dateUtc="2026-06-02T10:36:59.604Z" w:id="1457516199">
        <w:r w:rsidR="60756BE8">
          <w:t xml:space="preserve">, </w:t>
        </w:r>
      </w:ins>
      <w:ins w:author="Deborah Talmi" w:date="2026-06-02T10:37:04.54Z" w16du:dateUtc="2026-06-02T10:37:04.54Z" w:id="1351150915">
        <w:r w:rsidR="60756BE8">
          <w:t xml:space="preserve">the emotional CMR framework simulates a shared </w:t>
        </w:r>
        <w:r w:rsidR="60756BE8">
          <w:t xml:space="preserve">“source </w:t>
        </w:r>
        <w:r w:rsidR="60756BE8">
          <w:t>contex</w:t>
        </w:r>
      </w:ins>
      <w:ins w:author="Deborah Talmi" w:date="2026-06-02T10:43:05.798Z" w16du:dateUtc="2026-06-02T10:43:05.798Z" w:id="1959757516">
        <w:r w:rsidR="60756BE8">
          <w:t>t</w:t>
        </w:r>
      </w:ins>
      <w:ins w:author="Deborah Talmi" w:date="2026-06-02T10:37:04.54Z" w16du:dateUtc="2026-06-02T10:37:04.54Z" w:id="1175053760">
        <w:r w:rsidR="60756BE8">
          <w:t>”.</w:t>
        </w:r>
      </w:ins>
      <w:r w:rsidR="60756BE8">
        <w:rPr/>
        <w:t xml:space="preserve"> </w:t>
      </w:r>
      <w:r w:rsidR="60756BE8">
        <w:rPr/>
        <w:t>Delay</w:t>
      </w:r>
      <w:ins w:author="Deborah Talmi" w:date="2026-06-02T10:38:12.989Z" w16du:dateUtc="2026-06-02T10:38:12.989Z" w:id="109780278">
        <w:r w:rsidR="60756BE8">
          <w:t xml:space="preserve"> per</w:t>
        </w:r>
        <w:r w:rsidR="60756BE8">
          <w:t xml:space="preserve">iods, whether filled with distractor tasks at the lab or the daily activity of a participant at the end of the lab </w:t>
        </w:r>
        <w:r w:rsidR="60756BE8">
          <w:t xml:space="preserve">session, </w:t>
        </w:r>
      </w:ins>
      <w:del w:author="Deborah Talmi" w:date="2026-06-02T10:37:57.814Z" w16du:dateUtc="2026-06-02T10:37:57.814Z" w:id="108995383">
        <w:r w:rsidDel="60756BE8">
          <w:delText xml:space="preserve"> and</w:delText>
        </w:r>
        <w:r w:rsidDel="60756BE8">
          <w:delText xml:space="preserve"> filler</w:delText>
        </w:r>
      </w:del>
      <w:del w:author="Deborah Talmi" w:date="2026-06-02T10:38:51.949Z" w16du:dateUtc="2026-06-02T10:38:51.949Z" w:id="453537984">
        <w:r w:rsidDel="60756BE8">
          <w:delText xml:space="preserve"> activity</w:delText>
        </w:r>
      </w:del>
      <w:r w:rsidR="60756BE8">
        <w:rPr/>
        <w:t xml:space="preserve"> move context away from the film, reducing the likelihood that later retrieval cues film items and task competitors together.</w:t>
      </w:r>
      <w:r w:rsidR="60756BE8">
        <w:rPr/>
        <w:t xml:space="preserve"> </w:t>
      </w:r>
      <w:r w:rsidR="60756BE8">
        <w:rPr/>
        <w:t xml:space="preserve">These conditions </w:t>
      </w:r>
      <w:r w:rsidR="60756BE8">
        <w:rPr/>
        <w:t>determine</w:t>
      </w:r>
      <w:r w:rsidR="60756BE8">
        <w:rPr/>
        <w:t xml:space="preserve"> whether task </w:t>
      </w:r>
      <w:ins w:author="Deborah Talmi" w:date="2026-06-02T10:39:08.079Z" w16du:dateUtc="2026-06-02T10:39:08.079Z" w:id="214582450">
        <w:r w:rsidR="60756BE8">
          <w:t>“</w:t>
        </w:r>
      </w:ins>
      <w:r w:rsidR="60756BE8">
        <w:rPr/>
        <w:t>items</w:t>
      </w:r>
      <w:ins w:author="Deborah Talmi" w:date="2026-06-02T10:39:06.898Z" w16du:dateUtc="2026-06-02T10:39:06.898Z" w:id="624450423">
        <w:r w:rsidR="60756BE8">
          <w:t>”</w:t>
        </w:r>
      </w:ins>
      <w:r w:rsidR="60756BE8">
        <w:rPr/>
        <w:t xml:space="preserve"> are likely to be cued alongside film </w:t>
      </w:r>
      <w:ins w:author="Deborah Talmi" w:date="2026-06-02T10:39:10.703Z" w16du:dateUtc="2026-06-02T10:39:10.703Z" w:id="1644524574">
        <w:r w:rsidR="60756BE8">
          <w:t>“</w:t>
        </w:r>
      </w:ins>
      <w:r w:rsidR="60756BE8">
        <w:rPr/>
        <w:t>items</w:t>
      </w:r>
      <w:ins w:author="Deborah Talmi" w:date="2026-06-02T10:39:13.868Z" w16du:dateUtc="2026-06-02T10:39:13.868Z" w:id="944622069">
        <w:r w:rsidR="60756BE8">
          <w:t>”</w:t>
        </w:r>
      </w:ins>
      <w:ins w:author="Deborah Talmi" w:date="2026-06-02T10:40:07.719Z" w16du:dateUtc="2026-06-02T10:40:07.719Z" w:id="631001713">
        <w:r w:rsidR="60756BE8">
          <w:t>,</w:t>
        </w:r>
        <w:r w:rsidR="60756BE8">
          <w:t xml:space="preserve"> with their </w:t>
        </w:r>
        <w:r w:rsidR="60756BE8">
          <w:t xml:space="preserve">relative </w:t>
        </w:r>
      </w:ins>
      <w:del w:author="Deborah Talmi" w:date="2026-06-02T10:40:10.155Z" w16du:dateUtc="2026-06-02T10:40:10.155Z" w:id="1502587630">
        <w:r w:rsidDel="60756BE8">
          <w:delText>;</w:delText>
        </w:r>
      </w:del>
      <w:del w:author="Deborah Talmi" w:date="2026-06-02T10:39:54.107Z" w16du:dateUtc="2026-06-02T10:39:54.107Z" w:id="192495594">
        <w:r w:rsidDel="60756BE8">
          <w:delText xml:space="preserve"> task</w:delText>
        </w:r>
      </w:del>
      <w:del w:author="Deborah Talmi" w:date="2026-06-02T10:40:10.54Z" w16du:dateUtc="2026-06-02T10:40:10.54Z" w:id="681224685">
        <w:r w:rsidDel="60756BE8">
          <w:delText xml:space="preserve"> </w:delText>
        </w:r>
      </w:del>
      <w:r w:rsidR="60756BE8">
        <w:rPr/>
        <w:t xml:space="preserve">encoding </w:t>
      </w:r>
      <w:r w:rsidR="60756BE8">
        <w:rPr/>
        <w:t xml:space="preserve">strength </w:t>
      </w:r>
      <w:r w:rsidR="60756BE8">
        <w:rPr/>
        <w:t>determin</w:t>
      </w:r>
      <w:ins w:author="Deborah Talmi" w:date="2026-06-02T10:40:17.996Z" w16du:dateUtc="2026-06-02T10:40:17.996Z" w:id="335666524">
        <w:r w:rsidR="60756BE8">
          <w:t>ing</w:t>
        </w:r>
      </w:ins>
      <w:del w:author="Deborah Talmi" w:date="2026-06-02T10:40:19.17Z" w16du:dateUtc="2026-06-02T10:40:19.17Z" w:id="918368857">
        <w:r w:rsidDel="60756BE8">
          <w:delText>es</w:delText>
        </w:r>
      </w:del>
      <w:r w:rsidR="60756BE8">
        <w:rPr/>
        <w:t xml:space="preserve"> how </w:t>
      </w:r>
      <w:ins w:author="Deborah Talmi" w:date="2026-06-02T10:40:26.672Z" w16du:dateUtc="2026-06-02T10:40:26.672Z" w:id="1275454856">
        <w:r w:rsidR="60756BE8">
          <w:t>successfully</w:t>
        </w:r>
      </w:ins>
      <w:del w:author="Deborah Talmi" w:date="2026-06-02T10:40:28.764Z" w16du:dateUtc="2026-06-02T10:40:28.764Z" w:id="774184019">
        <w:r w:rsidDel="60756BE8">
          <w:delText>strongly</w:delText>
        </w:r>
      </w:del>
      <w:r w:rsidR="60756BE8">
        <w:rPr/>
        <w:t xml:space="preserve"> they compete </w:t>
      </w:r>
      <w:ins w:author="Deborah Talmi" w:date="2026-06-02T10:40:39.765Z" w16du:dateUtc="2026-06-02T10:40:39.765Z" w:id="493812875">
        <w:r w:rsidR="60756BE8">
          <w:t>at test</w:t>
        </w:r>
      </w:ins>
      <w:del w:author="Deborah Talmi" w:date="2026-06-02T10:40:41.354Z" w16du:dateUtc="2026-06-02T10:40:41.354Z" w:id="1115167190">
        <w:r w:rsidDel="60756BE8">
          <w:delText>once cued</w:delText>
        </w:r>
      </w:del>
      <w:commentRangeStart w:id="311848670"/>
      <w:r w:rsidR="60756BE8">
        <w:rPr/>
        <w:t>.</w:t>
      </w:r>
      <w:commentRangeEnd w:id="311848670"/>
      <w:r>
        <w:rPr>
          <w:rStyle w:val="CommentReference"/>
        </w:rPr>
        <w:commentReference w:id="311848670"/>
      </w:r>
      <w:r w:rsidR="60756BE8">
        <w:rPr/>
        <w:t xml:space="preserve"> </w:t>
      </w:r>
      <w:del w:author="Deborah Talmi" w:date="2026-06-02T10:41:19.584Z" w16du:dateUtc="2026-06-02T10:41:19.584Z" w:id="35410784">
        <w:r w:rsidDel="60756BE8">
          <w:delText xml:space="preserve">Emotional extensions of CMR treat </w:delText>
        </w:r>
        <w:r w:rsidDel="60756BE8">
          <w:delText>affect as</w:delText>
        </w:r>
        <w:r w:rsidDel="60756BE8">
          <w:delText xml:space="preserve"> one source-context dimension</w:delText>
        </w:r>
        <w:r w:rsidDel="60756BE8">
          <w:delText xml:space="preserve"> </w:delText>
        </w:r>
        <w:r w:rsidDel="60756BE8">
          <w:delText>(</w:delText>
        </w:r>
      </w:del>
      <w:r>
        <w:fldChar w:fldCharType="begin"/>
      </w:r>
      <w:r>
        <w:instrText xml:space="preserve">HYPERLINK  \l "ref-cohen2022memory"</w:instrText>
      </w:r>
      <w:r>
        <w:fldChar w:fldCharType="separate"/>
      </w:r>
      <w:del w:author="Deborah Talmi" w:date="2026-06-02T10:41:19.584Z" w16du:dateUtc="2026-06-02T10:41:19.584Z" w:id="615540701">
        <w:r w:rsidRPr="60756BE8" w:rsidDel="60756BE8">
          <w:rPr>
            <w:rStyle w:val="Hyperlink"/>
          </w:rPr>
          <w:delText>Cohen &amp; Kahana, 2022</w:delText>
        </w:r>
      </w:del>
      <w:r>
        <w:fldChar w:fldCharType="end"/>
      </w:r>
      <w:del w:author="Deborah Talmi" w:date="2026-06-02T10:41:19.584Z" w16du:dateUtc="2026-06-02T10:41:19.584Z" w:id="1558906245">
        <w:r w:rsidDel="60756BE8">
          <w:delText>;</w:delText>
        </w:r>
        <w:r w:rsidDel="60756BE8">
          <w:delText xml:space="preserve"> </w:delText>
        </w:r>
      </w:del>
      <w:r>
        <w:fldChar w:fldCharType="begin"/>
      </w:r>
      <w:r>
        <w:instrText xml:space="preserve">HYPERLINK  \l "ref-talmi2019retrieved"</w:instrText>
      </w:r>
      <w:r>
        <w:fldChar w:fldCharType="separate"/>
      </w:r>
      <w:del w:author="Deborah Talmi" w:date="2026-06-02T10:41:19.584Z" w16du:dateUtc="2026-06-02T10:41:19.584Z" w:id="343775930">
        <w:r w:rsidRPr="60756BE8" w:rsidDel="60756BE8">
          <w:rPr>
            <w:rStyle w:val="Hyperlink"/>
          </w:rPr>
          <w:delText>Talmi et al., 2019</w:delText>
        </w:r>
      </w:del>
      <w:r>
        <w:fldChar w:fldCharType="end"/>
      </w:r>
      <w:del w:author="Deborah Talmi" w:date="2026-06-02T10:41:19.584Z" w16du:dateUtc="2026-06-02T10:41:19.584Z" w:id="12082158">
        <w:r w:rsidDel="60756BE8">
          <w:delText>)</w:delText>
        </w:r>
        <w:r w:rsidDel="60756BE8">
          <w:delText>.</w:delText>
        </w:r>
      </w:del>
      <w:r w:rsidR="60756BE8">
        <w:rPr/>
        <w:t xml:space="preserve"> </w:t>
      </w:r>
      <w:r w:rsidR="60756BE8">
        <w:rPr/>
        <w:t xml:space="preserve">In the present model, </w:t>
      </w:r>
      <w:del w:author="Deborah Talmi" w:date="2026-06-02T10:43:40.083Z" w16du:dateUtc="2026-06-02T10:43:40.083Z" w:id="1577453484">
        <w:r w:rsidDel="60756BE8">
          <w:delText>this</w:delText>
        </w:r>
      </w:del>
      <w:ins w:author="Deborah Talmi" w:date="2026-06-02T10:43:46.2Z" w16du:dateUtc="2026-06-02T10:43:46.2Z" w:id="96089984">
        <w:r w:rsidR="60756BE8">
          <w:t>shared</w:t>
        </w:r>
      </w:ins>
      <w:r w:rsidR="60756BE8">
        <w:rPr/>
        <w:t xml:space="preserve"> source-context </w:t>
      </w:r>
      <w:del w:author="Deborah Talmi" w:date="2026-06-02T10:43:17.04Z" w16du:dateUtc="2026-06-02T10:43:17.04Z" w:id="85712251">
        <w:r w:rsidDel="60756BE8">
          <w:delText>pathway</w:delText>
        </w:r>
      </w:del>
      <w:r w:rsidR="60756BE8">
        <w:rPr/>
        <w:t xml:space="preserve"> can amplify competition </w:t>
      </w:r>
      <w:ins w:author="Deborah Talmi" w:date="2026-06-02T10:43:25.493Z" w16du:dateUtc="2026-06-02T10:43:25.493Z" w:id="942601560">
        <w:r w:rsidR="60756BE8">
          <w:t xml:space="preserve">between </w:t>
        </w:r>
      </w:ins>
      <w:del w:author="Deborah Talmi" w:date="2026-06-02T10:43:28.152Z" w16du:dateUtc="2026-06-02T10:43:28.152Z" w:id="713795597">
        <w:r w:rsidDel="60756BE8">
          <w:delText xml:space="preserve">when </w:delText>
        </w:r>
      </w:del>
      <w:r w:rsidR="60756BE8">
        <w:rPr/>
        <w:t xml:space="preserve">film and task </w:t>
      </w:r>
      <w:ins w:author="Deborah Talmi" w:date="2026-06-02T10:43:30.491Z" w16du:dateUtc="2026-06-02T10:43:30.491Z" w:id="41156959">
        <w:r w:rsidR="60756BE8">
          <w:t>“</w:t>
        </w:r>
      </w:ins>
      <w:r w:rsidR="60756BE8">
        <w:rPr/>
        <w:t>items</w:t>
      </w:r>
      <w:ins w:author="Deborah Talmi" w:date="2026-06-02T10:43:31.652Z" w16du:dateUtc="2026-06-02T10:43:31.652Z" w:id="334884429">
        <w:r w:rsidR="60756BE8">
          <w:t>”</w:t>
        </w:r>
      </w:ins>
      <w:r w:rsidR="60756BE8">
        <w:rPr/>
        <w:t xml:space="preserve"> share </w:t>
      </w:r>
      <w:commentRangeStart w:id="1501333035"/>
      <w:commentRangeStart w:id="1395380125"/>
      <w:r w:rsidR="60756BE8">
        <w:rPr/>
        <w:t>the marked source feature</w:t>
      </w:r>
      <w:commentRangeEnd w:id="1501333035"/>
      <w:r>
        <w:rPr>
          <w:rStyle w:val="CommentReference"/>
        </w:rPr>
        <w:commentReference w:id="1501333035"/>
      </w:r>
      <w:commentRangeEnd w:id="1395380125"/>
      <w:r>
        <w:rPr>
          <w:rStyle w:val="CommentReference"/>
        </w:rPr>
        <w:commentReference w:id="1395380125"/>
      </w:r>
      <w:r w:rsidR="60756BE8">
        <w:rPr/>
        <w:t>.</w:t>
      </w:r>
    </w:p>
    <w:p xmlns:wp14="http://schemas.microsoft.com/office/word/2010/wordml" w14:paraId="32F606E4" wp14:textId="113D19A4">
      <w:pPr>
        <w:pStyle w:val="BodyText"/>
      </w:pPr>
      <w:r w:rsidR="60756BE8">
        <w:rPr/>
        <w:t xml:space="preserve">Context-to-item retrieval uses the current context state to </w:t>
      </w:r>
      <w:r w:rsidR="60756BE8">
        <w:rPr/>
        <w:t>cue</w:t>
      </w:r>
      <w:r w:rsidR="60756BE8">
        <w:rPr/>
        <w:t xml:space="preserve"> candidate items.</w:t>
      </w:r>
      <w:r w:rsidR="60756BE8">
        <w:rPr/>
        <w:t xml:space="preserve"> </w:t>
      </w:r>
      <w:r w:rsidR="60756BE8">
        <w:rPr/>
        <w:t>Unguided retrieval is the model</w:t>
      </w:r>
      <w:ins w:author="Deborah Talmi" w:date="2026-06-02T10:47:30.236Z" w16du:dateUtc="2026-06-02T10:47:30.236Z" w:id="1891897405">
        <w:r w:rsidR="60756BE8">
          <w:t>’s</w:t>
        </w:r>
      </w:ins>
      <w:r w:rsidR="60756BE8">
        <w:rPr/>
        <w:t xml:space="preserve"> analogue of conditions in which film memories come to mind with little </w:t>
      </w:r>
      <w:del w:author="Deborah Talmi" w:date="2026-06-02T10:47:37.839Z" w16du:dateUtc="2026-06-02T10:47:37.839Z" w:id="304455459">
        <w:r w:rsidDel="60756BE8">
          <w:delText>film-directed</w:delText>
        </w:r>
      </w:del>
      <w:r w:rsidR="60756BE8">
        <w:rPr/>
        <w:t xml:space="preserve"> guidance from task goals or external cues</w:t>
      </w:r>
      <w:ins w:author="Deborah Talmi" w:date="2026-06-02T10:47:48.893Z" w16du:dateUtc="2026-06-02T10:47:48.893Z" w:id="997580516">
        <w:r w:rsidR="60756BE8">
          <w:t xml:space="preserve"> – a </w:t>
        </w:r>
      </w:ins>
      <w:commentRangeStart w:id="1583165493"/>
      <w:ins w:author="Deborah Talmi" w:date="2026-06-02T10:47:48.893Z" w16du:dateUtc="2026-06-02T10:47:48.893Z" w:id="604749836">
        <w:r w:rsidR="60756BE8">
          <w:t>simulation</w:t>
        </w:r>
      </w:ins>
      <w:commentRangeEnd w:id="1583165493"/>
      <w:r>
        <w:rPr>
          <w:rStyle w:val="CommentReference"/>
        </w:rPr>
        <w:commentReference w:id="1583165493"/>
      </w:r>
      <w:ins w:author="Deborah Talmi" w:date="2026-06-02T10:47:48.893Z" w16du:dateUtc="2026-06-02T10:47:48.893Z" w:id="1892530855">
        <w:r w:rsidR="60756BE8">
          <w:t xml:space="preserve"> of </w:t>
        </w:r>
      </w:ins>
      <w:ins w:author="Deborah Talmi" w:date="2026-06-02T10:48:29.758Z" w16du:dateUtc="2026-06-02T10:48:29.758Z" w:id="261014147">
        <w:r w:rsidR="60756BE8">
          <w:t xml:space="preserve">what happens when people are not intending </w:t>
        </w:r>
        <w:r w:rsidR="60756BE8">
          <w:t xml:space="preserve">to </w:t>
        </w:r>
      </w:ins>
      <w:ins w:author="Deborah Talmi" w:date="2026-06-02T10:47:48.893Z" w16du:dateUtc="2026-06-02T10:47:48.893Z" w:id="935840974">
        <w:r w:rsidR="60756BE8">
          <w:t>recall</w:t>
        </w:r>
      </w:ins>
      <w:ins w:author="Deborah Talmi" w:date="2026-06-02T10:48:48.441Z" w16du:dateUtc="2026-06-02T10:48:48.441Z" w:id="1032922065">
        <w:r w:rsidR="60756BE8">
          <w:t xml:space="preserve"> a past episode deliberately</w:t>
        </w:r>
      </w:ins>
      <w:r w:rsidR="60756BE8">
        <w:rPr/>
        <w:t>.</w:t>
      </w:r>
      <w:r w:rsidR="60756BE8">
        <w:rPr/>
        <w:t xml:space="preserve"> </w:t>
      </w:r>
      <w:r w:rsidR="60756BE8">
        <w:rPr/>
        <w:t xml:space="preserve">When a retrieval context resembles states associated with both film items and task items, </w:t>
      </w:r>
      <w:ins w:author="Deborah Talmi" w:date="2026-06-02T10:51:09.961Z" w16du:dateUtc="2026-06-02T10:51:09.961Z" w:id="1481105918">
        <w:r w:rsidR="60756BE8">
          <w:t xml:space="preserve">it acts as a </w:t>
        </w:r>
        <w:r w:rsidR="60756BE8">
          <w:t>weak</w:t>
        </w:r>
        <w:r w:rsidR="60756BE8">
          <w:t xml:space="preserve"> </w:t>
        </w:r>
      </w:ins>
      <w:del w:author="Deborah Talmi" w:date="2026-06-02T10:51:12.545Z" w16du:dateUtc="2026-06-02T10:51:12.545Z" w:id="1735888373">
        <w:r w:rsidDel="60756BE8">
          <w:delText xml:space="preserve">the </w:delText>
        </w:r>
      </w:del>
      <w:del w:author="Deborah Talmi" w:date="2026-06-02T11:06:13.821Z" w16du:dateUtc="2026-06-02T11:06:13.821Z" w:id="996864061">
        <w:r w:rsidDel="60756BE8">
          <w:delText xml:space="preserve">same </w:delText>
        </w:r>
      </w:del>
      <w:r w:rsidR="60756BE8">
        <w:rPr/>
        <w:t xml:space="preserve">cue </w:t>
      </w:r>
      <w:ins w:author="Deborah Talmi" w:date="2026-06-02T11:06:18.784Z" w16du:dateUtc="2026-06-02T11:06:18.784Z" w:id="602163444">
        <w:r w:rsidR="60756BE8">
          <w:t>for both of them</w:t>
        </w:r>
      </w:ins>
      <w:del w:author="Deborah Talmi" w:date="2026-06-02T11:06:21.172Z" w16du:dateUtc="2026-06-02T11:06:21.172Z" w:id="98795521">
        <w:r w:rsidDel="60756BE8">
          <w:delText xml:space="preserve">supports both </w:delText>
        </w:r>
      </w:del>
      <w:commentRangeStart w:id="425548613"/>
      <w:del w:author="Deborah Talmi" w:date="2026-06-02T11:06:21.172Z" w16du:dateUtc="2026-06-02T11:06:21.172Z" w:id="141005440">
        <w:r w:rsidDel="60756BE8">
          <w:delText>sets</w:delText>
        </w:r>
      </w:del>
      <w:commentRangeEnd w:id="425548613"/>
      <w:r>
        <w:rPr>
          <w:rStyle w:val="CommentReference"/>
        </w:rPr>
        <w:commentReference w:id="425548613"/>
      </w:r>
      <w:r w:rsidR="60756BE8">
        <w:rPr/>
        <w:t>.</w:t>
      </w:r>
      <w:r w:rsidR="60756BE8">
        <w:rPr/>
        <w:t xml:space="preserve"> </w:t>
      </w:r>
      <w:r w:rsidR="60756BE8">
        <w:rPr/>
        <w:t xml:space="preserve">Such </w:t>
      </w:r>
      <w:commentRangeStart w:id="1439544384"/>
      <w:r w:rsidR="60756BE8">
        <w:rPr/>
        <w:t>broad, weakly</w:t>
      </w:r>
      <w:commentRangeEnd w:id="1439544384"/>
      <w:r>
        <w:rPr>
          <w:rStyle w:val="CommentReference"/>
        </w:rPr>
        <w:commentReference w:id="1439544384"/>
      </w:r>
      <w:r w:rsidR="60756BE8">
        <w:rPr/>
        <w:t xml:space="preserve"> guided retrieval </w:t>
      </w:r>
      <w:ins w:author="Deborah Talmi" w:date="2026-06-02T11:06:41.43Z" w16du:dateUtc="2026-06-02T11:06:41.43Z" w:id="772059035">
        <w:r w:rsidR="60756BE8">
          <w:t>renders film “</w:t>
        </w:r>
        <w:r w:rsidR="60756BE8">
          <w:t>items”</w:t>
        </w:r>
      </w:ins>
      <w:del w:author="Deborah Talmi" w:date="2026-06-02T11:06:42.254Z" w16du:dateUtc="2026-06-02T11:06:42.254Z" w:id="1316804827">
        <w:r w:rsidDel="60756BE8">
          <w:delText>is</w:delText>
        </w:r>
      </w:del>
      <w:r w:rsidR="60756BE8">
        <w:rPr/>
        <w:t xml:space="preserve"> especially vulnerable to </w:t>
      </w:r>
      <w:del w:author="Deborah Talmi" w:date="2026-06-02T11:06:46.009Z" w16du:dateUtc="2026-06-02T11:06:46.009Z" w:id="1542581238">
        <w:r w:rsidDel="60756BE8">
          <w:delText xml:space="preserve">this </w:delText>
        </w:r>
      </w:del>
      <w:r w:rsidR="60756BE8">
        <w:rPr/>
        <w:t>competition</w:t>
      </w:r>
      <w:ins w:author="Deborah Talmi" w:date="2026-06-02T11:06:50.95Z" w16du:dateUtc="2026-06-02T11:06:50.95Z" w:id="1482243183">
        <w:r w:rsidR="60756BE8">
          <w:t xml:space="preserve"> from task “items”</w:t>
        </w:r>
      </w:ins>
      <w:r w:rsidR="60756BE8">
        <w:rPr/>
        <w:t>: as task competitors receive support, any given film item becomes less likely to be selected for recall over competitor items.</w:t>
      </w:r>
      <w:r w:rsidR="60756BE8">
        <w:rPr/>
        <w:t xml:space="preserve"> </w:t>
      </w:r>
      <w:r w:rsidR="60756BE8">
        <w:rPr/>
        <w:t xml:space="preserve">The size of this effect depends on the number of competitors, their </w:t>
      </w:r>
      <w:commentRangeStart w:id="2040614841"/>
      <w:r w:rsidR="60756BE8">
        <w:rPr/>
        <w:t>learned support</w:t>
      </w:r>
      <w:commentRangeEnd w:id="2040614841"/>
      <w:r>
        <w:rPr>
          <w:rStyle w:val="CommentReference"/>
        </w:rPr>
        <w:commentReference w:id="2040614841"/>
      </w:r>
      <w:r w:rsidR="60756BE8">
        <w:rPr/>
        <w:t>, and the similarity between their associated temporal or source-context states and film context.</w:t>
      </w:r>
      <w:r w:rsidR="60756BE8">
        <w:rPr/>
        <w:t xml:space="preserve"> </w:t>
      </w:r>
      <w:r w:rsidR="60756BE8">
        <w:rPr/>
        <w:t>In the</w:t>
      </w:r>
      <w:del w:author="Deborah Talmi" w:date="2026-06-02T11:07:22.008Z" w16du:dateUtc="2026-06-02T11:07:22.008Z" w:id="1864428978">
        <w:r w:rsidDel="60756BE8">
          <w:delText>se</w:delText>
        </w:r>
      </w:del>
      <w:r w:rsidR="60756BE8">
        <w:rPr/>
        <w:t xml:space="preserve"> simulations</w:t>
      </w:r>
      <w:ins w:author="Deborah Talmi" w:date="2026-06-02T11:07:25.8Z" w16du:dateUtc="2026-06-02T11:07:25.8Z" w:id="314684864">
        <w:r w:rsidR="60756BE8">
          <w:t xml:space="preserve"> reported below</w:t>
        </w:r>
      </w:ins>
      <w:r w:rsidR="60756BE8">
        <w:rPr/>
        <w:t xml:space="preserve">, task modality is represented through </w:t>
      </w:r>
      <w:commentRangeStart w:id="1496589976"/>
      <w:r w:rsidR="60756BE8">
        <w:rPr/>
        <w:t>those quantities</w:t>
      </w:r>
      <w:commentRangeEnd w:id="1496589976"/>
      <w:r>
        <w:rPr>
          <w:rStyle w:val="CommentReference"/>
        </w:rPr>
        <w:commentReference w:id="1496589976"/>
      </w:r>
      <w:r w:rsidR="60756BE8">
        <w:rPr/>
        <w:t>: the learned support task items receive and the similarity between task-associated context and film-associated context.</w:t>
      </w:r>
    </w:p>
    <w:p xmlns:wp14="http://schemas.microsoft.com/office/word/2010/wordml" w14:paraId="00D929C5" wp14:textId="36036C65">
      <w:pPr>
        <w:pStyle w:val="BodyText"/>
      </w:pPr>
      <w:r w:rsidR="60756BE8">
        <w:rPr/>
        <w:t>Item-to-context associations allow recalled items, reminder cues, and supplied film items to reinstate associated context.</w:t>
      </w:r>
      <w:r w:rsidR="60756BE8">
        <w:rPr/>
        <w:t xml:space="preserve"> </w:t>
      </w:r>
      <w:r w:rsidR="60756BE8">
        <w:rPr/>
        <w:t>In ordinary recall, a retrieved item shifts context toward the state in which that item was encoded, making nearby studied items more likely to be retrieved next.</w:t>
      </w:r>
      <w:r w:rsidR="60756BE8">
        <w:rPr/>
        <w:t xml:space="preserve"> </w:t>
      </w:r>
      <w:r w:rsidR="60756BE8">
        <w:rPr/>
        <w:t xml:space="preserve">This context-updating loop is the standard retrieved-context explanation of temporal contiguity and temporally organized recall </w:t>
      </w:r>
      <w:commentRangeStart w:id="429522716"/>
      <w:del w:author="Deborah Talmi" w:date="2026-06-02T11:09:00.475Z" w16du:dateUtc="2026-06-02T11:09:00.475Z" w:id="930122867">
        <w:r w:rsidDel="60756BE8">
          <w:delText>across filled delays</w:delText>
        </w:r>
      </w:del>
      <w:commentRangeEnd w:id="429522716"/>
      <w:r>
        <w:rPr>
          <w:rStyle w:val="CommentReference"/>
        </w:rPr>
        <w:commentReference w:id="429522716"/>
      </w:r>
      <w:r w:rsidR="60756BE8">
        <w:rPr/>
        <w:t xml:space="preserve"> </w:t>
      </w:r>
      <w:r w:rsidR="60756BE8">
        <w:rPr/>
        <w:t>(</w:t>
      </w:r>
      <w:r>
        <w:fldChar w:fldCharType="begin"/>
      </w:r>
      <w:r>
        <w:instrText xml:space="preserve">HYPERLINK  \l "ref-howard2002distributed"</w:instrText>
      </w:r>
      <w:r>
        <w:fldChar w:fldCharType="separate"/>
      </w:r>
      <w:r w:rsidRPr="60756BE8" w:rsidR="60756BE8">
        <w:rPr>
          <w:rStyle w:val="Hyperlink"/>
        </w:rPr>
        <w:t>Howard &amp; Kahana, 2002</w:t>
      </w:r>
      <w:r>
        <w:fldChar w:fldCharType="end"/>
      </w:r>
      <w:r w:rsidR="60756BE8">
        <w:rPr/>
        <w:t>;</w:t>
      </w:r>
      <w:r w:rsidR="60756BE8">
        <w:rPr/>
        <w:t xml:space="preserve"> </w:t>
      </w:r>
      <w:r>
        <w:fldChar w:fldCharType="begin"/>
      </w:r>
      <w:r>
        <w:instrText xml:space="preserve">HYPERLINK  \l "ref-kahana1996associative"</w:instrText>
      </w:r>
      <w:r>
        <w:fldChar w:fldCharType="separate"/>
      </w:r>
      <w:r w:rsidRPr="60756BE8" w:rsidR="60756BE8">
        <w:rPr>
          <w:rStyle w:val="Hyperlink"/>
        </w:rPr>
        <w:t>Kahana, 1996</w:t>
      </w:r>
      <w:r>
        <w:fldChar w:fldCharType="end"/>
      </w:r>
      <w:r w:rsidR="60756BE8">
        <w:rPr/>
        <w:t>;</w:t>
      </w:r>
      <w:r w:rsidR="60756BE8">
        <w:rPr/>
        <w:t xml:space="preserve"> </w:t>
      </w:r>
      <w:r>
        <w:fldChar w:fldCharType="begin"/>
      </w:r>
      <w:r>
        <w:instrText xml:space="preserve">HYPERLINK  \l "ref-sederberg2008context"</w:instrText>
      </w:r>
      <w:r>
        <w:fldChar w:fldCharType="separate"/>
      </w:r>
      <w:r w:rsidRPr="60756BE8" w:rsidR="60756BE8">
        <w:rPr>
          <w:rStyle w:val="Hyperlink"/>
        </w:rPr>
        <w:t>Sederberg et al., 2008</w:t>
      </w:r>
      <w:r>
        <w:fldChar w:fldCharType="end"/>
      </w:r>
      <w:r w:rsidR="60756BE8">
        <w:rPr/>
        <w:t>)</w:t>
      </w:r>
      <w:r w:rsidR="60756BE8">
        <w:rPr/>
        <w:t>.</w:t>
      </w:r>
      <w:r w:rsidR="60756BE8">
        <w:rPr/>
        <w:t xml:space="preserve"> </w:t>
      </w:r>
      <w:r w:rsidR="60756BE8">
        <w:rPr/>
        <w:t xml:space="preserve">The same dynamics </w:t>
      </w:r>
      <w:ins w:author="Deborah Talmi" w:date="2026-06-02T11:08:57.079Z" w16du:dateUtc="2026-06-02T11:08:57.079Z" w:id="497800840">
        <w:r w:rsidR="60756BE8">
          <w:t xml:space="preserve">endure across filled delays and </w:t>
        </w:r>
      </w:ins>
      <w:r w:rsidR="60756BE8">
        <w:rPr/>
        <w:t>allow recent but irrelevant experiences to intrude during recall of a target episode, with intrusion frequency decaying gradually over intervening time</w:t>
      </w:r>
      <w:r w:rsidR="60756BE8">
        <w:rPr/>
        <w:t xml:space="preserve"> </w:t>
      </w:r>
      <w:r w:rsidR="60756BE8">
        <w:rPr/>
        <w:t>(</w:t>
      </w:r>
      <w:r>
        <w:fldChar w:fldCharType="begin"/>
      </w:r>
      <w:r>
        <w:instrText xml:space="preserve">HYPERLINK  \l "ref-howard2008persistence"</w:instrText>
      </w:r>
      <w:r>
        <w:fldChar w:fldCharType="separate"/>
      </w:r>
      <w:r w:rsidRPr="60756BE8" w:rsidR="60756BE8">
        <w:rPr>
          <w:rStyle w:val="Hyperlink"/>
        </w:rPr>
        <w:t>Howard et al., 2008</w:t>
      </w:r>
      <w:r>
        <w:fldChar w:fldCharType="end"/>
      </w:r>
      <w:r w:rsidR="60756BE8">
        <w:rPr/>
        <w:t>;</w:t>
      </w:r>
      <w:r w:rsidR="60756BE8">
        <w:rPr/>
        <w:t xml:space="preserve"> </w:t>
      </w:r>
      <w:r>
        <w:fldChar w:fldCharType="begin"/>
      </w:r>
      <w:r>
        <w:instrText xml:space="preserve">HYPERLINK  \l "ref-lohnas2015expanding"</w:instrText>
      </w:r>
      <w:r>
        <w:fldChar w:fldCharType="separate"/>
      </w:r>
      <w:r w:rsidRPr="60756BE8" w:rsidR="60756BE8">
        <w:rPr>
          <w:rStyle w:val="Hyperlink"/>
        </w:rPr>
        <w:t>Lohnas et al., 2015</w:t>
      </w:r>
      <w:r>
        <w:fldChar w:fldCharType="end"/>
      </w:r>
      <w:r w:rsidR="60756BE8">
        <w:rPr/>
        <w:t>;</w:t>
      </w:r>
      <w:r w:rsidR="60756BE8">
        <w:rPr/>
        <w:t xml:space="preserve"> </w:t>
      </w:r>
      <w:r>
        <w:fldChar w:fldCharType="begin"/>
      </w:r>
      <w:r>
        <w:instrText xml:space="preserve">HYPERLINK  \l "ref-zaromb2006temporal"</w:instrText>
      </w:r>
      <w:r>
        <w:fldChar w:fldCharType="separate"/>
      </w:r>
      <w:r w:rsidRPr="60756BE8" w:rsidR="60756BE8">
        <w:rPr>
          <w:rStyle w:val="Hyperlink"/>
        </w:rPr>
        <w:t>Zaromb et al., 2006</w:t>
      </w:r>
      <w:r>
        <w:fldChar w:fldCharType="end"/>
      </w:r>
      <w:r w:rsidR="60756BE8">
        <w:rPr/>
        <w:t>)</w:t>
      </w:r>
      <w:r w:rsidR="60756BE8">
        <w:rPr/>
        <w:t>.</w:t>
      </w:r>
      <w:r w:rsidR="60756BE8">
        <w:rPr/>
        <w:t xml:space="preserve"> </w:t>
      </w:r>
      <w:r w:rsidR="60756BE8">
        <w:rPr/>
        <w:t xml:space="preserve">In </w:t>
      </w:r>
      <w:ins w:author="Deborah Talmi" w:date="2026-06-02T11:09:59.95Z" w16du:dateUtc="2026-06-02T11:09:59.95Z" w:id="143490224">
        <w:r w:rsidR="60756BE8">
          <w:t xml:space="preserve">experiments where </w:t>
        </w:r>
      </w:ins>
      <w:ins w:author="Deborah Talmi" w:date="2026-06-02T11:10:14.962Z" w16du:dateUtc="2026-06-02T11:10:14.962Z" w:id="1260878944">
        <w:r w:rsidR="60756BE8">
          <w:t xml:space="preserve">there is a delay between film encoding and administration of </w:t>
        </w:r>
      </w:ins>
      <w:ins w:author="Deborah Talmi" w:date="2026-06-02T11:09:59.95Z" w16du:dateUtc="2026-06-02T11:09:59.95Z" w:id="270907353">
        <w:r w:rsidR="60756BE8">
          <w:t xml:space="preserve">the visuospatial interference </w:t>
        </w:r>
        <w:r w:rsidR="60756BE8">
          <w:t>task</w:t>
        </w:r>
      </w:ins>
      <w:del w:author="Deborah Talmi" w:date="2026-06-02T11:10:20.089Z" w16du:dateUtc="2026-06-02T11:10:20.089Z" w:id="503621272">
        <w:r w:rsidDel="60756BE8">
          <w:delText>delayed</w:delText>
        </w:r>
        <w:r w:rsidDel="60756BE8">
          <w:delText>-interferenc</w:delText>
        </w:r>
        <w:r w:rsidDel="60756BE8">
          <w:delText>e paradigms</w:delText>
        </w:r>
      </w:del>
      <w:r w:rsidR="60756BE8">
        <w:rPr/>
        <w:t xml:space="preserve">, a reminder of the film is </w:t>
      </w:r>
      <w:ins w:author="Deborah Talmi" w:date="2026-06-02T11:10:27.059Z" w16du:dateUtc="2026-06-02T11:10:27.059Z" w:id="788348529">
        <w:r w:rsidR="60756BE8">
          <w:t>o</w:t>
        </w:r>
      </w:ins>
      <w:ins w:author="Deborah Talmi" w:date="2026-06-02T11:10:31.925Z" w16du:dateUtc="2026-06-02T11:10:31.925Z" w:id="1885287383">
        <w:r w:rsidR="60756BE8">
          <w:t>ften introduced</w:t>
        </w:r>
      </w:ins>
      <w:del w:author="Deborah Talmi" w:date="2026-06-02T11:10:32.747Z" w16du:dateUtc="2026-06-02T11:10:32.747Z" w:id="2086284534">
        <w:r w:rsidDel="60756BE8">
          <w:delText>used</w:delText>
        </w:r>
      </w:del>
      <w:r w:rsidR="60756BE8">
        <w:rPr/>
        <w:t xml:space="preserve"> before task encoding</w:t>
      </w:r>
      <w:ins w:author="Deborah Talmi" w:date="2026-06-02T11:10:43.144Z" w16du:dateUtc="2026-06-02T11:10:43.144Z" w:id="612937667">
        <w:r w:rsidR="60756BE8">
          <w:t>, typically</w:t>
        </w:r>
      </w:ins>
      <w:del w:author="Deborah Talmi" w:date="2026-06-02T11:10:45.702Z" w16du:dateUtc="2026-06-02T11:10:45.702Z" w:id="276559780">
        <w:r w:rsidDel="60756BE8">
          <w:delText xml:space="preserve"> in studies that </w:delText>
        </w:r>
      </w:del>
      <w:r w:rsidR="60756BE8">
        <w:rPr/>
        <w:t>interpret</w:t>
      </w:r>
      <w:ins w:author="Deborah Talmi" w:date="2026-06-02T11:10:47.691Z" w16du:dateUtc="2026-06-02T11:10:47.691Z" w:id="92390040">
        <w:r w:rsidR="60756BE8">
          <w:t>ed</w:t>
        </w:r>
      </w:ins>
      <w:r w:rsidR="60756BE8">
        <w:rPr/>
        <w:t xml:space="preserve"> </w:t>
      </w:r>
      <w:del w:author="Deborah Talmi" w:date="2026-06-02T11:10:51.602Z" w16du:dateUtc="2026-06-02T11:10:51.602Z" w:id="1801377415">
        <w:r w:rsidDel="60756BE8">
          <w:delText xml:space="preserve">the procedure </w:delText>
        </w:r>
      </w:del>
      <w:r w:rsidR="60756BE8">
        <w:rPr/>
        <w:t>as memory reactivation</w:t>
      </w:r>
      <w:r w:rsidR="60756BE8">
        <w:rPr/>
        <w:t xml:space="preserve"> </w:t>
      </w:r>
      <w:r w:rsidR="60756BE8">
        <w:rPr/>
        <w:t>(</w:t>
      </w:r>
      <w:r>
        <w:fldChar w:fldCharType="begin"/>
      </w:r>
      <w:r>
        <w:instrText xml:space="preserve">HYPERLINK  \l "ref-james2015computer"</w:instrText>
      </w:r>
      <w:r>
        <w:fldChar w:fldCharType="separate"/>
      </w:r>
      <w:r w:rsidRPr="60756BE8" w:rsidR="60756BE8">
        <w:rPr>
          <w:rStyle w:val="Hyperlink"/>
        </w:rPr>
        <w:t>James et al., 2015</w:t>
      </w:r>
      <w:r>
        <w:fldChar w:fldCharType="end"/>
      </w:r>
      <w:r w:rsidR="60756BE8">
        <w:rPr/>
        <w:t>;</w:t>
      </w:r>
      <w:r w:rsidR="60756BE8">
        <w:rPr/>
        <w:t xml:space="preserve"> </w:t>
      </w:r>
      <w:r>
        <w:fldChar w:fldCharType="begin"/>
      </w:r>
      <w:r>
        <w:instrText xml:space="preserve">HYPERLINK  \l "ref-kessler2020visuospatial"</w:instrText>
      </w:r>
      <w:r>
        <w:fldChar w:fldCharType="separate"/>
      </w:r>
      <w:commentRangeStart w:id="221460956"/>
      <w:r w:rsidRPr="60756BE8" w:rsidR="60756BE8">
        <w:rPr>
          <w:rStyle w:val="Hyperlink"/>
        </w:rPr>
        <w:t>Kessler et al., 2020</w:t>
      </w:r>
      <w:r>
        <w:fldChar w:fldCharType="end"/>
      </w:r>
      <w:r w:rsidR="60756BE8">
        <w:rPr/>
        <w:t>)</w:t>
      </w:r>
      <w:commentRangeEnd w:id="221460956"/>
      <w:r>
        <w:rPr>
          <w:rStyle w:val="CommentReference"/>
        </w:rPr>
        <w:commentReference w:id="221460956"/>
      </w:r>
      <w:r w:rsidR="60756BE8">
        <w:rPr/>
        <w:t>.</w:t>
      </w:r>
      <w:r w:rsidR="60756BE8">
        <w:rPr/>
        <w:t xml:space="preserve"> </w:t>
      </w:r>
      <w:r w:rsidR="60756BE8">
        <w:rPr/>
        <w:t>On the present account, the reminder uses the same item-to-context pathway to reinstate film-associated context, paralleling temporal-context explanations of human post-reminder effects</w:t>
      </w:r>
      <w:r w:rsidR="60756BE8">
        <w:rPr/>
        <w:t xml:space="preserve"> </w:t>
      </w:r>
      <w:r w:rsidR="60756BE8">
        <w:rPr/>
        <w:t>(</w:t>
      </w:r>
      <w:r>
        <w:fldChar w:fldCharType="begin"/>
      </w:r>
      <w:r>
        <w:instrText xml:space="preserve">HYPERLINK  \l "ref-sederberg2011human"</w:instrText>
      </w:r>
      <w:r>
        <w:fldChar w:fldCharType="separate"/>
      </w:r>
      <w:r w:rsidRPr="60756BE8" w:rsidR="60756BE8">
        <w:rPr>
          <w:rStyle w:val="Hyperlink"/>
        </w:rPr>
        <w:t>Sederberg et al., 2011</w:t>
      </w:r>
      <w:r>
        <w:fldChar w:fldCharType="end"/>
      </w:r>
      <w:r w:rsidR="60756BE8">
        <w:rPr/>
        <w:t>)</w:t>
      </w:r>
      <w:r w:rsidR="60756BE8">
        <w:rPr/>
        <w:t>.</w:t>
      </w:r>
      <w:r w:rsidR="60756BE8">
        <w:rPr/>
        <w:t xml:space="preserve"> </w:t>
      </w:r>
      <w:r w:rsidR="60756BE8">
        <w:rPr/>
        <w:t>Delayed interference is therefore graded by reminder strength and subsequent drift, because those quantities determine how much film-associated context remains available when the task is encoded.</w:t>
      </w:r>
    </w:p>
    <w:p xmlns:wp14="http://schemas.microsoft.com/office/word/2010/wordml" w14:paraId="1DE94F31" wp14:textId="367F6C9B">
      <w:pPr>
        <w:pStyle w:val="BodyText"/>
      </w:pPr>
      <w:r w:rsidR="60756BE8">
        <w:rPr/>
        <w:t xml:space="preserve">The same item-to-context </w:t>
      </w:r>
      <w:commentRangeStart w:id="761642722"/>
      <w:r w:rsidR="60756BE8">
        <w:rPr/>
        <w:t>pathway</w:t>
      </w:r>
      <w:commentRangeEnd w:id="761642722"/>
      <w:r>
        <w:rPr>
          <w:rStyle w:val="CommentReference"/>
        </w:rPr>
        <w:commentReference w:id="761642722"/>
      </w:r>
      <w:r w:rsidR="60756BE8">
        <w:rPr/>
        <w:t xml:space="preserve"> also matters at test.</w:t>
      </w:r>
      <w:r w:rsidR="60756BE8">
        <w:rPr/>
        <w:t xml:space="preserve"> </w:t>
      </w:r>
      <w:r w:rsidR="60756BE8">
        <w:rPr/>
        <w:t>During recall or monitoring, retrieved or presented items update context as retrieval unfolds.</w:t>
      </w:r>
      <w:r w:rsidR="60756BE8">
        <w:rPr/>
        <w:t xml:space="preserve"> </w:t>
      </w:r>
      <w:r w:rsidR="60756BE8">
        <w:rPr/>
        <w:t xml:space="preserve">Retrieving a film item pulls context toward film-associated states and can support </w:t>
      </w:r>
      <w:del w:author="Deborah Talmi" w:date="2026-06-02T11:15:14.917Z" w16du:dateUtc="2026-06-02T11:15:14.917Z" w:id="1926075379">
        <w:r w:rsidDel="60756BE8">
          <w:delText>additional</w:delText>
        </w:r>
        <w:r w:rsidDel="60756BE8">
          <w:delText xml:space="preserve"> film </w:delText>
        </w:r>
      </w:del>
      <w:r w:rsidR="60756BE8">
        <w:rPr/>
        <w:t>retrieval</w:t>
      </w:r>
      <w:ins w:author="Deborah Talmi" w:date="2026-06-02T11:15:21.104Z" w16du:dateUtc="2026-06-02T11:15:21.104Z" w:id="1502441081">
        <w:r w:rsidR="60756BE8">
          <w:t xml:space="preserve"> of additional film “items”</w:t>
        </w:r>
      </w:ins>
      <w:r w:rsidR="60756BE8">
        <w:rPr/>
        <w:t xml:space="preserve">, </w:t>
      </w:r>
      <w:r w:rsidR="60756BE8">
        <w:rPr/>
        <w:t>whereas</w:t>
      </w:r>
      <w:r w:rsidR="60756BE8">
        <w:rPr/>
        <w:t xml:space="preserve"> </w:t>
      </w:r>
      <w:commentRangeStart w:id="1842256835"/>
      <w:r w:rsidR="60756BE8">
        <w:rPr/>
        <w:t>retrieving a task competitor</w:t>
      </w:r>
      <w:commentRangeEnd w:id="1842256835"/>
      <w:r>
        <w:rPr>
          <w:rStyle w:val="CommentReference"/>
        </w:rPr>
        <w:commentReference w:id="1842256835"/>
      </w:r>
      <w:r w:rsidR="60756BE8">
        <w:rPr/>
        <w:t xml:space="preserve"> pulls context toward task-associated states and can prolong competition.</w:t>
      </w:r>
      <w:r w:rsidR="60756BE8">
        <w:rPr/>
        <w:t xml:space="preserve"> </w:t>
      </w:r>
      <w:r w:rsidR="60756BE8">
        <w:rPr/>
        <w:t>Film-related cues</w:t>
      </w:r>
      <w:commentRangeStart w:id="2121415793"/>
      <w:commentRangeStart w:id="527150474"/>
      <w:r w:rsidR="60756BE8">
        <w:rPr/>
        <w:t xml:space="preserve"> supplied during test</w:t>
      </w:r>
      <w:commentRangeEnd w:id="2121415793"/>
      <w:r>
        <w:rPr>
          <w:rStyle w:val="CommentReference"/>
        </w:rPr>
        <w:commentReference w:id="2121415793"/>
      </w:r>
      <w:commentRangeEnd w:id="527150474"/>
      <w:r>
        <w:rPr>
          <w:rStyle w:val="CommentReference"/>
        </w:rPr>
        <w:commentReference w:id="527150474"/>
      </w:r>
      <w:r w:rsidR="60756BE8">
        <w:rPr/>
        <w:t xml:space="preserve"> can likewise update context, making </w:t>
      </w:r>
      <w:r w:rsidR="60756BE8">
        <w:rPr/>
        <w:t>subsequent</w:t>
      </w:r>
      <w:r w:rsidR="60756BE8">
        <w:rPr/>
        <w:t xml:space="preserve"> retrieval less dependent on internal cue maintenance.</w:t>
      </w:r>
      <w:r w:rsidR="60756BE8">
        <w:rPr/>
        <w:t xml:space="preserve"> </w:t>
      </w:r>
      <w:r w:rsidR="60756BE8">
        <w:rPr/>
        <w:t xml:space="preserve">Retrieval tests that supply a film item can be less vulnerable to </w:t>
      </w:r>
      <w:r w:rsidR="60756BE8">
        <w:rPr/>
        <w:t>interference, because</w:t>
      </w:r>
      <w:r w:rsidR="60756BE8">
        <w:rPr/>
        <w:t xml:space="preserve"> the supplied item reinstates associated context and reduces reliance on selecting film items from a mixed competitor set</w:t>
      </w:r>
      <w:r w:rsidR="60756BE8">
        <w:rPr/>
        <w:t xml:space="preserve"> </w:t>
      </w:r>
      <w:r w:rsidR="60756BE8">
        <w:rPr/>
        <w:t>(</w:t>
      </w:r>
      <w:r>
        <w:fldChar w:fldCharType="begin"/>
      </w:r>
      <w:r>
        <w:instrText xml:space="preserve">HYPERLINK  \l "ref-lau2021selectively"</w:instrText>
      </w:r>
      <w:r>
        <w:fldChar w:fldCharType="separate"/>
      </w:r>
      <w:r w:rsidRPr="60756BE8" w:rsidR="60756BE8">
        <w:rPr>
          <w:rStyle w:val="Hyperlink"/>
        </w:rPr>
        <w:t>Lau-Zhu et al., 2021</w:t>
      </w:r>
      <w:r>
        <w:fldChar w:fldCharType="end"/>
      </w:r>
      <w:r w:rsidR="60756BE8">
        <w:rPr/>
        <w:t>)</w:t>
      </w:r>
      <w:r w:rsidR="60756BE8">
        <w:rPr/>
        <w:t>.</w:t>
      </w:r>
    </w:p>
    <w:p xmlns:wp14="http://schemas.microsoft.com/office/word/2010/wordml" w14:paraId="7D4D22F1" wp14:textId="2077AD04">
      <w:pPr>
        <w:pStyle w:val="BodyText"/>
      </w:pPr>
      <w:r w:rsidR="60756BE8">
        <w:rPr/>
        <w:t xml:space="preserve">Deliberate recall is represented as </w:t>
      </w:r>
      <w:commentRangeStart w:id="1795862483"/>
      <w:r w:rsidR="60756BE8">
        <w:rPr/>
        <w:t>film-directed retrieval over the same stored associations</w:t>
      </w:r>
      <w:commentRangeEnd w:id="1795862483"/>
      <w:r>
        <w:rPr>
          <w:rStyle w:val="CommentReference"/>
        </w:rPr>
        <w:commentReference w:id="1795862483"/>
      </w:r>
      <w:r w:rsidR="60756BE8">
        <w:rPr/>
        <w:t>.</w:t>
      </w:r>
      <w:r w:rsidR="60756BE8">
        <w:rPr/>
        <w:t xml:space="preserve"> </w:t>
      </w:r>
      <w:commentRangeStart w:id="414520928"/>
      <w:r w:rsidR="60756BE8">
        <w:rPr/>
        <w:t>Its protection</w:t>
      </w:r>
      <w:commentRangeEnd w:id="414520928"/>
      <w:r>
        <w:rPr>
          <w:rStyle w:val="CommentReference"/>
        </w:rPr>
        <w:commentReference w:id="414520928"/>
      </w:r>
      <w:r w:rsidR="60756BE8">
        <w:rPr/>
        <w:t xml:space="preserve"> depends on how retrieval control changes the search.</w:t>
      </w:r>
      <w:r w:rsidR="60756BE8">
        <w:rPr/>
        <w:t xml:space="preserve"> </w:t>
      </w:r>
      <w:ins w:author="Deborah Talmi" w:date="2026-06-02T11:19:24.362Z" w16du:dateUtc="2026-06-02T11:19:24.362Z" w:id="1606382276">
        <w:r w:rsidR="60756BE8">
          <w:t xml:space="preserve">Like unguided recall, </w:t>
        </w:r>
      </w:ins>
      <w:del w:author="Deborah Talmi" w:date="2026-06-02T11:19:25.004Z" w16du:dateUtc="2026-06-02T11:19:25.004Z" w:id="2058042365">
        <w:r w:rsidDel="60756BE8">
          <w:delText>D</w:delText>
        </w:r>
      </w:del>
      <w:ins w:author="Deborah Talmi" w:date="2026-06-02T11:19:25.326Z" w16du:dateUtc="2026-06-02T11:19:25.326Z" w:id="879233292">
        <w:r w:rsidR="60756BE8">
          <w:t>d</w:t>
        </w:r>
      </w:ins>
      <w:r w:rsidR="60756BE8">
        <w:rPr/>
        <w:t>eliberate</w:t>
      </w:r>
      <w:r w:rsidR="60756BE8">
        <w:rPr/>
        <w:t xml:space="preserve"> recall </w:t>
      </w:r>
      <w:del w:author="Deborah Talmi" w:date="2026-06-02T11:19:29.784Z" w16du:dateUtc="2026-06-02T11:19:29.784Z" w:id="507542667">
        <w:r w:rsidDel="60756BE8">
          <w:delText>using context-to-item retrieval</w:delText>
        </w:r>
      </w:del>
      <w:r w:rsidR="60756BE8">
        <w:rPr/>
        <w:t xml:space="preserve"> remains exposed to competitor interference.</w:t>
      </w:r>
      <w:r w:rsidR="60756BE8">
        <w:rPr/>
        <w:t xml:space="preserve"> </w:t>
      </w:r>
      <w:r w:rsidR="60756BE8">
        <w:rPr/>
        <w:t xml:space="preserve">The first control lever is </w:t>
      </w:r>
      <w:commentRangeStart w:id="1756065111"/>
      <w:r w:rsidR="60756BE8">
        <w:rPr/>
        <w:t>cue</w:t>
      </w:r>
      <w:r w:rsidR="60756BE8">
        <w:rPr/>
        <w:t xml:space="preserve"> construction or</w:t>
      </w:r>
      <w:commentRangeEnd w:id="1756065111"/>
      <w:r>
        <w:rPr>
          <w:rStyle w:val="CommentReference"/>
        </w:rPr>
        <w:commentReference w:id="1756065111"/>
      </w:r>
      <w:r w:rsidR="60756BE8">
        <w:rPr/>
        <w:t xml:space="preserve"> start-state control, which can reinstate context from the beginning of the film sequence before </w:t>
      </w:r>
      <w:r w:rsidR="60756BE8">
        <w:rPr/>
        <w:t>recall</w:t>
      </w:r>
      <w:r w:rsidR="60756BE8">
        <w:rPr/>
        <w:t xml:space="preserve"> and bias search toward film items.</w:t>
      </w:r>
      <w:r w:rsidR="60756BE8">
        <w:rPr/>
        <w:t xml:space="preserve"> </w:t>
      </w:r>
      <w:r w:rsidR="60756BE8">
        <w:rPr/>
        <w:t xml:space="preserve">The second is competition </w:t>
      </w:r>
      <w:commentRangeStart w:id="551082205"/>
      <w:r w:rsidR="60756BE8">
        <w:rPr/>
        <w:t>focusing or filtering</w:t>
      </w:r>
      <w:commentRangeEnd w:id="551082205"/>
      <w:r>
        <w:rPr>
          <w:rStyle w:val="CommentReference"/>
        </w:rPr>
        <w:commentReference w:id="551082205"/>
      </w:r>
      <w:r w:rsidR="60756BE8">
        <w:rPr/>
        <w:t xml:space="preserve">, which sharpens selection among candidates and </w:t>
      </w:r>
      <w:commentRangeStart w:id="272751571"/>
      <w:r w:rsidR="60756BE8">
        <w:rPr/>
        <w:t>favors strongly supported film items over weaker or off-target competitors</w:t>
      </w:r>
      <w:commentRangeEnd w:id="272751571"/>
      <w:r>
        <w:rPr>
          <w:rStyle w:val="CommentReference"/>
        </w:rPr>
        <w:commentReference w:id="272751571"/>
      </w:r>
      <w:r w:rsidR="60756BE8">
        <w:rPr/>
        <w:t>.</w:t>
      </w:r>
      <w:r w:rsidR="60756BE8">
        <w:rPr/>
        <w:t xml:space="preserve"> </w:t>
      </w:r>
      <w:r w:rsidR="60756BE8">
        <w:rPr/>
        <w:t>These levers yield graded protection</w:t>
      </w:r>
      <w:ins w:author="Deborah Talmi" w:date="2026-06-02T11:23:13.484Z" w16du:dateUtc="2026-06-02T11:23:13.484Z" w:id="679942209">
        <w:r w:rsidR="60756BE8">
          <w:t xml:space="preserve"> from interference</w:t>
        </w:r>
      </w:ins>
      <w:r w:rsidR="60756BE8">
        <w:rPr/>
        <w:t xml:space="preserve">: deliberate recall can lose film items when competition is strong, but </w:t>
      </w:r>
      <w:commentRangeStart w:id="1928837319"/>
      <w:r w:rsidR="60756BE8">
        <w:rPr/>
        <w:t>endogenous</w:t>
      </w:r>
      <w:commentRangeEnd w:id="1928837319"/>
      <w:r>
        <w:rPr>
          <w:rStyle w:val="CommentReference"/>
        </w:rPr>
        <w:commentReference w:id="1928837319"/>
      </w:r>
      <w:r w:rsidR="60756BE8">
        <w:rPr/>
        <w:t xml:space="preserve"> film-directed control can reduce that loss </w:t>
      </w:r>
      <w:r w:rsidR="60756BE8">
        <w:rPr/>
        <w:t>relative</w:t>
      </w:r>
      <w:r w:rsidR="60756BE8">
        <w:rPr/>
        <w:t xml:space="preserve"> to broad retrieval from ongoing context.</w:t>
      </w:r>
    </w:p>
    <w:p xmlns:wp14="http://schemas.microsoft.com/office/word/2010/wordml" w14:paraId="52DEAE7A" wp14:textId="117338E3">
      <w:pPr>
        <w:pStyle w:val="BodyText"/>
      </w:pPr>
      <w:r w:rsidR="60756BE8">
        <w:rPr/>
        <w:t xml:space="preserve">The simulations </w:t>
      </w:r>
      <w:ins w:author="Deborah Talmi" w:date="2026-06-02T11:25:38.647Z" w16du:dateUtc="2026-06-02T11:25:38.647Z" w:id="169593274">
        <w:r w:rsidR="60756BE8">
          <w:t xml:space="preserve">reported below </w:t>
        </w:r>
      </w:ins>
      <w:r w:rsidR="60756BE8">
        <w:rPr/>
        <w:t xml:space="preserve">instantiate these commitments in an emotional CMR model </w:t>
      </w:r>
      <w:del w:author="Deborah Talmi" w:date="2026-06-02T11:26:55.234Z" w16du:dateUtc="2026-06-02T11:26:55.234Z" w:id="1512373182">
        <w:r w:rsidDel="60756BE8">
          <w:delText xml:space="preserve">with </w:delText>
        </w:r>
      </w:del>
      <w:commentRangeStart w:id="677313288"/>
      <w:del w:author="Deborah Talmi" w:date="2026-06-02T11:26:55.234Z" w16du:dateUtc="2026-06-02T11:26:55.234Z" w:id="1436886606">
        <w:r w:rsidDel="60756BE8">
          <w:delText>phase-specific</w:delText>
        </w:r>
      </w:del>
      <w:commentRangeEnd w:id="677313288"/>
      <w:r>
        <w:rPr>
          <w:rStyle w:val="CommentReference"/>
        </w:rPr>
        <w:commentReference w:id="677313288"/>
      </w:r>
      <w:del w:author="Deborah Talmi" w:date="2026-06-02T11:26:55.234Z" w16du:dateUtc="2026-06-02T11:26:55.234Z" w:id="1924863997">
        <w:r w:rsidDel="60756BE8">
          <w:delText xml:space="preserve"> encoding, reminder-driven reinstatement, retrieval-control mechanisms, </w:delText>
        </w:r>
      </w:del>
      <w:commentRangeStart w:id="1105036766"/>
      <w:del w:author="Deborah Talmi" w:date="2026-06-02T11:26:55.234Z" w16du:dateUtc="2026-06-02T11:26:55.234Z" w:id="753794133">
        <w:r w:rsidDel="60756BE8">
          <w:delText>and source-context overlap</w:delText>
        </w:r>
      </w:del>
      <w:commentRangeEnd w:id="1105036766"/>
      <w:r>
        <w:rPr>
          <w:rStyle w:val="CommentReference"/>
        </w:rPr>
        <w:commentReference w:id="1105036766"/>
      </w:r>
      <w:r w:rsidR="60756BE8">
        <w:rPr/>
        <w:t xml:space="preserve"> </w:t>
      </w:r>
      <w:r w:rsidR="60756BE8">
        <w:rPr/>
        <w:t>(</w:t>
      </w:r>
      <w:r>
        <w:fldChar w:fldCharType="begin"/>
      </w:r>
      <w:r>
        <w:instrText xml:space="preserve">HYPERLINK  \l "ref-cohen2022memory"</w:instrText>
      </w:r>
      <w:r>
        <w:fldChar w:fldCharType="separate"/>
      </w:r>
      <w:r w:rsidRPr="60756BE8" w:rsidR="60756BE8">
        <w:rPr>
          <w:rStyle w:val="Hyperlink"/>
        </w:rPr>
        <w:t>Cohen &amp; Kahana, 2022</w:t>
      </w:r>
      <w:r>
        <w:fldChar w:fldCharType="end"/>
      </w:r>
      <w:r w:rsidR="60756BE8">
        <w:rPr/>
        <w:t>;</w:t>
      </w:r>
      <w:r w:rsidR="60756BE8">
        <w:rPr/>
        <w:t xml:space="preserve"> </w:t>
      </w:r>
      <w:r>
        <w:fldChar w:fldCharType="begin"/>
      </w:r>
      <w:r>
        <w:instrText xml:space="preserve">HYPERLINK  \l "ref-talmi2019retrieved"</w:instrText>
      </w:r>
      <w:r>
        <w:fldChar w:fldCharType="separate"/>
      </w:r>
      <w:r w:rsidRPr="60756BE8" w:rsidR="60756BE8">
        <w:rPr>
          <w:rStyle w:val="Hyperlink"/>
        </w:rPr>
        <w:t>Talmi et al., 2019</w:t>
      </w:r>
      <w:r>
        <w:fldChar w:fldCharType="end"/>
      </w:r>
      <w:r w:rsidR="60756BE8">
        <w:rPr/>
        <w:t>)</w:t>
      </w:r>
      <w:r w:rsidR="60756BE8">
        <w:rPr/>
        <w:t>.</w:t>
      </w:r>
      <w:r w:rsidR="60756BE8">
        <w:rPr/>
        <w:t xml:space="preserve"> </w:t>
      </w:r>
      <w:r w:rsidR="60756BE8">
        <w:rPr/>
        <w:t xml:space="preserve">The model </w:t>
      </w:r>
      <w:r w:rsidR="60756BE8">
        <w:rPr/>
        <w:t>departs</w:t>
      </w:r>
      <w:r w:rsidR="60756BE8">
        <w:rPr/>
        <w:t xml:space="preserve"> from standard list-learning applications of CMR in two ways.</w:t>
      </w:r>
      <w:r w:rsidR="60756BE8">
        <w:rPr/>
        <w:t xml:space="preserve"> </w:t>
      </w:r>
      <w:r w:rsidR="60756BE8">
        <w:rPr/>
        <w:t xml:space="preserve">First, film, </w:t>
      </w:r>
      <w:ins w:author="Deborah Talmi" w:date="2026-06-02T11:28:03.823Z" w16du:dateUtc="2026-06-02T11:28:03.823Z" w:id="1033715937">
        <w:r w:rsidR="60756BE8">
          <w:t>delay</w:t>
        </w:r>
      </w:ins>
      <w:del w:author="Deborah Talmi" w:date="2026-06-02T11:28:06.023Z" w16du:dateUtc="2026-06-02T11:28:06.023Z" w:id="718572040">
        <w:r w:rsidDel="60756BE8">
          <w:delText>break</w:delText>
        </w:r>
      </w:del>
      <w:ins w:author="Deborah Talmi" w:date="2026-06-02T11:27:32.883Z" w16du:dateUtc="2026-06-02T11:27:32.883Z" w:id="1270428977">
        <w:r w:rsidR="60756BE8">
          <w:t xml:space="preserve"> periods</w:t>
        </w:r>
      </w:ins>
      <w:ins w:author="Deborah Talmi" w:date="2026-06-02T11:28:34.362Z" w16du:dateUtc="2026-06-02T11:28:34.362Z" w:id="1708742153">
        <w:r w:rsidR="60756BE8">
          <w:t xml:space="preserve">, </w:t>
        </w:r>
      </w:ins>
      <w:del w:author="Deborah Talmi" w:date="2026-06-02T11:28:36.016Z" w16du:dateUtc="2026-06-02T11:28:36.016Z" w:id="614941281">
        <w:r w:rsidDel="60756BE8">
          <w:delText>/</w:delText>
        </w:r>
      </w:del>
      <w:del w:author="Deborah Talmi" w:date="2026-06-02T11:27:35.042Z" w16du:dateUtc="2026-06-02T11:27:35.042Z" w:id="2144533135">
        <w:r w:rsidDel="60756BE8">
          <w:delText>delay</w:delText>
        </w:r>
      </w:del>
      <w:del w:author="Deborah Talmi" w:date="2026-06-02T11:28:40.429Z" w16du:dateUtc="2026-06-02T11:28:40.429Z" w:id="331722586">
        <w:r w:rsidDel="60756BE8">
          <w:delText>,</w:delText>
        </w:r>
      </w:del>
      <w:r w:rsidR="60756BE8">
        <w:rPr/>
        <w:t xml:space="preserve"> </w:t>
      </w:r>
      <w:ins w:author="Deborah Talmi" w:date="2026-06-02T11:28:11.427Z" w16du:dateUtc="2026-06-02T11:28:11.427Z" w:id="1896230376">
        <w:r w:rsidR="60756BE8">
          <w:t xml:space="preserve">film </w:t>
        </w:r>
      </w:ins>
      <w:ins w:author="Deborah Talmi" w:date="2026-06-02T11:27:39.81Z" w16du:dateUtc="2026-06-02T11:27:39.81Z" w:id="2075760371">
        <w:r w:rsidR="60756BE8">
          <w:t xml:space="preserve">reminder and </w:t>
        </w:r>
      </w:ins>
      <w:r w:rsidR="60756BE8">
        <w:rPr/>
        <w:t>post-film task</w:t>
      </w:r>
      <w:del w:author="Deborah Talmi" w:date="2026-06-02T11:28:48.258Z" w16du:dateUtc="2026-06-02T11:28:48.258Z" w:id="1241640138">
        <w:r w:rsidDel="60756BE8">
          <w:delText>, and filler/delay periods</w:delText>
        </w:r>
      </w:del>
      <w:r w:rsidR="60756BE8">
        <w:rPr/>
        <w:t xml:space="preserve"> form a continuous encoded stream</w:t>
      </w:r>
      <w:ins w:author="Deborah Talmi" w:date="2026-06-02T11:29:23.325Z" w16du:dateUtc="2026-06-02T11:29:23.325Z" w:id="335999560">
        <w:r w:rsidR="60756BE8">
          <w:t>. The</w:t>
        </w:r>
      </w:ins>
      <w:del w:author="Deborah Talmi" w:date="2026-06-02T11:29:25.244Z" w16du:dateUtc="2026-06-02T11:29:25.244Z" w:id="666110092">
        <w:r w:rsidDel="60756BE8">
          <w:delText>, and a</w:delText>
        </w:r>
      </w:del>
      <w:r w:rsidR="60756BE8">
        <w:rPr/>
        <w:t xml:space="preserve"> film reminder </w:t>
      </w:r>
      <w:del w:author="Deborah Talmi" w:date="2026-06-02T11:29:28.237Z" w16du:dateUtc="2026-06-02T11:29:28.237Z" w:id="1256224642">
        <w:r w:rsidDel="60756BE8">
          <w:delText xml:space="preserve">can </w:delText>
        </w:r>
      </w:del>
      <w:r w:rsidR="60756BE8">
        <w:rPr/>
        <w:t>reinstate</w:t>
      </w:r>
      <w:ins w:author="Deborah Talmi" w:date="2026-06-02T11:29:30.295Z" w16du:dateUtc="2026-06-02T11:29:30.295Z" w:id="875268499">
        <w:r w:rsidR="60756BE8">
          <w:t>s</w:t>
        </w:r>
      </w:ins>
      <w:r w:rsidR="60756BE8">
        <w:rPr/>
        <w:t xml:space="preserve"> film-associated context before task encoding.</w:t>
      </w:r>
      <w:r w:rsidR="60756BE8">
        <w:rPr/>
        <w:t xml:space="preserve"> </w:t>
      </w:r>
      <w:r w:rsidR="60756BE8">
        <w:rPr/>
        <w:t xml:space="preserve">Second, non-film </w:t>
      </w:r>
      <w:commentRangeStart w:id="1940795421"/>
      <w:r w:rsidR="60756BE8">
        <w:rPr/>
        <w:t>event</w:t>
      </w:r>
      <w:commentRangeEnd w:id="1940795421"/>
      <w:r>
        <w:rPr>
          <w:rStyle w:val="CommentReference"/>
        </w:rPr>
        <w:commentReference w:id="1940795421"/>
      </w:r>
      <w:r w:rsidR="60756BE8">
        <w:rPr/>
        <w:t>s</w:t>
      </w:r>
      <w:ins w:author="Deborah Talmi" w:date="2026-06-02T11:30:42.993Z" w16du:dateUtc="2026-06-02T11:30:42.993Z" w:id="1441849108">
        <w:r w:rsidR="60756BE8">
          <w:t>, including both task “items” and</w:t>
        </w:r>
      </w:ins>
      <w:ins w:author="Deborah Talmi" w:date="2026-06-02T11:31:14.09Z" w16du:dateUtc="2026-06-02T11:31:14.09Z" w:id="1729897525">
        <w:r w:rsidR="60756BE8">
          <w:t xml:space="preserve"> those that participants encounter during </w:t>
        </w:r>
      </w:ins>
      <w:del w:author="Deborah Talmi" w:date="2026-06-02T11:31:18.425Z" w16du:dateUtc="2026-06-02T11:31:18.425Z" w:id="929120887">
        <w:r w:rsidDel="60756BE8">
          <w:delText xml:space="preserve"> </w:delText>
        </w:r>
      </w:del>
      <w:ins w:author="Deborah Talmi" w:date="2026-06-02T11:29:54.776Z" w16du:dateUtc="2026-06-02T11:29:54.776Z" w:id="1366561289">
        <w:r w:rsidR="60756BE8">
          <w:t xml:space="preserve">delay </w:t>
        </w:r>
        <w:r w:rsidR="60756BE8">
          <w:t>periods</w:t>
        </w:r>
      </w:ins>
      <w:del w:author="Deborah Talmi" w:date="2026-06-02T11:30:49.425Z" w16du:dateUtc="2026-06-02T11:30:49.425Z" w:id="47582243">
        <w:r w:rsidDel="60756BE8">
          <w:delText>from</w:delText>
        </w:r>
        <w:r w:rsidDel="60756BE8">
          <w:delText xml:space="preserve"> the break, task, and filler phases</w:delText>
        </w:r>
      </w:del>
      <w:r w:rsidR="60756BE8">
        <w:rPr/>
        <w:t xml:space="preserve"> are </w:t>
      </w:r>
      <w:ins w:author="Deborah Talmi" w:date="2026-06-02T11:31:23.566Z" w16du:dateUtc="2026-06-02T11:31:23.566Z" w:id="489773412">
        <w:r w:rsidR="60756BE8">
          <w:t>simulated</w:t>
        </w:r>
      </w:ins>
      <w:del w:author="Deborah Talmi" w:date="2026-06-02T11:31:25.038Z" w16du:dateUtc="2026-06-02T11:31:25.038Z" w:id="439549553">
        <w:r w:rsidDel="60756BE8">
          <w:delText>encoded</w:delText>
        </w:r>
      </w:del>
      <w:r w:rsidR="60756BE8">
        <w:rPr/>
        <w:t xml:space="preserve"> as distinct</w:t>
      </w:r>
      <w:ins w:author="Deborah Talmi" w:date="2026-06-02T11:31:27.159Z" w16du:dateUtc="2026-06-02T11:31:27.159Z" w:id="997481414">
        <w:r w:rsidR="60756BE8">
          <w:t>,</w:t>
        </w:r>
      </w:ins>
      <w:r w:rsidR="60756BE8">
        <w:rPr/>
        <w:t xml:space="preserve"> recallable items that can compete with film items during retrieval.</w:t>
      </w:r>
      <w:r w:rsidR="60756BE8">
        <w:rPr/>
        <w:t xml:space="preserve"> </w:t>
      </w:r>
      <w:commentRangeStart w:id="1805106465"/>
      <w:r w:rsidR="60756BE8">
        <w:rPr/>
        <w:t>This setup lets selective interference appear as a redistribution of retrieval across encoded phases, rather than as a direct reduction in film-item strength.</w:t>
      </w:r>
      <w:commentRangeEnd w:id="1805106465"/>
      <w:r>
        <w:rPr>
          <w:rStyle w:val="CommentReference"/>
        </w:rPr>
        <w:commentReference w:id="1805106465"/>
      </w:r>
    </w:p>
    <w:bookmarkEnd w:id="29"/>
    <w:bookmarkStart w:name="model-specification" w:id="54"/>
    <w:p xmlns:wp14="http://schemas.microsoft.com/office/word/2010/wordml" w14:paraId="184686CD" wp14:textId="77777777">
      <w:pPr>
        <w:pStyle w:val="Heading1"/>
      </w:pPr>
      <w:r>
        <w:t xml:space="preserve">Model Specification</w:t>
      </w:r>
    </w:p>
    <w:p xmlns:wp14="http://schemas.microsoft.com/office/word/2010/wordml" w14:paraId="527D66E3" wp14:textId="77777777">
      <w:pPr>
        <w:pStyle w:val="FirstParagraph"/>
      </w:pPr>
      <w:r>
        <w:t xml:space="preserve">The formal model keeps the standard CMR separation between item features, context, feature-to-context memory, and context-to-feature memory.</w:t>
      </w:r>
      <w:r>
        <w:t xml:space="preserve"> </w:t>
      </w:r>
      <w:r>
        <w:t xml:space="preserve">The section first defines these inherited representations and baseline parameters, then specifies the context-updating, learning, retrieval, and control operations used to configure the selective-interference simulations.</w:t>
      </w:r>
    </w:p>
    <w:bookmarkStart w:name="representations-and-parameters" w:id="33"/>
    <w:p xmlns:wp14="http://schemas.microsoft.com/office/word/2010/wordml" w14:paraId="56896AED" wp14:textId="77777777">
      <w:pPr>
        <w:pStyle w:val="Heading2"/>
      </w:pPr>
      <w:r>
        <w:t xml:space="preserve">Representations and Parameters</w:t>
      </w:r>
    </w:p>
    <w:p xmlns:wp14="http://schemas.microsoft.com/office/word/2010/wordml" w14:paraId="431D9A69" wp14:textId="77777777">
      <w:pPr>
        <w:pStyle w:val="FirstParagraph"/>
      </w:pPr>
      <w:commentRangeStart w:id="1738001371"/>
      <w:commentRangeStart w:id="109748493"/>
      <w:commentRangeStart w:id="738890191"/>
      <w:r w:rsidR="60756BE8">
        <w:rPr/>
        <w:t xml:space="preserve">Each</w:t>
      </w:r>
      <w:commentRangeEnd w:id="738890191"/>
      <w:r>
        <w:rPr>
          <w:rStyle w:val="CommentReference"/>
        </w:rPr>
        <w:commentReference w:id="738890191"/>
      </w:r>
      <w:r w:rsidR="60756BE8">
        <w:rPr/>
        <w:t xml:space="preserve"> study event</w:t>
      </w:r>
      <w:r w:rsidR="60756BE8">
        <w:rPr/>
        <w:t xml:space="preserve"> </w:t>
      </w:r>
      <m:oMath>
        <m:r>
          <m:t>i</m:t>
        </m:r>
      </m:oMath>
      <w:r w:rsidR="60756BE8">
        <w:rPr/>
        <w:t xml:space="preserve"> </w:t>
      </w:r>
      <w:r w:rsidR="60756BE8">
        <w:rPr/>
        <w:t xml:space="preserve">has an orthonormal feature vector</w:t>
      </w:r>
      <w:r w:rsidR="60756BE8">
        <w:rPr/>
        <w:t xml:space="preserve"> </w:t>
      </w:r>
      <m:oMath>
        <m:sSub>
          <m:e>
            <m:r>
              <m:t>f</m:t>
            </m:r>
          </m:e>
          <m:sub>
            <m:r>
              <m:t>i</m:t>
            </m:r>
          </m:sub>
        </m:sSub>
        <m:r>
          <m:rPr>
            <m:sty m:val="p"/>
          </m:rPr>
          <m:t>∈</m:t>
        </m:r>
        <m:sSup>
          <m:e>
            <m:r>
              <m:rPr>
                <m:sty m:val="p"/>
                <m:scr m:val="double-struck"/>
              </m:rPr>
              <m:t>R</m:t>
            </m:r>
          </m:e>
          <m:sup>
            <m:r>
              <m:t>N</m:t>
            </m:r>
          </m:sup>
        </m:sSup>
      </m:oMath>
      <w:r w:rsidR="60756BE8">
        <w:rPr/>
        <w:t xml:space="preserve">, where</w:t>
      </w:r>
      <w:r w:rsidR="60756BE8">
        <w:rPr/>
        <w:t xml:space="preserve"> </w:t>
      </w:r>
      <m:oMath>
        <m:r>
          <m:t>N</m:t>
        </m:r>
      </m:oMath>
      <w:r w:rsidR="60756BE8">
        <w:rPr/>
        <w:t xml:space="preserve"> </w:t>
      </w:r>
      <w:r w:rsidR="60756BE8">
        <w:rPr/>
        <w:t xml:space="preserve">is the number of encoded item features in the simulated paradigm.</w:t>
      </w:r>
      <w:r w:rsidR="60756BE8">
        <w:rPr/>
        <w:t xml:space="preserve"> </w:t>
      </w:r>
      <w:commentRangeEnd w:id="1738001371"/>
      <w:r>
        <w:rPr>
          <w:rStyle w:val="CommentReference"/>
        </w:rPr>
        <w:commentReference w:id="1738001371"/>
      </w:r>
      <w:commentRangeEnd w:id="109748493"/>
      <w:r>
        <w:rPr>
          <w:rStyle w:val="CommentReference"/>
        </w:rPr>
        <w:commentReference w:id="109748493"/>
      </w:r>
      <w:r w:rsidR="60756BE8">
        <w:rPr/>
        <w:t xml:space="preserve">The model maintains a unit-length context vector</w:t>
      </w:r>
      <w:r w:rsidR="60756BE8">
        <w:rPr/>
        <w:t xml:space="preserve"> </w:t>
      </w:r>
      <m:oMath>
        <m:sSub>
          <m:e>
            <m:r>
              <m:t>c</m:t>
            </m:r>
          </m:e>
          <m:sub>
            <m:r>
              <m:t>i</m:t>
            </m:r>
          </m:sub>
        </m:sSub>
        <m:r>
          <m:rPr>
            <m:sty m:val="p"/>
          </m:rPr>
          <m:t>∈</m:t>
        </m:r>
        <m:sSup>
          <m:e>
            <m:r>
              <m:rPr>
                <m:sty m:val="p"/>
                <m:scr m:val="double-struck"/>
              </m:rPr>
              <m:t>R</m:t>
            </m:r>
          </m:e>
          <m:sup>
            <m:r>
              <m:t>D</m:t>
            </m:r>
          </m:sup>
        </m:sSup>
      </m:oMath>
      <w:r w:rsidR="60756BE8">
        <w:rPr/>
        <w:t xml:space="preserve">, where</w:t>
      </w:r>
      <w:r w:rsidR="60756BE8">
        <w:rPr/>
        <w:t xml:space="preserve"> </w:t>
      </w:r>
      <m:oMath>
        <m:r>
          <m:t>D</m:t>
        </m:r>
      </m:oMath>
      <w:r w:rsidR="60756BE8">
        <w:rPr/>
        <w:t xml:space="preserve"> </w:t>
      </w:r>
      <w:r w:rsidR="60756BE8">
        <w:rPr/>
        <w:t xml:space="preserve">is the number of context units.</w:t>
      </w:r>
      <w:r w:rsidR="60756BE8">
        <w:rPr/>
        <w:t xml:space="preserve"> </w:t>
      </w:r>
      <w:r w:rsidR="60756BE8">
        <w:rPr/>
        <w:t xml:space="preserve">The core context units represent the start state and item-associated temporal context.</w:t>
      </w:r>
      <w:r w:rsidR="60756BE8">
        <w:rPr/>
        <w:t xml:space="preserve"> </w:t>
      </w:r>
      <w:r w:rsidR="60756BE8">
        <w:rPr/>
        <w:t xml:space="preserve">Before encoding begins, context is initialized to the start state</w:t>
      </w:r>
      <w:r w:rsidR="60756BE8">
        <w:rPr/>
        <w:t xml:space="preserve"> </w:t>
      </w:r>
      <m:oMath>
        <m:sSub>
          <m:e>
            <m:r>
              <m:t>c</m:t>
            </m:r>
          </m:e>
          <m:sub>
            <m:r>
              <m:t>0</m:t>
            </m:r>
          </m:sub>
        </m:sSub>
      </m:oMath>
      <w:r w:rsidR="60756BE8">
        <w:rPr/>
        <w:t xml:space="preserve">, with the start unit active and item-associated temporal-context units inactive.</w:t>
      </w:r>
      <w:r w:rsidR="60756BE8">
        <w:rPr/>
        <w:t xml:space="preserve"> </w:t>
      </w:r>
      <w:r w:rsidR="60756BE8">
        <w:rPr/>
        <w:t xml:space="preserve">Subsequent events update this state, so the context associated with each film, task, or filler item depends on where it occurs in the continuous paradigm stream.</w:t>
      </w:r>
      <w:r w:rsidR="60756BE8">
        <w:rPr/>
        <w:t xml:space="preserve"> </w:t>
      </w:r>
      <w:r w:rsidR="60756BE8">
        <w:rPr/>
        <w:t xml:space="preserve">The model contains two associative matrices.</w:t>
      </w:r>
      <w:r w:rsidR="60756BE8">
        <w:rPr/>
        <w:t xml:space="preserve"> </w:t>
      </w:r>
      <w:r w:rsidR="60756BE8">
        <w:rPr/>
        <w:t xml:space="preserve">The matrix</w:t>
      </w:r>
      <w:r w:rsidR="60756BE8">
        <w:rPr/>
        <w:t xml:space="preserve"> </w:t>
      </w:r>
      <m:oMath>
        <m:sSup>
          <m:e>
            <m:r>
              <m:t>M</m:t>
            </m:r>
          </m:e>
          <m:sup>
            <m:r>
              <m:t>F</m:t>
            </m:r>
            <m:r>
              <m:t>C</m:t>
            </m:r>
          </m:sup>
        </m:sSup>
        <m:r>
          <m:rPr>
            <m:sty m:val="p"/>
          </m:rPr>
          <m:t>∈</m:t>
        </m:r>
        <m:sSup>
          <m:e>
            <m:r>
              <m:rPr>
                <m:sty m:val="p"/>
                <m:scr m:val="double-struck"/>
              </m:rPr>
              <m:t>R</m:t>
            </m:r>
          </m:e>
          <m:sup>
            <m:r>
              <m:t>D</m:t>
            </m:r>
            <m:r>
              <m:rPr>
                <m:sty m:val="p"/>
              </m:rPr>
              <m:t>×</m:t>
            </m:r>
            <m:r>
              <m:t>N</m:t>
            </m:r>
          </m:sup>
        </m:sSup>
      </m:oMath>
      <w:r w:rsidR="60756BE8">
        <w:rPr/>
        <w:t xml:space="preserve"> </w:t>
      </w:r>
      <w:r w:rsidR="60756BE8">
        <w:rPr/>
        <w:t xml:space="preserve">maps feature vectors to context input.</w:t>
      </w:r>
      <w:r w:rsidR="60756BE8">
        <w:rPr/>
        <w:t xml:space="preserve"> </w:t>
      </w:r>
      <w:r w:rsidR="60756BE8">
        <w:rPr/>
        <w:t xml:space="preserve">The matrix</w:t>
      </w:r>
      <w:r w:rsidR="60756BE8">
        <w:rPr/>
        <w:t xml:space="preserve"> </w:t>
      </w:r>
      <m:oMath>
        <m:sSup>
          <m:e>
            <m:r>
              <m:t>M</m:t>
            </m:r>
          </m:e>
          <m:sup>
            <m:r>
              <m:t>C</m:t>
            </m:r>
            <m:r>
              <m:t>F</m:t>
            </m:r>
          </m:sup>
        </m:sSup>
        <m:r>
          <m:rPr>
            <m:sty m:val="p"/>
          </m:rPr>
          <m:t>∈</m:t>
        </m:r>
        <m:sSup>
          <m:e>
            <m:r>
              <m:rPr>
                <m:sty m:val="p"/>
                <m:scr m:val="double-struck"/>
              </m:rPr>
              <m:t>R</m:t>
            </m:r>
          </m:e>
          <m:sup>
            <m:r>
              <m:t>N</m:t>
            </m:r>
            <m:r>
              <m:rPr>
                <m:sty m:val="p"/>
              </m:rPr>
              <m:t>×</m:t>
            </m:r>
            <m:r>
              <m:t>D</m:t>
            </m:r>
          </m:sup>
        </m:sSup>
      </m:oMath>
      <w:r w:rsidR="60756BE8">
        <w:rPr/>
        <w:t xml:space="preserve"> </w:t>
      </w:r>
      <w:r w:rsidR="60756BE8">
        <w:rPr/>
        <w:t xml:space="preserve">maps context to feature support.</w:t>
      </w:r>
      <w:r w:rsidR="60756BE8">
        <w:rPr/>
        <w:t xml:space="preserve"> </w:t>
      </w:r>
      <w:r w:rsidR="60756BE8">
        <w:rPr/>
        <w:t xml:space="preserve">All vectors are treated as column vectors, so</w:t>
      </w:r>
      <w:r w:rsidR="60756BE8">
        <w:rPr/>
        <w:t xml:space="preserve"> </w:t>
      </w:r>
      <m:oMath>
        <m:sSup>
          <m:e>
            <m:r>
              <m:t>M</m:t>
            </m:r>
          </m:e>
          <m:sup>
            <m:r>
              <m:t>F</m:t>
            </m:r>
            <m:r>
              <m:t>C</m:t>
            </m:r>
          </m:sup>
        </m:sSup>
        <m:r>
          <m:t>f</m:t>
        </m:r>
      </m:oMath>
      <w:r w:rsidR="60756BE8">
        <w:rPr/>
        <w:t xml:space="preserve"> </w:t>
      </w:r>
      <w:r w:rsidR="60756BE8">
        <w:rPr/>
        <w:t xml:space="preserve">is a context vector and</w:t>
      </w:r>
      <w:r w:rsidR="60756BE8">
        <w:rPr/>
        <w:t xml:space="preserve"> </w:t>
      </w:r>
      <m:oMath>
        <m:sSup>
          <m:e>
            <m:r>
              <m:t>M</m:t>
            </m:r>
          </m:e>
          <m:sup>
            <m:r>
              <m:t>C</m:t>
            </m:r>
            <m:r>
              <m:t>F</m:t>
            </m:r>
          </m:sup>
        </m:sSup>
        <m:r>
          <m:t>c</m:t>
        </m:r>
      </m:oMath>
      <w:r w:rsidR="60756BE8">
        <w:rPr/>
        <w:t xml:space="preserve"> </w:t>
      </w:r>
      <w:r w:rsidR="60756BE8">
        <w:rPr/>
        <w:t xml:space="preserve">is a feature-support vector.</w:t>
      </w:r>
    </w:p>
    <w:p xmlns:wp14="http://schemas.microsoft.com/office/word/2010/wordml" w14:paraId="5BCDCBA7" wp14:textId="77777777">
      <w:pPr>
        <w:pStyle w:val="BodyText"/>
      </w:pPr>
      <w:r>
        <w:fldChar w:fldCharType="begin"/>
      </w:r>
      <w:r>
        <w:instrText xml:space="preserve">HYPERLINK  \l "tbl-base-parameters"</w:instrText>
      </w:r>
      <w:r>
        <w:fldChar w:fldCharType="separate"/>
      </w:r>
      <w:r w:rsidRPr="60756BE8" w:rsidR="60756BE8">
        <w:rPr>
          <w:rStyle w:val="Hyperlink"/>
        </w:rPr>
        <w:t>Table 1</w:t>
      </w:r>
      <w:r>
        <w:fldChar w:fldCharType="end"/>
      </w:r>
      <w:r w:rsidR="60756BE8">
        <w:rPr/>
        <w:t xml:space="preserve"> </w:t>
      </w:r>
      <w:r w:rsidR="60756BE8">
        <w:rPr/>
        <w:t xml:space="preserve">lists the symbolic </w:t>
      </w:r>
      <w:commentRangeStart w:id="1783447500"/>
      <w:r w:rsidR="60756BE8">
        <w:rPr/>
        <w:t>base</w:t>
      </w:r>
      <w:commentRangeEnd w:id="1783447500"/>
      <w:r>
        <w:rPr>
          <w:rStyle w:val="CommentReference"/>
        </w:rPr>
        <w:commentReference w:id="1783447500"/>
      </w:r>
      <w:r w:rsidR="60756BE8">
        <w:rPr/>
        <w:t xml:space="preserve"> parameters used by the model.</w:t>
      </w:r>
      <w:r w:rsidR="60756BE8">
        <w:rPr/>
        <w:t xml:space="preserve"> </w:t>
      </w:r>
      <w:r w:rsidR="60756BE8">
        <w:rPr/>
        <w:t xml:space="preserve">The table separates parameters that define the inherited CMR operations from parameters later scaled or manipulated in the simulations; numerical values and </w:t>
      </w:r>
      <w:commentRangeStart w:id="569899818"/>
      <w:commentRangeStart w:id="1057896394"/>
      <w:r w:rsidR="60756BE8">
        <w:rPr/>
        <w:t xml:space="preserve">phase </w:t>
      </w:r>
      <w:commentRangeEnd w:id="569899818"/>
      <w:r>
        <w:rPr>
          <w:rStyle w:val="CommentReference"/>
        </w:rPr>
        <w:commentReference w:id="569899818"/>
      </w:r>
      <w:commentRangeEnd w:id="1057896394"/>
      <w:r>
        <w:rPr>
          <w:rStyle w:val="CommentReference"/>
        </w:rPr>
        <w:commentReference w:id="1057896394"/>
      </w:r>
      <w:r w:rsidR="60756BE8">
        <w:rPr/>
        <w:t>settings are specified in the simulation methodology.</w:t>
      </w:r>
    </w:p>
    <w:bookmarkStart w:name="tbl-base-parameters" w:id="30"/>
    <w:p xmlns:wp14="http://schemas.microsoft.com/office/word/2010/wordml" w14:paraId="01743452" wp14:textId="77777777">
      <w:pPr>
        <w:pStyle w:val="FigureTitle"/>
      </w:pPr>
      <w:r>
        <w:t xml:space="preserve">Table 1</w:t>
      </w:r>
    </w:p>
    <w:p xmlns:wp14="http://schemas.microsoft.com/office/word/2010/wordml" w14:paraId="02A3BFB0" wp14:textId="77777777">
      <w:pPr>
        <w:pStyle w:val="Caption"/>
      </w:pPr>
      <w:commentRangeStart w:id="1099053177"/>
      <w:r w:rsidR="60756BE8">
        <w:rPr/>
        <w:t>Base parameters</w:t>
      </w:r>
      <w:commentRangeEnd w:id="1099053177"/>
      <w:r>
        <w:rPr>
          <w:rStyle w:val="CommentReference"/>
        </w:rPr>
        <w:commentReference w:id="1099053177"/>
      </w:r>
      <w:r w:rsidR="60756BE8">
        <w:rPr/>
        <w:t xml:space="preserve"> and roles in the model specification.</w:t>
      </w:r>
    </w:p>
    <w:tbl>
      <w:tblPr>
        <w:tblStyle w:val="Table"/>
        <w:tblW w:w="5000" w:type="pct"/>
        <w:tblLayout w:type="fixed"/>
        <w:tblLook w:val="0020" w:firstRow="1" w:lastRow="0" w:firstColumn="0" w:lastColumn="0" w:noHBand="0" w:noVBand="0"/>
      </w:tblPr>
      <w:tblGrid>
        <w:gridCol w:w="2640"/>
        <w:gridCol w:w="2640"/>
        <w:gridCol w:w="2640"/>
      </w:tblGrid>
      <w:tr xmlns:wp14="http://schemas.microsoft.com/office/word/2010/wordml" w14:paraId="3790C63D" wp14:textId="77777777">
        <w:trPr>
          <w:tblHeader w:val="on"/>
        </w:trPr>
        <w:tc>
          <w:tcPr/>
          <w:p w14:paraId="3D78E664" wp14:textId="77777777">
            <w:pPr>
              <w:pStyle w:val="Compact"/>
            </w:pPr>
            <w:r>
              <w:t xml:space="preserve">Symbol</w:t>
            </w:r>
          </w:p>
        </w:tc>
        <w:tc>
          <w:tcPr/>
          <w:p w14:paraId="0D909AED" wp14:textId="77777777">
            <w:pPr>
              <w:pStyle w:val="Compact"/>
            </w:pPr>
            <w:r>
              <w:t xml:space="preserve">Name</w:t>
            </w:r>
          </w:p>
        </w:tc>
        <w:tc>
          <w:tcPr/>
          <w:p w14:paraId="7810568A" wp14:textId="77777777">
            <w:pPr>
              <w:pStyle w:val="Compact"/>
            </w:pPr>
            <w:r>
              <w:t xml:space="preserve">Role</w:t>
            </w:r>
          </w:p>
        </w:tc>
      </w:tr>
      <w:tr xmlns:wp14="http://schemas.microsoft.com/office/word/2010/wordml" w14:paraId="362E863E" wp14:textId="77777777">
        <w:tc>
          <w:tcPr/>
          <w:p w14:paraId="069F2DAC" wp14:textId="77777777">
            <w:pPr>
              <w:pStyle w:val="Compact"/>
            </w:pPr>
            <m:oMath>
              <m:sSub>
                <m:e>
                  <m:r>
                    <m:t>β</m:t>
                  </m:r>
                </m:e>
                <m:sub>
                  <m:r>
                    <m:t>e</m:t>
                  </m:r>
                  <m:r>
                    <m:t>n</m:t>
                  </m:r>
                  <m:r>
                    <m:t>c</m:t>
                  </m:r>
                </m:sub>
              </m:sSub>
            </m:oMath>
          </w:p>
        </w:tc>
        <w:tc>
          <w:tcPr/>
          <w:p w14:paraId="20E79B02" wp14:textId="77777777">
            <w:pPr>
              <w:pStyle w:val="Compact"/>
            </w:pPr>
            <w:r>
              <w:t xml:space="preserve">encoding drift rate</w:t>
            </w:r>
          </w:p>
        </w:tc>
        <w:tc>
          <w:tcPr/>
          <w:p w14:paraId="0A9C9922" wp14:textId="77777777">
            <w:pPr>
              <w:pStyle w:val="Compact"/>
            </w:pPr>
            <w:r>
              <w:t xml:space="preserve">Context drift during study</w:t>
            </w:r>
          </w:p>
        </w:tc>
      </w:tr>
      <w:tr xmlns:wp14="http://schemas.microsoft.com/office/word/2010/wordml" w14:paraId="5DB7FC14" wp14:textId="77777777">
        <w:tc>
          <w:tcPr/>
          <w:p w14:paraId="663A071C" wp14:textId="77777777">
            <w:pPr>
              <w:pStyle w:val="Compact"/>
            </w:pPr>
            <m:oMath>
              <m:sSub>
                <m:e>
                  <m:r>
                    <m:t>β</m:t>
                  </m:r>
                </m:e>
                <m:sub>
                  <m:r>
                    <m:t>s</m:t>
                  </m:r>
                  <m:r>
                    <m:t>t</m:t>
                  </m:r>
                  <m:r>
                    <m:t>a</m:t>
                  </m:r>
                  <m:r>
                    <m:t>r</m:t>
                  </m:r>
                  <m:r>
                    <m:t>t</m:t>
                  </m:r>
                </m:sub>
              </m:sSub>
            </m:oMath>
          </w:p>
        </w:tc>
        <w:tc>
          <w:tcPr/>
          <w:p w14:paraId="28E93C0A" wp14:textId="77777777">
            <w:pPr>
              <w:pStyle w:val="Compact"/>
            </w:pPr>
            <w:r>
              <w:t xml:space="preserve">start-cue parameter</w:t>
            </w:r>
          </w:p>
        </w:tc>
        <w:tc>
          <w:tcPr/>
          <w:p w14:paraId="5B208762" wp14:textId="77777777">
            <w:pPr>
              <w:pStyle w:val="Compact"/>
            </w:pPr>
            <w:r>
              <w:t xml:space="preserve">Start-of-list context reinstatement or film-directed cueing</w:t>
            </w:r>
          </w:p>
        </w:tc>
      </w:tr>
      <w:tr xmlns:wp14="http://schemas.microsoft.com/office/word/2010/wordml" w14:paraId="0D3E0B64" wp14:textId="77777777">
        <w:tc>
          <w:tcPr/>
          <w:p w14:paraId="6295178E" wp14:textId="77777777">
            <w:pPr>
              <w:pStyle w:val="Compact"/>
            </w:pPr>
            <m:oMath>
              <m:sSub>
                <m:e>
                  <m:r>
                    <m:t>β</m:t>
                  </m:r>
                </m:e>
                <m:sub>
                  <m:r>
                    <m:t>r</m:t>
                  </m:r>
                  <m:r>
                    <m:t>e</m:t>
                  </m:r>
                  <m:r>
                    <m:t>c</m:t>
                  </m:r>
                </m:sub>
              </m:sSub>
            </m:oMath>
          </w:p>
        </w:tc>
        <w:tc>
          <w:tcPr/>
          <w:p w14:paraId="3BE87EDD" wp14:textId="77777777">
            <w:pPr>
              <w:pStyle w:val="Compact"/>
            </w:pPr>
            <w:r>
              <w:t xml:space="preserve">recall drift rate</w:t>
            </w:r>
          </w:p>
        </w:tc>
        <w:tc>
          <w:tcPr/>
          <w:p w14:paraId="752111A3" wp14:textId="77777777">
            <w:pPr>
              <w:pStyle w:val="Compact"/>
            </w:pPr>
            <w:r>
              <w:t xml:space="preserve">Context drift after recall</w:t>
            </w:r>
          </w:p>
        </w:tc>
      </w:tr>
      <w:tr xmlns:wp14="http://schemas.microsoft.com/office/word/2010/wordml" w14:paraId="02C47D0A" wp14:textId="77777777">
        <w:tc>
          <w:tcPr/>
          <w:p w14:paraId="17B576E2" wp14:textId="77777777">
            <w:pPr>
              <w:pStyle w:val="Compact"/>
            </w:pPr>
            <m:oMath>
              <m:r>
                <m:t>γ</m:t>
              </m:r>
            </m:oMath>
          </w:p>
        </w:tc>
        <w:tc>
          <w:tcPr/>
          <w:p w14:paraId="57DB0973" wp14:textId="77777777">
            <w:pPr>
              <w:pStyle w:val="Compact"/>
            </w:pPr>
            <w:r>
              <w:t xml:space="preserve">feature-to-context learning rate</w:t>
            </w:r>
          </w:p>
        </w:tc>
        <w:tc>
          <w:tcPr/>
          <w:p w14:paraId="3EC11C2D" wp14:textId="77777777">
            <w:pPr>
              <w:pStyle w:val="Compact"/>
            </w:pPr>
            <w:r>
              <w:t xml:space="preserve">Learning rate for</w:t>
            </w:r>
            <w:r>
              <w:t xml:space="preserve"> </w:t>
            </w:r>
            <m:oMath>
              <m:sSup>
                <m:e>
                  <m:r>
                    <m:t>M</m:t>
                  </m:r>
                </m:e>
                <m:sup>
                  <m:r>
                    <m:t>F</m:t>
                  </m:r>
                  <m:r>
                    <m:t>C</m:t>
                  </m:r>
                </m:sup>
              </m:sSup>
            </m:oMath>
          </w:p>
        </w:tc>
      </w:tr>
      <w:tr xmlns:wp14="http://schemas.microsoft.com/office/word/2010/wordml" w14:paraId="112ACBB4" wp14:textId="77777777">
        <w:tc>
          <w:tcPr/>
          <w:p w14:paraId="6DF2D2DB" wp14:textId="77777777">
            <w:pPr>
              <w:pStyle w:val="Compact"/>
            </w:pPr>
            <m:oMath>
              <m:r>
                <m:t>λ</m:t>
              </m:r>
            </m:oMath>
          </w:p>
        </w:tc>
        <w:tc>
          <w:tcPr/>
          <w:p w14:paraId="7C9C6B6B" wp14:textId="77777777">
            <w:pPr>
              <w:pStyle w:val="Compact"/>
            </w:pPr>
            <w:r>
              <w:t xml:space="preserve">context-to-feature learning scale</w:t>
            </w:r>
          </w:p>
        </w:tc>
        <w:tc>
          <w:tcPr/>
          <w:p w14:paraId="59005A86" wp14:textId="77777777">
            <w:pPr>
              <w:pStyle w:val="Compact"/>
            </w:pPr>
            <w:r>
              <w:t xml:space="preserve">Baseline or phase-scaled learning rate for</w:t>
            </w:r>
            <w:r>
              <w:t xml:space="preserve"> </w:t>
            </w:r>
            <m:oMath>
              <m:sSup>
                <m:e>
                  <m:r>
                    <m:t>M</m:t>
                  </m:r>
                </m:e>
                <m:sup>
                  <m:r>
                    <m:t>C</m:t>
                  </m:r>
                  <m:r>
                    <m:t>F</m:t>
                  </m:r>
                </m:sup>
              </m:sSup>
            </m:oMath>
          </w:p>
        </w:tc>
      </w:tr>
      <w:tr xmlns:wp14="http://schemas.microsoft.com/office/word/2010/wordml" w14:paraId="4A230424" wp14:textId="77777777">
        <w:tc>
          <w:tcPr/>
          <w:p w14:paraId="7A66C03D" wp14:textId="77777777">
            <w:pPr>
              <w:pStyle w:val="Compact"/>
            </w:pPr>
            <m:oMath>
              <m:r>
                <m:t>α</m:t>
              </m:r>
            </m:oMath>
          </w:p>
        </w:tc>
        <w:tc>
          <w:tcPr/>
          <w:p w14:paraId="2918F46B" wp14:textId="77777777">
            <w:pPr>
              <w:pStyle w:val="Compact"/>
            </w:pPr>
            <w:r>
              <w:t xml:space="preserve">shared support</w:t>
            </w:r>
          </w:p>
        </w:tc>
        <w:tc>
          <w:tcPr/>
          <w:p w14:paraId="4D594D4D" wp14:textId="77777777">
            <w:pPr>
              <w:pStyle w:val="Compact"/>
            </w:pPr>
            <w:r>
              <w:t xml:space="preserve">Pre-experimental shared support in</w:t>
            </w:r>
            <w:r>
              <w:t xml:space="preserve"> </w:t>
            </w:r>
            <m:oMath>
              <m:sSup>
                <m:e>
                  <m:r>
                    <m:t>M</m:t>
                  </m:r>
                </m:e>
                <m:sup>
                  <m:r>
                    <m:t>C</m:t>
                  </m:r>
                  <m:r>
                    <m:t>F</m:t>
                  </m:r>
                </m:sup>
              </m:sSup>
            </m:oMath>
          </w:p>
        </w:tc>
      </w:tr>
      <w:tr xmlns:wp14="http://schemas.microsoft.com/office/word/2010/wordml" w14:paraId="6F50F2E3" wp14:textId="77777777">
        <w:tc>
          <w:tcPr/>
          <w:p w14:paraId="3FE370F6" wp14:textId="77777777">
            <w:pPr>
              <w:pStyle w:val="Compact"/>
            </w:pPr>
            <m:oMath>
              <m:r>
                <m:t>δ</m:t>
              </m:r>
            </m:oMath>
          </w:p>
        </w:tc>
        <w:tc>
          <w:tcPr/>
          <w:p w14:paraId="760483AD" wp14:textId="77777777">
            <w:pPr>
              <w:pStyle w:val="Compact"/>
            </w:pPr>
            <w:r>
              <w:t xml:space="preserve">self support</w:t>
            </w:r>
          </w:p>
        </w:tc>
        <w:tc>
          <w:tcPr/>
          <w:p w14:paraId="6ED5D549" wp14:textId="77777777">
            <w:pPr>
              <w:pStyle w:val="Compact"/>
            </w:pPr>
            <w:r>
              <w:t xml:space="preserve">Pre-experimental self-support in</w:t>
            </w:r>
            <w:r>
              <w:t xml:space="preserve"> </w:t>
            </w:r>
            <m:oMath>
              <m:sSup>
                <m:e>
                  <m:r>
                    <m:t>M</m:t>
                  </m:r>
                </m:e>
                <m:sup>
                  <m:r>
                    <m:t>C</m:t>
                  </m:r>
                  <m:r>
                    <m:t>F</m:t>
                  </m:r>
                </m:sup>
              </m:sSup>
            </m:oMath>
          </w:p>
        </w:tc>
      </w:tr>
      <w:tr xmlns:wp14="http://schemas.microsoft.com/office/word/2010/wordml" w14:paraId="7E38A9E8" wp14:textId="77777777">
        <w:tc>
          <w:tcPr/>
          <w:p w14:paraId="3DE50836" wp14:textId="77777777">
            <w:pPr>
              <w:pStyle w:val="Compact"/>
            </w:pPr>
            <m:oMath>
              <m:sSub>
                <m:e>
                  <m:r>
                    <m:t>ϕ</m:t>
                  </m:r>
                </m:e>
                <m:sub>
                  <m:r>
                    <m:t>s</m:t>
                  </m:r>
                </m:sub>
              </m:sSub>
            </m:oMath>
          </w:p>
        </w:tc>
        <w:tc>
          <w:tcPr/>
          <w:p w14:paraId="043249B4" wp14:textId="77777777">
            <w:pPr>
              <w:pStyle w:val="Compact"/>
            </w:pPr>
            <w:r>
              <w:t xml:space="preserve">primacy scale</w:t>
            </w:r>
          </w:p>
        </w:tc>
        <w:tc>
          <w:tcPr/>
          <w:p w14:paraId="0A000827" wp14:textId="77777777">
            <w:pPr>
              <w:pStyle w:val="Compact"/>
            </w:pPr>
            <w:r>
              <w:t xml:space="preserve">Initial boost to context-to-feature learning</w:t>
            </w:r>
          </w:p>
        </w:tc>
      </w:tr>
      <w:tr xmlns:wp14="http://schemas.microsoft.com/office/word/2010/wordml" w14:paraId="40941E0E" wp14:textId="77777777">
        <w:tc>
          <w:tcPr/>
          <w:p w14:paraId="58909824" wp14:textId="77777777">
            <w:pPr>
              <w:pStyle w:val="Compact"/>
            </w:pPr>
            <m:oMath>
              <m:sSub>
                <m:e>
                  <m:r>
                    <m:t>ϕ</m:t>
                  </m:r>
                </m:e>
                <m:sub>
                  <m:r>
                    <m:t>d</m:t>
                  </m:r>
                </m:sub>
              </m:sSub>
            </m:oMath>
          </w:p>
        </w:tc>
        <w:tc>
          <w:tcPr/>
          <w:p w14:paraId="35FA3883" wp14:textId="77777777">
            <w:pPr>
              <w:pStyle w:val="Compact"/>
            </w:pPr>
            <w:r>
              <w:t xml:space="preserve">primacy decay</w:t>
            </w:r>
          </w:p>
        </w:tc>
        <w:tc>
          <w:tcPr/>
          <w:p w14:paraId="6AE72E84" wp14:textId="77777777">
            <w:pPr>
              <w:pStyle w:val="Compact"/>
            </w:pPr>
            <w:r>
              <w:t xml:space="preserve">Decay rate of primacy boost</w:t>
            </w:r>
          </w:p>
        </w:tc>
      </w:tr>
      <w:tr xmlns:wp14="http://schemas.microsoft.com/office/word/2010/wordml" w14:paraId="4EDF60C7" wp14:textId="77777777">
        <w:tc>
          <w:tcPr/>
          <w:p w14:paraId="2795F5DF" wp14:textId="77777777">
            <w:pPr>
              <w:pStyle w:val="Compact"/>
            </w:pPr>
            <m:oMath>
              <m:r>
                <m:t>τ</m:t>
              </m:r>
            </m:oMath>
          </w:p>
        </w:tc>
        <w:tc>
          <w:tcPr/>
          <w:p w14:paraId="5EEA9EBF" wp14:textId="77777777">
            <w:pPr>
              <w:pStyle w:val="Compact"/>
            </w:pPr>
            <w:r>
              <w:t xml:space="preserve">choice sensitivity</w:t>
            </w:r>
          </w:p>
        </w:tc>
        <w:tc>
          <w:tcPr/>
          <w:p w14:paraId="1B0A130E" wp14:textId="77777777">
            <w:pPr>
              <w:pStyle w:val="Compact"/>
            </w:pPr>
            <w:r>
              <w:t xml:space="preserve">Sharpness of retrieval competition</w:t>
            </w:r>
          </w:p>
        </w:tc>
      </w:tr>
      <w:tr xmlns:wp14="http://schemas.microsoft.com/office/word/2010/wordml" w14:paraId="2004EBCC" wp14:textId="77777777">
        <w:tc>
          <w:tcPr/>
          <w:p w14:paraId="2F12177A" wp14:textId="77777777">
            <w:pPr>
              <w:pStyle w:val="Compact"/>
            </w:pPr>
            <m:oMath>
              <m:sSub>
                <m:e>
                  <m:r>
                    <m:t>β</m:t>
                  </m:r>
                </m:e>
                <m:sub>
                  <m:r>
                    <m:t>e</m:t>
                  </m:r>
                  <m:r>
                    <m:t>m</m:t>
                  </m:r>
                  <m:r>
                    <m:t>o</m:t>
                  </m:r>
                  <m:r>
                    <m:t>t</m:t>
                  </m:r>
                </m:sub>
              </m:sSub>
            </m:oMath>
          </w:p>
        </w:tc>
        <w:tc>
          <w:tcPr/>
          <w:p w14:paraId="06F1932A" wp14:textId="77777777">
            <w:pPr>
              <w:pStyle w:val="Compact"/>
            </w:pPr>
            <w:r>
              <w:t xml:space="preserve">source-context drift rate</w:t>
            </w:r>
          </w:p>
        </w:tc>
        <w:tc>
          <w:tcPr/>
          <w:p w14:paraId="3EF12375" wp14:textId="77777777">
            <w:pPr>
              <w:pStyle w:val="Compact"/>
            </w:pPr>
            <w:r>
              <w:t xml:space="preserve">Source context drift</w:t>
            </w:r>
          </w:p>
        </w:tc>
      </w:tr>
      <w:tr xmlns:wp14="http://schemas.microsoft.com/office/word/2010/wordml" w14:paraId="2D0866E0" wp14:textId="77777777">
        <w:tc>
          <w:tcPr/>
          <w:p w14:paraId="3D7C5EC2" wp14:textId="77777777">
            <w:pPr>
              <w:pStyle w:val="Compact"/>
            </w:pPr>
            <m:oMath>
              <m:sSub>
                <m:e>
                  <m:r>
                    <m:t>ϕ</m:t>
                  </m:r>
                </m:e>
                <m:sub>
                  <m:r>
                    <m:rPr>
                      <m:sty m:val="p"/>
                    </m:rPr>
                    <m:t>e</m:t>
                  </m:r>
                  <m:r>
                    <m:rPr>
                      <m:sty m:val="p"/>
                    </m:rPr>
                    <m:t>m</m:t>
                  </m:r>
                  <m:r>
                    <m:rPr>
                      <m:sty m:val="p"/>
                    </m:rPr>
                    <m:t>o</m:t>
                  </m:r>
                  <m:r>
                    <m:rPr>
                      <m:sty m:val="p"/>
                    </m:rPr>
                    <m:t>t</m:t>
                  </m:r>
                </m:sub>
              </m:sSub>
            </m:oMath>
          </w:p>
        </w:tc>
        <w:tc>
          <w:tcPr/>
          <w:p w14:paraId="2932E91C" wp14:textId="77777777">
            <w:pPr>
              <w:pStyle w:val="Compact"/>
            </w:pPr>
            <w:r>
              <w:t xml:space="preserve">source learning scale</w:t>
            </w:r>
          </w:p>
        </w:tc>
        <w:tc>
          <w:tcPr/>
          <w:p w14:paraId="2503C8D5" wp14:textId="77777777">
            <w:pPr>
              <w:pStyle w:val="Compact"/>
            </w:pPr>
            <w:r>
              <w:t xml:space="preserve">Learning scale for the marked source feature</w:t>
            </w:r>
          </w:p>
        </w:tc>
      </w:tr>
      <w:tr xmlns:wp14="http://schemas.microsoft.com/office/word/2010/wordml" w14:paraId="0C0FDD60" wp14:textId="77777777">
        <w:tc>
          <w:tcPr/>
          <w:p w14:paraId="4F11D6E1" wp14:textId="77777777">
            <w:pPr>
              <w:pStyle w:val="Compact"/>
            </w:pPr>
            <m:oMath>
              <m:r>
                <m:t>κ</m:t>
              </m:r>
            </m:oMath>
          </w:p>
        </w:tc>
        <w:tc>
          <w:tcPr/>
          <w:p w14:paraId="4709EE3F" wp14:textId="77777777">
            <w:pPr>
              <w:pStyle w:val="Compact"/>
            </w:pPr>
            <w:r>
              <w:t xml:space="preserve">target-monitoring scale</w:t>
            </w:r>
          </w:p>
        </w:tc>
        <w:tc>
          <w:tcPr/>
          <w:p w14:paraId="799932F1" wp14:textId="77777777">
            <w:pPr>
              <w:pStyle w:val="Compact"/>
            </w:pPr>
            <w:r>
              <w:t xml:space="preserve">Reduced context updating after sampled off-target candidates when target monitoring is enabled</w:t>
            </w:r>
          </w:p>
        </w:tc>
      </w:tr>
      <w:tr xmlns:wp14="http://schemas.microsoft.com/office/word/2010/wordml" w14:paraId="4DE452D3" wp14:textId="77777777">
        <w:tc>
          <w:tcPr/>
          <w:p w14:paraId="7CE6D7A1" wp14:textId="77777777">
            <w:pPr>
              <w:pStyle w:val="Compact"/>
            </w:pPr>
            <m:oMath>
              <m:sSub>
                <m:e>
                  <m:r>
                    <m:t>θ</m:t>
                  </m:r>
                </m:e>
                <m:sub>
                  <m:r>
                    <m:t>s</m:t>
                  </m:r>
                </m:sub>
              </m:sSub>
            </m:oMath>
          </w:p>
        </w:tc>
        <w:tc>
          <w:tcPr/>
          <w:p w14:paraId="73D5A46B" wp14:textId="77777777">
            <w:pPr>
              <w:pStyle w:val="Compact"/>
            </w:pPr>
            <w:r>
              <w:t xml:space="preserve">stop scale</w:t>
            </w:r>
          </w:p>
        </w:tc>
        <w:tc>
          <w:tcPr/>
          <w:p w14:paraId="12F83BC7" wp14:textId="77777777">
            <w:pPr>
              <w:pStyle w:val="Compact"/>
            </w:pPr>
            <w:r>
              <w:t xml:space="preserve">Baseline stopping probability</w:t>
            </w:r>
          </w:p>
        </w:tc>
      </w:tr>
      <w:tr xmlns:wp14="http://schemas.microsoft.com/office/word/2010/wordml" w14:paraId="32DAB22C" wp14:textId="77777777">
        <w:tc>
          <w:tcPr/>
          <w:p w14:paraId="52ECACDA" wp14:textId="77777777">
            <w:pPr>
              <w:pStyle w:val="Compact"/>
            </w:pPr>
            <m:oMath>
              <m:sSub>
                <m:e>
                  <m:r>
                    <m:t>θ</m:t>
                  </m:r>
                </m:e>
                <m:sub>
                  <m:r>
                    <m:t>r</m:t>
                  </m:r>
                </m:sub>
              </m:sSub>
            </m:oMath>
          </w:p>
        </w:tc>
        <w:tc>
          <w:tcPr/>
          <w:p w14:paraId="23212FBB" wp14:textId="77777777">
            <w:pPr>
              <w:pStyle w:val="Compact"/>
            </w:pPr>
            <w:r>
              <w:t xml:space="preserve">stop growth</w:t>
            </w:r>
          </w:p>
        </w:tc>
        <w:tc>
          <w:tcPr/>
          <w:p w14:paraId="350EE88D" wp14:textId="77777777">
            <w:pPr>
              <w:pStyle w:val="Compact"/>
            </w:pPr>
            <w:r>
              <w:t xml:space="preserve">Growth of stopping probability across retrieval-attempt positions</w:t>
            </w:r>
          </w:p>
        </w:tc>
      </w:tr>
    </w:tbl>
    <w:bookmarkEnd w:id="30"/>
    <w:p xmlns:wp14="http://schemas.microsoft.com/office/word/2010/wordml" w14:paraId="3407A50B" wp14:textId="77777777">
      <w:pPr>
        <w:pStyle w:val="AfterWithoutNote"/>
      </w:pPr>
      <w:r w:rsidR="60756BE8">
        <w:rPr/>
        <w:t>Pre-experimental associations represent background memory structure already present before the simulated paradigm begins.</w:t>
      </w:r>
      <w:r w:rsidR="60756BE8">
        <w:rPr/>
        <w:t xml:space="preserve"> </w:t>
      </w:r>
      <w:commentRangeStart w:id="441817714"/>
      <w:r w:rsidR="60756BE8">
        <w:rPr/>
        <w:t>They give each item baseline self-support and shared support, so later retrieval reflects both pre-existing structure and associations learned during the film, task, and filler phases.</w:t>
      </w:r>
      <w:r w:rsidR="60756BE8">
        <w:rPr/>
        <w:t xml:space="preserve"> </w:t>
      </w:r>
      <w:r w:rsidR="60756BE8">
        <w:rPr/>
        <w:t>The selective-interference simulations vary the new associations formed across phases.</w:t>
      </w:r>
      <w:r w:rsidR="60756BE8">
        <w:rPr/>
        <w:t xml:space="preserve"> </w:t>
      </w:r>
      <w:commentRangeEnd w:id="441817714"/>
      <w:r>
        <w:rPr>
          <w:rStyle w:val="CommentReference"/>
        </w:rPr>
        <w:commentReference w:id="441817714"/>
      </w:r>
      <w:r w:rsidR="60756BE8">
        <w:rPr/>
        <w:t>These baseline associations are fixed model architecture and are held constant across the selective-interference simulations.</w:t>
      </w:r>
      <w:r w:rsidR="60756BE8">
        <w:rPr/>
        <w:t xml:space="preserve"> </w:t>
      </w:r>
      <w:r w:rsidR="60756BE8">
        <w:rPr/>
        <w:t>For the start unit and item-associated temporal context units:</w:t>
      </w:r>
    </w:p>
    <w:p xmlns:wp14="http://schemas.microsoft.com/office/word/2010/wordml" w14:paraId="090840D9" wp14:textId="77777777">
      <w:pPr>
        <w:pStyle w:val="BodyText"/>
      </w:pPr>
      <w:bookmarkStart w:name="eq-mfc-pre" w:id="31"/>
      <m:oMathPara>
        <m:oMathParaPr>
          <m:jc m:val="center"/>
        </m:oMathParaPr>
        <m:oMath>
          <m:sSubSup>
            <m:e>
              <m:r>
                <m:t>M</m:t>
              </m:r>
            </m:e>
            <m:sub>
              <m:r>
                <m:t>p</m:t>
              </m:r>
              <m:r>
                <m:t>r</m:t>
              </m:r>
              <m:r>
                <m:t>e</m:t>
              </m:r>
            </m:sub>
            <m:sup>
              <m:r>
                <m:t>F</m:t>
              </m:r>
              <m:r>
                <m:t>C</m:t>
              </m:r>
            </m:sup>
          </m:sSubSup>
          <m:d>
            <m:dPr>
              <m:begChr m:val="("/>
              <m:sepChr m:val=""/>
              <m:endChr m:val=")"/>
              <m:grow/>
            </m:dPr>
            <m:e>
              <m:r>
                <m:t>j</m:t>
              </m:r>
              <m:r>
                <m:rPr>
                  <m:sty m:val="p"/>
                </m:rPr>
                <m:t>,</m:t>
              </m:r>
              <m:r>
                <m:t>i</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γ</m:t>
                    </m:r>
                  </m:e>
                  <m:e>
                    <m:r>
                      <m:rPr>
                        <m:nor/>
                        <m:sty m:val="p"/>
                      </m:rPr>
                      <m:t>if </m:t>
                    </m:r>
                    <m:r>
                      <m:t>j</m:t>
                    </m:r>
                    <m:r>
                      <m:rPr>
                        <m:sty m:val="p"/>
                      </m:rPr>
                      <m:t>=</m:t>
                    </m:r>
                    <m:r>
                      <m:t>i</m:t>
                    </m:r>
                    <m:r>
                      <m:rPr>
                        <m:sty m:val="p"/>
                      </m:rPr>
                      <m:t>+</m:t>
                    </m:r>
                    <m:r>
                      <m:t>1</m:t>
                    </m:r>
                  </m:e>
                </m:mr>
                <m:mr>
                  <m:e>
                    <m:r>
                      <m:t>0</m:t>
                    </m:r>
                  </m:e>
                  <m:e>
                    <m:r>
                      <m:rPr>
                        <m:nor/>
                        <m:sty m:val="p"/>
                      </m:rPr>
                      <m:t>otherwise</m:t>
                    </m:r>
                  </m:e>
                </m:mr>
              </m:m>
            </m:e>
          </m:d>
          <m:r>
            <m:t>  </m:t>
          </m:r>
          <m:d>
            <m:dPr>
              <m:begChr m:val="("/>
              <m:sepChr m:val=""/>
              <m:endChr m:val=")"/>
              <m:grow/>
            </m:dPr>
            <m:e>
              <m:r>
                <m:t>1</m:t>
              </m:r>
            </m:e>
          </m:d>
        </m:oMath>
      </m:oMathPara>
      <w:bookmarkEnd w:id="31"/>
    </w:p>
    <w:p xmlns:wp14="http://schemas.microsoft.com/office/word/2010/wordml" w14:paraId="3CBEF605" wp14:textId="77777777">
      <w:pPr>
        <w:pStyle w:val="FirstParagraph"/>
      </w:pPr>
      <w:bookmarkStart w:name="eq-mcf-pre" w:id="32"/>
      <m:oMathPara>
        <m:oMathParaPr>
          <m:jc m:val="center"/>
        </m:oMathParaPr>
        <m:oMath>
          <m:sSubSup>
            <m:e>
              <m:r>
                <m:t>M</m:t>
              </m:r>
            </m:e>
            <m:sub>
              <m:r>
                <m:t>p</m:t>
              </m:r>
              <m:r>
                <m:t>r</m:t>
              </m:r>
              <m:r>
                <m:t>e</m:t>
              </m:r>
            </m:sub>
            <m:sup>
              <m:r>
                <m:t>C</m:t>
              </m:r>
              <m:r>
                <m:t>F</m:t>
              </m:r>
            </m:sup>
          </m:sSubSup>
          <m:d>
            <m:dPr>
              <m:begChr m:val="("/>
              <m:sepChr m:val=""/>
              <m:endChr m:val=")"/>
              <m:grow/>
            </m:dPr>
            <m:e>
              <m:r>
                <m:t>i</m:t>
              </m:r>
              <m:r>
                <m:rPr>
                  <m:sty m:val="p"/>
                </m:rPr>
                <m:t>,</m:t>
              </m:r>
              <m:r>
                <m:t>j</m:t>
              </m:r>
            </m:e>
          </m:d>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r>
                      <m:t>j</m:t>
                    </m:r>
                    <m:r>
                      <m:rPr>
                        <m:sty m:val="p"/>
                      </m:rPr>
                      <m:t>=</m:t>
                    </m:r>
                    <m:r>
                      <m:t>0</m:t>
                    </m:r>
                  </m:e>
                </m:mr>
                <m:mr>
                  <m:e>
                    <m:r>
                      <m:t>δ</m:t>
                    </m:r>
                  </m:e>
                  <m:e>
                    <m:r>
                      <m:rPr>
                        <m:nor/>
                        <m:sty m:val="p"/>
                      </m:rPr>
                      <m:t>if </m:t>
                    </m:r>
                    <m:r>
                      <m:t>j</m:t>
                    </m:r>
                    <m:r>
                      <m:rPr>
                        <m:sty m:val="p"/>
                      </m:rPr>
                      <m:t>=</m:t>
                    </m:r>
                    <m:r>
                      <m:t>i</m:t>
                    </m:r>
                    <m:r>
                      <m:rPr>
                        <m:sty m:val="p"/>
                      </m:rPr>
                      <m:t>+</m:t>
                    </m:r>
                    <m:r>
                      <m:t>1</m:t>
                    </m:r>
                  </m:e>
                </m:mr>
                <m:mr>
                  <m:e>
                    <m:r>
                      <m:t>α</m:t>
                    </m:r>
                  </m:e>
                  <m:e>
                    <m:r>
                      <m:rPr>
                        <m:nor/>
                        <m:sty m:val="p"/>
                      </m:rPr>
                      <m:t>if </m:t>
                    </m:r>
                    <m:r>
                      <m:t>j</m:t>
                    </m:r>
                    <m:r>
                      <m:rPr>
                        <m:sty m:val="p"/>
                      </m:rPr>
                      <m:t>&gt;</m:t>
                    </m:r>
                    <m:r>
                      <m:t>0</m:t>
                    </m:r>
                    <m:r>
                      <m:rPr>
                        <m:nor/>
                        <m:sty m:val="p"/>
                      </m:rPr>
                      <m:t> and </m:t>
                    </m:r>
                    <m:r>
                      <m:t>j</m:t>
                    </m:r>
                    <m:r>
                      <m:rPr>
                        <m:sty m:val="p"/>
                      </m:rPr>
                      <m:t>≠</m:t>
                    </m:r>
                    <m:r>
                      <m:t>i</m:t>
                    </m:r>
                    <m:r>
                      <m:rPr>
                        <m:sty m:val="p"/>
                      </m:rPr>
                      <m:t>+</m:t>
                    </m:r>
                    <m:r>
                      <m:t>1</m:t>
                    </m:r>
                  </m:e>
                </m:mr>
              </m:m>
            </m:e>
          </m:d>
          <m:r>
            <m:t>  </m:t>
          </m:r>
          <m:d>
            <m:dPr>
              <m:begChr m:val="("/>
              <m:sepChr m:val=""/>
              <m:endChr m:val=")"/>
              <m:grow/>
            </m:dPr>
            <m:e>
              <m:r>
                <m:t>2</m:t>
              </m:r>
            </m:e>
          </m:d>
        </m:oMath>
      </m:oMathPara>
      <w:bookmarkEnd w:id="32"/>
    </w:p>
    <w:p xmlns:wp14="http://schemas.microsoft.com/office/word/2010/wordml" w14:paraId="284F5E04" wp14:textId="77777777">
      <w:pPr>
        <w:pStyle w:val="FirstParagraph"/>
      </w:pPr>
      <w:r>
        <w:t xml:space="preserve">The start context has no pre-experimental context-to-feature support.</w:t>
      </w:r>
      <w:r>
        <w:t xml:space="preserve"> </w:t>
      </w:r>
      <w:r>
        <w:t xml:space="preserve">For context units corresponding to items,</w:t>
      </w:r>
      <w:r>
        <w:t xml:space="preserve"> </w:t>
      </w:r>
      <m:oMath>
        <m:r>
          <m:t>δ</m:t>
        </m:r>
      </m:oMath>
      <w:r>
        <w:t xml:space="preserve"> </w:t>
      </w:r>
      <w:r>
        <w:t xml:space="preserve">gives each item self-support and</w:t>
      </w:r>
      <w:r>
        <w:t xml:space="preserve"> </w:t>
      </w:r>
      <m:oMath>
        <m:r>
          <m:t>α</m:t>
        </m:r>
      </m:oMath>
      <w:r>
        <w:t xml:space="preserve"> </w:t>
      </w:r>
      <w:r>
        <w:t xml:space="preserve">gives all other items shared support.</w:t>
      </w:r>
      <w:r>
        <w:t xml:space="preserve"> </w:t>
      </w:r>
      <w:r>
        <w:t xml:space="preserve">This initialization supplies baseline support before experimental learning.</w:t>
      </w:r>
    </w:p>
    <w:bookmarkEnd w:id="33"/>
    <w:bookmarkStart w:name="context-updating-learning-and-retrieval" w:id="45"/>
    <w:p xmlns:wp14="http://schemas.microsoft.com/office/word/2010/wordml" w14:paraId="4FA7728E" wp14:textId="77777777">
      <w:pPr>
        <w:pStyle w:val="Heading2"/>
      </w:pPr>
      <w:r>
        <w:t xml:space="preserve">Context Updating, Learning, and Retrieval</w:t>
      </w:r>
    </w:p>
    <w:p xmlns:wp14="http://schemas.microsoft.com/office/word/2010/wordml" w14:paraId="326B756F" wp14:textId="77777777">
      <w:pPr>
        <w:pStyle w:val="FirstParagraph"/>
      </w:pPr>
      <w:r>
        <w:t xml:space="preserve">Context updating defines both gradual drift during encoding and reinstatement by recalled, reminded, or supplied items.</w:t>
      </w:r>
      <w:r>
        <w:t xml:space="preserve"> </w:t>
      </w:r>
      <w:r>
        <w:t xml:space="preserve">The same feature-to-context operation updates context when an item is encoded, recalled, or supplied as a cue.</w:t>
      </w:r>
      <w:r>
        <w:t xml:space="preserve"> </w:t>
      </w:r>
      <w:r>
        <w:t xml:space="preserve">When feature</w:t>
      </w:r>
      <w:r>
        <w:t xml:space="preserve"> </w:t>
      </w:r>
      <m:oMath>
        <m:sSub>
          <m:e>
            <m:r>
              <m:t>f</m:t>
            </m:r>
          </m:e>
          <m:sub>
            <m:r>
              <m:t>i</m:t>
            </m:r>
          </m:sub>
        </m:sSub>
      </m:oMath>
      <w:r>
        <w:t xml:space="preserve"> </w:t>
      </w:r>
      <w:r>
        <w:t xml:space="preserve">is active, it probes feature-to-context memory to retrieve context input:</w:t>
      </w:r>
    </w:p>
    <w:p xmlns:wp14="http://schemas.microsoft.com/office/word/2010/wordml" w14:paraId="5E978977" wp14:textId="77777777">
      <w:pPr>
        <w:pStyle w:val="BodyText"/>
      </w:pPr>
      <w:bookmarkStart w:name="eq-context-input" w:id="34"/>
      <m:oMathPara>
        <m:oMathParaPr>
          <m:jc m:val="center"/>
        </m:oMathParaPr>
        <m:oMath>
          <m:sSubSup>
            <m:e>
              <m:r>
                <m:t>c</m:t>
              </m:r>
            </m:e>
            <m:sub>
              <m:r>
                <m:t>i</m:t>
              </m:r>
            </m:sub>
            <m:sup>
              <m:r>
                <m:rPr>
                  <m:sty m:val="p"/>
                </m:rPr>
                <m:t>I</m:t>
              </m:r>
              <m:r>
                <m:rPr>
                  <m:sty m:val="p"/>
                </m:rPr>
                <m:t>N</m:t>
              </m:r>
            </m:sup>
          </m:sSubSup>
          <m:r>
            <m:rPr>
              <m:sty m:val="p"/>
            </m:rPr>
            <m:t>=</m:t>
          </m:r>
          <m:sSup>
            <m:e>
              <m:r>
                <m:t>M</m:t>
              </m:r>
            </m:e>
            <m:sup>
              <m:r>
                <m:t>F</m:t>
              </m:r>
              <m:r>
                <m:t>C</m:t>
              </m:r>
            </m:sup>
          </m:sSup>
          <m:sSub>
            <m:e>
              <m:r>
                <m:t>f</m:t>
              </m:r>
            </m:e>
            <m:sub>
              <m:r>
                <m:t>i</m:t>
              </m:r>
            </m:sub>
          </m:sSub>
          <m:r>
            <m:t>  </m:t>
          </m:r>
          <m:d>
            <m:dPr>
              <m:begChr m:val="("/>
              <m:sepChr m:val=""/>
              <m:endChr m:val=")"/>
              <m:grow/>
            </m:dPr>
            <m:e>
              <m:r>
                <m:t>3</m:t>
              </m:r>
            </m:e>
          </m:d>
        </m:oMath>
      </m:oMathPara>
      <w:bookmarkEnd w:id="34"/>
    </w:p>
    <w:p xmlns:wp14="http://schemas.microsoft.com/office/word/2010/wordml" w14:paraId="58B415B4" wp14:textId="77777777">
      <w:pPr>
        <w:pStyle w:val="FirstParagraph"/>
      </w:pPr>
      <w:r>
        <w:t xml:space="preserve">The model normalizes this input to unit length, yielding</w:t>
      </w:r>
      <w:r>
        <w:t xml:space="preserve"> </w:t>
      </w:r>
      <m:oMath>
        <m:sSubSup>
          <m:e>
            <m:acc>
              <m:accPr>
                <m:chr m:val="̂"/>
              </m:accPr>
              <m:e>
                <m:r>
                  <m:t>c</m:t>
                </m:r>
              </m:e>
            </m:acc>
          </m:e>
          <m:sub>
            <m:r>
              <m:t>i</m:t>
            </m:r>
          </m:sub>
          <m:sup>
            <m:r>
              <m:rPr>
                <m:sty m:val="p"/>
              </m:rPr>
              <m:t>I</m:t>
            </m:r>
            <m:r>
              <m:rPr>
                <m:sty m:val="p"/>
              </m:rPr>
              <m:t>N</m:t>
            </m:r>
          </m:sup>
        </m:sSubSup>
      </m:oMath>
      <w:r>
        <w:t xml:space="preserve">.</w:t>
      </w:r>
      <w:r>
        <w:t xml:space="preserve"> </w:t>
      </w:r>
      <w:r>
        <w:t xml:space="preserve">Context then drifts toward the normalized input with a drift rate</w:t>
      </w:r>
      <w:r>
        <w:t xml:space="preserve"> </w:t>
      </w:r>
      <m:oMath>
        <m:r>
          <m:t>β</m:t>
        </m:r>
      </m:oMath>
      <w:r>
        <w:t xml:space="preserve">:</w:t>
      </w:r>
    </w:p>
    <w:p xmlns:wp14="http://schemas.microsoft.com/office/word/2010/wordml" w14:paraId="201B4ADB" wp14:textId="77777777">
      <w:pPr>
        <w:pStyle w:val="BodyText"/>
      </w:pPr>
      <w:bookmarkStart w:name="eq-context-update" w:id="35"/>
      <m:oMathPara>
        <m:oMathParaPr>
          <m:jc m:val="center"/>
        </m:oMathParaPr>
        <m:oMath>
          <m:sSub>
            <m:e>
              <m:r>
                <m:t>c</m:t>
              </m:r>
            </m:e>
            <m:sub>
              <m:r>
                <m:t>i</m:t>
              </m:r>
            </m:sub>
          </m:sSub>
          <m:r>
            <m:rPr>
              <m:sty m:val="p"/>
            </m:rPr>
            <m:t>=</m:t>
          </m:r>
          <m:sSub>
            <m:e>
              <m:r>
                <m:t>ρ</m:t>
              </m:r>
            </m:e>
            <m:sub>
              <m:r>
                <m:t>i</m:t>
              </m:r>
            </m:sub>
          </m:sSub>
          <m:r>
            <m:t> </m:t>
          </m:r>
          <m:sSub>
            <m:e>
              <m:r>
                <m:t>c</m:t>
              </m:r>
            </m:e>
            <m:sub>
              <m:r>
                <m:t>i</m:t>
              </m:r>
              <m:r>
                <m:rPr>
                  <m:sty m:val="p"/>
                </m:rPr>
                <m:t>−</m:t>
              </m:r>
              <m:r>
                <m:t>1</m:t>
              </m:r>
            </m:sub>
          </m:sSub>
          <m:r>
            <m:rPr>
              <m:sty m:val="p"/>
            </m:rPr>
            <m:t>+</m:t>
          </m:r>
          <m:r>
            <m:t>β</m:t>
          </m:r>
          <m:r>
            <m:t> </m:t>
          </m:r>
          <m:sSubSup>
            <m:e>
              <m:acc>
                <m:accPr>
                  <m:chr m:val="̂"/>
                </m:accPr>
                <m:e>
                  <m:r>
                    <m:t>c</m:t>
                  </m:r>
                </m:e>
              </m:acc>
            </m:e>
            <m:sub>
              <m:r>
                <m:t>i</m:t>
              </m:r>
            </m:sub>
            <m:sup>
              <m:r>
                <m:rPr>
                  <m:sty m:val="p"/>
                </m:rPr>
                <m:t>I</m:t>
              </m:r>
              <m:r>
                <m:rPr>
                  <m:sty m:val="p"/>
                </m:rPr>
                <m:t>N</m:t>
              </m:r>
            </m:sup>
          </m:sSubSup>
          <m:r>
            <m:t>  </m:t>
          </m:r>
          <m:d>
            <m:dPr>
              <m:begChr m:val="("/>
              <m:sepChr m:val=""/>
              <m:endChr m:val=")"/>
              <m:grow/>
            </m:dPr>
            <m:e>
              <m:r>
                <m:t>4</m:t>
              </m:r>
            </m:e>
          </m:d>
        </m:oMath>
      </m:oMathPara>
      <w:bookmarkEnd w:id="35"/>
    </w:p>
    <w:p xmlns:wp14="http://schemas.microsoft.com/office/word/2010/wordml" w14:paraId="1A2F4B1D" wp14:textId="77777777">
      <w:pPr>
        <w:pStyle w:val="FirstParagraph"/>
      </w:pPr>
      <w:r>
        <w:t xml:space="preserve">Let</w:t>
      </w:r>
      <w:r>
        <w:t xml:space="preserve"> </w:t>
      </w:r>
      <m:oMath>
        <m:sSub>
          <m:e>
            <m:r>
              <m:t>d</m:t>
            </m:r>
          </m:e>
          <m:sub>
            <m:r>
              <m:t>i</m:t>
            </m:r>
          </m:sub>
        </m:sSub>
        <m:r>
          <m:rPr>
            <m:sty m:val="p"/>
          </m:rPr>
          <m:t>=</m:t>
        </m:r>
        <m:sSub>
          <m:e>
            <m:r>
              <m:t>c</m:t>
            </m:r>
          </m:e>
          <m:sub>
            <m:r>
              <m:t>i</m:t>
            </m:r>
            <m:r>
              <m:rPr>
                <m:sty m:val="p"/>
              </m:rPr>
              <m:t>−</m:t>
            </m:r>
            <m:r>
              <m:t>1</m:t>
            </m:r>
          </m:sub>
        </m:sSub>
        <m:r>
          <m:rPr>
            <m:sty m:val="p"/>
          </m:rPr>
          <m:t>⋅</m:t>
        </m:r>
        <m:sSubSup>
          <m:e>
            <m:acc>
              <m:accPr>
                <m:chr m:val="̂"/>
              </m:accPr>
              <m:e>
                <m:r>
                  <m:t>c</m:t>
                </m:r>
              </m:e>
            </m:acc>
          </m:e>
          <m:sub>
            <m:r>
              <m:t>i</m:t>
            </m:r>
          </m:sub>
          <m:sup>
            <m:r>
              <m:rPr>
                <m:sty m:val="p"/>
              </m:rPr>
              <m:t>I</m:t>
            </m:r>
            <m:r>
              <m:rPr>
                <m:sty m:val="p"/>
              </m:rPr>
              <m:t>N</m:t>
            </m:r>
          </m:sup>
        </m:sSubSup>
      </m:oMath>
      <w:r>
        <w:t xml:space="preserve">.</w:t>
      </w:r>
      <w:r>
        <w:t xml:space="preserve"> </w:t>
      </w:r>
      <w:r>
        <w:t xml:space="preserve">The normalization coefficient is:</w:t>
      </w:r>
    </w:p>
    <w:p xmlns:wp14="http://schemas.microsoft.com/office/word/2010/wordml" w14:paraId="58837A7C" wp14:textId="77777777">
      <w:pPr>
        <w:pStyle w:val="BodyText"/>
      </w:pPr>
      <w:bookmarkStart w:name="eq-context-rho" w:id="36"/>
      <m:oMathPara>
        <m:oMathParaPr>
          <m:jc m:val="center"/>
        </m:oMathParaPr>
        <m:oMath>
          <m:sSub>
            <m:e>
              <m:r>
                <m:t>ρ</m:t>
              </m:r>
            </m:e>
            <m:sub>
              <m:r>
                <m:t>i</m:t>
              </m:r>
            </m:sub>
          </m:sSub>
          <m:r>
            <m:rPr>
              <m:sty m:val="p"/>
            </m:rPr>
            <m:t>=</m:t>
          </m:r>
          <m:rad>
            <m:radPr>
              <m:degHide m:val="on"/>
            </m:radPr>
            <m:deg/>
            <m:e>
              <m:r>
                <m:t>1</m:t>
              </m:r>
              <m:r>
                <m:rPr>
                  <m:sty m:val="p"/>
                </m:rPr>
                <m:t>+</m:t>
              </m:r>
              <m:sSup>
                <m:e>
                  <m:r>
                    <m:t>β</m:t>
                  </m:r>
                </m:e>
                <m:sup>
                  <m:r>
                    <m:t>2</m:t>
                  </m:r>
                </m:sup>
              </m:sSup>
              <m:d>
                <m:dPr>
                  <m:begChr m:val="("/>
                  <m:sepChr m:val=""/>
                  <m:endChr m:val=")"/>
                  <m:grow/>
                </m:dPr>
                <m:e>
                  <m:sSubSup>
                    <m:e>
                      <m:r>
                        <m:t>d</m:t>
                      </m:r>
                    </m:e>
                    <m:sub>
                      <m:r>
                        <m:t>i</m:t>
                      </m:r>
                    </m:sub>
                    <m:sup>
                      <m:r>
                        <m:t>2</m:t>
                      </m:r>
                    </m:sup>
                  </m:sSubSup>
                  <m:r>
                    <m:rPr>
                      <m:sty m:val="p"/>
                    </m:rPr>
                    <m:t>−</m:t>
                  </m:r>
                  <m:r>
                    <m:t>1</m:t>
                  </m:r>
                </m:e>
              </m:d>
            </m:e>
          </m:rad>
          <m:r>
            <m:rPr>
              <m:sty m:val="p"/>
            </m:rPr>
            <m:t>−</m:t>
          </m:r>
          <m:r>
            <m:t>β</m:t>
          </m:r>
          <m:sSub>
            <m:e>
              <m:r>
                <m:t>d</m:t>
              </m:r>
            </m:e>
            <m:sub>
              <m:r>
                <m:t>i</m:t>
              </m:r>
            </m:sub>
          </m:sSub>
          <m:r>
            <m:t>  </m:t>
          </m:r>
          <m:d>
            <m:dPr>
              <m:begChr m:val="("/>
              <m:sepChr m:val=""/>
              <m:endChr m:val=")"/>
              <m:grow/>
            </m:dPr>
            <m:e>
              <m:r>
                <m:t>5</m:t>
              </m:r>
            </m:e>
          </m:d>
        </m:oMath>
      </m:oMathPara>
      <w:bookmarkEnd w:id="36"/>
    </w:p>
    <w:p xmlns:wp14="http://schemas.microsoft.com/office/word/2010/wordml" w14:paraId="4B3CD144" wp14:textId="77777777">
      <w:pPr>
        <w:pStyle w:val="FirstParagraph"/>
      </w:pPr>
      <w:r>
        <w:t xml:space="preserve">The coefficient</w:t>
      </w:r>
      <w:r>
        <w:t xml:space="preserve"> </w:t>
      </w:r>
      <m:oMath>
        <m:sSub>
          <m:e>
            <m:r>
              <m:t>ρ</m:t>
            </m:r>
          </m:e>
          <m:sub>
            <m:r>
              <m:t>i</m:t>
            </m:r>
          </m:sub>
        </m:sSub>
      </m:oMath>
      <w:r>
        <w:t xml:space="preserve"> </w:t>
      </w:r>
      <w:r>
        <w:t xml:space="preserve">is the nonnegative solution that keeps</w:t>
      </w:r>
      <w:r>
        <w:t xml:space="preserve"> </w:t>
      </w:r>
      <m:oMath>
        <m:sSub>
          <m:e>
            <m:r>
              <m:t>c</m:t>
            </m:r>
          </m:e>
          <m:sub>
            <m:r>
              <m:t>i</m:t>
            </m:r>
          </m:sub>
        </m:sSub>
      </m:oMath>
      <w:r>
        <w:t xml:space="preserve"> </w:t>
      </w:r>
      <w:r>
        <w:t xml:space="preserve">at unit length.</w:t>
      </w:r>
      <w:r>
        <w:t xml:space="preserve"> </w:t>
      </w:r>
      <w:r>
        <w:t xml:space="preserve">Associative learning defines how encoded film, task, and filler events become later retrieval candidates.</w:t>
      </w:r>
      <w:r>
        <w:t xml:space="preserve"> </w:t>
      </w:r>
      <w:r>
        <w:t xml:space="preserve">When a new event is encoded, the active feature and updated context are associated via outer-product learning.</w:t>
      </w:r>
      <w:r>
        <w:t xml:space="preserve"> </w:t>
      </w:r>
      <w:r>
        <w:t xml:space="preserve">Feature-to-context associations update as:</w:t>
      </w:r>
    </w:p>
    <w:p xmlns:wp14="http://schemas.microsoft.com/office/word/2010/wordml" w14:paraId="709C04E3" wp14:textId="77777777">
      <w:pPr>
        <w:pStyle w:val="BodyText"/>
      </w:pPr>
      <w:bookmarkStart w:name="eq-mfc-learning" w:id="37"/>
      <m:oMathPara>
        <m:oMathParaPr>
          <m:jc m:val="center"/>
        </m:oMathParaPr>
        <m:oMath>
          <m:r>
            <m:t>Δ</m:t>
          </m:r>
          <m:sSup>
            <m:e>
              <m:r>
                <m:t>M</m:t>
              </m:r>
            </m:e>
            <m:sup>
              <m:r>
                <m:t>F</m:t>
              </m:r>
              <m:r>
                <m:t>C</m:t>
              </m:r>
            </m:sup>
          </m:sSup>
          <m:r>
            <m:rPr>
              <m:sty m:val="p"/>
            </m:rPr>
            <m:t>=</m:t>
          </m:r>
          <m:r>
            <m:t>γ</m:t>
          </m:r>
          <m:sSub>
            <m:e>
              <m:r>
                <m:t>c</m:t>
              </m:r>
            </m:e>
            <m:sub>
              <m:r>
                <m:t>i</m:t>
              </m:r>
            </m:sub>
          </m:sSub>
          <m:sSubSup>
            <m:e>
              <m:r>
                <m:t>f</m:t>
              </m:r>
            </m:e>
            <m:sub>
              <m:r>
                <m:t>i</m:t>
              </m:r>
            </m:sub>
            <m:sup>
              <m:r>
                <m:rPr>
                  <m:sty m:val="p"/>
                </m:rPr>
                <m:t>⊤</m:t>
              </m:r>
            </m:sup>
          </m:sSubSup>
          <m:r>
            <m:t>  </m:t>
          </m:r>
          <m:d>
            <m:dPr>
              <m:begChr m:val="("/>
              <m:sepChr m:val=""/>
              <m:endChr m:val=")"/>
              <m:grow/>
            </m:dPr>
            <m:e>
              <m:r>
                <m:t>6</m:t>
              </m:r>
            </m:e>
          </m:d>
        </m:oMath>
      </m:oMathPara>
      <w:bookmarkEnd w:id="37"/>
    </w:p>
    <w:p xmlns:wp14="http://schemas.microsoft.com/office/word/2010/wordml" w14:paraId="29658A04" wp14:textId="77777777">
      <w:pPr>
        <w:pStyle w:val="FirstParagraph"/>
      </w:pPr>
      <w:r>
        <w:t xml:space="preserve">A primacy function weights context-to-feature learning:</w:t>
      </w:r>
    </w:p>
    <w:p xmlns:wp14="http://schemas.microsoft.com/office/word/2010/wordml" w14:paraId="13FC3720" wp14:textId="77777777">
      <w:pPr>
        <w:pStyle w:val="BodyText"/>
      </w:pPr>
      <w:bookmarkStart w:name="eq-primacy" w:id="38"/>
      <m:oMathPara>
        <m:oMathParaPr>
          <m:jc m:val="center"/>
        </m:oMathParaPr>
        <m:oMath>
          <m:sSub>
            <m:e>
              <m:r>
                <m:t>ϕ</m:t>
              </m:r>
            </m:e>
            <m:sub>
              <m:r>
                <m:t>i</m:t>
              </m:r>
            </m:sub>
          </m:sSub>
          <m:r>
            <m:rPr>
              <m:sty m:val="p"/>
            </m:rPr>
            <m:t>=</m:t>
          </m:r>
          <m:sSub>
            <m:e>
              <m:r>
                <m:t>ϕ</m:t>
              </m:r>
            </m:e>
            <m:sub>
              <m:r>
                <m:t>s</m:t>
              </m:r>
            </m:sub>
          </m:sSub>
          <m:r>
            <m:t> </m:t>
          </m:r>
          <m:sSup>
            <m:e>
              <m:r>
                <m:t>e</m:t>
              </m:r>
            </m:e>
            <m:sup>
              <m:r>
                <m:rPr>
                  <m:sty m:val="p"/>
                </m:rPr>
                <m:t>−</m:t>
              </m:r>
              <m:sSub>
                <m:e>
                  <m:r>
                    <m:t>ϕ</m:t>
                  </m:r>
                </m:e>
                <m:sub>
                  <m:r>
                    <m:t>d</m:t>
                  </m:r>
                </m:sub>
              </m:sSub>
              <m:r>
                <m:rPr>
                  <m:sty m:val="p"/>
                </m:rPr>
                <m:t>⋅</m:t>
              </m:r>
              <m:r>
                <m:t>i</m:t>
              </m:r>
            </m:sup>
          </m:sSup>
          <m:r>
            <m:rPr>
              <m:sty m:val="p"/>
            </m:rPr>
            <m:t>+</m:t>
          </m:r>
          <m:r>
            <m:t>1</m:t>
          </m:r>
          <m:r>
            <m:t>  </m:t>
          </m:r>
          <m:d>
            <m:dPr>
              <m:begChr m:val="("/>
              <m:sepChr m:val=""/>
              <m:endChr m:val=")"/>
              <m:grow/>
            </m:dPr>
            <m:e>
              <m:r>
                <m:t>7</m:t>
              </m:r>
            </m:e>
          </m:d>
        </m:oMath>
      </m:oMathPara>
      <w:bookmarkEnd w:id="38"/>
    </w:p>
    <w:p xmlns:wp14="http://schemas.microsoft.com/office/word/2010/wordml" w14:paraId="4916E2A5" wp14:textId="77777777">
      <w:pPr>
        <w:pStyle w:val="FirstParagraph"/>
      </w:pPr>
      <w:r>
        <w:t xml:space="preserve">Context-to-feature associations update as:</w:t>
      </w:r>
    </w:p>
    <w:p xmlns:wp14="http://schemas.microsoft.com/office/word/2010/wordml" w14:paraId="5E52E609" wp14:textId="77777777">
      <w:pPr>
        <w:pStyle w:val="BodyText"/>
      </w:pPr>
      <w:bookmarkStart w:name="eq-mcf-learning" w:id="39"/>
      <m:oMathPara>
        <m:oMathParaPr>
          <m:jc m:val="center"/>
        </m:oMathParaPr>
        <m:oMath>
          <m:r>
            <m:t>Δ</m:t>
          </m:r>
          <m:sSup>
            <m:e>
              <m:r>
                <m:t>M</m:t>
              </m:r>
            </m:e>
            <m:sup>
              <m:r>
                <m:t>C</m:t>
              </m:r>
              <m:r>
                <m:t>F</m:t>
              </m:r>
            </m:sup>
          </m:sSup>
          <m:r>
            <m:rPr>
              <m:sty m:val="p"/>
            </m:rPr>
            <m:t>=</m:t>
          </m:r>
          <m:r>
            <m:t>λ</m:t>
          </m:r>
          <m:sSub>
            <m:e>
              <m:r>
                <m:t>ϕ</m:t>
              </m:r>
            </m:e>
            <m:sub>
              <m:r>
                <m:t>i</m:t>
              </m:r>
            </m:sub>
          </m:sSub>
          <m:sSub>
            <m:e>
              <m:r>
                <m:t>f</m:t>
              </m:r>
            </m:e>
            <m:sub>
              <m:r>
                <m:t>i</m:t>
              </m:r>
            </m:sub>
          </m:sSub>
          <m:sSubSup>
            <m:e>
              <m:r>
                <m:t>c</m:t>
              </m:r>
            </m:e>
            <m:sub>
              <m:r>
                <m:t>i</m:t>
              </m:r>
            </m:sub>
            <m:sup>
              <m:r>
                <m:rPr>
                  <m:sty m:val="p"/>
                </m:rPr>
                <m:t>⊤</m:t>
              </m:r>
            </m:sup>
          </m:sSubSup>
          <m:r>
            <m:t>  </m:t>
          </m:r>
          <m:d>
            <m:dPr>
              <m:begChr m:val="("/>
              <m:sepChr m:val=""/>
              <m:endChr m:val=")"/>
              <m:grow/>
            </m:dPr>
            <m:e>
              <m:r>
                <m:t>8</m:t>
              </m:r>
            </m:e>
          </m:d>
        </m:oMath>
      </m:oMathPara>
      <w:bookmarkEnd w:id="39"/>
    </w:p>
    <w:p xmlns:wp14="http://schemas.microsoft.com/office/word/2010/wordml" w14:paraId="6C5D70C2" wp14:textId="77777777">
      <w:pPr>
        <w:pStyle w:val="FirstParagraph"/>
      </w:pPr>
      <w:r>
        <w:t xml:space="preserve">Here,</w:t>
      </w:r>
      <w:r>
        <w:t xml:space="preserve"> </w:t>
      </w:r>
      <m:oMath>
        <m:r>
          <m:t>λ</m:t>
        </m:r>
      </m:oMath>
      <w:r>
        <w:t xml:space="preserve"> </w:t>
      </w:r>
      <w:r>
        <w:t xml:space="preserve">scales context-to-feature learning, while</w:t>
      </w:r>
      <w:r>
        <w:t xml:space="preserve"> </w:t>
      </w:r>
      <m:oMath>
        <m:sSub>
          <m:e>
            <m:r>
              <m:t>ϕ</m:t>
            </m:r>
          </m:e>
          <m:sub>
            <m:r>
              <m:t>s</m:t>
            </m:r>
          </m:sub>
        </m:sSub>
      </m:oMath>
      <w:r>
        <w:t xml:space="preserve"> </w:t>
      </w:r>
      <w:r>
        <w:t xml:space="preserve">and</w:t>
      </w:r>
      <w:r>
        <w:t xml:space="preserve"> </w:t>
      </w:r>
      <m:oMath>
        <m:sSub>
          <m:e>
            <m:r>
              <m:t>ϕ</m:t>
            </m:r>
          </m:e>
          <m:sub>
            <m:r>
              <m:t>d</m:t>
            </m:r>
          </m:sub>
        </m:sSub>
      </m:oMath>
      <w:r>
        <w:t xml:space="preserve"> </w:t>
      </w:r>
      <w:r>
        <w:t xml:space="preserve">define the size and decay of the primacy boost.</w:t>
      </w:r>
      <w:r>
        <w:t xml:space="preserve"> </w:t>
      </w:r>
      <w:r>
        <w:t xml:space="preserve">Retrieval uses the current context state to assign support to candidate items, sample from the resulting competition, and terminate the sampling sequence.</w:t>
      </w:r>
      <w:r>
        <w:t xml:space="preserve"> </w:t>
      </w:r>
      <w:r>
        <w:t xml:space="preserve">During context-guided retrieval, current context cues encoded items through</w:t>
      </w:r>
      <w:r>
        <w:t xml:space="preserve"> </w:t>
      </w:r>
      <m:oMath>
        <m:sSup>
          <m:e>
            <m:r>
              <m:t>M</m:t>
            </m:r>
          </m:e>
          <m:sup>
            <m:r>
              <m:t>C</m:t>
            </m:r>
            <m:r>
              <m:t>F</m:t>
            </m:r>
          </m:sup>
        </m:sSup>
      </m:oMath>
      <w:r>
        <w:t xml:space="preserve">:</w:t>
      </w:r>
    </w:p>
    <w:p xmlns:wp14="http://schemas.microsoft.com/office/word/2010/wordml" w14:paraId="098181C6" wp14:textId="77777777">
      <w:pPr>
        <w:pStyle w:val="BodyText"/>
      </w:pPr>
      <w:bookmarkStart w:name="eq-retrieval-support" w:id="40"/>
      <m:oMathPara>
        <m:oMathParaPr>
          <m:jc m:val="center"/>
        </m:oMathParaPr>
        <m:oMath>
          <m:sSub>
            <m:e>
              <m:r>
                <m:t>a</m:t>
              </m:r>
            </m:e>
            <m:sub>
              <m:r>
                <m:t>i</m:t>
              </m:r>
            </m:sub>
          </m:sSub>
          <m:r>
            <m:rPr>
              <m:sty m:val="p"/>
            </m:rPr>
            <m:t>=</m:t>
          </m:r>
          <m:sSub>
            <m:e>
              <m:d>
                <m:dPr>
                  <m:begChr m:val="["/>
                  <m:sepChr m:val=""/>
                  <m:endChr m:val="]"/>
                  <m:grow/>
                </m:dPr>
                <m:e>
                  <m:sSup>
                    <m:e>
                      <m:r>
                        <m:t>M</m:t>
                      </m:r>
                    </m:e>
                    <m:sup>
                      <m:r>
                        <m:t>C</m:t>
                      </m:r>
                      <m:r>
                        <m:t>F</m:t>
                      </m:r>
                    </m:sup>
                  </m:sSup>
                  <m:r>
                    <m:t>c</m:t>
                  </m:r>
                </m:e>
              </m:d>
            </m:e>
            <m:sub>
              <m:r>
                <m:t>i</m:t>
              </m:r>
            </m:sub>
          </m:sSub>
          <m:r>
            <m:t>  </m:t>
          </m:r>
          <m:d>
            <m:dPr>
              <m:begChr m:val="("/>
              <m:sepChr m:val=""/>
              <m:endChr m:val=")"/>
              <m:grow/>
            </m:dPr>
            <m:e>
              <m:r>
                <m:t>9</m:t>
              </m:r>
            </m:e>
          </m:d>
        </m:oMath>
      </m:oMathPara>
      <w:bookmarkEnd w:id="40"/>
    </w:p>
    <w:p xmlns:wp14="http://schemas.microsoft.com/office/word/2010/wordml" w14:paraId="70F13040" wp14:textId="77777777">
      <w:pPr>
        <w:pStyle w:val="FirstParagraph"/>
      </w:pPr>
      <w:r>
        <w:t xml:space="preserve">The choice sensitivity</w:t>
      </w:r>
      <w:r>
        <w:t xml:space="preserve"> </w:t>
      </w:r>
      <m:oMath>
        <m:r>
          <m:t>τ</m:t>
        </m:r>
      </m:oMath>
      <w:r>
        <w:t xml:space="preserve"> </w:t>
      </w:r>
      <w:r>
        <w:t xml:space="preserve">sharpens competition among candidates:</w:t>
      </w:r>
    </w:p>
    <w:p xmlns:wp14="http://schemas.microsoft.com/office/word/2010/wordml" w14:paraId="0B571948" wp14:textId="77777777">
      <w:pPr>
        <w:pStyle w:val="BodyText"/>
      </w:pPr>
      <w:bookmarkStart w:name="eq-choice-sensitivity" w:id="41"/>
      <m:oMathPara>
        <m:oMathParaPr>
          <m:jc m:val="center"/>
        </m:oMathParaPr>
        <m:oMath>
          <m:sSub>
            <m:e>
              <m:r>
                <m:t>A</m:t>
              </m:r>
            </m:e>
            <m:sub>
              <m:r>
                <m:t>i</m:t>
              </m:r>
            </m:sub>
          </m:sSub>
          <m:r>
            <m:rPr>
              <m:sty m:val="p"/>
            </m:rPr>
            <m:t>=</m:t>
          </m:r>
          <m:sSubSup>
            <m:e>
              <m:r>
                <m:t>a</m:t>
              </m:r>
            </m:e>
            <m:sub>
              <m:r>
                <m:t>i</m:t>
              </m:r>
            </m:sub>
            <m:sup>
              <m:r>
                <m:t>τ</m:t>
              </m:r>
            </m:sup>
          </m:sSubSup>
          <m:r>
            <m:t>  </m:t>
          </m:r>
          <m:d>
            <m:dPr>
              <m:begChr m:val="("/>
              <m:sepChr m:val=""/>
              <m:endChr m:val=")"/>
              <m:grow/>
            </m:dPr>
            <m:e>
              <m:r>
                <m:t>10</m:t>
              </m:r>
            </m:e>
          </m:d>
        </m:oMath>
      </m:oMathPara>
      <w:bookmarkEnd w:id="41"/>
    </w:p>
    <w:p xmlns:wp14="http://schemas.microsoft.com/office/word/2010/wordml" w14:paraId="054416BF" wp14:textId="77777777">
      <w:pPr>
        <w:pStyle w:val="FirstParagraph"/>
      </w:pPr>
      <w:r>
        <w:t xml:space="preserve">The probability of sampling item</w:t>
      </w:r>
      <w:r>
        <w:t xml:space="preserve"> </w:t>
      </w:r>
      <m:oMath>
        <m:r>
          <m:t>i</m:t>
        </m:r>
      </m:oMath>
      <w:r>
        <w:t xml:space="preserve">, conditional on continuing retrieval, follows a Luce choice rule over currently unsampled items:</w:t>
      </w:r>
    </w:p>
    <w:p xmlns:wp14="http://schemas.microsoft.com/office/word/2010/wordml" w14:paraId="4638D192" wp14:textId="77777777">
      <w:pPr>
        <w:pStyle w:val="BodyText"/>
      </w:pPr>
      <w:bookmarkStart w:name="eq-luce-choice" w:id="42"/>
      <m:oMathPara>
        <m:oMathParaPr>
          <m:jc m:val="center"/>
        </m:oMathParaPr>
        <m:oMath>
          <m:r>
            <m:t>P</m:t>
          </m:r>
          <m:d>
            <m:dPr>
              <m:begChr m:val="("/>
              <m:sepChr m:val=""/>
              <m:endChr m:val=")"/>
              <m:grow/>
            </m:dPr>
            <m:e>
              <m:r>
                <m:t>i</m:t>
              </m:r>
              <m:r>
                <m:rPr>
                  <m:sty m:val="p"/>
                </m:rPr>
                <m:t>∣</m:t>
              </m:r>
              <m:r>
                <m:rPr>
                  <m:nor/>
                  <m:sty m:val="p"/>
                </m:rPr>
                <m:t>continue</m:t>
              </m:r>
            </m:e>
          </m:d>
          <m:r>
            <m:rPr>
              <m:sty m:val="p"/>
            </m:rPr>
            <m:t>=</m:t>
          </m:r>
          <m:f>
            <m:fPr>
              <m:type m:val="bar"/>
            </m:fPr>
            <m:num>
              <m:sSub>
                <m:e>
                  <m:r>
                    <m:t>A</m:t>
                  </m:r>
                </m:e>
                <m:sub>
                  <m:r>
                    <m:t>i</m:t>
                  </m:r>
                </m:sub>
              </m:sSub>
            </m:num>
            <m:den>
              <m:nary>
                <m:naryPr>
                  <m:chr m:val="∑"/>
                  <m:limLoc m:val="undOvr"/>
                  <m:subHide m:val="off"/>
                  <m:supHide m:val="on"/>
                </m:naryPr>
                <m:sub>
                  <m:r>
                    <m:t>k</m:t>
                  </m:r>
                </m:sub>
                <m:sup>
                  <m:r>
                    <m:t>​</m:t>
                  </m:r>
                </m:sup>
                <m:e>
                  <m:sSub>
                    <m:e>
                      <m:r>
                        <m:t>A</m:t>
                      </m:r>
                    </m:e>
                    <m:sub>
                      <m:r>
                        <m:t>k</m:t>
                      </m:r>
                    </m:sub>
                  </m:sSub>
                </m:e>
              </m:nary>
            </m:den>
          </m:f>
          <m:r>
            <m:t>  </m:t>
          </m:r>
          <m:d>
            <m:dPr>
              <m:begChr m:val="("/>
              <m:sepChr m:val=""/>
              <m:endChr m:val=")"/>
              <m:grow/>
            </m:dPr>
            <m:e>
              <m:r>
                <m:t>11</m:t>
              </m:r>
            </m:e>
          </m:d>
        </m:oMath>
      </m:oMathPara>
      <w:bookmarkEnd w:id="42"/>
    </w:p>
    <w:p xmlns:wp14="http://schemas.microsoft.com/office/word/2010/wordml" w14:paraId="6764DC15" wp14:textId="77777777">
      <w:pPr>
        <w:pStyle w:val="FirstParagraph"/>
      </w:pPr>
      <w:r>
        <w:t xml:space="preserve">At each retrieval step, the model may terminate with probability</w:t>
      </w:r>
      <w:r>
        <w:t xml:space="preserve"> </w:t>
      </w:r>
      <m:oMath>
        <m:sSub>
          <m:e>
            <m:r>
              <m:t>P</m:t>
            </m:r>
          </m:e>
          <m:sub>
            <m:r>
              <m:rPr>
                <m:sty m:val="p"/>
              </m:rPr>
              <m:t>s</m:t>
            </m:r>
            <m:r>
              <m:rPr>
                <m:sty m:val="p"/>
              </m:rPr>
              <m:t>t</m:t>
            </m:r>
            <m:r>
              <m:rPr>
                <m:sty m:val="p"/>
              </m:rPr>
              <m:t>o</m:t>
            </m:r>
            <m:r>
              <m:rPr>
                <m:sty m:val="p"/>
              </m:rPr>
              <m:t>p</m:t>
            </m:r>
          </m:sub>
        </m:sSub>
        <m:d>
          <m:dPr>
            <m:begChr m:val="("/>
            <m:sepChr m:val=""/>
            <m:endChr m:val=")"/>
            <m:grow/>
          </m:dPr>
          <m:e>
            <m:r>
              <m:t>j</m:t>
            </m:r>
          </m:e>
        </m:d>
      </m:oMath>
      <w:r>
        <w:t xml:space="preserve"> </w:t>
      </w:r>
      <w:r>
        <w:t xml:space="preserve">or sample an item with probability</w:t>
      </w:r>
      <w:r>
        <w:t xml:space="preserve"> </w:t>
      </w:r>
      <m:oMath>
        <m:d>
          <m:dPr>
            <m:begChr m:val="("/>
            <m:sepChr m:val=""/>
            <m:endChr m:val=")"/>
            <m:grow/>
          </m:dPr>
          <m:e>
            <m:r>
              <m:t>1</m:t>
            </m:r>
            <m:r>
              <m:rPr>
                <m:sty m:val="p"/>
              </m:rPr>
              <m:t>−</m:t>
            </m:r>
            <m:sSub>
              <m:e>
                <m:r>
                  <m:t>P</m:t>
                </m:r>
              </m:e>
              <m:sub>
                <m:r>
                  <m:rPr>
                    <m:sty m:val="p"/>
                  </m:rPr>
                  <m:t>s</m:t>
                </m:r>
                <m:r>
                  <m:rPr>
                    <m:sty m:val="p"/>
                  </m:rPr>
                  <m:t>t</m:t>
                </m:r>
                <m:r>
                  <m:rPr>
                    <m:sty m:val="p"/>
                  </m:rPr>
                  <m:t>o</m:t>
                </m:r>
                <m:r>
                  <m:rPr>
                    <m:sty m:val="p"/>
                  </m:rPr>
                  <m:t>p</m:t>
                </m:r>
              </m:sub>
            </m:sSub>
            <m:d>
              <m:dPr>
                <m:begChr m:val="("/>
                <m:sepChr m:val=""/>
                <m:endChr m:val=")"/>
                <m:grow/>
              </m:dPr>
              <m:e>
                <m:r>
                  <m:t>j</m:t>
                </m:r>
              </m:e>
            </m:d>
          </m:e>
        </m:d>
        <m:r>
          <m:rPr>
            <m:sty m:val="p"/>
          </m:rPr>
          <m:t>⋅</m:t>
        </m:r>
        <m:r>
          <m:t>P</m:t>
        </m:r>
        <m:d>
          <m:dPr>
            <m:begChr m:val="("/>
            <m:sepChr m:val=""/>
            <m:endChr m:val=")"/>
            <m:grow/>
          </m:dPr>
          <m:e>
            <m:r>
              <m:t>i</m:t>
            </m:r>
            <m:r>
              <m:rPr>
                <m:sty m:val="p"/>
              </m:rPr>
              <m:t>∣</m:t>
            </m:r>
            <m:r>
              <m:rPr>
                <m:nor/>
                <m:sty m:val="p"/>
              </m:rPr>
              <m:t>continue</m:t>
            </m:r>
          </m:e>
        </m:d>
      </m:oMath>
      <w:r>
        <w:t xml:space="preserve">.</w:t>
      </w:r>
      <w:r>
        <w:t xml:space="preserve"> </w:t>
      </w:r>
      <w:r>
        <w:t xml:space="preserve">Termination probability grows with retrieval-attempt position:</w:t>
      </w:r>
    </w:p>
    <w:p xmlns:wp14="http://schemas.microsoft.com/office/word/2010/wordml" w14:paraId="588E8F30" wp14:textId="77777777">
      <w:pPr>
        <w:pStyle w:val="BodyText"/>
      </w:pPr>
      <w:bookmarkStart w:name="eq-stopping" w:id="43"/>
      <m:oMathPara>
        <m:oMathParaPr>
          <m:jc m:val="center"/>
        </m:oMathParaPr>
        <m:oMath>
          <m:sSub>
            <m:e>
              <m:r>
                <m:t>P</m:t>
              </m:r>
            </m:e>
            <m:sub>
              <m:r>
                <m:rPr>
                  <m:sty m:val="p"/>
                </m:rPr>
                <m:t>s</m:t>
              </m:r>
              <m:r>
                <m:rPr>
                  <m:sty m:val="p"/>
                </m:rPr>
                <m:t>t</m:t>
              </m:r>
              <m:r>
                <m:rPr>
                  <m:sty m:val="p"/>
                </m:rPr>
                <m:t>o</m:t>
              </m:r>
              <m:r>
                <m:rPr>
                  <m:sty m:val="p"/>
                </m:rPr>
                <m:t>p</m:t>
              </m:r>
            </m:sub>
          </m:sSub>
          <m:d>
            <m:dPr>
              <m:begChr m:val="("/>
              <m:sepChr m:val=""/>
              <m:endChr m:val=")"/>
              <m:grow/>
            </m:dPr>
            <m:e>
              <m:r>
                <m:t>j</m:t>
              </m:r>
            </m:e>
          </m:d>
          <m:r>
            <m:rPr>
              <m:sty m:val="p"/>
            </m:rPr>
            <m:t>=</m:t>
          </m:r>
          <m:sSub>
            <m:e>
              <m:r>
                <m:t>θ</m:t>
              </m:r>
            </m:e>
            <m:sub>
              <m:r>
                <m:t>s</m:t>
              </m:r>
            </m:sub>
          </m:sSub>
          <m:sSup>
            <m:e>
              <m:r>
                <m:t>e</m:t>
              </m:r>
            </m:e>
            <m:sup>
              <m:r>
                <m:t>j</m:t>
              </m:r>
              <m:sSub>
                <m:e>
                  <m:r>
                    <m:t>θ</m:t>
                  </m:r>
                </m:e>
                <m:sub>
                  <m:r>
                    <m:t>r</m:t>
                  </m:r>
                </m:sub>
              </m:sSub>
            </m:sup>
          </m:sSup>
          <m:r>
            <m:t>  </m:t>
          </m:r>
          <m:d>
            <m:dPr>
              <m:begChr m:val="("/>
              <m:sepChr m:val=""/>
              <m:endChr m:val=")"/>
              <m:grow/>
            </m:dPr>
            <m:e>
              <m:r>
                <m:t>12</m:t>
              </m:r>
            </m:e>
          </m:d>
        </m:oMath>
      </m:oMathPara>
      <w:bookmarkEnd w:id="43"/>
    </w:p>
    <w:p xmlns:wp14="http://schemas.microsoft.com/office/word/2010/wordml" w14:paraId="2D111B82" wp14:textId="77777777">
      <w:pPr>
        <w:pStyle w:val="FirstParagraph"/>
      </w:pPr>
      <w:r>
        <w:t xml:space="preserve">Here,</w:t>
      </w:r>
      <w:r>
        <w:t xml:space="preserve"> </w:t>
      </w:r>
      <m:oMath>
        <m:r>
          <m:t>j</m:t>
        </m:r>
      </m:oMath>
      <w:r>
        <w:t xml:space="preserve"> </w:t>
      </w:r>
      <w:r>
        <w:t xml:space="preserve">is the number of items already sampled,</w:t>
      </w:r>
      <w:r>
        <w:t xml:space="preserve"> </w:t>
      </w:r>
      <m:oMath>
        <m:sSub>
          <m:e>
            <m:r>
              <m:t>θ</m:t>
            </m:r>
          </m:e>
          <m:sub>
            <m:r>
              <m:t>s</m:t>
            </m:r>
          </m:sub>
        </m:sSub>
      </m:oMath>
      <w:r>
        <w:t xml:space="preserve"> </w:t>
      </w:r>
      <w:r>
        <w:t xml:space="preserve">sets the baseline termination probability, and</w:t>
      </w:r>
      <w:r>
        <w:t xml:space="preserve"> </w:t>
      </w:r>
      <m:oMath>
        <m:sSub>
          <m:e>
            <m:r>
              <m:t>θ</m:t>
            </m:r>
          </m:e>
          <m:sub>
            <m:r>
              <m:t>r</m:t>
            </m:r>
          </m:sub>
        </m:sSub>
      </m:oMath>
      <w:r>
        <w:t xml:space="preserve"> </w:t>
      </w:r>
      <w:r>
        <w:t xml:space="preserve">controls its growth.</w:t>
      </w:r>
      <w:r>
        <w:t xml:space="preserve"> </w:t>
      </w:r>
      <w:r>
        <w:t xml:space="preserve">In simulations, this value is bounded to remain a valid probability.</w:t>
      </w:r>
      <w:r>
        <w:t xml:space="preserve"> </w:t>
      </w:r>
      <w:r>
        <w:t xml:space="preserve">After a sampled item</w:t>
      </w:r>
      <w:r>
        <w:t xml:space="preserve"> </w:t>
      </w:r>
      <m:oMath>
        <m:sSub>
          <m:e>
            <m:r>
              <m:t>r</m:t>
            </m:r>
          </m:e>
          <m:sub>
            <m:r>
              <m:t>j</m:t>
            </m:r>
          </m:sub>
        </m:sSub>
      </m:oMath>
      <w:r>
        <w:t xml:space="preserve">, context is updated through the same feature-to-context pathway:</w:t>
      </w:r>
    </w:p>
    <w:p xmlns:wp14="http://schemas.microsoft.com/office/word/2010/wordml" w14:paraId="395789CB" wp14:textId="77777777">
      <w:pPr>
        <w:pStyle w:val="BodyText"/>
      </w:pPr>
      <w:bookmarkStart w:name="eq-recall-context-update" w:id="44"/>
      <m:oMathPara>
        <m:oMathParaPr>
          <m:jc m:val="center"/>
        </m:oMathParaPr>
        <m:oMath>
          <m:sSub>
            <m:e>
              <m:r>
                <m:t>c</m:t>
              </m:r>
            </m:e>
            <m:sub>
              <m:r>
                <m:t>j</m:t>
              </m:r>
              <m:r>
                <m:rPr>
                  <m:sty m:val="p"/>
                </m:rPr>
                <m:t>+</m:t>
              </m:r>
              <m:r>
                <m:t>1</m:t>
              </m:r>
            </m:sub>
          </m:sSub>
          <m:r>
            <m:rPr>
              <m:sty m:val="p"/>
            </m:rPr>
            <m:t>=</m:t>
          </m:r>
          <m:sSub>
            <m:e>
              <m:r>
                <m:t>ρ</m:t>
              </m:r>
            </m:e>
            <m:sub>
              <m:r>
                <m:rPr>
                  <m:sty m:val="p"/>
                </m:rPr>
                <m:t>r</m:t>
              </m:r>
              <m:r>
                <m:rPr>
                  <m:sty m:val="p"/>
                </m:rPr>
                <m:t>e</m:t>
              </m:r>
              <m:r>
                <m:rPr>
                  <m:sty m:val="p"/>
                </m:rPr>
                <m:t>c</m:t>
              </m:r>
              <m:r>
                <m:rPr>
                  <m:sty m:val="p"/>
                </m:rPr>
                <m:t>,</m:t>
              </m:r>
              <m:r>
                <m:t>j</m:t>
              </m:r>
            </m:sub>
          </m:sSub>
          <m:r>
            <m:t> </m:t>
          </m:r>
          <m:sSub>
            <m:e>
              <m:r>
                <m:t>c</m:t>
              </m:r>
            </m:e>
            <m:sub>
              <m:r>
                <m:t>j</m:t>
              </m:r>
            </m:sub>
          </m:sSub>
          <m:r>
            <m:rPr>
              <m:sty m:val="p"/>
            </m:rPr>
            <m:t>+</m:t>
          </m:r>
          <m:sSub>
            <m:e>
              <m:r>
                <m:t>β</m:t>
              </m:r>
            </m:e>
            <m:sub>
              <m:r>
                <m:t>r</m:t>
              </m:r>
              <m:r>
                <m:t>e</m:t>
              </m:r>
              <m:r>
                <m:t>c</m:t>
              </m:r>
            </m:sub>
          </m:sSub>
          <m:r>
            <m:t> </m:t>
          </m:r>
          <m:acc>
            <m:accPr>
              <m:chr m:val="̂"/>
            </m:accPr>
            <m:e>
              <m:sSup>
                <m:e>
                  <m:r>
                    <m:t>M</m:t>
                  </m:r>
                </m:e>
                <m:sup>
                  <m:r>
                    <m:t>F</m:t>
                  </m:r>
                  <m:r>
                    <m:t>C</m:t>
                  </m:r>
                </m:sup>
              </m:sSup>
              <m:sSub>
                <m:e>
                  <m:r>
                    <m:t>f</m:t>
                  </m:r>
                </m:e>
                <m:sub>
                  <m:sSub>
                    <m:e>
                      <m:r>
                        <m:t>r</m:t>
                      </m:r>
                    </m:e>
                    <m:sub>
                      <m:r>
                        <m:t>j</m:t>
                      </m:r>
                    </m:sub>
                  </m:sSub>
                </m:sub>
              </m:sSub>
            </m:e>
          </m:acc>
          <m:r>
            <m:t>  </m:t>
          </m:r>
          <m:d>
            <m:dPr>
              <m:begChr m:val="("/>
              <m:sepChr m:val=""/>
              <m:endChr m:val=")"/>
              <m:grow/>
            </m:dPr>
            <m:e>
              <m:r>
                <m:t>13</m:t>
              </m:r>
            </m:e>
          </m:d>
        </m:oMath>
      </m:oMathPara>
      <w:bookmarkEnd w:id="44"/>
    </w:p>
    <w:p xmlns:wp14="http://schemas.microsoft.com/office/word/2010/wordml" w14:paraId="4F43431A" wp14:textId="77777777">
      <w:pPr>
        <w:pStyle w:val="FirstParagraph"/>
      </w:pPr>
      <w:r>
        <w:t xml:space="preserve">This sampled-item update drives context toward the sampled item’s encoding neighborhood, biasing subsequent retrievals toward nearby items and producing temporal organization in retrieval.</w:t>
      </w:r>
      <w:r>
        <w:t xml:space="preserve"> </w:t>
      </w:r>
      <w:r>
        <w:t xml:space="preserve">Encoding operations use the context update and learning equations together, whereas reminders, sampled items, and supplied film items use the context update without adding a new recallable event.</w:t>
      </w:r>
    </w:p>
    <w:bookmarkEnd w:id="45"/>
    <w:bookmarkStart w:name="retrieval-control" w:id="49"/>
    <w:p xmlns:wp14="http://schemas.microsoft.com/office/word/2010/wordml" w14:paraId="6E98AF28" wp14:textId="77777777">
      <w:pPr>
        <w:pStyle w:val="Heading2"/>
      </w:pPr>
      <w:r>
        <w:t xml:space="preserve">Retrieval Control</w:t>
      </w:r>
    </w:p>
    <w:p xmlns:wp14="http://schemas.microsoft.com/office/word/2010/wordml" w14:paraId="44D78653" wp14:textId="77777777">
      <w:pPr>
        <w:pStyle w:val="FirstParagraph"/>
      </w:pPr>
      <w:r>
        <w:t xml:space="preserve">Retrieval-control settings alter the starting state and selection process used by the same context-to-feature retrieval operation.</w:t>
      </w:r>
      <w:r>
        <w:t xml:space="preserve"> </w:t>
      </w:r>
      <w:r>
        <w:t xml:space="preserve">Unguided retrieval and deliberate recall use the same retrieval-support and choice rules in</w:t>
      </w:r>
      <w:r>
        <w:t xml:space="preserve"> </w:t>
      </w:r>
      <w:hyperlink w:anchor="eq-retrieval-support">
        <w:r>
          <w:rPr>
            <w:rStyle w:val="Hyperlink"/>
          </w:rPr>
          <w:t xml:space="preserve">Equation 9</w:t>
        </w:r>
      </w:hyperlink>
      <w:r>
        <w:t xml:space="preserve"> </w:t>
      </w:r>
      <w:r>
        <w:t xml:space="preserve">and</w:t>
      </w:r>
      <w:r>
        <w:t xml:space="preserve"> </w:t>
      </w:r>
      <w:hyperlink w:anchor="eq-luce-choice">
        <w:r>
          <w:rPr>
            <w:rStyle w:val="Hyperlink"/>
          </w:rPr>
          <w:t xml:space="preserve">Equation 11</w:t>
        </w:r>
      </w:hyperlink>
      <w:r>
        <w:t xml:space="preserve">.</w:t>
      </w:r>
      <w:r>
        <w:t xml:space="preserve"> </w:t>
      </w:r>
      <w:r>
        <w:t xml:space="preserve">They differ in the control settings applied to the retrieval state and sampling process.</w:t>
      </w:r>
      <w:r>
        <w:t xml:space="preserve"> </w:t>
      </w:r>
      <w:r>
        <w:t xml:space="preserve">The first deliberate-recall control setting is film-directed start/context cueing:</w:t>
      </w:r>
    </w:p>
    <w:p xmlns:wp14="http://schemas.microsoft.com/office/word/2010/wordml" w14:paraId="4987A191" wp14:textId="77777777">
      <w:pPr>
        <w:pStyle w:val="BodyText"/>
      </w:pPr>
      <w:bookmarkStart w:name="eq-deliberate-start-cue" w:id="46"/>
      <m:oMathPara>
        <m:oMathParaPr>
          <m:jc m:val="center"/>
        </m:oMathParaPr>
        <m:oMath>
          <m:sSub>
            <m:e>
              <m:r>
                <m:t>c</m:t>
              </m:r>
            </m:e>
            <m:sub>
              <m:r>
                <m:rPr>
                  <m:nor/>
                  <m:sty m:val="p"/>
                </m:rPr>
                <m:t>start</m:t>
              </m:r>
            </m:sub>
          </m:sSub>
          <m:r>
            <m:rPr>
              <m:sty m:val="p"/>
            </m:rPr>
            <m:t>=</m:t>
          </m:r>
          <m:sSub>
            <m:e>
              <m:r>
                <m:t>ρ</m:t>
              </m:r>
            </m:e>
            <m:sub>
              <m:r>
                <m:rPr>
                  <m:nor/>
                  <m:sty m:val="p"/>
                </m:rPr>
                <m:t>start</m:t>
              </m:r>
            </m:sub>
          </m:sSub>
          <m:r>
            <m:t> </m:t>
          </m:r>
          <m:sSub>
            <m:e>
              <m:r>
                <m:t>c</m:t>
              </m:r>
            </m:e>
            <m:sub>
              <m:r>
                <m:t>N</m:t>
              </m:r>
            </m:sub>
          </m:sSub>
          <m:r>
            <m:rPr>
              <m:sty m:val="p"/>
            </m:rPr>
            <m:t>+</m:t>
          </m:r>
          <m:sSub>
            <m:e>
              <m:r>
                <m:t>β</m:t>
              </m:r>
            </m:e>
            <m:sub>
              <m:r>
                <m:t>s</m:t>
              </m:r>
              <m:r>
                <m:t>t</m:t>
              </m:r>
              <m:r>
                <m:t>a</m:t>
              </m:r>
              <m:r>
                <m:t>r</m:t>
              </m:r>
              <m:r>
                <m:t>t</m:t>
              </m:r>
            </m:sub>
          </m:sSub>
          <m:r>
            <m:t> </m:t>
          </m:r>
          <m:sSub>
            <m:e>
              <m:r>
                <m:t>c</m:t>
              </m:r>
            </m:e>
            <m:sub>
              <m:r>
                <m:t>0</m:t>
              </m:r>
            </m:sub>
          </m:sSub>
          <m:r>
            <m:t>  </m:t>
          </m:r>
          <m:d>
            <m:dPr>
              <m:begChr m:val="("/>
              <m:sepChr m:val=""/>
              <m:endChr m:val=")"/>
              <m:grow/>
            </m:dPr>
            <m:e>
              <m:r>
                <m:t>14</m:t>
              </m:r>
            </m:e>
          </m:d>
        </m:oMath>
      </m:oMathPara>
      <w:bookmarkEnd w:id="46"/>
    </w:p>
    <w:p xmlns:wp14="http://schemas.microsoft.com/office/word/2010/wordml" w14:paraId="72FF5A79" wp14:textId="77777777">
      <w:pPr>
        <w:pStyle w:val="FirstParagraph"/>
      </w:pPr>
      <w:r w:rsidR="60756BE8">
        <w:rPr/>
        <w:t xml:space="preserve">Here,</w:t>
      </w:r>
      <w:r w:rsidR="60756BE8">
        <w:rPr/>
        <w:t xml:space="preserve"> </w:t>
      </w:r>
      <m:oMath>
        <m:sSub>
          <m:e>
            <m:r>
              <m:t>ρ</m:t>
            </m:r>
          </m:e>
          <m:sub>
            <m:r>
              <m:rPr>
                <m:nor/>
                <m:sty m:val="p"/>
              </m:rPr>
              <m:t>start</m:t>
            </m:r>
          </m:sub>
        </m:sSub>
      </m:oMath>
      <w:r w:rsidR="60756BE8">
        <w:rPr/>
        <w:t xml:space="preserve"> </w:t>
      </w:r>
      <w:r w:rsidR="60756BE8">
        <w:rPr/>
        <w:t xml:space="preserve">is calculated from</w:t>
      </w:r>
      <w:r w:rsidR="60756BE8">
        <w:rPr/>
        <w:t xml:space="preserve"> </w:t>
      </w:r>
      <w:r>
        <w:fldChar w:fldCharType="begin"/>
      </w:r>
      <w:r>
        <w:instrText xml:space="preserve">HYPERLINK  \l "eq-context-rho"</w:instrText>
      </w:r>
      <w:r>
        <w:fldChar w:fldCharType="separate"/>
      </w:r>
      <w:r w:rsidRPr="60756BE8" w:rsidR="60756BE8">
        <w:rPr>
          <w:rStyle w:val="Hyperlink"/>
        </w:rPr>
        <w:t>Equation 5</w:t>
      </w:r>
      <w:r>
        <w:fldChar w:fldCharType="end"/>
      </w:r>
      <w:r w:rsidR="60756BE8">
        <w:rPr/>
        <w:t xml:space="preserve"> </w:t>
      </w:r>
      <w:r w:rsidR="60756BE8">
        <w:rPr/>
        <w:t xml:space="preserve">using</w:t>
      </w:r>
      <w:r w:rsidR="60756BE8">
        <w:rPr/>
        <w:t xml:space="preserve"> </w:t>
      </w:r>
      <m:oMath>
        <m:sSub>
          <m:e>
            <m:r>
              <m:t>β</m:t>
            </m:r>
          </m:e>
          <m:sub>
            <m:r>
              <m:t>s</m:t>
            </m:r>
            <m:r>
              <m:t>t</m:t>
            </m:r>
            <m:r>
              <m:t>a</m:t>
            </m:r>
            <m:r>
              <m:t>r</m:t>
            </m:r>
            <m:r>
              <m:t>t</m:t>
            </m:r>
          </m:sub>
        </m:sSub>
      </m:oMath>
      <w:r w:rsidR="60756BE8">
        <w:rPr/>
        <w:t xml:space="preserve">.</w:t>
      </w:r>
      <w:r w:rsidR="60756BE8">
        <w:rPr/>
        <w:t xml:space="preserve"> </w:t>
      </w:r>
      <w:r w:rsidR="60756BE8">
        <w:rPr/>
        <w:t xml:space="preserve">Simulation settings can use the fitted</w:t>
      </w:r>
      <w:r w:rsidR="60756BE8">
        <w:rPr/>
        <w:t xml:space="preserve"> </w:t>
      </w:r>
      <m:oMath>
        <m:sSub>
          <m:e>
            <m:r>
              <m:t>β</m:t>
            </m:r>
          </m:e>
          <m:sub>
            <m:r>
              <m:t>s</m:t>
            </m:r>
            <m:r>
              <m:t>t</m:t>
            </m:r>
            <m:r>
              <m:t>a</m:t>
            </m:r>
            <m:r>
              <m:t>r</m:t>
            </m:r>
            <m:r>
              <m:t>t</m:t>
            </m:r>
          </m:sub>
        </m:sSub>
      </m:oMath>
      <w:r w:rsidR="60756BE8">
        <w:rPr/>
        <w:t xml:space="preserve"> </w:t>
      </w:r>
      <w:r w:rsidR="60756BE8">
        <w:rPr/>
        <w:t xml:space="preserve">value directly or multiply it to vary the degree of start-of-list context reinstatement.</w:t>
      </w:r>
      <w:r w:rsidR="60756BE8">
        <w:rPr/>
        <w:t xml:space="preserve"> </w:t>
      </w:r>
      <w:r w:rsidR="60756BE8">
        <w:rPr/>
        <w:t xml:space="preserve">The second control setting is sharper selection, implemented by scaling</w:t>
      </w:r>
      <w:r w:rsidR="60756BE8">
        <w:rPr/>
        <w:t xml:space="preserve"> </w:t>
      </w:r>
      <m:oMath>
        <m:r>
          <m:t>τ</m:t>
        </m:r>
      </m:oMath>
      <w:r w:rsidR="60756BE8">
        <w:rPr/>
        <w:t xml:space="preserve">.</w:t>
      </w:r>
      <w:r w:rsidR="60756BE8">
        <w:rPr/>
        <w:t xml:space="preserve"> </w:t>
      </w:r>
      <w:r w:rsidR="60756BE8">
        <w:rPr/>
        <w:t xml:space="preserve">Higher</w:t>
      </w:r>
      <w:r w:rsidR="60756BE8">
        <w:rPr/>
        <w:t xml:space="preserve"> </w:t>
      </w:r>
      <m:oMath>
        <m:r>
          <m:t>τ</m:t>
        </m:r>
      </m:oMath>
      <w:r w:rsidR="60756BE8">
        <w:rPr/>
        <w:t xml:space="preserve"> </w:t>
      </w:r>
      <w:r w:rsidR="60756BE8">
        <w:rPr/>
        <w:t xml:space="preserve">sharpens competition among all candidates.</w:t>
      </w:r>
      <w:r w:rsidR="60756BE8">
        <w:rPr/>
        <w:t xml:space="preserve"> </w:t>
      </w:r>
      <w:commentRangeStart w:id="366750469"/>
      <w:commentRangeStart w:id="1392268365"/>
      <w:r w:rsidR="60756BE8">
        <w:rPr/>
        <w:t xml:space="preserve">It protects film recall only when film-directed cueing gives film items stronger support than task competitors.</w:t>
      </w:r>
      <w:commentRangeEnd w:id="366750469"/>
      <w:r>
        <w:rPr>
          <w:rStyle w:val="CommentReference"/>
        </w:rPr>
        <w:commentReference w:id="366750469"/>
      </w:r>
      <w:commentRangeEnd w:id="1392268365"/>
      <w:r>
        <w:rPr>
          <w:rStyle w:val="CommentReference"/>
        </w:rPr>
        <w:commentReference w:id="1392268365"/>
      </w:r>
      <w:r w:rsidR="60756BE8">
        <w:rPr/>
        <w:t xml:space="preserve"> </w:t>
      </w:r>
      <w:r w:rsidR="60756BE8">
        <w:rPr/>
        <w:t xml:space="preserve">The third control setting is target monitoring after an off-target item is sampled.</w:t>
      </w:r>
      <w:r w:rsidR="60756BE8">
        <w:rPr/>
        <w:t xml:space="preserve"> </w:t>
      </w:r>
      <w:r w:rsidR="60756BE8">
        <w:rPr/>
        <w:t xml:space="preserve">Let</w:t>
      </w:r>
      <w:r w:rsidR="60756BE8">
        <w:rPr/>
        <w:t xml:space="preserve"> </w:t>
      </w:r>
      <m:oMath>
        <m:sSub>
          <m:e>
            <m:r>
              <m:t>t</m:t>
            </m:r>
          </m:e>
          <m:sub>
            <m:r>
              <m:t>i</m:t>
            </m:r>
          </m:sub>
        </m:sSub>
        <m:r>
          <m:rPr>
            <m:sty m:val="p"/>
          </m:rPr>
          <m:t>=</m:t>
        </m:r>
        <m:r>
          <m:t>1</m:t>
        </m:r>
      </m:oMath>
      <w:r w:rsidR="60756BE8">
        <w:rPr/>
        <w:t xml:space="preserve"> </w:t>
      </w:r>
      <w:r w:rsidR="60756BE8">
        <w:rPr/>
        <w:t xml:space="preserve">for film items and</w:t>
      </w:r>
      <w:r w:rsidR="60756BE8">
        <w:rPr/>
        <w:t xml:space="preserve"> </w:t>
      </w:r>
      <m:oMath>
        <m:sSub>
          <m:e>
            <m:r>
              <m:t>t</m:t>
            </m:r>
          </m:e>
          <m:sub>
            <m:r>
              <m:t>i</m:t>
            </m:r>
          </m:sub>
        </m:sSub>
        <m:r>
          <m:rPr>
            <m:sty m:val="p"/>
          </m:rPr>
          <m:t>=</m:t>
        </m:r>
        <m:r>
          <m:t>0</m:t>
        </m:r>
      </m:oMath>
      <w:r w:rsidR="60756BE8">
        <w:rPr/>
        <w:t xml:space="preserve"> </w:t>
      </w:r>
      <w:r w:rsidR="60756BE8">
        <w:rPr/>
        <w:t xml:space="preserve">otherwise, and define</w:t>
      </w:r>
      <w:r w:rsidR="60756BE8">
        <w:rPr/>
        <w:t xml:space="preserve"> </w:t>
      </w:r>
      <m:oMath>
        <m:sSub>
          <m:e>
            <m:r>
              <m:t>κ</m:t>
            </m:r>
          </m:e>
          <m:sub>
            <m:r>
              <m:t>i</m:t>
            </m:r>
          </m:sub>
        </m:sSub>
        <m:r>
          <m:rPr>
            <m:sty m:val="p"/>
          </m:rPr>
          <m:t>=</m:t>
        </m:r>
        <m:sSub>
          <m:e>
            <m:r>
              <m:t>t</m:t>
            </m:r>
          </m:e>
          <m:sub>
            <m:r>
              <m:t>i</m:t>
            </m:r>
          </m:sub>
        </m:sSub>
        <m:r>
          <m:rPr>
            <m:sty m:val="p"/>
          </m:rPr>
          <m:t>+</m:t>
        </m:r>
        <m:d>
          <m:dPr>
            <m:begChr m:val="("/>
            <m:sepChr m:val=""/>
            <m:endChr m:val=")"/>
            <m:grow/>
          </m:dPr>
          <m:e>
            <m:r>
              <m:t>1</m:t>
            </m:r>
            <m:r>
              <m:rPr>
                <m:sty m:val="p"/>
              </m:rPr>
              <m:t>−</m:t>
            </m:r>
            <m:sSub>
              <m:e>
                <m:r>
                  <m:t>t</m:t>
                </m:r>
              </m:e>
              <m:sub>
                <m:r>
                  <m:t>i</m:t>
                </m:r>
              </m:sub>
            </m:sSub>
          </m:e>
        </m:d>
        <m:r>
          <m:t>κ</m:t>
        </m:r>
      </m:oMath>
      <w:r w:rsidR="60756BE8">
        <w:rPr/>
        <w:t xml:space="preserve">.</w:t>
      </w:r>
      <w:r w:rsidR="60756BE8">
        <w:rPr/>
        <w:t xml:space="preserve"> </w:t>
      </w:r>
      <w:r w:rsidR="60756BE8">
        <w:rPr/>
        <w:t xml:space="preserve">Target monitoring modifies the sampled-item context update in</w:t>
      </w:r>
      <w:r w:rsidR="60756BE8">
        <w:rPr/>
        <w:t xml:space="preserve"> </w:t>
      </w:r>
      <w:r>
        <w:fldChar w:fldCharType="begin"/>
      </w:r>
      <w:r>
        <w:instrText xml:space="preserve">HYPERLINK  \l "eq-recall-context-update"</w:instrText>
      </w:r>
      <w:r>
        <w:fldChar w:fldCharType="separate"/>
      </w:r>
      <w:r w:rsidRPr="60756BE8" w:rsidR="60756BE8">
        <w:rPr>
          <w:rStyle w:val="Hyperlink"/>
        </w:rPr>
        <w:t>Equation 13</w:t>
      </w:r>
      <w:r>
        <w:fldChar w:fldCharType="end"/>
      </w:r>
      <w:r w:rsidR="60756BE8">
        <w:rPr/>
        <w:t xml:space="preserve">.</w:t>
      </w:r>
      <w:r w:rsidR="60756BE8">
        <w:rPr/>
        <w:t xml:space="preserve"> </w:t>
      </w:r>
      <w:r w:rsidR="60756BE8">
        <w:rPr/>
        <w:t xml:space="preserve">With target monitoring, the context update after sampled item</w:t>
      </w:r>
      <w:r w:rsidR="60756BE8">
        <w:rPr/>
        <w:t xml:space="preserve"> </w:t>
      </w:r>
      <m:oMath>
        <m:r>
          <m:t>i</m:t>
        </m:r>
      </m:oMath>
      <w:r w:rsidR="60756BE8">
        <w:rPr/>
        <w:t xml:space="preserve"> </w:t>
      </w:r>
      <w:r w:rsidR="60756BE8">
        <w:rPr/>
        <w:t xml:space="preserve">becomes:</w:t>
      </w:r>
    </w:p>
    <w:p xmlns:wp14="http://schemas.microsoft.com/office/word/2010/wordml" w14:paraId="0A1E1C3A" wp14:textId="77777777">
      <w:pPr>
        <w:pStyle w:val="BodyText"/>
      </w:pPr>
      <w:bookmarkStart w:name="eq-target-monitoring-update" w:id="47"/>
      <m:oMathPara>
        <m:oMathParaPr>
          <m:jc m:val="center"/>
        </m:oMathParaPr>
        <m:oMath>
          <m:sSub>
            <m:e>
              <m:r>
                <m:t>c</m:t>
              </m:r>
            </m:e>
            <m:sub>
              <m:r>
                <m:t>j</m:t>
              </m:r>
              <m:r>
                <m:rPr>
                  <m:sty m:val="p"/>
                </m:rPr>
                <m:t>+</m:t>
              </m:r>
              <m:r>
                <m:t>1</m:t>
              </m:r>
            </m:sub>
          </m:sSub>
          <m:r>
            <m:rPr>
              <m:sty m:val="p"/>
            </m:rPr>
            <m:t>=</m:t>
          </m:r>
          <m:sSub>
            <m:e>
              <m:r>
                <m:t>ρ</m:t>
              </m:r>
            </m:e>
            <m:sub>
              <m:r>
                <m:rPr>
                  <m:sty m:val="p"/>
                </m:rPr>
                <m:t>r</m:t>
              </m:r>
              <m:r>
                <m:rPr>
                  <m:sty m:val="p"/>
                </m:rPr>
                <m:t>e</m:t>
              </m:r>
              <m:r>
                <m:rPr>
                  <m:sty m:val="p"/>
                </m:rPr>
                <m:t>c</m:t>
              </m:r>
              <m:r>
                <m:rPr>
                  <m:sty m:val="p"/>
                </m:rPr>
                <m:t>,</m:t>
              </m:r>
              <m:r>
                <m:t>j</m:t>
              </m:r>
            </m:sub>
          </m:sSub>
          <m:r>
            <m:t> </m:t>
          </m:r>
          <m:sSub>
            <m:e>
              <m:r>
                <m:t>c</m:t>
              </m:r>
            </m:e>
            <m:sub>
              <m:r>
                <m:t>j</m:t>
              </m:r>
            </m:sub>
          </m:sSub>
          <m:r>
            <m:rPr>
              <m:sty m:val="p"/>
            </m:rPr>
            <m:t>+</m:t>
          </m:r>
          <m:sSub>
            <m:e>
              <m:r>
                <m:t>κ</m:t>
              </m:r>
            </m:e>
            <m:sub>
              <m:r>
                <m:t>i</m:t>
              </m:r>
            </m:sub>
          </m:sSub>
          <m:sSub>
            <m:e>
              <m:r>
                <m:t>β</m:t>
              </m:r>
            </m:e>
            <m:sub>
              <m:r>
                <m:t>r</m:t>
              </m:r>
              <m:r>
                <m:t>e</m:t>
              </m:r>
              <m:r>
                <m:t>c</m:t>
              </m:r>
            </m:sub>
          </m:sSub>
          <m:r>
            <m:t> </m:t>
          </m:r>
          <m:acc>
            <m:accPr>
              <m:chr m:val="̂"/>
            </m:accPr>
            <m:e>
              <m:sSup>
                <m:e>
                  <m:r>
                    <m:t>M</m:t>
                  </m:r>
                </m:e>
                <m:sup>
                  <m:r>
                    <m:t>F</m:t>
                  </m:r>
                  <m:r>
                    <m:t>C</m:t>
                  </m:r>
                </m:sup>
              </m:sSup>
              <m:sSub>
                <m:e>
                  <m:r>
                    <m:t>f</m:t>
                  </m:r>
                </m:e>
                <m:sub>
                  <m:r>
                    <m:t>i</m:t>
                  </m:r>
                </m:sub>
              </m:sSub>
            </m:e>
          </m:acc>
          <m:r>
            <m:t>  </m:t>
          </m:r>
          <m:d>
            <m:dPr>
              <m:begChr m:val="("/>
              <m:sepChr m:val=""/>
              <m:endChr m:val=")"/>
              <m:grow/>
            </m:dPr>
            <m:e>
              <m:r>
                <m:t>15</m:t>
              </m:r>
            </m:e>
          </m:d>
        </m:oMath>
      </m:oMathPara>
      <w:bookmarkEnd w:id="47"/>
    </w:p>
    <w:p xmlns:wp14="http://schemas.microsoft.com/office/word/2010/wordml" w14:paraId="59FF4756" wp14:textId="77777777">
      <w:pPr>
        <w:pStyle w:val="FirstParagraph"/>
      </w:pPr>
      <w:r w:rsidR="60756BE8">
        <w:rPr/>
        <w:t xml:space="preserve">When</w:t>
      </w:r>
      <w:r w:rsidR="60756BE8">
        <w:rPr/>
        <w:t xml:space="preserve"> </w:t>
      </w:r>
      <m:oMath>
        <m:r>
          <m:t>κ</m:t>
        </m:r>
        <m:r>
          <m:rPr>
            <m:sty m:val="p"/>
          </m:rPr>
          <m:t>&lt;</m:t>
        </m:r>
        <m:r>
          <m:t>1</m:t>
        </m:r>
      </m:oMath>
      <w:r w:rsidR="60756BE8">
        <w:rPr/>
        <w:t xml:space="preserve">, sampled off-target candidates have less influence on the next context state than sampled film items.</w:t>
      </w:r>
      <w:r w:rsidR="60756BE8">
        <w:rPr/>
        <w:t xml:space="preserve"> </w:t>
      </w:r>
      <w:r w:rsidR="60756BE8">
        <w:rPr/>
        <w:t xml:space="preserve">This convention is used for deliberate recall when simulations manipulate rejected-sample updating.</w:t>
      </w:r>
      <w:r w:rsidR="60756BE8">
        <w:rPr/>
        <w:t xml:space="preserve"> </w:t>
      </w:r>
      <w:commentRangeStart w:id="331084258"/>
      <w:r w:rsidR="60756BE8">
        <w:rPr/>
        <w:t xml:space="preserve">Tests that supply a film item</w:t>
      </w:r>
      <w:commentRangeEnd w:id="331084258"/>
      <w:r>
        <w:rPr>
          <w:rStyle w:val="CommentReference"/>
        </w:rPr>
        <w:commentReference w:id="331084258"/>
      </w:r>
      <w:r w:rsidR="60756BE8">
        <w:rPr/>
        <w:t xml:space="preserve"> are represented as cue-driven context reinstatement using the same feature-to-context input operation as</w:t>
      </w:r>
      <w:r w:rsidR="60756BE8">
        <w:rPr/>
        <w:t xml:space="preserve"> </w:t>
      </w:r>
      <w:r>
        <w:fldChar w:fldCharType="begin"/>
      </w:r>
      <w:r>
        <w:instrText xml:space="preserve">HYPERLINK  \l "eq-context-input"</w:instrText>
      </w:r>
      <w:r>
        <w:fldChar w:fldCharType="separate"/>
      </w:r>
      <w:r w:rsidRPr="60756BE8" w:rsidR="60756BE8">
        <w:rPr>
          <w:rStyle w:val="Hyperlink"/>
        </w:rPr>
        <w:t>Equation 3</w:t>
      </w:r>
      <w:r>
        <w:fldChar w:fldCharType="end"/>
      </w:r>
      <w:r w:rsidR="60756BE8">
        <w:rPr/>
        <w:t xml:space="preserve">:</w:t>
      </w:r>
    </w:p>
    <w:p xmlns:wp14="http://schemas.microsoft.com/office/word/2010/wordml" w14:paraId="357486EA" wp14:textId="77777777">
      <w:pPr>
        <w:pStyle w:val="BodyText"/>
      </w:pPr>
      <w:bookmarkStart w:name="eq-film-cue-input" w:id="48"/>
      <m:oMathPara>
        <m:oMathParaPr>
          <m:jc m:val="center"/>
        </m:oMathParaPr>
        <m:oMath>
          <m:sSubSup>
            <m:e>
              <m:r>
                <m:t>c</m:t>
              </m:r>
            </m:e>
            <m:sub>
              <m:r>
                <m:rPr>
                  <m:nor/>
                  <m:sty m:val="p"/>
                </m:rPr>
                <m:t>film</m:t>
              </m:r>
            </m:sub>
            <m:sup>
              <m:r>
                <m:rPr>
                  <m:sty m:val="p"/>
                </m:rPr>
                <m:t>I</m:t>
              </m:r>
              <m:r>
                <m:rPr>
                  <m:sty m:val="p"/>
                </m:rPr>
                <m:t>N</m:t>
              </m:r>
            </m:sup>
          </m:sSubSup>
          <m:r>
            <m:rPr>
              <m:sty m:val="p"/>
            </m:rPr>
            <m:t>=</m:t>
          </m:r>
          <m:sSup>
            <m:e>
              <m:r>
                <m:t>M</m:t>
              </m:r>
            </m:e>
            <m:sup>
              <m:r>
                <m:t>F</m:t>
              </m:r>
              <m:r>
                <m:t>C</m:t>
              </m:r>
            </m:sup>
          </m:sSup>
          <m:sSub>
            <m:e>
              <m:r>
                <m:t>f</m:t>
              </m:r>
            </m:e>
            <m:sub>
              <m:r>
                <m:rPr>
                  <m:nor/>
                  <m:sty m:val="p"/>
                </m:rPr>
                <m:t>film</m:t>
              </m:r>
            </m:sub>
          </m:sSub>
          <m:r>
            <m:t>  </m:t>
          </m:r>
          <m:d>
            <m:dPr>
              <m:begChr m:val="("/>
              <m:sepChr m:val=""/>
              <m:endChr m:val=")"/>
              <m:grow/>
            </m:dPr>
            <m:e>
              <m:r>
                <m:t>16</m:t>
              </m:r>
            </m:e>
          </m:d>
        </m:oMath>
      </m:oMathPara>
      <w:bookmarkEnd w:id="48"/>
    </w:p>
    <w:p xmlns:wp14="http://schemas.microsoft.com/office/word/2010/wordml" w14:paraId="695AF7BC" wp14:textId="77777777">
      <w:pPr>
        <w:pStyle w:val="FirstParagraph"/>
      </w:pPr>
      <w:r>
        <w:t xml:space="preserve">Supplied film items therefore use the same feature-to-context operation as sampled and reminded items.</w:t>
      </w:r>
    </w:p>
    <w:bookmarkEnd w:id="49"/>
    <w:bookmarkStart w:name="source-context" w:id="53"/>
    <w:p xmlns:wp14="http://schemas.microsoft.com/office/word/2010/wordml" w14:paraId="6DAF6394" wp14:textId="77777777">
      <w:pPr>
        <w:pStyle w:val="Heading2"/>
      </w:pPr>
      <w:r>
        <w:t xml:space="preserve">Source Context</w:t>
      </w:r>
    </w:p>
    <w:p xmlns:wp14="http://schemas.microsoft.com/office/word/2010/wordml" w14:paraId="5629FEC1" wp14:textId="77777777">
      <w:pPr>
        <w:pStyle w:val="FirstParagraph"/>
      </w:pPr>
      <w:r>
        <w:t xml:space="preserve">The source-context pathway adapts the emotional/source-context machinery of eCMR and CMR3 to the present trauma-film setting.</w:t>
      </w:r>
      <w:r>
        <w:t xml:space="preserve"> </w:t>
      </w:r>
      <w:r>
        <w:t xml:space="preserve">In published emotional CMR models, emotional features update a source-context subregion and can form item-context associations</w:t>
      </w:r>
      <w:r>
        <w:t xml:space="preserve"> </w:t>
      </w:r>
      <w:r>
        <w:t xml:space="preserve">(</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w:t>
      </w:r>
      <w:r>
        <w:t xml:space="preserve"> </w:t>
      </w:r>
      <w:r>
        <w:t xml:space="preserve">Here, we use the same architectural role for a simplified film-source dimension: a non-temporal context feature that can organize recall when shared across items</w:t>
      </w:r>
      <w:r>
        <w:t xml:space="preserve"> </w:t>
      </w:r>
      <w:r>
        <w:t xml:space="preserve">(</w:t>
      </w:r>
      <w:hyperlink w:anchor="ref-cohen2022memory">
        <w:r>
          <w:rPr>
            <w:rStyle w:val="Hyperlink"/>
          </w:rPr>
          <w:t xml:space="preserve">Cohen &amp; Kahana, 2022</w:t>
        </w:r>
      </w:hyperlink>
      <w:r>
        <w:t xml:space="preserve">;</w:t>
      </w:r>
      <w:r>
        <w:t xml:space="preserve"> </w:t>
      </w:r>
      <w:hyperlink w:anchor="ref-polyn2009context">
        <w:r>
          <w:rPr>
            <w:rStyle w:val="Hyperlink"/>
          </w:rPr>
          <w:t xml:space="preserve">Polyn et al., 2009a</w:t>
        </w:r>
      </w:hyperlink>
      <w:r>
        <w:t xml:space="preserve">;</w:t>
      </w:r>
      <w:r>
        <w:t xml:space="preserve"> </w:t>
      </w:r>
      <w:hyperlink w:anchor="ref-talmi2019retrieved">
        <w:r>
          <w:rPr>
            <w:rStyle w:val="Hyperlink"/>
          </w:rPr>
          <w:t xml:space="preserve">Talmi et al., 2019</w:t>
        </w:r>
      </w:hyperlink>
      <w:r>
        <w:t xml:space="preserve">)</w:t>
      </w:r>
      <w:r>
        <w:t xml:space="preserve">.</w:t>
      </w:r>
      <w:r>
        <w:t xml:space="preserve"> </w:t>
      </w:r>
      <w:r>
        <w:t xml:space="preserve">In the present simulations, this pathway is represented by a simplified source feature vector</w:t>
      </w:r>
      <w:r>
        <w:t xml:space="preserve"> </w:t>
      </w:r>
      <m:oMath>
        <m:sSub>
          <m:e>
            <m:r>
              <m:t>s</m:t>
            </m:r>
          </m:e>
          <m:sub>
            <m:r>
              <m:t>i</m:t>
            </m:r>
          </m:sub>
        </m:sSub>
      </m:oMath>
      <w:r>
        <w:t xml:space="preserve"> </w:t>
      </w:r>
      <w:r>
        <w:t xml:space="preserve">with a marked film/source feature and a neutral/default feature.</w:t>
      </w:r>
      <w:r>
        <w:t xml:space="preserve"> </w:t>
      </w:r>
      <w:r>
        <w:t xml:space="preserve">Film items are assigned the marked source feature, whereas break, task, and filler items are assigned the neutral/default feature unless a later source-overlap manipulation states otherwise.</w:t>
      </w:r>
      <w:r>
        <w:t xml:space="preserve"> </w:t>
      </w:r>
      <w:r>
        <w:t xml:space="preserve">The source feature vector initializes</w:t>
      </w:r>
      <w:r>
        <w:t xml:space="preserve"> </w:t>
      </w:r>
      <m:oMath>
        <m:sSubSup>
          <m:e>
            <m:r>
              <m:t>M</m:t>
            </m:r>
          </m:e>
          <m:sub>
            <m:r>
              <m:t>e</m:t>
            </m:r>
            <m:r>
              <m:t>m</m:t>
            </m:r>
            <m:r>
              <m:t>o</m:t>
            </m:r>
            <m:r>
              <m:t>t</m:t>
            </m:r>
          </m:sub>
          <m:sup>
            <m:r>
              <m:t>F</m:t>
            </m:r>
            <m:r>
              <m:t>C</m:t>
            </m:r>
          </m:sup>
        </m:sSubSup>
      </m:oMath>
      <w:r>
        <w:t xml:space="preserve"> </w:t>
      </w:r>
      <w:r>
        <w:t xml:space="preserve">so that an item can cue its source-context components:</w:t>
      </w:r>
    </w:p>
    <w:p xmlns:wp14="http://schemas.microsoft.com/office/word/2010/wordml" w14:paraId="172EE4BB" wp14:textId="77777777">
      <w:pPr>
        <w:pStyle w:val="BodyText"/>
      </w:pPr>
      <w:bookmarkStart w:name="eq-emot-mfc-pre" w:id="50"/>
      <m:oMathPara>
        <m:oMathParaPr>
          <m:jc m:val="center"/>
        </m:oMathParaPr>
        <m:oMath>
          <m:sSubSup>
            <m:e>
              <m:r>
                <m:t>M</m:t>
              </m:r>
            </m:e>
            <m:sub>
              <m:r>
                <m:t>e</m:t>
              </m:r>
              <m:r>
                <m:t>m</m:t>
              </m:r>
              <m:r>
                <m:t>o</m:t>
              </m:r>
              <m:r>
                <m:t>t</m:t>
              </m:r>
            </m:sub>
            <m:sup>
              <m:r>
                <m:t>F</m:t>
              </m:r>
              <m:r>
                <m:t>C</m:t>
              </m:r>
            </m:sup>
          </m:sSubSup>
          <m:d>
            <m:dPr>
              <m:begChr m:val="("/>
              <m:sepChr m:val=""/>
              <m:endChr m:val=")"/>
              <m:grow/>
            </m:dPr>
            <m:e>
              <m:r>
                <m:rPr>
                  <m:sty m:val="p"/>
                </m:rPr>
                <m:t>⋅</m:t>
              </m:r>
              <m:r>
                <m:rPr>
                  <m:sty m:val="p"/>
                </m:rPr>
                <m:t>,</m:t>
              </m:r>
              <m:r>
                <m:t>i</m:t>
              </m:r>
            </m:e>
          </m:d>
          <m:r>
            <m:rPr>
              <m:sty m:val="p"/>
            </m:rPr>
            <m:t>=</m:t>
          </m:r>
          <m:d>
            <m:dPr>
              <m:begChr m:val="("/>
              <m:sepChr m:val=""/>
              <m:endChr m:val=")"/>
              <m:grow/>
            </m:dPr>
            <m:e>
              <m:r>
                <m:t>1</m:t>
              </m:r>
              <m:r>
                <m:rPr>
                  <m:sty m:val="p"/>
                </m:rPr>
                <m:t>−</m:t>
              </m:r>
              <m:r>
                <m:t>γ</m:t>
              </m:r>
            </m:e>
          </m:d>
          <m:sSub>
            <m:e>
              <m:r>
                <m:t>s</m:t>
              </m:r>
            </m:e>
            <m:sub>
              <m:r>
                <m:t>i</m:t>
              </m:r>
            </m:sub>
          </m:sSub>
          <m:r>
            <m:t>  </m:t>
          </m:r>
          <m:d>
            <m:dPr>
              <m:begChr m:val="("/>
              <m:sepChr m:val=""/>
              <m:endChr m:val=")"/>
              <m:grow/>
            </m:dPr>
            <m:e>
              <m:r>
                <m:t>17</m:t>
              </m:r>
            </m:e>
          </m:d>
        </m:oMath>
      </m:oMathPara>
      <w:bookmarkEnd w:id="50"/>
    </w:p>
    <w:p xmlns:wp14="http://schemas.microsoft.com/office/word/2010/wordml" w14:paraId="4AF490FC" wp14:textId="77777777">
      <w:pPr>
        <w:pStyle w:val="FirstParagraph"/>
      </w:pPr>
      <w:r>
        <w:t xml:space="preserve">Source-context-to-feature support begins at zero:</w:t>
      </w:r>
    </w:p>
    <w:p xmlns:wp14="http://schemas.microsoft.com/office/word/2010/wordml" w14:paraId="3FF67BEB" wp14:textId="77777777">
      <w:pPr>
        <w:pStyle w:val="BodyText"/>
      </w:pPr>
      <w:bookmarkStart w:name="eq-emot-mcf-pre" w:id="51"/>
      <m:oMathPara>
        <m:oMathParaPr>
          <m:jc m:val="center"/>
        </m:oMathParaPr>
        <m:oMath>
          <m:sSubSup>
            <m:e>
              <m:r>
                <m:t>M</m:t>
              </m:r>
            </m:e>
            <m:sub>
              <m:r>
                <m:t>e</m:t>
              </m:r>
              <m:r>
                <m:t>m</m:t>
              </m:r>
              <m:r>
                <m:t>o</m:t>
              </m:r>
              <m:r>
                <m:t>t</m:t>
              </m:r>
            </m:sub>
            <m:sup>
              <m:r>
                <m:t>C</m:t>
              </m:r>
              <m:r>
                <m:t>F</m:t>
              </m:r>
            </m:sup>
          </m:sSubSup>
          <m:d>
            <m:dPr>
              <m:begChr m:val="("/>
              <m:sepChr m:val=""/>
              <m:endChr m:val=")"/>
              <m:grow/>
            </m:dPr>
            <m:e>
              <m:r>
                <m:t>i</m:t>
              </m:r>
              <m:r>
                <m:rPr>
                  <m:sty m:val="p"/>
                </m:rPr>
                <m:t>,</m:t>
              </m:r>
              <m:r>
                <m:rPr>
                  <m:sty m:val="p"/>
                </m:rPr>
                <m:t>⋅</m:t>
              </m:r>
            </m:e>
          </m:d>
          <m:r>
            <m:rPr>
              <m:sty m:val="p"/>
            </m:rPr>
            <m:t>=</m:t>
          </m:r>
          <m:r>
            <m:t>0</m:t>
          </m:r>
          <m:r>
            <m:t>  </m:t>
          </m:r>
          <m:d>
            <m:dPr>
              <m:begChr m:val="("/>
              <m:sepChr m:val=""/>
              <m:endChr m:val=")"/>
              <m:grow/>
            </m:dPr>
            <m:e>
              <m:r>
                <m:t>18</m:t>
              </m:r>
            </m:e>
          </m:d>
        </m:oMath>
      </m:oMathPara>
      <w:bookmarkEnd w:id="51"/>
    </w:p>
    <w:p xmlns:wp14="http://schemas.microsoft.com/office/word/2010/wordml" w14:paraId="11737DEB" wp14:textId="77777777">
      <w:pPr>
        <w:pStyle w:val="FirstParagraph"/>
      </w:pPr>
      <w:r>
        <w:t xml:space="preserve">Thus, source context can update during experience before it contributes retrieval support.</w:t>
      </w:r>
      <w:r>
        <w:t xml:space="preserve"> </w:t>
      </w:r>
      <w:r>
        <w:t xml:space="preserve">Source-context components use the same context-update rule in</w:t>
      </w:r>
      <w:r>
        <w:t xml:space="preserve"> </w:t>
      </w:r>
      <w:hyperlink w:anchor="eq-context-update">
        <w:r>
          <w:rPr>
            <w:rStyle w:val="Hyperlink"/>
          </w:rPr>
          <w:t xml:space="preserve">Equation 4</w:t>
        </w:r>
      </w:hyperlink>
      <w:r>
        <w:t xml:space="preserve"> </w:t>
      </w:r>
      <w:r>
        <w:t xml:space="preserve">with source-context drift rate</w:t>
      </w:r>
      <w:r>
        <w:t xml:space="preserve"> </w:t>
      </w:r>
      <m:oMath>
        <m:sSub>
          <m:e>
            <m:r>
              <m:t>β</m:t>
            </m:r>
          </m:e>
          <m:sub>
            <m:r>
              <m:t>e</m:t>
            </m:r>
            <m:r>
              <m:t>m</m:t>
            </m:r>
            <m:r>
              <m:t>o</m:t>
            </m:r>
            <m:r>
              <m:t>t</m:t>
            </m:r>
          </m:sub>
        </m:sSub>
      </m:oMath>
      <w:r>
        <w:t xml:space="preserve">.</w:t>
      </w:r>
      <w:r>
        <w:t xml:space="preserve"> </w:t>
      </w:r>
      <w:r>
        <w:t xml:space="preserve">Let</w:t>
      </w:r>
      <w:r>
        <w:t xml:space="preserve"> </w:t>
      </w:r>
      <m:oMath>
        <m:sSub>
          <m:e>
            <m:r>
              <m:t>η</m:t>
            </m:r>
          </m:e>
          <m:sub>
            <m:r>
              <m:t>s</m:t>
            </m:r>
          </m:sub>
        </m:sSub>
      </m:oMath>
      <w:r>
        <w:t xml:space="preserve"> </w:t>
      </w:r>
      <w:r>
        <w:t xml:space="preserve">denote baseline source-context-to-feature learning and let</w:t>
      </w:r>
      <w:r>
        <w:t xml:space="preserve"> </w:t>
      </w:r>
      <m:oMath>
        <m:sSub>
          <m:e>
            <m:r>
              <m:t>ϕ</m:t>
            </m:r>
          </m:e>
          <m:sub>
            <m:r>
              <m:rPr>
                <m:sty m:val="p"/>
              </m:rPr>
              <m:t>e</m:t>
            </m:r>
            <m:r>
              <m:rPr>
                <m:sty m:val="p"/>
              </m:rPr>
              <m:t>m</m:t>
            </m:r>
            <m:r>
              <m:rPr>
                <m:sty m:val="p"/>
              </m:rPr>
              <m:t>o</m:t>
            </m:r>
            <m:r>
              <m:rPr>
                <m:sty m:val="p"/>
              </m:rPr>
              <m:t>t</m:t>
            </m:r>
            <m:r>
              <m:rPr>
                <m:sty m:val="p"/>
              </m:rPr>
              <m:t>,</m:t>
            </m:r>
            <m:r>
              <m:t>i</m:t>
            </m:r>
          </m:sub>
        </m:sSub>
      </m:oMath>
      <w:r>
        <w:t xml:space="preserve"> </w:t>
      </w:r>
      <w:r>
        <w:t xml:space="preserve">denote added learning for item</w:t>
      </w:r>
      <w:r>
        <w:t xml:space="preserve"> </w:t>
      </w:r>
      <m:oMath>
        <m:r>
          <m:t>i</m:t>
        </m:r>
      </m:oMath>
      <w:r>
        <w:t xml:space="preserve"> </w:t>
      </w:r>
      <w:r>
        <w:t xml:space="preserve">in the marked source pathway.</w:t>
      </w:r>
      <w:r>
        <w:t xml:space="preserve"> </w:t>
      </w:r>
      <w:r>
        <w:t xml:space="preserve">With the binary vector above,</w:t>
      </w:r>
      <w:r>
        <w:t xml:space="preserve"> </w:t>
      </w:r>
      <m:oMath>
        <m:sSub>
          <m:e>
            <m:r>
              <m:t>ϕ</m:t>
            </m:r>
          </m:e>
          <m:sub>
            <m:r>
              <m:rPr>
                <m:sty m:val="p"/>
              </m:rPr>
              <m:t>e</m:t>
            </m:r>
            <m:r>
              <m:rPr>
                <m:sty m:val="p"/>
              </m:rPr>
              <m:t>m</m:t>
            </m:r>
            <m:r>
              <m:rPr>
                <m:sty m:val="p"/>
              </m:rPr>
              <m:t>o</m:t>
            </m:r>
            <m:r>
              <m:rPr>
                <m:sty m:val="p"/>
              </m:rPr>
              <m:t>t</m:t>
            </m:r>
            <m:r>
              <m:rPr>
                <m:sty m:val="p"/>
              </m:rPr>
              <m:t>,</m:t>
            </m:r>
            <m:r>
              <m:t>i</m:t>
            </m:r>
          </m:sub>
        </m:sSub>
        <m:r>
          <m:rPr>
            <m:sty m:val="p"/>
          </m:rPr>
          <m:t>=</m:t>
        </m:r>
        <m:sSub>
          <m:e>
            <m:r>
              <m:t>ϕ</m:t>
            </m:r>
          </m:e>
          <m:sub>
            <m:r>
              <m:rPr>
                <m:sty m:val="p"/>
              </m:rPr>
              <m:t>e</m:t>
            </m:r>
            <m:r>
              <m:rPr>
                <m:sty m:val="p"/>
              </m:rPr>
              <m:t>m</m:t>
            </m:r>
            <m:r>
              <m:rPr>
                <m:sty m:val="p"/>
              </m:rPr>
              <m:t>o</m:t>
            </m:r>
            <m:r>
              <m:rPr>
                <m:sty m:val="p"/>
              </m:rPr>
              <m:t>t</m:t>
            </m:r>
          </m:sub>
        </m:sSub>
        <m:sSub>
          <m:e>
            <m:d>
              <m:dPr>
                <m:begChr m:val="["/>
                <m:sepChr m:val=""/>
                <m:endChr m:val="]"/>
                <m:grow/>
              </m:dPr>
              <m:e>
                <m:sSub>
                  <m:e>
                    <m:r>
                      <m:t>s</m:t>
                    </m:r>
                  </m:e>
                  <m:sub>
                    <m:r>
                      <m:t>i</m:t>
                    </m:r>
                  </m:sub>
                </m:sSub>
              </m:e>
            </m:d>
          </m:e>
          <m:sub>
            <m:r>
              <m:t>1</m:t>
            </m:r>
          </m:sub>
        </m:sSub>
      </m:oMath>
      <w:r>
        <w:t xml:space="preserve">, so film items assigned the marked source feature receive</w:t>
      </w:r>
      <w:r>
        <w:t xml:space="preserve"> </w:t>
      </w:r>
      <m:oMath>
        <m:sSub>
          <m:e>
            <m:r>
              <m:t>ϕ</m:t>
            </m:r>
          </m:e>
          <m:sub>
            <m:r>
              <m:rPr>
                <m:sty m:val="p"/>
              </m:rPr>
              <m:t>e</m:t>
            </m:r>
            <m:r>
              <m:rPr>
                <m:sty m:val="p"/>
              </m:rPr>
              <m:t>m</m:t>
            </m:r>
            <m:r>
              <m:rPr>
                <m:sty m:val="p"/>
              </m:rPr>
              <m:t>o</m:t>
            </m:r>
            <m:r>
              <m:rPr>
                <m:sty m:val="p"/>
              </m:rPr>
              <m:t>t</m:t>
            </m:r>
          </m:sub>
        </m:sSub>
      </m:oMath>
      <w:r>
        <w:t xml:space="preserve"> </w:t>
      </w:r>
      <w:r>
        <w:t xml:space="preserve">and neutral/default items receive 0.</w:t>
      </w:r>
      <w:r>
        <w:t xml:space="preserve"> </w:t>
      </w:r>
      <w:r>
        <w:t xml:space="preserve">When source-context learning is engaged, the source components of context receive additional context-to-feature learning:</w:t>
      </w:r>
    </w:p>
    <w:p xmlns:wp14="http://schemas.microsoft.com/office/word/2010/wordml" w14:paraId="2E835DE6" wp14:textId="77777777">
      <w:pPr>
        <w:pStyle w:val="BodyText"/>
      </w:pPr>
      <w:bookmarkStart w:name="eq-emot-mcf-learning" w:id="52"/>
      <m:oMathPara>
        <m:oMathParaPr>
          <m:jc m:val="center"/>
        </m:oMathParaPr>
        <m:oMath>
          <m:r>
            <m:t>Δ</m:t>
          </m:r>
          <m:sSubSup>
            <m:e>
              <m:r>
                <m:t>M</m:t>
              </m:r>
            </m:e>
            <m:sub>
              <m:r>
                <m:t>e</m:t>
              </m:r>
              <m:r>
                <m:t>m</m:t>
              </m:r>
              <m:r>
                <m:t>o</m:t>
              </m:r>
              <m:r>
                <m:t>t</m:t>
              </m:r>
            </m:sub>
            <m:sup>
              <m:r>
                <m:t>C</m:t>
              </m:r>
              <m:r>
                <m:t>F</m:t>
              </m:r>
            </m:sup>
          </m:sSubSup>
          <m:r>
            <m:rPr>
              <m:sty m:val="p"/>
            </m:rPr>
            <m:t>=</m:t>
          </m:r>
          <m:r>
            <m:t>λ</m:t>
          </m:r>
          <m:sSub>
            <m:e>
              <m:r>
                <m:t>ϕ</m:t>
              </m:r>
            </m:e>
            <m:sub>
              <m:r>
                <m:t>i</m:t>
              </m:r>
            </m:sub>
          </m:sSub>
          <m:d>
            <m:dPr>
              <m:begChr m:val="("/>
              <m:sepChr m:val=""/>
              <m:endChr m:val=")"/>
              <m:grow/>
            </m:dPr>
            <m:e>
              <m:sSub>
                <m:e>
                  <m:r>
                    <m:t>η</m:t>
                  </m:r>
                </m:e>
                <m:sub>
                  <m:r>
                    <m:t>s</m:t>
                  </m:r>
                </m:sub>
              </m:sSub>
              <m:r>
                <m:rPr>
                  <m:sty m:val="p"/>
                </m:rPr>
                <m:t>+</m:t>
              </m:r>
              <m:sSub>
                <m:e>
                  <m:r>
                    <m:t>ϕ</m:t>
                  </m:r>
                </m:e>
                <m:sub>
                  <m:r>
                    <m:rPr>
                      <m:sty m:val="p"/>
                    </m:rPr>
                    <m:t>e</m:t>
                  </m:r>
                  <m:r>
                    <m:rPr>
                      <m:sty m:val="p"/>
                    </m:rPr>
                    <m:t>m</m:t>
                  </m:r>
                  <m:r>
                    <m:rPr>
                      <m:sty m:val="p"/>
                    </m:rPr>
                    <m:t>o</m:t>
                  </m:r>
                  <m:r>
                    <m:rPr>
                      <m:sty m:val="p"/>
                    </m:rPr>
                    <m:t>t</m:t>
                  </m:r>
                  <m:r>
                    <m:rPr>
                      <m:sty m:val="p"/>
                    </m:rPr>
                    <m:t>,</m:t>
                  </m:r>
                  <m:r>
                    <m:t>i</m:t>
                  </m:r>
                </m:sub>
              </m:sSub>
            </m:e>
          </m:d>
          <m:sSub>
            <m:e>
              <m:r>
                <m:t>f</m:t>
              </m:r>
            </m:e>
            <m:sub>
              <m:r>
                <m:t>i</m:t>
              </m:r>
            </m:sub>
          </m:sSub>
          <m:sSubSup>
            <m:e>
              <m:r>
                <m:t>c</m:t>
              </m:r>
            </m:e>
            <m:sub>
              <m:r>
                <m:rPr>
                  <m:sty m:val="p"/>
                </m:rPr>
                <m:t>e</m:t>
              </m:r>
              <m:r>
                <m:rPr>
                  <m:sty m:val="p"/>
                </m:rPr>
                <m:t>m</m:t>
              </m:r>
              <m:r>
                <m:rPr>
                  <m:sty m:val="p"/>
                </m:rPr>
                <m:t>o</m:t>
              </m:r>
              <m:r>
                <m:rPr>
                  <m:sty m:val="p"/>
                </m:rPr>
                <m:t>t</m:t>
              </m:r>
              <m:r>
                <m:rPr>
                  <m:sty m:val="p"/>
                </m:rPr>
                <m:t>,</m:t>
              </m:r>
              <m:r>
                <m:t>i</m:t>
              </m:r>
            </m:sub>
            <m:sup>
              <m:r>
                <m:rPr>
                  <m:sty m:val="p"/>
                </m:rPr>
                <m:t>⊤</m:t>
              </m:r>
            </m:sup>
          </m:sSubSup>
          <m:r>
            <m:t>  </m:t>
          </m:r>
          <m:d>
            <m:dPr>
              <m:begChr m:val="("/>
              <m:sepChr m:val=""/>
              <m:endChr m:val=")"/>
              <m:grow/>
            </m:dPr>
            <m:e>
              <m:r>
                <m:t>19</m:t>
              </m:r>
            </m:e>
          </m:d>
        </m:oMath>
      </m:oMathPara>
      <w:bookmarkEnd w:id="52"/>
    </w:p>
    <w:p xmlns:wp14="http://schemas.microsoft.com/office/word/2010/wordml" w14:paraId="6E2D553D" wp14:textId="77777777">
      <w:pPr>
        <w:pStyle w:val="FirstParagraph"/>
      </w:pPr>
      <w:r>
        <w:t xml:space="preserve">Here,</w:t>
      </w:r>
      <w:r>
        <w:t xml:space="preserve"> </w:t>
      </w:r>
      <m:oMath>
        <m:sSub>
          <m:e>
            <m:r>
              <m:t>c</m:t>
            </m:r>
          </m:e>
          <m:sub>
            <m:r>
              <m:rPr>
                <m:sty m:val="p"/>
              </m:rPr>
              <m:t>e</m:t>
            </m:r>
            <m:r>
              <m:rPr>
                <m:sty m:val="p"/>
              </m:rPr>
              <m:t>m</m:t>
            </m:r>
            <m:r>
              <m:rPr>
                <m:sty m:val="p"/>
              </m:rPr>
              <m:t>o</m:t>
            </m:r>
            <m:r>
              <m:rPr>
                <m:sty m:val="p"/>
              </m:rPr>
              <m:t>t</m:t>
            </m:r>
            <m:r>
              <m:rPr>
                <m:sty m:val="p"/>
              </m:rPr>
              <m:t>,</m:t>
            </m:r>
            <m:r>
              <m:t>i</m:t>
            </m:r>
          </m:sub>
        </m:sSub>
      </m:oMath>
      <w:r>
        <w:t xml:space="preserve"> </w:t>
      </w:r>
      <w:r>
        <w:t xml:space="preserve">denotes the source components of context.</w:t>
      </w:r>
      <w:r>
        <w:t xml:space="preserve"> </w:t>
      </w:r>
      <w:r>
        <w:t xml:space="preserve">Source-context support enters retrieval through learned source context-to-feature associations and contributes to the same competition defined in</w:t>
      </w:r>
      <w:r>
        <w:t xml:space="preserve"> </w:t>
      </w:r>
      <w:hyperlink w:anchor="eq-retrieval-support">
        <w:r>
          <w:rPr>
            <w:rStyle w:val="Hyperlink"/>
          </w:rPr>
          <w:t xml:space="preserve">Equation 9</w:t>
        </w:r>
      </w:hyperlink>
      <w:r>
        <w:t xml:space="preserve">.</w:t>
      </w:r>
      <w:r>
        <w:t xml:space="preserve"> </w:t>
      </w:r>
      <w:r>
        <w:t xml:space="preserve">Because</w:t>
      </w:r>
      <w:r>
        <w:t xml:space="preserve"> </w:t>
      </w:r>
      <m:oMath>
        <m:sSub>
          <m:e>
            <m:r>
              <m:t>η</m:t>
            </m:r>
          </m:e>
          <m:sub>
            <m:r>
              <m:t>s</m:t>
            </m:r>
          </m:sub>
        </m:sSub>
      </m:oMath>
      <w:r>
        <w:t xml:space="preserve"> </w:t>
      </w:r>
      <w:r>
        <w:t xml:space="preserve">is nonzero in the current simulations, neutral/default items can weakly bind the source context active during encoding without being assigned the marked film/source feature.</w:t>
      </w:r>
      <w:r>
        <w:t xml:space="preserve"> </w:t>
      </w:r>
      <w:r>
        <w:t xml:space="preserve">This lets task items inherit some influence from reinstated film-source context when the task is encoded after a film reminder, while still preserving a distinction between marked film items and neutral task competitors.</w:t>
      </w:r>
    </w:p>
    <w:p xmlns:wp14="http://schemas.microsoft.com/office/word/2010/wordml" w14:paraId="5EF956B2" wp14:textId="77777777">
      <w:pPr>
        <w:pStyle w:val="BodyText"/>
      </w:pPr>
      <w:r w:rsidR="60756BE8">
        <w:rPr/>
        <w:t xml:space="preserve">At retrieval onset, all </w:t>
      </w:r>
      <w:del w:author="Deborah Talmi" w:date="2026-06-02T13:00:22.52Z" w16du:dateUtc="2026-06-02T13:00:22.52Z" w:id="233649258">
        <w:r w:rsidDel="60756BE8">
          <w:delText xml:space="preserve">current </w:delText>
        </w:r>
      </w:del>
      <w:r w:rsidR="60756BE8">
        <w:rPr/>
        <w:t>simulations</w:t>
      </w:r>
      <w:commentRangeStart w:id="1831618600"/>
      <w:r w:rsidR="60756BE8">
        <w:rPr/>
        <w:t xml:space="preserve"> include a fixed partial reinstatement of the marked film-source context</w:t>
      </w:r>
      <w:commentRangeEnd w:id="1831618600"/>
      <w:r>
        <w:rPr>
          <w:rStyle w:val="CommentReference"/>
        </w:rPr>
        <w:commentReference w:id="1831618600"/>
      </w:r>
      <w:r w:rsidR="60756BE8">
        <w:rPr/>
        <w:t>.</w:t>
      </w:r>
      <w:r w:rsidR="60756BE8">
        <w:rPr/>
        <w:t xml:space="preserve"> </w:t>
      </w:r>
      <w:r w:rsidR="60756BE8">
        <w:rPr/>
        <w:t xml:space="preserve">This operation </w:t>
      </w:r>
      <w:r w:rsidR="60756BE8">
        <w:rPr/>
        <w:t>represents</w:t>
      </w:r>
      <w:r w:rsidR="60756BE8">
        <w:rPr/>
        <w:t xml:space="preserve"> the test setting orienting retrieval toward the film episode at the level of source context.</w:t>
      </w:r>
      <w:r w:rsidR="60756BE8">
        <w:rPr/>
        <w:t xml:space="preserve"> </w:t>
      </w:r>
      <w:r w:rsidR="60756BE8">
        <w:rPr/>
        <w:t>It is distinct from the temporal start-of-list cue manipulated in Simulation 2: an unguided-retrieval condition lacks deliberate temporal start-of-list reinstatement,</w:t>
      </w:r>
      <w:commentRangeStart w:id="1714907678"/>
      <w:r w:rsidR="60756BE8">
        <w:rPr/>
        <w:t xml:space="preserve"> but it is not a condition with no film-relevant test orientation at all</w:t>
      </w:r>
      <w:commentRangeEnd w:id="1714907678"/>
      <w:r>
        <w:rPr>
          <w:rStyle w:val="CommentReference"/>
        </w:rPr>
        <w:commentReference w:id="1714907678"/>
      </w:r>
      <w:r w:rsidR="60756BE8">
        <w:rPr/>
        <w:t>.</w:t>
      </w:r>
      <w:r w:rsidR="60756BE8">
        <w:rPr/>
        <w:t xml:space="preserve"> </w:t>
      </w:r>
      <w:r w:rsidR="60756BE8">
        <w:rPr/>
        <w:t xml:space="preserve"> </w:t>
      </w:r>
      <w:commentRangeStart w:id="1153306648"/>
      <w:r w:rsidR="60756BE8">
        <w:rPr/>
        <w:t xml:space="preserve">Task items are </w:t>
      </w:r>
      <w:r w:rsidR="60756BE8">
        <w:rPr/>
        <w:t>assigned</w:t>
      </w:r>
      <w:r w:rsidR="60756BE8">
        <w:rPr/>
        <w:t xml:space="preserve"> the marked source feature only in later source-overlap variants.</w:t>
      </w:r>
      <w:r w:rsidR="60756BE8">
        <w:rPr/>
        <w:t xml:space="preserve"> </w:t>
      </w:r>
      <w:commentRangeEnd w:id="1153306648"/>
      <w:r>
        <w:rPr>
          <w:rStyle w:val="CommentReference"/>
        </w:rPr>
        <w:commentReference w:id="1153306648"/>
      </w:r>
      <w:r w:rsidR="60756BE8">
        <w:rPr/>
        <w:t>When film and task items share the marked source feature and source context-to-feature learning is enabled,</w:t>
      </w:r>
      <w:r w:rsidR="60756BE8">
        <w:rPr/>
        <w:t xml:space="preserve"> </w:t>
      </w:r>
      <w:r>
        <w:fldChar w:fldCharType="begin"/>
      </w:r>
      <w:r>
        <w:instrText xml:space="preserve">HYPERLINK  \l "eq-emot-mcf-learning"</w:instrText>
      </w:r>
      <w:r>
        <w:fldChar w:fldCharType="separate"/>
      </w:r>
      <w:r w:rsidRPr="60756BE8" w:rsidR="60756BE8">
        <w:rPr>
          <w:rStyle w:val="Hyperlink"/>
        </w:rPr>
        <w:t>Equation 19</w:t>
      </w:r>
      <w:r>
        <w:fldChar w:fldCharType="end"/>
      </w:r>
      <w:r w:rsidR="60756BE8">
        <w:rPr/>
        <w:t xml:space="preserve"> </w:t>
      </w:r>
      <w:r w:rsidR="60756BE8">
        <w:rPr/>
        <w:t>can amplify competition beyond temporal proximity alone.</w:t>
      </w:r>
    </w:p>
    <w:p xmlns:wp14="http://schemas.microsoft.com/office/word/2010/wordml" w14:paraId="76C3B0D4" wp14:textId="77777777">
      <w:pPr>
        <w:pStyle w:val="BodyText"/>
      </w:pPr>
      <w:r w:rsidR="60756BE8">
        <w:rPr/>
        <w:t>These equations define the item-context architecture used in all simulations.</w:t>
      </w:r>
      <w:r w:rsidR="60756BE8">
        <w:rPr/>
        <w:t xml:space="preserve"> </w:t>
      </w:r>
      <w:r w:rsidR="60756BE8">
        <w:rPr/>
        <w:t xml:space="preserve">Because retrieval proceeds as a sequence of competitive samples terminated by a </w:t>
      </w:r>
      <w:commentRangeStart w:id="546962880"/>
      <w:r w:rsidR="60756BE8">
        <w:rPr/>
        <w:t>growing stop probability</w:t>
      </w:r>
      <w:commentRangeEnd w:id="546962880"/>
      <w:r>
        <w:rPr>
          <w:rStyle w:val="CommentReference"/>
        </w:rPr>
        <w:commentReference w:id="546962880"/>
      </w:r>
      <w:r w:rsidR="60756BE8">
        <w:rPr/>
        <w:t xml:space="preserve">, task competitors can </w:t>
      </w:r>
      <w:commentRangeStart w:id="1364508225"/>
      <w:r w:rsidR="60756BE8">
        <w:rPr/>
        <w:t>reduce</w:t>
      </w:r>
      <w:commentRangeEnd w:id="1364508225"/>
      <w:r>
        <w:rPr>
          <w:rStyle w:val="CommentReference"/>
        </w:rPr>
        <w:commentReference w:id="1364508225"/>
      </w:r>
      <w:r w:rsidR="60756BE8">
        <w:rPr/>
        <w:t xml:space="preserve"> film-item access by winning individual retrieval competitions before search terminates.</w:t>
      </w:r>
    </w:p>
    <w:bookmarkEnd w:id="53"/>
    <w:bookmarkEnd w:id="54"/>
    <w:bookmarkStart w:name="simulations" w:id="83"/>
    <w:p xmlns:wp14="http://schemas.microsoft.com/office/word/2010/wordml" w14:paraId="65807118" wp14:textId="77777777">
      <w:pPr>
        <w:pStyle w:val="Heading1"/>
      </w:pPr>
      <w:r>
        <w:t xml:space="preserve">Simulations</w:t>
      </w:r>
    </w:p>
    <w:p xmlns:wp14="http://schemas.microsoft.com/office/word/2010/wordml" w:rsidP="60756BE8" w14:paraId="6E19BC37" wp14:textId="669D497C">
      <w:pPr>
        <w:pStyle w:val="FirstParagraph"/>
        <w:suppressLineNumbers w:val="0"/>
        <w:bidi w:val="0"/>
        <w:spacing w:before="0" w:beforeAutospacing="off" w:after="0" w:afterAutospacing="off" w:line="480" w:lineRule="auto"/>
        <w:ind w:left="0" w:right="0" w:firstLine="720"/>
        <w:jc w:val="left"/>
        <w:pPrChange w:author="Deborah Talmi" w:date="2026-06-02T13:04:47.864Z">
          <w:pPr>
            <w:pStyle w:val="FirstParagraph"/>
            <w:spacing w:before="0" w:beforeAutospacing="off"/>
          </w:pPr>
        </w:pPrChange>
      </w:pPr>
      <w:r w:rsidR="60756BE8">
        <w:rPr/>
        <w:t>The simulations instantiate the retrieved-context account in a controlled trauma-</w:t>
      </w:r>
      <w:del w:author="Deborah Talmi" w:date="2026-06-02T13:03:07.644Z" w16du:dateUtc="2026-06-02T13:03:07.644Z" w:id="1052389751">
        <w:r w:rsidDel="60756BE8">
          <w:delText>film</w:delText>
        </w:r>
      </w:del>
      <w:r w:rsidR="60756BE8">
        <w:rPr/>
        <w:t xml:space="preserve"> analogue</w:t>
      </w:r>
      <w:ins w:author="Deborah Talmi" w:date="2026-06-02T13:03:34.817Z" w16du:dateUtc="2026-06-02T13:03:34.817Z" w:id="1431667432">
        <w:r w:rsidR="60756BE8">
          <w:t xml:space="preserve"> laboratory task where immersing oneself in a</w:t>
        </w:r>
        <w:r w:rsidR="60756BE8">
          <w:t xml:space="preserve"> film that depict </w:t>
        </w:r>
      </w:ins>
      <w:ins w:author="Deborah Talmi" w:date="2026-06-02T13:04:49.658Z" w16du:dateUtc="2026-06-02T13:04:49.658Z" w:id="1794636897">
        <w:r w:rsidR="60756BE8">
          <w:t>threats, injuries, and death is used to investigate the memory processes that underly response to real-life trauma (XXX cite review, perhaps James</w:t>
        </w:r>
        <w:r w:rsidR="60756BE8">
          <w:t>)</w:t>
        </w:r>
      </w:ins>
      <w:r w:rsidR="60756BE8">
        <w:rPr/>
        <w:t>.</w:t>
      </w:r>
      <w:r w:rsidR="60756BE8">
        <w:rPr/>
        <w:t xml:space="preserve"> </w:t>
      </w:r>
      <w:ins w:author="Deborah Talmi" w:date="2026-06-02T13:05:14.071Z" w16du:dateUtc="2026-06-02T13:05:14.071Z" w:id="2022300089">
        <w:r w:rsidR="60756BE8">
          <w:t>Simulations</w:t>
        </w:r>
      </w:ins>
      <w:del w:author="Deborah Talmi" w:date="2026-06-02T13:05:15.122Z" w16du:dateUtc="2026-06-02T13:05:15.122Z" w:id="194522475">
        <w:r w:rsidDel="60756BE8">
          <w:delText>They</w:delText>
        </w:r>
      </w:del>
      <w:r w:rsidR="60756BE8">
        <w:rPr/>
        <w:t xml:space="preserve"> are organized into three linked groups: a </w:t>
      </w:r>
      <w:commentRangeStart w:id="367798989"/>
      <w:commentRangeStart w:id="323898085"/>
      <w:r w:rsidR="60756BE8">
        <w:rPr/>
        <w:t>cor</w:t>
      </w:r>
      <w:commentRangeEnd w:id="367798989"/>
      <w:r>
        <w:rPr>
          <w:rStyle w:val="CommentReference"/>
        </w:rPr>
        <w:commentReference w:id="367798989"/>
      </w:r>
      <w:commentRangeEnd w:id="323898085"/>
      <w:r>
        <w:rPr>
          <w:rStyle w:val="CommentReference"/>
        </w:rPr>
        <w:commentReference w:id="323898085"/>
      </w:r>
      <w:r w:rsidR="60756BE8">
        <w:rPr/>
        <w:t>e context-binding and retrieval-control demonstration, cue and test-format consequences of bidirectional item-context associations, and task-property boundary conditions.</w:t>
      </w:r>
      <w:r w:rsidR="60756BE8">
        <w:rPr/>
        <w:t xml:space="preserve"> </w:t>
      </w:r>
      <w:r w:rsidR="60756BE8">
        <w:rPr/>
        <w:t xml:space="preserve">Simulation 1 shows how a post-reminder task </w:t>
      </w:r>
      <w:del w:author="Deborah Talmi" w:date="2026-06-02T13:06:33.436Z" w16du:dateUtc="2026-06-02T13:06:33.436Z" w:id="833458917">
        <w:r w:rsidDel="60756BE8">
          <w:delText>reduces</w:delText>
        </w:r>
      </w:del>
      <w:ins w:author="Deborah Talmi" w:date="2026-06-02T13:06:45.218Z" w16du:dateUtc="2026-06-02T13:06:45.218Z" w:id="377051481">
        <w:r w:rsidR="60756BE8">
          <w:t>attenuates</w:t>
        </w:r>
      </w:ins>
      <w:r w:rsidR="60756BE8">
        <w:rPr/>
        <w:t xml:space="preserve"> film recall when task items receive strong context-to-feature learning in context states that overlap with the film trajectory.</w:t>
      </w:r>
      <w:r w:rsidR="60756BE8">
        <w:rPr/>
        <w:t xml:space="preserve"> </w:t>
      </w:r>
      <w:r w:rsidR="60756BE8">
        <w:rPr/>
        <w:t>Simulation 2 adds t</w:t>
      </w:r>
      <w:r w:rsidR="60756BE8">
        <w:rPr/>
        <w:t xml:space="preserve">he </w:t>
      </w:r>
      <w:r w:rsidR="60756BE8">
        <w:rPr/>
        <w:t>inte</w:t>
      </w:r>
      <w:r w:rsidR="60756BE8">
        <w:rPr/>
        <w:t>ntionality</w:t>
      </w:r>
      <w:r w:rsidR="60756BE8">
        <w:rPr/>
        <w:t xml:space="preserve"> manipulation by comparing unguided retrieval with deliberate recall and </w:t>
      </w:r>
      <w:r w:rsidR="60756BE8">
        <w:rPr/>
        <w:t>then decom</w:t>
      </w:r>
      <w:r w:rsidR="60756BE8">
        <w:rPr/>
        <w:t xml:space="preserve">posing the film-directed control settings that </w:t>
      </w:r>
      <w:ins w:author="Deborah Talmi" w:date="2026-06-02T13:07:49.99Z" w16du:dateUtc="2026-06-02T13:07:49.99Z" w:id="582010417">
        <w:r w:rsidR="60756BE8">
          <w:t>protect</w:t>
        </w:r>
      </w:ins>
      <w:del w:author="Deborah Talmi" w:date="2026-06-02T13:07:51.875Z" w16du:dateUtc="2026-06-02T13:07:51.875Z" w:id="1564792377">
        <w:r w:rsidDel="60756BE8">
          <w:delText>reduce</w:delText>
        </w:r>
      </w:del>
      <w:r w:rsidR="60756BE8">
        <w:rPr/>
        <w:t xml:space="preserve"> deliberate</w:t>
      </w:r>
      <w:ins w:author="Deborah Talmi" w:date="2026-06-02T13:07:54.132Z" w16du:dateUtc="2026-06-02T13:07:54.132Z" w:id="17898974">
        <w:r w:rsidR="60756BE8">
          <w:t xml:space="preserve"> </w:t>
        </w:r>
      </w:ins>
      <w:del w:author="Deborah Talmi" w:date="2026-06-02T13:07:54.261Z" w16du:dateUtc="2026-06-02T13:07:54.261Z" w:id="606039479">
        <w:r w:rsidDel="60756BE8">
          <w:delText>-</w:delText>
        </w:r>
      </w:del>
      <w:r w:rsidR="60756BE8">
        <w:rPr/>
        <w:t>recall</w:t>
      </w:r>
      <w:del w:author="Deborah Talmi" w:date="2026-06-02T13:07:57.735Z" w16du:dateUtc="2026-06-02T13:07:57.735Z" w:id="1478930426">
        <w:r w:rsidDel="60756BE8">
          <w:delText xml:space="preserve"> vulnerability</w:delText>
        </w:r>
      </w:del>
      <w:r w:rsidR="60756BE8">
        <w:rPr/>
        <w:t>.</w:t>
      </w:r>
      <w:r w:rsidR="60756BE8">
        <w:rPr/>
        <w:t xml:space="preserve"> </w:t>
      </w:r>
      <w:r w:rsidR="60756BE8">
        <w:rPr/>
        <w:t xml:space="preserve">Simulation 3 </w:t>
      </w:r>
      <w:r w:rsidR="60756BE8">
        <w:rPr/>
        <w:t>varies</w:t>
      </w:r>
      <w:r w:rsidR="60756BE8">
        <w:rPr/>
        <w:t xml:space="preserve"> test-phase film-item cues drawn from the film sequence to separate cue-driven film access from diagnostic retrieval control.</w:t>
      </w:r>
      <w:r w:rsidR="60756BE8">
        <w:rPr/>
        <w:t xml:space="preserve"> </w:t>
      </w:r>
      <w:r w:rsidR="60756BE8">
        <w:rPr/>
        <w:t>Simulation 4 compares context-to-item recall with supplied-item access formats.</w:t>
      </w:r>
      <w:r w:rsidR="60756BE8">
        <w:rPr/>
        <w:t xml:space="preserve"> </w:t>
      </w:r>
      <w:r w:rsidR="60756BE8">
        <w:rPr/>
        <w:t>Simulation 5 examines which task properties make the post-film task effective, including task-item learning strength, contextual similarity, and source-context overlap.</w:t>
      </w:r>
      <w:commentRangeStart w:id="1207633508"/>
      <w:commentRangeEnd w:id="1207633508"/>
      <w:r>
        <w:rPr>
          <w:rStyle w:val="CommentReference"/>
        </w:rPr>
        <w:commentReference w:id="1207633508"/>
      </w:r>
    </w:p>
    <w:bookmarkStart w:name="methodology" w:id="57"/>
    <w:p xmlns:wp14="http://schemas.microsoft.com/office/word/2010/wordml" w14:paraId="52CDFA90" wp14:textId="77777777">
      <w:pPr>
        <w:pStyle w:val="Heading2"/>
      </w:pPr>
      <w:r>
        <w:t xml:space="preserve">Methodology</w:t>
      </w:r>
    </w:p>
    <w:p xmlns:wp14="http://schemas.microsoft.com/office/word/2010/wordml" w14:paraId="3F055038" wp14:textId="64EC9667">
      <w:pPr>
        <w:pStyle w:val="FirstParagraph"/>
      </w:pPr>
      <w:commentRangeStart w:id="256208721"/>
      <w:r w:rsidR="60756BE8">
        <w:rPr/>
        <w:t>Base parameters were anchored to an existing immediate free-recall dataset in which participants who reported concern about the war in Ukraine studied and recalled lists of war-related and neutral photographs</w:t>
      </w:r>
      <w:commentRangeEnd w:id="256208721"/>
      <w:r>
        <w:rPr>
          <w:rStyle w:val="CommentReference"/>
        </w:rPr>
        <w:commentReference w:id="256208721"/>
      </w:r>
      <w:r w:rsidR="60756BE8">
        <w:rPr/>
        <w:t xml:space="preserve"> </w:t>
      </w:r>
      <w:r w:rsidR="60756BE8">
        <w:rPr/>
        <w:t>(</w:t>
      </w:r>
      <w:r>
        <w:fldChar w:fldCharType="begin"/>
      </w:r>
      <w:r>
        <w:instrText xml:space="preserve">HYPERLINK  \l "ref-dupertuys2026ukraine"</w:instrText>
      </w:r>
      <w:r>
        <w:fldChar w:fldCharType="separate"/>
      </w:r>
      <w:r w:rsidRPr="60756BE8" w:rsidR="60756BE8">
        <w:rPr>
          <w:rStyle w:val="Hyperlink"/>
        </w:rPr>
        <w:t>Dupertuys et al., 2026</w:t>
      </w:r>
      <w:r>
        <w:fldChar w:fldCharType="end"/>
      </w:r>
      <w:r w:rsidR="60756BE8">
        <w:rPr/>
        <w:t>)</w:t>
      </w:r>
      <w:r w:rsidR="60756BE8">
        <w:rPr/>
        <w:t>.</w:t>
      </w:r>
      <w:r w:rsidR="60756BE8">
        <w:rPr/>
        <w:t xml:space="preserve"> </w:t>
      </w:r>
      <w:r w:rsidR="60756BE8">
        <w:rPr/>
        <w:t>The fitted dataset included 123 participants, four lists per participant, 492 immediate recall sequences, and 3,804 scored recall events.</w:t>
      </w:r>
      <w:r w:rsidR="60756BE8">
        <w:rPr/>
        <w:t xml:space="preserve"> </w:t>
      </w:r>
      <w:r w:rsidR="60756BE8">
        <w:rPr/>
        <w:t>This dataset provides an externally estimated eCMR regime for deliberate context-guided recall of affective and neutral photographs.</w:t>
      </w:r>
      <w:r w:rsidR="60756BE8">
        <w:rPr/>
        <w:t xml:space="preserve"> </w:t>
      </w:r>
      <w:r w:rsidR="60756BE8">
        <w:rPr/>
        <w:t>The fitted parameters set baseline encoding, retrieval, and stopping dynamics before the selective-interference manipulations are applied as phase-specific encoding or retrieval-control settings.</w:t>
      </w:r>
      <w:r w:rsidR="60756BE8">
        <w:rPr/>
        <w:t xml:space="preserve"> </w:t>
      </w:r>
      <w:r w:rsidR="60756BE8">
        <w:rPr/>
        <w:t xml:space="preserve">In these simulations, film items reinstate the marked source feature into source </w:t>
      </w:r>
      <w:r w:rsidR="60756BE8">
        <w:rPr/>
        <w:t>context,</w:t>
      </w:r>
      <w:r w:rsidR="60756BE8">
        <w:rPr/>
        <w:t xml:space="preserve"> neutral/default events can weakly bind active source context, and retrieval begins with partial film-source reinstatement.</w:t>
      </w:r>
      <w:r w:rsidR="60756BE8">
        <w:rPr/>
        <w:t xml:space="preserve"> </w:t>
      </w:r>
      <w:r w:rsidR="60756BE8">
        <w:rPr/>
        <w:t xml:space="preserve">To </w:t>
      </w:r>
      <w:del w:author="Deborah Talmi" w:date="2026-06-02T13:12:38.471Z" w16du:dateUtc="2026-06-02T13:12:38.471Z" w:id="45298814">
        <w:r w:rsidDel="60756BE8">
          <w:delText>accomodate</w:delText>
        </w:r>
      </w:del>
      <w:ins w:author="Deborah Talmi" w:date="2026-06-02T13:12:38.472Z" w16du:dateUtc="2026-06-02T13:12:38.472Z" w:id="28613155">
        <w:r w:rsidR="60756BE8">
          <w:t>accommodate</w:t>
        </w:r>
      </w:ins>
      <w:r w:rsidR="60756BE8">
        <w:rPr/>
        <w:t xml:space="preserve"> the difference in total encoded items between the immediate-recall paradigm and the current simulations, the primacy profile is also moderated </w:t>
      </w:r>
      <w:r w:rsidR="60756BE8">
        <w:rPr/>
        <w:t>relative</w:t>
      </w:r>
      <w:r w:rsidR="60756BE8">
        <w:rPr/>
        <w:t xml:space="preserve"> to the immediate-recall fit so that the film sequence is not dominated by an unrealistically steep first-item advantage</w:t>
      </w:r>
      <w:commentRangeStart w:id="150985650"/>
      <w:commentRangeStart w:id="1997584705"/>
      <w:r w:rsidR="60756BE8">
        <w:rPr/>
        <w:t>.</w:t>
      </w:r>
      <w:commentRangeEnd w:id="150985650"/>
      <w:r>
        <w:rPr>
          <w:rStyle w:val="CommentReference"/>
        </w:rPr>
        <w:commentReference w:id="150985650"/>
      </w:r>
      <w:commentRangeEnd w:id="1997584705"/>
      <w:r>
        <w:rPr>
          <w:rStyle w:val="CommentReference"/>
        </w:rPr>
        <w:commentReference w:id="1997584705"/>
      </w:r>
      <w:r w:rsidR="60756BE8">
        <w:rPr/>
        <w:t xml:space="preserve"> </w:t>
      </w:r>
      <w:r>
        <w:fldChar w:fldCharType="begin"/>
      </w:r>
      <w:r>
        <w:instrText xml:space="preserve">HYPERLINK  \l "tbl-simulation-parameters"</w:instrText>
      </w:r>
      <w:r>
        <w:fldChar w:fldCharType="separate"/>
      </w:r>
      <w:r w:rsidRPr="60756BE8" w:rsidR="60756BE8">
        <w:rPr>
          <w:rStyle w:val="Hyperlink"/>
        </w:rPr>
        <w:t>Table 2</w:t>
      </w:r>
      <w:r>
        <w:fldChar w:fldCharType="end"/>
      </w:r>
      <w:r w:rsidR="60756BE8">
        <w:rPr/>
        <w:t xml:space="preserve"> </w:t>
      </w:r>
      <w:r w:rsidR="60756BE8">
        <w:rPr/>
        <w:t>gives the default numerical values used in the current simulations.</w:t>
      </w:r>
    </w:p>
    <w:bookmarkStart w:name="tbl-simulation-parameters" w:id="55"/>
    <w:p xmlns:wp14="http://schemas.microsoft.com/office/word/2010/wordml" w14:paraId="13BD0120" wp14:textId="77777777">
      <w:pPr>
        <w:pStyle w:val="FigureTitle"/>
      </w:pPr>
      <w:r>
        <w:t xml:space="preserve">Table 2</w:t>
      </w:r>
    </w:p>
    <w:p xmlns:wp14="http://schemas.microsoft.com/office/word/2010/wordml" w14:paraId="0AD02C85" wp14:textId="77777777">
      <w:pPr>
        <w:pStyle w:val="Caption"/>
      </w:pPr>
      <w:r w:rsidR="60756BE8">
        <w:rPr/>
        <w:t xml:space="preserve">Default numerical parameter values</w:t>
      </w:r>
      <w:del w:author="Deborah Talmi" w:date="2026-06-02T13:14:30.302Z" w16du:dateUtc="2026-06-02T13:14:30.302Z" w:id="136475832">
        <w:r w:rsidDel="60756BE8">
          <w:delText xml:space="preserve"> used in the current simulations</w:delText>
        </w:r>
      </w:del>
      <w:r w:rsidR="60756BE8">
        <w:rPr/>
        <w:t xml:space="preserve">.</w:t>
      </w:r>
      <w:r w:rsidR="60756BE8">
        <w:rPr/>
        <w:t xml:space="preserve"> </w:t>
      </w:r>
      <w:r w:rsidR="60756BE8">
        <w:rPr/>
        <w:t xml:space="preserve">Values are from a pooled eCMR fit to the immediate free-recall sequences from</w:t>
      </w:r>
      <w:r w:rsidR="60756BE8">
        <w:rPr/>
        <w:t xml:space="preserve"> </w:t>
      </w:r>
      <w:r w:rsidR="60756BE8">
        <w:rPr/>
        <w:t xml:space="preserve">Dupertuys et al. (</w:t>
      </w:r>
      <w:r>
        <w:fldChar w:fldCharType="begin"/>
      </w:r>
      <w:r>
        <w:instrText xml:space="preserve">HYPERLINK  \l "ref-dupertuys2026ukraine"</w:instrText>
      </w:r>
      <w:r>
        <w:fldChar w:fldCharType="separate"/>
      </w:r>
      <w:r w:rsidRPr="60756BE8" w:rsidR="60756BE8">
        <w:rPr>
          <w:rStyle w:val="Hyperlink"/>
        </w:rPr>
        <w:t>2026</w:t>
      </w:r>
      <w:r>
        <w:fldChar w:fldCharType="end"/>
      </w:r>
      <w:r w:rsidR="60756BE8">
        <w:rPr/>
        <w:t xml:space="preserve">)</w:t>
      </w:r>
      <w:r w:rsidR="60756BE8">
        <w:rPr/>
        <w:t xml:space="preserve">, with</w:t>
      </w:r>
      <w:r w:rsidR="60756BE8">
        <w:rPr/>
        <w:t xml:space="preserve"> </w:t>
      </w:r>
      <m:oMath>
        <m:r>
          <m:t>α</m:t>
        </m:r>
      </m:oMath>
      <w:r w:rsidR="60756BE8">
        <w:rPr/>
        <w:t xml:space="preserve"> </w:t>
      </w:r>
      <w:r w:rsidR="60756BE8">
        <w:rPr/>
        <w:t xml:space="preserve">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376"/>
        <w:gridCol w:w="3168"/>
        <w:gridCol w:w="2376"/>
      </w:tblGrid>
      <w:tr xmlns:wp14="http://schemas.microsoft.com/office/word/2010/wordml" w14:paraId="687ED395" wp14:textId="77777777">
        <w:trPr>
          <w:tblHeader w:val="on"/>
        </w:trPr>
        <w:tc>
          <w:tcPr/>
          <w:p w14:paraId="0C0DCAB3" wp14:textId="77777777">
            <w:pPr>
              <w:pStyle w:val="Compact"/>
            </w:pPr>
            <w:r>
              <w:t xml:space="preserve">Symbol</w:t>
            </w:r>
          </w:p>
        </w:tc>
        <w:tc>
          <w:tcPr/>
          <w:p w14:paraId="6D3D45CB" wp14:textId="77777777">
            <w:pPr>
              <w:pStyle w:val="Compact"/>
              <w:jc w:val="right"/>
            </w:pPr>
            <w:r>
              <w:t xml:space="preserve">Value</w:t>
            </w:r>
          </w:p>
        </w:tc>
        <w:tc>
          <w:tcPr/>
          <w:p w14:paraId="58CD447F" wp14:textId="77777777">
            <w:pPr>
              <w:pStyle w:val="Compact"/>
            </w:pPr>
            <w:r>
              <w:t xml:space="preserve">Role</w:t>
            </w:r>
          </w:p>
        </w:tc>
      </w:tr>
      <w:tr xmlns:wp14="http://schemas.microsoft.com/office/word/2010/wordml" w14:paraId="3016D61A" wp14:textId="77777777">
        <w:tc>
          <w:tcPr/>
          <w:p w14:paraId="051B57FD" wp14:textId="77777777">
            <w:pPr>
              <w:pStyle w:val="Compact"/>
            </w:pPr>
            <m:oMath>
              <m:sSub>
                <m:e>
                  <m:r>
                    <m:t>β</m:t>
                  </m:r>
                </m:e>
                <m:sub>
                  <m:r>
                    <m:t>e</m:t>
                  </m:r>
                  <m:r>
                    <m:t>n</m:t>
                  </m:r>
                  <m:r>
                    <m:t>c</m:t>
                  </m:r>
                </m:sub>
              </m:sSub>
            </m:oMath>
          </w:p>
        </w:tc>
        <w:tc>
          <w:tcPr/>
          <w:p w14:paraId="0BE7EFA3" wp14:textId="77777777">
            <w:pPr>
              <w:pStyle w:val="Compact"/>
              <w:jc w:val="right"/>
            </w:pPr>
            <w:r>
              <w:t xml:space="preserve">0.440</w:t>
            </w:r>
          </w:p>
        </w:tc>
        <w:tc>
          <w:tcPr/>
          <w:p w14:paraId="0E37C542" wp14:textId="77777777">
            <w:pPr>
              <w:pStyle w:val="Compact"/>
            </w:pPr>
            <w:r>
              <w:t xml:space="preserve">Encoding drift rate</w:t>
            </w:r>
          </w:p>
        </w:tc>
      </w:tr>
      <w:tr xmlns:wp14="http://schemas.microsoft.com/office/word/2010/wordml" w14:paraId="67C44E5C" wp14:textId="77777777">
        <w:tc>
          <w:tcPr/>
          <w:p w14:paraId="7A3919B4" wp14:textId="77777777">
            <w:pPr>
              <w:pStyle w:val="Compact"/>
            </w:pPr>
            <m:oMath>
              <m:sSub>
                <m:e>
                  <m:r>
                    <m:t>β</m:t>
                  </m:r>
                </m:e>
                <m:sub>
                  <m:r>
                    <m:t>s</m:t>
                  </m:r>
                  <m:r>
                    <m:t>t</m:t>
                  </m:r>
                  <m:r>
                    <m:t>a</m:t>
                  </m:r>
                  <m:r>
                    <m:t>r</m:t>
                  </m:r>
                  <m:r>
                    <m:t>t</m:t>
                  </m:r>
                </m:sub>
              </m:sSub>
            </m:oMath>
          </w:p>
        </w:tc>
        <w:tc>
          <w:tcPr/>
          <w:p w14:paraId="25E9E51C" wp14:textId="77777777">
            <w:pPr>
              <w:pStyle w:val="Compact"/>
              <w:jc w:val="right"/>
            </w:pPr>
            <w:r>
              <w:t xml:space="preserve">0.766</w:t>
            </w:r>
          </w:p>
        </w:tc>
        <w:tc>
          <w:tcPr/>
          <w:p w14:paraId="2879127D" wp14:textId="77777777">
            <w:pPr>
              <w:pStyle w:val="Compact"/>
            </w:pPr>
            <w:r>
              <w:t xml:space="preserve">Start-cue parameter</w:t>
            </w:r>
          </w:p>
        </w:tc>
      </w:tr>
      <w:tr xmlns:wp14="http://schemas.microsoft.com/office/word/2010/wordml" w14:paraId="410BB771" wp14:textId="77777777">
        <w:tc>
          <w:tcPr/>
          <w:p w14:paraId="0241B885" wp14:textId="77777777">
            <w:pPr>
              <w:pStyle w:val="Compact"/>
            </w:pPr>
            <m:oMath>
              <m:sSub>
                <m:e>
                  <m:r>
                    <m:t>β</m:t>
                  </m:r>
                </m:e>
                <m:sub>
                  <m:r>
                    <m:t>r</m:t>
                  </m:r>
                  <m:r>
                    <m:t>e</m:t>
                  </m:r>
                  <m:r>
                    <m:t>c</m:t>
                  </m:r>
                </m:sub>
              </m:sSub>
            </m:oMath>
          </w:p>
        </w:tc>
        <w:tc>
          <w:tcPr/>
          <w:p w14:paraId="53EF934B" wp14:textId="77777777">
            <w:pPr>
              <w:pStyle w:val="Compact"/>
              <w:jc w:val="right"/>
            </w:pPr>
            <w:r>
              <w:t xml:space="preserve">0.678</w:t>
            </w:r>
          </w:p>
        </w:tc>
        <w:tc>
          <w:tcPr/>
          <w:p w14:paraId="584C0F99" wp14:textId="77777777">
            <w:pPr>
              <w:pStyle w:val="Compact"/>
            </w:pPr>
            <w:r>
              <w:t xml:space="preserve">Recall drift rate</w:t>
            </w:r>
          </w:p>
        </w:tc>
      </w:tr>
      <w:tr xmlns:wp14="http://schemas.microsoft.com/office/word/2010/wordml" w14:paraId="40D64A04" wp14:textId="77777777">
        <w:tc>
          <w:tcPr/>
          <w:p w14:paraId="0DB23D72" wp14:textId="77777777">
            <w:pPr>
              <w:pStyle w:val="Compact"/>
            </w:pPr>
            <m:oMath>
              <m:r>
                <m:t>γ</m:t>
              </m:r>
            </m:oMath>
          </w:p>
        </w:tc>
        <w:tc>
          <w:tcPr/>
          <w:p w14:paraId="287D7A10" wp14:textId="77777777">
            <w:pPr>
              <w:pStyle w:val="Compact"/>
              <w:jc w:val="right"/>
            </w:pPr>
            <w:r>
              <w:t xml:space="preserve">0.468</w:t>
            </w:r>
          </w:p>
        </w:tc>
        <w:tc>
          <w:tcPr/>
          <w:p w14:paraId="308B1BD4" wp14:textId="77777777">
            <w:pPr>
              <w:pStyle w:val="Compact"/>
            </w:pPr>
            <w:r>
              <w:t xml:space="preserve">Feature-to-context learning rate</w:t>
            </w:r>
          </w:p>
        </w:tc>
      </w:tr>
      <w:tr xmlns:wp14="http://schemas.microsoft.com/office/word/2010/wordml" w14:paraId="08813290" wp14:textId="77777777">
        <w:tc>
          <w:tcPr/>
          <w:p w14:paraId="20656777" wp14:textId="77777777">
            <w:pPr>
              <w:pStyle w:val="Compact"/>
            </w:pPr>
            <m:oMath>
              <m:r>
                <m:t>δ</m:t>
              </m:r>
            </m:oMath>
          </w:p>
        </w:tc>
        <w:tc>
          <w:tcPr/>
          <w:p w14:paraId="5BEF2C2E" wp14:textId="77777777">
            <w:pPr>
              <w:pStyle w:val="Compact"/>
              <w:jc w:val="right"/>
            </w:pPr>
            <w:r>
              <w:t xml:space="preserve">0.00022</w:t>
            </w:r>
          </w:p>
        </w:tc>
        <w:tc>
          <w:tcPr/>
          <w:p w14:paraId="6A5F0C25" wp14:textId="77777777">
            <w:pPr>
              <w:pStyle w:val="Compact"/>
            </w:pPr>
            <w:r>
              <w:t xml:space="preserve">Pre-experimental self-support</w:t>
            </w:r>
          </w:p>
        </w:tc>
      </w:tr>
      <w:tr xmlns:wp14="http://schemas.microsoft.com/office/word/2010/wordml" w14:paraId="5069DEE6" wp14:textId="77777777">
        <w:tc>
          <w:tcPr/>
          <w:p w14:paraId="34DD1F00" wp14:textId="77777777">
            <w:pPr>
              <w:pStyle w:val="Compact"/>
            </w:pPr>
            <m:oMath>
              <m:r>
                <m:t>α</m:t>
              </m:r>
            </m:oMath>
          </w:p>
        </w:tc>
        <w:tc>
          <w:tcPr/>
          <w:p w14:paraId="4B584315" wp14:textId="77777777">
            <w:pPr>
              <w:pStyle w:val="Compact"/>
              <w:jc w:val="right"/>
            </w:pPr>
            <w:r>
              <w:t xml:space="preserve">0</w:t>
            </w:r>
          </w:p>
        </w:tc>
        <w:tc>
          <w:tcPr/>
          <w:p w14:paraId="2E58C88A" wp14:textId="77777777">
            <w:pPr>
              <w:pStyle w:val="Compact"/>
            </w:pPr>
            <w:r>
              <w:t xml:space="preserve">Pre-experimental shared support</w:t>
            </w:r>
          </w:p>
        </w:tc>
      </w:tr>
      <w:tr xmlns:wp14="http://schemas.microsoft.com/office/word/2010/wordml" w14:paraId="4990BE79" wp14:textId="77777777">
        <w:tc>
          <w:tcPr/>
          <w:p w14:paraId="710B6060" wp14:textId="77777777">
            <w:pPr>
              <w:pStyle w:val="Compact"/>
            </w:pPr>
            <m:oMath>
              <m:sSub>
                <m:e>
                  <m:r>
                    <m:t>ϕ</m:t>
                  </m:r>
                </m:e>
                <m:sub>
                  <m:r>
                    <m:t>s</m:t>
                  </m:r>
                </m:sub>
              </m:sSub>
            </m:oMath>
          </w:p>
        </w:tc>
        <w:tc>
          <w:tcPr/>
          <w:p w14:paraId="466FD7BC" wp14:textId="77777777">
            <w:pPr>
              <w:pStyle w:val="Compact"/>
              <w:jc w:val="right"/>
            </w:pPr>
            <w:r>
              <w:t xml:space="preserve">0.100</w:t>
            </w:r>
          </w:p>
        </w:tc>
        <w:tc>
          <w:tcPr/>
          <w:p w14:paraId="180C4DA1" wp14:textId="77777777">
            <w:pPr>
              <w:pStyle w:val="Compact"/>
            </w:pPr>
            <w:r>
              <w:t xml:space="preserve">Primacy scale used in simulations</w:t>
            </w:r>
          </w:p>
        </w:tc>
      </w:tr>
      <w:tr xmlns:wp14="http://schemas.microsoft.com/office/word/2010/wordml" w14:paraId="052FB88E" wp14:textId="77777777">
        <w:tc>
          <w:tcPr/>
          <w:p w14:paraId="518F12DA" wp14:textId="77777777">
            <w:pPr>
              <w:pStyle w:val="Compact"/>
            </w:pPr>
            <m:oMath>
              <m:sSub>
                <m:e>
                  <m:r>
                    <m:t>ϕ</m:t>
                  </m:r>
                </m:e>
                <m:sub>
                  <m:r>
                    <m:t>d</m:t>
                  </m:r>
                </m:sub>
              </m:sSub>
            </m:oMath>
          </w:p>
        </w:tc>
        <w:tc>
          <w:tcPr/>
          <w:p w14:paraId="639A823D" wp14:textId="77777777">
            <w:pPr>
              <w:pStyle w:val="Compact"/>
              <w:jc w:val="right"/>
            </w:pPr>
            <w:r>
              <w:t xml:space="preserve">1.500</w:t>
            </w:r>
          </w:p>
        </w:tc>
        <w:tc>
          <w:tcPr/>
          <w:p w14:paraId="01A21771" wp14:textId="77777777">
            <w:pPr>
              <w:pStyle w:val="Compact"/>
            </w:pPr>
            <w:r>
              <w:t xml:space="preserve">Primacy decay used in simulations</w:t>
            </w:r>
          </w:p>
        </w:tc>
      </w:tr>
      <w:tr xmlns:wp14="http://schemas.microsoft.com/office/word/2010/wordml" w14:paraId="5767DBB2" wp14:textId="77777777">
        <w:tc>
          <w:tcPr/>
          <w:p w14:paraId="3D6C5C39" wp14:textId="77777777">
            <w:pPr>
              <w:pStyle w:val="Compact"/>
            </w:pPr>
            <m:oMath>
              <m:r>
                <m:t>τ</m:t>
              </m:r>
            </m:oMath>
          </w:p>
        </w:tc>
        <w:tc>
          <w:tcPr/>
          <w:p w14:paraId="0B14B3D7" wp14:textId="77777777">
            <w:pPr>
              <w:pStyle w:val="Compact"/>
              <w:jc w:val="right"/>
            </w:pPr>
            <w:r>
              <w:t xml:space="preserve">3.562</w:t>
            </w:r>
          </w:p>
        </w:tc>
        <w:tc>
          <w:tcPr/>
          <w:p w14:paraId="41198F71" wp14:textId="77777777">
            <w:pPr>
              <w:pStyle w:val="Compact"/>
            </w:pPr>
            <w:r>
              <w:t xml:space="preserve">Choice sensitivity</w:t>
            </w:r>
          </w:p>
        </w:tc>
      </w:tr>
      <w:tr xmlns:wp14="http://schemas.microsoft.com/office/word/2010/wordml" w14:paraId="07FA9718" wp14:textId="77777777">
        <w:tc>
          <w:tcPr/>
          <w:p w14:paraId="20B37874" wp14:textId="77777777">
            <w:pPr>
              <w:pStyle w:val="Compact"/>
            </w:pPr>
            <m:oMath>
              <m:sSub>
                <m:e>
                  <m:r>
                    <m:t>β</m:t>
                  </m:r>
                </m:e>
                <m:sub>
                  <m:r>
                    <m:t>e</m:t>
                  </m:r>
                  <m:r>
                    <m:t>m</m:t>
                  </m:r>
                  <m:r>
                    <m:t>o</m:t>
                  </m:r>
                  <m:r>
                    <m:t>t</m:t>
                  </m:r>
                </m:sub>
              </m:sSub>
            </m:oMath>
          </w:p>
        </w:tc>
        <w:tc>
          <w:tcPr/>
          <w:p w14:paraId="7E472045" wp14:textId="77777777">
            <w:pPr>
              <w:pStyle w:val="Compact"/>
              <w:jc w:val="right"/>
            </w:pPr>
            <w:r>
              <w:t xml:space="preserve">0.696</w:t>
            </w:r>
          </w:p>
        </w:tc>
        <w:tc>
          <w:tcPr/>
          <w:p w14:paraId="6386A01E" wp14:textId="77777777">
            <w:pPr>
              <w:pStyle w:val="Compact"/>
            </w:pPr>
            <w:r>
              <w:t xml:space="preserve">Source-context drift rate</w:t>
            </w:r>
          </w:p>
        </w:tc>
      </w:tr>
      <w:tr xmlns:wp14="http://schemas.microsoft.com/office/word/2010/wordml" w14:paraId="367C6556" wp14:textId="77777777">
        <w:tc>
          <w:tcPr/>
          <w:p w14:paraId="23B2F150" wp14:textId="77777777">
            <w:pPr>
              <w:pStyle w:val="Compact"/>
            </w:pPr>
            <m:oMath>
              <m:sSub>
                <m:e>
                  <m:r>
                    <m:t>ϕ</m:t>
                  </m:r>
                </m:e>
                <m:sub>
                  <m:r>
                    <m:rPr>
                      <m:sty m:val="p"/>
                    </m:rPr>
                    <m:t>e</m:t>
                  </m:r>
                  <m:r>
                    <m:rPr>
                      <m:sty m:val="p"/>
                    </m:rPr>
                    <m:t>m</m:t>
                  </m:r>
                  <m:r>
                    <m:rPr>
                      <m:sty m:val="p"/>
                    </m:rPr>
                    <m:t>o</m:t>
                  </m:r>
                  <m:r>
                    <m:rPr>
                      <m:sty m:val="p"/>
                    </m:rPr>
                    <m:t>t</m:t>
                  </m:r>
                </m:sub>
              </m:sSub>
            </m:oMath>
          </w:p>
        </w:tc>
        <w:tc>
          <w:tcPr/>
          <w:p w14:paraId="14258F70" wp14:textId="77777777">
            <w:pPr>
              <w:pStyle w:val="Compact"/>
              <w:jc w:val="right"/>
            </w:pPr>
            <w:r>
              <w:t xml:space="preserve">0.130</w:t>
            </w:r>
          </w:p>
        </w:tc>
        <w:tc>
          <w:tcPr/>
          <w:p w14:paraId="474F8586" wp14:textId="77777777">
            <w:pPr>
              <w:pStyle w:val="Compact"/>
            </w:pPr>
            <w:r>
              <w:t xml:space="preserve">Learning scale for the marked source feature</w:t>
            </w:r>
          </w:p>
        </w:tc>
      </w:tr>
      <w:tr xmlns:wp14="http://schemas.microsoft.com/office/word/2010/wordml" w14:paraId="78774520" wp14:textId="77777777">
        <w:tc>
          <w:tcPr/>
          <w:p w14:paraId="04505E26" wp14:textId="77777777">
            <w:pPr>
              <w:pStyle w:val="Compact"/>
            </w:pPr>
            <m:oMath>
              <m:sSub>
                <m:e>
                  <m:r>
                    <m:t>η</m:t>
                  </m:r>
                </m:e>
                <m:sub>
                  <m:r>
                    <m:t>s</m:t>
                  </m:r>
                </m:sub>
              </m:sSub>
            </m:oMath>
          </w:p>
        </w:tc>
        <w:tc>
          <w:tcPr/>
          <w:p w14:paraId="2EEF5F21" wp14:textId="77777777">
            <w:pPr>
              <w:pStyle w:val="Compact"/>
              <w:jc w:val="right"/>
            </w:pPr>
            <w:r>
              <w:t xml:space="preserve">0.050</w:t>
            </w:r>
          </w:p>
        </w:tc>
        <w:tc>
          <w:tcPr/>
          <w:p w14:paraId="0834EEE2" wp14:textId="77777777">
            <w:pPr>
              <w:pStyle w:val="Compact"/>
            </w:pPr>
            <w:r>
              <w:t xml:space="preserve">Baseline source-context-to-feature learning</w:t>
            </w:r>
          </w:p>
        </w:tc>
      </w:tr>
      <w:tr xmlns:wp14="http://schemas.microsoft.com/office/word/2010/wordml" w14:paraId="7FD9A71D" wp14:textId="77777777">
        <w:tc>
          <w:tcPr/>
          <w:p w14:paraId="4B21729D" wp14:textId="77777777">
            <w:pPr>
              <w:pStyle w:val="Compact"/>
            </w:pPr>
            <m:oMath>
              <m:sSub>
                <m:e>
                  <m:r>
                    <m:t>β</m:t>
                  </m:r>
                </m:e>
                <m:sub>
                  <m:r>
                    <m:rPr>
                      <m:sty m:val="p"/>
                    </m:rPr>
                    <m:t>f</m:t>
                  </m:r>
                  <m:r>
                    <m:rPr>
                      <m:sty m:val="p"/>
                    </m:rPr>
                    <m:t>i</m:t>
                  </m:r>
                  <m:r>
                    <m:rPr>
                      <m:sty m:val="p"/>
                    </m:rPr>
                    <m:t>l</m:t>
                  </m:r>
                  <m:r>
                    <m:rPr>
                      <m:sty m:val="p"/>
                    </m:rPr>
                    <m:t>m</m:t>
                  </m:r>
                  <m:r>
                    <m:rPr>
                      <m:sty m:val="p"/>
                    </m:rPr>
                    <m:t>−</m:t>
                  </m:r>
                  <m:r>
                    <m:rPr>
                      <m:sty m:val="p"/>
                    </m:rPr>
                    <m:t>s</m:t>
                  </m:r>
                  <m:r>
                    <m:rPr>
                      <m:sty m:val="p"/>
                    </m:rPr>
                    <m:t>o</m:t>
                  </m:r>
                  <m:r>
                    <m:rPr>
                      <m:sty m:val="p"/>
                    </m:rPr>
                    <m:t>u</m:t>
                  </m:r>
                  <m:r>
                    <m:rPr>
                      <m:sty m:val="p"/>
                    </m:rPr>
                    <m:t>r</m:t>
                  </m:r>
                  <m:r>
                    <m:rPr>
                      <m:sty m:val="p"/>
                    </m:rPr>
                    <m:t>c</m:t>
                  </m:r>
                  <m:r>
                    <m:rPr>
                      <m:sty m:val="p"/>
                    </m:rPr>
                    <m:t>e</m:t>
                  </m:r>
                </m:sub>
              </m:sSub>
            </m:oMath>
          </w:p>
        </w:tc>
        <w:tc>
          <w:tcPr/>
          <w:p w14:paraId="5823E7F4" wp14:textId="77777777">
            <w:pPr>
              <w:pStyle w:val="Compact"/>
              <w:jc w:val="right"/>
            </w:pPr>
            <w:r>
              <w:t xml:space="preserve">0.500</w:t>
            </w:r>
          </w:p>
        </w:tc>
        <w:tc>
          <w:tcPr/>
          <w:p w14:paraId="6E9C96D0" wp14:textId="77777777">
            <w:pPr>
              <w:pStyle w:val="Compact"/>
            </w:pPr>
            <w:r>
              <w:t xml:space="preserve">Fixed film-source reinstatement at retrieval onset</w:t>
            </w:r>
          </w:p>
        </w:tc>
      </w:tr>
      <w:tr xmlns:wp14="http://schemas.microsoft.com/office/word/2010/wordml" w14:paraId="3F6075A7" wp14:textId="77777777">
        <w:tc>
          <w:tcPr/>
          <w:p w14:paraId="3DBF1DBE" wp14:textId="77777777">
            <w:pPr>
              <w:pStyle w:val="Compact"/>
            </w:pPr>
            <m:oMath>
              <m:sSub>
                <m:e>
                  <m:r>
                    <m:t>θ</m:t>
                  </m:r>
                </m:e>
                <m:sub>
                  <m:r>
                    <m:t>s</m:t>
                  </m:r>
                </m:sub>
              </m:sSub>
            </m:oMath>
          </w:p>
        </w:tc>
        <w:tc>
          <w:tcPr/>
          <w:p w14:paraId="2D9622D4" wp14:textId="77777777">
            <w:pPr>
              <w:pStyle w:val="Compact"/>
              <w:jc w:val="right"/>
            </w:pPr>
            <w:r>
              <w:t xml:space="preserve">0.0123</w:t>
            </w:r>
          </w:p>
        </w:tc>
        <w:tc>
          <w:tcPr/>
          <w:p w14:paraId="5D6AF415" wp14:textId="77777777">
            <w:pPr>
              <w:pStyle w:val="Compact"/>
            </w:pPr>
            <w:r>
              <w:t xml:space="preserve">Stop scale</w:t>
            </w:r>
          </w:p>
        </w:tc>
      </w:tr>
      <w:tr xmlns:wp14="http://schemas.microsoft.com/office/word/2010/wordml" w14:paraId="5EA6A96A" wp14:textId="77777777">
        <w:tc>
          <w:tcPr/>
          <w:p w14:paraId="651DF97D" wp14:textId="77777777">
            <w:pPr>
              <w:pStyle w:val="Compact"/>
            </w:pPr>
            <m:oMath>
              <m:sSub>
                <m:e>
                  <m:r>
                    <m:t>θ</m:t>
                  </m:r>
                </m:e>
                <m:sub>
                  <m:r>
                    <m:t>r</m:t>
                  </m:r>
                </m:sub>
              </m:sSub>
            </m:oMath>
          </w:p>
        </w:tc>
        <w:tc>
          <w:tcPr/>
          <w:p w14:paraId="055DAE7F" wp14:textId="77777777">
            <w:pPr>
              <w:pStyle w:val="Compact"/>
              <w:jc w:val="right"/>
            </w:pPr>
            <w:r>
              <w:t xml:space="preserve">0.372</w:t>
            </w:r>
          </w:p>
        </w:tc>
        <w:tc>
          <w:tcPr/>
          <w:p w14:paraId="37130A0F" wp14:textId="77777777">
            <w:pPr>
              <w:pStyle w:val="Compact"/>
            </w:pPr>
            <w:r>
              <w:t xml:space="preserve">Stop growth</w:t>
            </w:r>
          </w:p>
        </w:tc>
      </w:tr>
    </w:tbl>
    <w:bookmarkEnd w:id="55"/>
    <w:p xmlns:wp14="http://schemas.microsoft.com/office/word/2010/wordml" w14:paraId="4B4B82DF" wp14:textId="77777777">
      <w:pPr>
        <w:pStyle w:val="AfterWithoutNote"/>
      </w:pPr>
      <w:r>
        <w:t xml:space="preserve">The current simulations update associations after context integration and disallow repeated sampling of the same item.</w:t>
      </w:r>
    </w:p>
    <w:p xmlns:wp14="http://schemas.microsoft.com/office/word/2010/wordml" w14:paraId="5D5E4D84" wp14:textId="77777777">
      <w:pPr>
        <w:pStyle w:val="BodyText"/>
      </w:pPr>
      <w:r>
        <w:t xml:space="preserve">Each simulated trial contains 16 film items, 16 break/buffer items, 16 task items, and 16 filler items.</w:t>
      </w:r>
      <w:r>
        <w:t xml:space="preserve"> </w:t>
      </w:r>
      <w:r>
        <w:t xml:space="preserve">Equal phase lengths make redistribution across film, task, and filler periods directly comparable.</w:t>
      </w:r>
      <w:r>
        <w:t xml:space="preserve"> </w:t>
      </w:r>
      <w:r>
        <w:t xml:space="preserve">Retrieval allows up to 48 sampling attempts.</w:t>
      </w:r>
      <w:r>
        <w:t xml:space="preserve"> </w:t>
      </w:r>
      <w:r>
        <w:t xml:space="preserve">In context-to-item recall simulations, all encoded film, break/buffer, task, and filler items can enter the retrieval competition.</w:t>
      </w:r>
      <w:r>
        <w:t xml:space="preserve"> </w:t>
      </w:r>
      <w:r>
        <w:t xml:space="preserve">The simulated retrieval sequence records sampled candidates rather than only final accepted responses.</w:t>
      </w:r>
      <w:r>
        <w:t xml:space="preserve"> </w:t>
      </w:r>
      <w:r>
        <w:t xml:space="preserve">This convention lets target monitoring count an off-target sample as a retrieval attempt, attenuate its context update, and still allow search to continue.</w:t>
      </w:r>
    </w:p>
    <w:p xmlns:wp14="http://schemas.microsoft.com/office/word/2010/wordml" w14:paraId="7F05B76B" wp14:textId="77777777">
      <w:pPr>
        <w:pStyle w:val="BodyText"/>
      </w:pPr>
      <w:r>
        <w:t xml:space="preserve">Film, break/buffer, task, and filler items are encoded by the same CMR operations defined above.</w:t>
      </w:r>
      <w:r>
        <w:t xml:space="preserve"> </w:t>
      </w:r>
      <w:r>
        <w:t xml:space="preserve">Phase settings control temporal drift and context-to-feature learning strength.</w:t>
      </w:r>
      <w:r>
        <w:t xml:space="preserve"> </w:t>
      </w:r>
      <w:r>
        <w:t xml:space="preserve">In the no-reminder condition used for Simulation 1, the reminder-start and film-item reminder-cue drift scales are set to zero.</w:t>
      </w:r>
      <w:r>
        <w:t xml:space="preserve"> </w:t>
      </w:r>
      <w:r>
        <w:t xml:space="preserve">In the with-reminder condition, context first shifts toward the start state and then receives sequential film-item reminder cues before task encoding.</w:t>
      </w:r>
      <w:r>
        <w:t xml:space="preserve"> </w:t>
      </w:r>
      <w:r>
        <w:t xml:space="preserve">Reminder cues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they do not apply</w:t>
      </w:r>
      <w:r>
        <w:t xml:space="preserve"> </w:t>
      </w:r>
      <w:hyperlink w:anchor="eq-mfc-learning">
        <w:r>
          <w:rPr>
            <w:rStyle w:val="Hyperlink"/>
          </w:rPr>
          <w:t xml:space="preserve">Equation 6</w:t>
        </w:r>
      </w:hyperlink>
      <w:r>
        <w:t xml:space="preserve"> </w:t>
      </w:r>
      <w:r>
        <w:t xml:space="preserve">or</w:t>
      </w:r>
      <w:r>
        <w:t xml:space="preserve"> </w:t>
      </w:r>
      <w:hyperlink w:anchor="eq-mcf-learning">
        <w:r>
          <w:rPr>
            <w:rStyle w:val="Hyperlink"/>
          </w:rPr>
          <w:t xml:space="preserve">Equation 8</w:t>
        </w:r>
      </w:hyperlink>
      <w:r>
        <w:t xml:space="preserve"> </w:t>
      </w:r>
      <w:r>
        <w:t xml:space="preserve">and do not add new recallable items.</w:t>
      </w:r>
      <w:r>
        <w:t xml:space="preserve"> </w:t>
      </w:r>
      <w:hyperlink w:anchor="tbl-simulation-phase-settings">
        <w:r>
          <w:rPr>
            <w:rStyle w:val="Hyperlink"/>
          </w:rPr>
          <w:t xml:space="preserve">Table 3</w:t>
        </w:r>
      </w:hyperlink>
      <w:r>
        <w:t xml:space="preserve"> </w:t>
      </w:r>
      <w:r>
        <w:t xml:space="preserve">summarizes the phase structure and settings used for the current Figure 2 simulations.</w:t>
      </w:r>
    </w:p>
    <w:bookmarkStart w:name="tbl-simulation-phase-settings" w:id="56"/>
    <w:p xmlns:wp14="http://schemas.microsoft.com/office/word/2010/wordml" w14:paraId="5F2AC9F8" wp14:textId="77777777">
      <w:pPr>
        <w:pStyle w:val="FigureTitle"/>
      </w:pPr>
      <w:r>
        <w:t xml:space="preserve">Table 3</w:t>
      </w:r>
    </w:p>
    <w:p xmlns:wp14="http://schemas.microsoft.com/office/word/2010/wordml" w14:paraId="34C021AB" wp14:textId="77777777">
      <w:pPr>
        <w:pStyle w:val="Caption"/>
      </w:pPr>
      <w:r>
        <w:t xml:space="preserve">Phase structure and settings for the current Figure 2 simulations.</w:t>
      </w:r>
      <w:r>
        <w:t xml:space="preserve"> </w:t>
      </w:r>
      <w:r>
        <w:t xml:space="preserve">Scale values multiply the corresponding base rates or learning strengths.</w:t>
      </w:r>
    </w:p>
    <w:tbl>
      <w:tblPr>
        <w:tblStyle w:val="Table"/>
        <w:tblW w:w="5000" w:type="pct"/>
        <w:tblLayout w:type="fixed"/>
        <w:tblLook w:val="0020" w:firstRow="1" w:lastRow="0" w:firstColumn="0" w:lastColumn="0" w:noHBand="0" w:noVBand="0"/>
      </w:tblPr>
      <w:tblGrid>
        <w:gridCol w:w="2376"/>
        <w:gridCol w:w="3168"/>
        <w:gridCol w:w="2376"/>
      </w:tblGrid>
      <w:tr xmlns:wp14="http://schemas.microsoft.com/office/word/2010/wordml" w:rsidTr="60756BE8" w14:paraId="6ACA6905"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14:paraId="467C3882" wp14:textId="77777777">
            <w:pPr>
              <w:pStyle w:val="Compact"/>
            </w:pPr>
            <w:r>
              <w:t xml:space="preserve">Phase or setting</w:t>
            </w:r>
          </w:p>
        </w:tc>
        <w:tc>
          <w:tcPr>
            <w:cnfStyle w:val="000001000000" w:firstRow="0" w:lastRow="0" w:firstColumn="0" w:lastColumn="0" w:oddVBand="0" w:evenVBand="1" w:oddHBand="0" w:evenHBand="0" w:firstRowFirstColumn="0" w:firstRowLastColumn="0" w:lastRowFirstColumn="0" w:lastRowLastColumn="0"/>
            <w:tcMar/>
          </w:tcPr>
          <w:p w14:paraId="2B8976DD" wp14:textId="77777777">
            <w:pPr>
              <w:pStyle w:val="Compact"/>
              <w:jc w:val="right"/>
            </w:pPr>
            <w:commentRangeStart w:id="353123244"/>
            <w:r w:rsidR="60756BE8">
              <w:rPr/>
              <w:t xml:space="preserve">Current </w:t>
            </w:r>
            <w:commentRangeEnd w:id="353123244"/>
            <w:r>
              <w:rPr>
                <w:rStyle w:val="CommentReference"/>
              </w:rPr>
              <w:commentReference w:id="353123244"/>
            </w:r>
            <w:r w:rsidR="60756BE8">
              <w:rPr/>
              <w:t>value</w:t>
            </w:r>
          </w:p>
        </w:tc>
        <w:tc>
          <w:tcPr>
            <w:cnfStyle w:val="000010000000" w:firstRow="0" w:lastRow="0" w:firstColumn="0" w:lastColumn="0" w:oddVBand="1" w:evenVBand="0" w:oddHBand="0" w:evenHBand="0" w:firstRowFirstColumn="0" w:firstRowLastColumn="0" w:lastRowFirstColumn="0" w:lastRowLastColumn="0"/>
            <w:tcMar/>
          </w:tcPr>
          <w:p w14:paraId="11F680A8" wp14:textId="77777777">
            <w:pPr>
              <w:pStyle w:val="Compact"/>
            </w:pPr>
            <w:r>
              <w:t xml:space="preserve">Role</w:t>
            </w:r>
          </w:p>
        </w:tc>
      </w:tr>
      <w:tr xmlns:wp14="http://schemas.microsoft.com/office/word/2010/wordml" w:rsidTr="60756BE8" w14:paraId="6C7CAF36" wp14:textId="77777777">
        <w:tc>
          <w:tcPr>
            <w:cnfStyle w:val="000010000000" w:firstRow="0" w:lastRow="0" w:firstColumn="0" w:lastColumn="0" w:oddVBand="1" w:evenVBand="0" w:oddHBand="0" w:evenHBand="0" w:firstRowFirstColumn="0" w:firstRowLastColumn="0" w:lastRowFirstColumn="0" w:lastRowLastColumn="0"/>
            <w:tcMar/>
          </w:tcPr>
          <w:p w14:paraId="2D185A54" wp14:textId="77777777">
            <w:pPr>
              <w:pStyle w:val="Compact"/>
            </w:pPr>
            <w:r>
              <w:t xml:space="preserve">Film items</w:t>
            </w:r>
          </w:p>
        </w:tc>
        <w:tc>
          <w:tcPr>
            <w:cnfStyle w:val="000001000000" w:firstRow="0" w:lastRow="0" w:firstColumn="0" w:lastColumn="0" w:oddVBand="0" w:evenVBand="1" w:oddHBand="0" w:evenHBand="0" w:firstRowFirstColumn="0" w:firstRowLastColumn="0" w:lastRowFirstColumn="0" w:lastRowLastColumn="0"/>
            <w:tcMar/>
          </w:tcPr>
          <w:p w14:paraId="0EB5E791" wp14:textId="77777777">
            <w:pPr>
              <w:pStyle w:val="Compact"/>
              <w:jc w:val="right"/>
            </w:pPr>
            <w:r>
              <w:t xml:space="preserve">16</w:t>
            </w:r>
          </w:p>
        </w:tc>
        <w:tc>
          <w:tcPr>
            <w:cnfStyle w:val="000010000000" w:firstRow="0" w:lastRow="0" w:firstColumn="0" w:lastColumn="0" w:oddVBand="1" w:evenVBand="0" w:oddHBand="0" w:evenHBand="0" w:firstRowFirstColumn="0" w:firstRowLastColumn="0" w:lastRowFirstColumn="0" w:lastRowLastColumn="0"/>
            <w:tcMar/>
          </w:tcPr>
          <w:p w14:paraId="17C3B3B0" wp14:textId="77777777">
            <w:pPr>
              <w:pStyle w:val="Compact"/>
            </w:pPr>
            <w:r>
              <w:t xml:space="preserve">Target episode</w:t>
            </w:r>
          </w:p>
        </w:tc>
      </w:tr>
      <w:tr xmlns:wp14="http://schemas.microsoft.com/office/word/2010/wordml" w:rsidTr="60756BE8" w14:paraId="788692C3" wp14:textId="77777777">
        <w:tc>
          <w:tcPr>
            <w:cnfStyle w:val="000010000000" w:firstRow="0" w:lastRow="0" w:firstColumn="0" w:lastColumn="0" w:oddVBand="1" w:evenVBand="0" w:oddHBand="0" w:evenHBand="0" w:firstRowFirstColumn="0" w:firstRowLastColumn="0" w:lastRowFirstColumn="0" w:lastRowLastColumn="0"/>
            <w:tcMar/>
          </w:tcPr>
          <w:p w14:paraId="52E49B05" wp14:textId="77777777">
            <w:pPr>
              <w:pStyle w:val="Compact"/>
            </w:pPr>
            <w:r>
              <w:t xml:space="preserve">Break/buffer items</w:t>
            </w:r>
          </w:p>
        </w:tc>
        <w:tc>
          <w:tcPr>
            <w:cnfStyle w:val="000001000000" w:firstRow="0" w:lastRow="0" w:firstColumn="0" w:lastColumn="0" w:oddVBand="0" w:evenVBand="1" w:oddHBand="0" w:evenHBand="0" w:firstRowFirstColumn="0" w:firstRowLastColumn="0" w:lastRowFirstColumn="0" w:lastRowLastColumn="0"/>
            <w:tcMar/>
          </w:tcPr>
          <w:p w14:paraId="632BF140" wp14:textId="77777777">
            <w:pPr>
              <w:pStyle w:val="Compact"/>
              <w:jc w:val="right"/>
            </w:pPr>
            <w:r>
              <w:t xml:space="preserve">16</w:t>
            </w:r>
          </w:p>
        </w:tc>
        <w:tc>
          <w:tcPr>
            <w:cnfStyle w:val="000010000000" w:firstRow="0" w:lastRow="0" w:firstColumn="0" w:lastColumn="0" w:oddVBand="1" w:evenVBand="0" w:oddHBand="0" w:evenHBand="0" w:firstRowFirstColumn="0" w:firstRowLastColumn="0" w:lastRowFirstColumn="0" w:lastRowLastColumn="0"/>
            <w:tcMar/>
          </w:tcPr>
          <w:p w14:paraId="05D69BFA" wp14:textId="77777777">
            <w:pPr>
              <w:pStyle w:val="Compact"/>
            </w:pPr>
            <w:r>
              <w:t xml:space="preserve">Intervening non-film experience before reminder/task</w:t>
            </w:r>
          </w:p>
        </w:tc>
      </w:tr>
      <w:tr xmlns:wp14="http://schemas.microsoft.com/office/word/2010/wordml" w:rsidTr="60756BE8" w14:paraId="39036D1B" wp14:textId="77777777">
        <w:tc>
          <w:tcPr>
            <w:cnfStyle w:val="000010000000" w:firstRow="0" w:lastRow="0" w:firstColumn="0" w:lastColumn="0" w:oddVBand="1" w:evenVBand="0" w:oddHBand="0" w:evenHBand="0" w:firstRowFirstColumn="0" w:firstRowLastColumn="0" w:lastRowFirstColumn="0" w:lastRowLastColumn="0"/>
            <w:tcMar/>
          </w:tcPr>
          <w:p w14:paraId="6FD04534" wp14:textId="77777777">
            <w:pPr>
              <w:pStyle w:val="Compact"/>
            </w:pPr>
            <w:r>
              <w:t xml:space="preserve">Film reminder cues</w:t>
            </w:r>
          </w:p>
        </w:tc>
        <w:tc>
          <w:tcPr>
            <w:cnfStyle w:val="000001000000" w:firstRow="0" w:lastRow="0" w:firstColumn="0" w:lastColumn="0" w:oddVBand="0" w:evenVBand="1" w:oddHBand="0" w:evenHBand="0" w:firstRowFirstColumn="0" w:firstRowLastColumn="0" w:lastRowFirstColumn="0" w:lastRowLastColumn="0"/>
            <w:tcMar/>
          </w:tcPr>
          <w:p w14:paraId="339EFE5D" wp14:textId="77777777">
            <w:pPr>
              <w:pStyle w:val="Compact"/>
              <w:jc w:val="right"/>
            </w:pPr>
            <w:r>
              <w:t xml:space="preserve">16</w:t>
            </w:r>
          </w:p>
        </w:tc>
        <w:tc>
          <w:tcPr>
            <w:cnfStyle w:val="000010000000" w:firstRow="0" w:lastRow="0" w:firstColumn="0" w:lastColumn="0" w:oddVBand="1" w:evenVBand="0" w:oddHBand="0" w:evenHBand="0" w:firstRowFirstColumn="0" w:firstRowLastColumn="0" w:lastRowFirstColumn="0" w:lastRowLastColumn="0"/>
            <w:tcMar/>
          </w:tcPr>
          <w:p w14:paraId="4AF6C636" wp14:textId="77777777">
            <w:pPr>
              <w:pStyle w:val="Compact"/>
            </w:pPr>
            <w:r>
              <w:t xml:space="preserve">Sequential film-item cues, no new learning</w:t>
            </w:r>
          </w:p>
        </w:tc>
      </w:tr>
      <w:tr xmlns:wp14="http://schemas.microsoft.com/office/word/2010/wordml" w:rsidTr="60756BE8" w14:paraId="1DAC5E47" wp14:textId="77777777">
        <w:tc>
          <w:tcPr>
            <w:cnfStyle w:val="000010000000" w:firstRow="0" w:lastRow="0" w:firstColumn="0" w:lastColumn="0" w:oddVBand="1" w:evenVBand="0" w:oddHBand="0" w:evenHBand="0" w:firstRowFirstColumn="0" w:firstRowLastColumn="0" w:lastRowFirstColumn="0" w:lastRowLastColumn="0"/>
            <w:tcMar/>
          </w:tcPr>
          <w:p w14:paraId="56C2076F" wp14:textId="77777777">
            <w:pPr>
              <w:pStyle w:val="Compact"/>
            </w:pPr>
            <w:r>
              <w:t xml:space="preserve">Task items</w:t>
            </w:r>
          </w:p>
        </w:tc>
        <w:tc>
          <w:tcPr>
            <w:cnfStyle w:val="000001000000" w:firstRow="0" w:lastRow="0" w:firstColumn="0" w:lastColumn="0" w:oddVBand="0" w:evenVBand="1" w:oddHBand="0" w:evenHBand="0" w:firstRowFirstColumn="0" w:firstRowLastColumn="0" w:lastRowFirstColumn="0" w:lastRowLastColumn="0"/>
            <w:tcMar/>
          </w:tcPr>
          <w:p w14:paraId="7C675C08" wp14:textId="77777777">
            <w:pPr>
              <w:pStyle w:val="Compact"/>
              <w:jc w:val="right"/>
            </w:pPr>
            <w:r>
              <w:t xml:space="preserve">16</w:t>
            </w:r>
          </w:p>
        </w:tc>
        <w:tc>
          <w:tcPr>
            <w:cnfStyle w:val="000010000000" w:firstRow="0" w:lastRow="0" w:firstColumn="0" w:lastColumn="0" w:oddVBand="1" w:evenVBand="0" w:oddHBand="0" w:evenHBand="0" w:firstRowFirstColumn="0" w:firstRowLastColumn="0" w:lastRowFirstColumn="0" w:lastRowLastColumn="0"/>
            <w:tcMar/>
          </w:tcPr>
          <w:p w14:paraId="0362C48D" wp14:textId="77777777">
            <w:pPr>
              <w:pStyle w:val="Compact"/>
            </w:pPr>
            <w:r>
              <w:t xml:space="preserve">Potential competitors</w:t>
            </w:r>
          </w:p>
        </w:tc>
      </w:tr>
      <w:tr xmlns:wp14="http://schemas.microsoft.com/office/word/2010/wordml" w:rsidTr="60756BE8" w14:paraId="24CC97FF" wp14:textId="77777777">
        <w:tc>
          <w:tcPr>
            <w:cnfStyle w:val="000010000000" w:firstRow="0" w:lastRow="0" w:firstColumn="0" w:lastColumn="0" w:oddVBand="1" w:evenVBand="0" w:oddHBand="0" w:evenHBand="0" w:firstRowFirstColumn="0" w:firstRowLastColumn="0" w:lastRowFirstColumn="0" w:lastRowLastColumn="0"/>
            <w:tcMar/>
          </w:tcPr>
          <w:p w14:paraId="03962377" wp14:textId="77777777">
            <w:pPr>
              <w:pStyle w:val="Compact"/>
            </w:pPr>
            <w:r>
              <w:t xml:space="preserve">Filler items</w:t>
            </w:r>
          </w:p>
        </w:tc>
        <w:tc>
          <w:tcPr>
            <w:cnfStyle w:val="000001000000" w:firstRow="0" w:lastRow="0" w:firstColumn="0" w:lastColumn="0" w:oddVBand="0" w:evenVBand="1" w:oddHBand="0" w:evenHBand="0" w:firstRowFirstColumn="0" w:firstRowLastColumn="0" w:lastRowFirstColumn="0" w:lastRowLastColumn="0"/>
            <w:tcMar/>
          </w:tcPr>
          <w:p w14:paraId="519C40FF" wp14:textId="77777777">
            <w:pPr>
              <w:pStyle w:val="Compact"/>
              <w:jc w:val="right"/>
            </w:pPr>
            <w:r>
              <w:t xml:space="preserve">16</w:t>
            </w:r>
          </w:p>
        </w:tc>
        <w:tc>
          <w:tcPr>
            <w:cnfStyle w:val="000010000000" w:firstRow="0" w:lastRow="0" w:firstColumn="0" w:lastColumn="0" w:oddVBand="1" w:evenVBand="0" w:oddHBand="0" w:evenHBand="0" w:firstRowFirstColumn="0" w:firstRowLastColumn="0" w:lastRowFirstColumn="0" w:lastRowLastColumn="0"/>
            <w:tcMar/>
          </w:tcPr>
          <w:p w14:paraId="6DCC8D61" wp14:textId="77777777">
            <w:pPr>
              <w:pStyle w:val="Compact"/>
            </w:pPr>
            <w:r>
              <w:t xml:space="preserve">Post-task non-film experience</w:t>
            </w:r>
          </w:p>
        </w:tc>
      </w:tr>
      <w:tr xmlns:wp14="http://schemas.microsoft.com/office/word/2010/wordml" w:rsidTr="60756BE8" w14:paraId="53616D19" wp14:textId="77777777">
        <w:tc>
          <w:tcPr>
            <w:cnfStyle w:val="000010000000" w:firstRow="0" w:lastRow="0" w:firstColumn="0" w:lastColumn="0" w:oddVBand="1" w:evenVBand="0" w:oddHBand="0" w:evenHBand="0" w:firstRowFirstColumn="0" w:firstRowLastColumn="0" w:lastRowFirstColumn="0" w:lastRowLastColumn="0"/>
            <w:tcMar/>
          </w:tcPr>
          <w:p w14:paraId="1392D49C" wp14:textId="77777777">
            <w:pPr>
              <w:pStyle w:val="Compact"/>
            </w:pPr>
            <w:r>
              <w:t xml:space="preserve">Maximum sampling attempts</w:t>
            </w:r>
          </w:p>
        </w:tc>
        <w:tc>
          <w:tcPr>
            <w:cnfStyle w:val="000001000000" w:firstRow="0" w:lastRow="0" w:firstColumn="0" w:lastColumn="0" w:oddVBand="0" w:evenVBand="1" w:oddHBand="0" w:evenHBand="0" w:firstRowFirstColumn="0" w:firstRowLastColumn="0" w:lastRowFirstColumn="0" w:lastRowLastColumn="0"/>
            <w:tcMar/>
          </w:tcPr>
          <w:p w14:paraId="6089FD39" wp14:textId="77777777">
            <w:pPr>
              <w:pStyle w:val="Compact"/>
              <w:jc w:val="right"/>
            </w:pPr>
            <w:r>
              <w:t xml:space="preserve">48</w:t>
            </w:r>
          </w:p>
        </w:tc>
        <w:tc>
          <w:tcPr>
            <w:cnfStyle w:val="000010000000" w:firstRow="0" w:lastRow="0" w:firstColumn="0" w:lastColumn="0" w:oddVBand="1" w:evenVBand="0" w:oddHBand="0" w:evenHBand="0" w:firstRowFirstColumn="0" w:firstRowLastColumn="0" w:lastRowFirstColumn="0" w:lastRowLastColumn="0"/>
            <w:tcMar/>
          </w:tcPr>
          <w:p w14:paraId="4DD7A6CF" wp14:textId="77777777">
            <w:pPr>
              <w:pStyle w:val="Compact"/>
            </w:pPr>
            <w:r>
              <w:t xml:space="preserve">Upper bound on sampled retrieval attempts</w:t>
            </w:r>
          </w:p>
        </w:tc>
      </w:tr>
      <w:tr xmlns:wp14="http://schemas.microsoft.com/office/word/2010/wordml" w:rsidTr="60756BE8" w14:paraId="379AACFB" wp14:textId="77777777">
        <w:tc>
          <w:tcPr>
            <w:cnfStyle w:val="000010000000" w:firstRow="0" w:lastRow="0" w:firstColumn="0" w:lastColumn="0" w:oddVBand="1" w:evenVBand="0" w:oddHBand="0" w:evenHBand="0" w:firstRowFirstColumn="0" w:firstRowLastColumn="0" w:lastRowFirstColumn="0" w:lastRowLastColumn="0"/>
            <w:tcMar/>
          </w:tcPr>
          <w:p w14:paraId="64550D09" wp14:textId="77777777">
            <w:pPr>
              <w:pStyle w:val="Compact"/>
            </w:pPr>
            <w:r>
              <w:t xml:space="preserve">Simulated trials per sweep cell</w:t>
            </w:r>
          </w:p>
        </w:tc>
        <w:tc>
          <w:tcPr>
            <w:cnfStyle w:val="000001000000" w:firstRow="0" w:lastRow="0" w:firstColumn="0" w:lastColumn="0" w:oddVBand="0" w:evenVBand="1" w:oddHBand="0" w:evenHBand="0" w:firstRowFirstColumn="0" w:firstRowLastColumn="0" w:lastRowFirstColumn="0" w:lastRowLastColumn="0"/>
            <w:tcMar/>
          </w:tcPr>
          <w:p w14:paraId="7B40225E" wp14:textId="77777777">
            <w:pPr>
              <w:pStyle w:val="Compact"/>
              <w:jc w:val="right"/>
            </w:pPr>
            <w:r>
              <w:t xml:space="preserve">5000</w:t>
            </w:r>
          </w:p>
        </w:tc>
        <w:tc>
          <w:tcPr>
            <w:cnfStyle w:val="000010000000" w:firstRow="0" w:lastRow="0" w:firstColumn="0" w:lastColumn="0" w:oddVBand="1" w:evenVBand="0" w:oddHBand="0" w:evenHBand="0" w:firstRowFirstColumn="0" w:firstRowLastColumn="0" w:lastRowFirstColumn="0" w:lastRowLastColumn="0"/>
            <w:tcMar/>
          </w:tcPr>
          <w:p w14:paraId="60674FD6" wp14:textId="77777777">
            <w:pPr>
              <w:pStyle w:val="Compact"/>
            </w:pPr>
            <w:r>
              <w:t xml:space="preserve">Replications used for Figure 2 estimates</w:t>
            </w:r>
          </w:p>
        </w:tc>
      </w:tr>
      <w:tr xmlns:wp14="http://schemas.microsoft.com/office/word/2010/wordml" w:rsidTr="60756BE8" w14:paraId="2C2B2B77" wp14:textId="77777777">
        <w:tc>
          <w:tcPr>
            <w:cnfStyle w:val="000010000000" w:firstRow="0" w:lastRow="0" w:firstColumn="0" w:lastColumn="0" w:oddVBand="1" w:evenVBand="0" w:oddHBand="0" w:evenHBand="0" w:firstRowFirstColumn="0" w:firstRowLastColumn="0" w:lastRowFirstColumn="0" w:lastRowLastColumn="0"/>
            <w:tcMar/>
          </w:tcPr>
          <w:p w14:paraId="4A74FE60" wp14:textId="77777777">
            <w:pPr>
              <w:pStyle w:val="Compact"/>
            </w:pPr>
            <w:r>
              <w:t xml:space="preserve">Break and filler drift/learning scales</w:t>
            </w:r>
          </w:p>
        </w:tc>
        <w:tc>
          <w:tcPr>
            <w:cnfStyle w:val="000001000000" w:firstRow="0" w:lastRow="0" w:firstColumn="0" w:lastColumn="0" w:oddVBand="0" w:evenVBand="1" w:oddHBand="0" w:evenHBand="0" w:firstRowFirstColumn="0" w:firstRowLastColumn="0" w:lastRowFirstColumn="0" w:lastRowLastColumn="0"/>
            <w:tcMar/>
          </w:tcPr>
          <w:p w14:paraId="4B3AA50C" wp14:textId="77777777">
            <w:pPr>
              <w:pStyle w:val="Compact"/>
              <w:jc w:val="right"/>
            </w:pPr>
            <w:r>
              <w:t xml:space="preserve">1.0</w:t>
            </w:r>
          </w:p>
        </w:tc>
        <w:tc>
          <w:tcPr>
            <w:cnfStyle w:val="000010000000" w:firstRow="0" w:lastRow="0" w:firstColumn="0" w:lastColumn="0" w:oddVBand="1" w:evenVBand="0" w:oddHBand="0" w:evenHBand="0" w:firstRowFirstColumn="0" w:firstRowLastColumn="0" w:lastRowFirstColumn="0" w:lastRowLastColumn="0"/>
            <w:tcMar/>
          </w:tcPr>
          <w:p w14:paraId="2E6A63EE" wp14:textId="77777777">
            <w:pPr>
              <w:pStyle w:val="Compact"/>
            </w:pPr>
            <w:r>
              <w:t xml:space="preserve">Baseline non-film encoding settings</w:t>
            </w:r>
          </w:p>
        </w:tc>
      </w:tr>
      <w:tr xmlns:wp14="http://schemas.microsoft.com/office/word/2010/wordml" w:rsidTr="60756BE8" w14:paraId="5598FB25" wp14:textId="77777777">
        <w:tc>
          <w:tcPr>
            <w:cnfStyle w:val="000010000000" w:firstRow="0" w:lastRow="0" w:firstColumn="0" w:lastColumn="0" w:oddVBand="1" w:evenVBand="0" w:oddHBand="0" w:evenHBand="0" w:firstRowFirstColumn="0" w:firstRowLastColumn="0" w:lastRowFirstColumn="0" w:lastRowLastColumn="0"/>
            <w:tcMar/>
          </w:tcPr>
          <w:p w14:paraId="4C7557A2" wp14:textId="77777777">
            <w:pPr>
              <w:pStyle w:val="Compact"/>
            </w:pPr>
            <w:r>
              <w:t xml:space="preserve">No-reminder drift scales</w:t>
            </w:r>
          </w:p>
        </w:tc>
        <w:tc>
          <w:tcPr>
            <w:cnfStyle w:val="000001000000" w:firstRow="0" w:lastRow="0" w:firstColumn="0" w:lastColumn="0" w:oddVBand="0" w:evenVBand="1" w:oddHBand="0" w:evenHBand="0" w:firstRowFirstColumn="0" w:firstRowLastColumn="0" w:lastRowFirstColumn="0" w:lastRowLastColumn="0"/>
            <w:tcMar/>
          </w:tcPr>
          <w:p w14:paraId="5C192514" wp14:textId="77777777">
            <w:pPr>
              <w:pStyle w:val="Compact"/>
              <w:jc w:val="right"/>
            </w:pPr>
            <w:r>
              <w:t xml:space="preserve">0.0</w:t>
            </w:r>
          </w:p>
        </w:tc>
        <w:tc>
          <w:tcPr>
            <w:cnfStyle w:val="000010000000" w:firstRow="0" w:lastRow="0" w:firstColumn="0" w:lastColumn="0" w:oddVBand="1" w:evenVBand="0" w:oddHBand="0" w:evenHBand="0" w:firstRowFirstColumn="0" w:firstRowLastColumn="0" w:lastRowFirstColumn="0" w:lastRowLastColumn="0"/>
            <w:tcMar/>
          </w:tcPr>
          <w:p w14:paraId="29043110" wp14:textId="77777777">
            <w:pPr>
              <w:pStyle w:val="Compact"/>
            </w:pPr>
            <w:r>
              <w:t xml:space="preserve">Omits reminder-start and reminder-cue reinstatement</w:t>
            </w:r>
          </w:p>
        </w:tc>
      </w:tr>
      <w:tr xmlns:wp14="http://schemas.microsoft.com/office/word/2010/wordml" w:rsidTr="60756BE8" w14:paraId="21B302C4" wp14:textId="77777777">
        <w:tc>
          <w:tcPr>
            <w:cnfStyle w:val="000010000000" w:firstRow="0" w:lastRow="0" w:firstColumn="0" w:lastColumn="0" w:oddVBand="1" w:evenVBand="0" w:oddHBand="0" w:evenHBand="0" w:firstRowFirstColumn="0" w:firstRowLastColumn="0" w:lastRowFirstColumn="0" w:lastRowLastColumn="0"/>
            <w:tcMar/>
          </w:tcPr>
          <w:p w14:paraId="00C3F37D" wp14:textId="77777777">
            <w:pPr>
              <w:pStyle w:val="Compact"/>
            </w:pPr>
            <w:r>
              <w:t xml:space="preserve">With-reminder drift scales</w:t>
            </w:r>
          </w:p>
        </w:tc>
        <w:tc>
          <w:tcPr>
            <w:cnfStyle w:val="000001000000" w:firstRow="0" w:lastRow="0" w:firstColumn="0" w:lastColumn="0" w:oddVBand="0" w:evenVBand="1" w:oddHBand="0" w:evenHBand="0" w:firstRowFirstColumn="0" w:firstRowLastColumn="0" w:lastRowFirstColumn="0" w:lastRowLastColumn="0"/>
            <w:tcMar/>
          </w:tcPr>
          <w:p w14:paraId="2ED06E6E" wp14:textId="77777777">
            <w:pPr>
              <w:pStyle w:val="Compact"/>
              <w:jc w:val="right"/>
            </w:pPr>
            <w:r>
              <w:t xml:space="preserve">1.0</w:t>
            </w:r>
          </w:p>
        </w:tc>
        <w:tc>
          <w:tcPr>
            <w:cnfStyle w:val="000010000000" w:firstRow="0" w:lastRow="0" w:firstColumn="0" w:lastColumn="0" w:oddVBand="1" w:evenVBand="0" w:oddHBand="0" w:evenHBand="0" w:firstRowFirstColumn="0" w:firstRowLastColumn="0" w:lastRowFirstColumn="0" w:lastRowLastColumn="0"/>
            <w:tcMar/>
          </w:tcPr>
          <w:p w14:paraId="195E629E" wp14:textId="77777777">
            <w:pPr>
              <w:pStyle w:val="Compact"/>
            </w:pPr>
            <w:r>
              <w:t xml:space="preserve">Applies reminder-start and film-item cue reinstatement</w:t>
            </w:r>
          </w:p>
        </w:tc>
      </w:tr>
      <w:tr xmlns:wp14="http://schemas.microsoft.com/office/word/2010/wordml" w:rsidTr="60756BE8" w14:paraId="6ABBD7E0" wp14:textId="77777777">
        <w:tc>
          <w:tcPr>
            <w:cnfStyle w:val="000010000000" w:firstRow="0" w:lastRow="0" w:firstColumn="0" w:lastColumn="0" w:oddVBand="1" w:evenVBand="0" w:oddHBand="0" w:evenHBand="0" w:firstRowFirstColumn="0" w:firstRowLastColumn="0" w:lastRowFirstColumn="0" w:lastRowLastColumn="0"/>
            <w:tcMar/>
          </w:tcPr>
          <w:p w14:paraId="1E828CD6" wp14:textId="77777777">
            <w:pPr>
              <w:pStyle w:val="Compact"/>
            </w:pPr>
            <w:r>
              <w:t xml:space="preserve">Task learning factor</w:t>
            </w:r>
          </w:p>
        </w:tc>
        <w:tc>
          <w:tcPr>
            <w:cnfStyle w:val="000001000000" w:firstRow="0" w:lastRow="0" w:firstColumn="0" w:lastColumn="0" w:oddVBand="0" w:evenVBand="1" w:oddHBand="0" w:evenHBand="0" w:firstRowFirstColumn="0" w:firstRowLastColumn="0" w:lastRowFirstColumn="0" w:lastRowLastColumn="0"/>
            <w:tcMar/>
          </w:tcPr>
          <w:p w14:paraId="18246721" wp14:textId="77777777">
            <w:pPr>
              <w:pStyle w:val="Compact"/>
              <w:jc w:val="right"/>
            </w:pPr>
            <w:r>
              <w:t xml:space="preserve">0.0–3.0 by 0.5</w:t>
            </w:r>
          </w:p>
        </w:tc>
        <w:tc>
          <w:tcPr>
            <w:cnfStyle w:val="000010000000" w:firstRow="0" w:lastRow="0" w:firstColumn="0" w:lastColumn="0" w:oddVBand="1" w:evenVBand="0" w:oddHBand="0" w:evenHBand="0" w:firstRowFirstColumn="0" w:firstRowLastColumn="0" w:lastRowFirstColumn="0" w:lastRowLastColumn="0"/>
            <w:tcMar/>
          </w:tcPr>
          <w:p w14:paraId="45F0D949" wp14:textId="77777777">
            <w:pPr>
              <w:pStyle w:val="Compact"/>
            </w:pPr>
            <w:r>
              <w:t xml:space="preserve">Multiplies task-phase context-to-feature learning</w:t>
            </w:r>
          </w:p>
        </w:tc>
      </w:tr>
      <w:tr xmlns:wp14="http://schemas.microsoft.com/office/word/2010/wordml" w:rsidTr="60756BE8" w14:paraId="0C3C1017" wp14:textId="77777777">
        <w:tc>
          <w:tcPr>
            <w:cnfStyle w:val="000010000000" w:firstRow="0" w:lastRow="0" w:firstColumn="0" w:lastColumn="0" w:oddVBand="1" w:evenVBand="0" w:oddHBand="0" w:evenHBand="0" w:firstRowFirstColumn="0" w:firstRowLastColumn="0" w:lastRowFirstColumn="0" w:lastRowLastColumn="0"/>
            <w:tcMar/>
          </w:tcPr>
          <w:p w14:paraId="368AFF7E" wp14:textId="77777777">
            <w:pPr>
              <w:pStyle w:val="Compact"/>
            </w:pPr>
            <w:r>
              <w:t xml:space="preserve">Film source marking</w:t>
            </w:r>
          </w:p>
        </w:tc>
        <w:tc>
          <w:tcPr>
            <w:cnfStyle w:val="000001000000" w:firstRow="0" w:lastRow="0" w:firstColumn="0" w:lastColumn="0" w:oddVBand="0" w:evenVBand="1" w:oddHBand="0" w:evenHBand="0" w:firstRowFirstColumn="0" w:firstRowLastColumn="0" w:lastRowFirstColumn="0" w:lastRowLastColumn="0"/>
            <w:tcMar/>
          </w:tcPr>
          <w:p w14:paraId="2D45BE52" wp14:textId="77777777">
            <w:pPr>
              <w:pStyle w:val="Compact"/>
              <w:jc w:val="right"/>
            </w:pPr>
            <w:r>
              <w:t xml:space="preserve">On</w:t>
            </w:r>
          </w:p>
        </w:tc>
        <w:tc>
          <w:tcPr>
            <w:cnfStyle w:val="000010000000" w:firstRow="0" w:lastRow="0" w:firstColumn="0" w:lastColumn="0" w:oddVBand="1" w:evenVBand="0" w:oddHBand="0" w:evenHBand="0" w:firstRowFirstColumn="0" w:firstRowLastColumn="0" w:lastRowFirstColumn="0" w:lastRowLastColumn="0"/>
            <w:tcMar/>
          </w:tcPr>
          <w:p w14:paraId="5D067322" wp14:textId="77777777">
            <w:pPr>
              <w:pStyle w:val="Compact"/>
            </w:pPr>
            <w:r>
              <w:t xml:space="preserve">Film items carry the marked source feature</w:t>
            </w:r>
          </w:p>
        </w:tc>
      </w:tr>
      <w:tr xmlns:wp14="http://schemas.microsoft.com/office/word/2010/wordml" w:rsidTr="60756BE8" w14:paraId="29B2D9BE" wp14:textId="77777777">
        <w:tc>
          <w:tcPr>
            <w:cnfStyle w:val="000010000000" w:firstRow="0" w:lastRow="0" w:firstColumn="0" w:lastColumn="0" w:oddVBand="1" w:evenVBand="0" w:oddHBand="0" w:evenHBand="0" w:firstRowFirstColumn="0" w:firstRowLastColumn="0" w:lastRowFirstColumn="0" w:lastRowLastColumn="0"/>
            <w:tcMar/>
          </w:tcPr>
          <w:p w14:paraId="24C667A1" wp14:textId="77777777">
            <w:pPr>
              <w:pStyle w:val="Compact"/>
            </w:pPr>
            <w:r>
              <w:t xml:space="preserve">Task source marking</w:t>
            </w:r>
          </w:p>
        </w:tc>
        <w:tc>
          <w:tcPr>
            <w:cnfStyle w:val="000001000000" w:firstRow="0" w:lastRow="0" w:firstColumn="0" w:lastColumn="0" w:oddVBand="0" w:evenVBand="1" w:oddHBand="0" w:evenHBand="0" w:firstRowFirstColumn="0" w:firstRowLastColumn="0" w:lastRowFirstColumn="0" w:lastRowLastColumn="0"/>
            <w:tcMar/>
          </w:tcPr>
          <w:p w14:paraId="73878347" wp14:textId="77777777">
            <w:pPr>
              <w:pStyle w:val="Compact"/>
              <w:jc w:val="right"/>
            </w:pPr>
            <w:r>
              <w:t xml:space="preserve">Off</w:t>
            </w:r>
          </w:p>
        </w:tc>
        <w:tc>
          <w:tcPr>
            <w:cnfStyle w:val="000010000000" w:firstRow="0" w:lastRow="0" w:firstColumn="0" w:lastColumn="0" w:oddVBand="1" w:evenVBand="0" w:oddHBand="0" w:evenHBand="0" w:firstRowFirstColumn="0" w:firstRowLastColumn="0" w:lastRowFirstColumn="0" w:lastRowLastColumn="0"/>
            <w:tcMar/>
          </w:tcPr>
          <w:p w14:paraId="62ACCD2C" wp14:textId="77777777">
            <w:pPr>
              <w:pStyle w:val="Compact"/>
            </w:pPr>
            <w:r>
              <w:t xml:space="preserve">Task items use the neutral/default source feature</w:t>
            </w:r>
          </w:p>
        </w:tc>
      </w:tr>
      <w:tr xmlns:wp14="http://schemas.microsoft.com/office/word/2010/wordml" w:rsidTr="60756BE8" w14:paraId="528D1A20" wp14:textId="77777777">
        <w:tc>
          <w:tcPr>
            <w:cnfStyle w:val="000010000000" w:firstRow="0" w:lastRow="0" w:firstColumn="0" w:lastColumn="0" w:oddVBand="1" w:evenVBand="0" w:oddHBand="0" w:evenHBand="0" w:firstRowFirstColumn="0" w:firstRowLastColumn="0" w:lastRowFirstColumn="0" w:lastRowLastColumn="0"/>
            <w:tcMar/>
          </w:tcPr>
          <w:p w14:paraId="12A56497" wp14:textId="77777777">
            <w:pPr>
              <w:pStyle w:val="Compact"/>
            </w:pPr>
            <w:r>
              <w:t xml:space="preserve">Baseline source learning</w:t>
            </w:r>
          </w:p>
        </w:tc>
        <w:tc>
          <w:tcPr>
            <w:cnfStyle w:val="000001000000" w:firstRow="0" w:lastRow="0" w:firstColumn="0" w:lastColumn="0" w:oddVBand="0" w:evenVBand="1" w:oddHBand="0" w:evenHBand="0" w:firstRowFirstColumn="0" w:firstRowLastColumn="0" w:lastRowFirstColumn="0" w:lastRowLastColumn="0"/>
            <w:tcMar/>
          </w:tcPr>
          <w:p w14:paraId="4C719E54" wp14:textId="77777777">
            <w:pPr>
              <w:pStyle w:val="Compact"/>
              <w:jc w:val="right"/>
            </w:pPr>
            <w:r>
              <w:t xml:space="preserve">0.05</w:t>
            </w:r>
          </w:p>
        </w:tc>
        <w:tc>
          <w:tcPr>
            <w:cnfStyle w:val="000010000000" w:firstRow="0" w:lastRow="0" w:firstColumn="0" w:lastColumn="0" w:oddVBand="1" w:evenVBand="0" w:oddHBand="0" w:evenHBand="0" w:firstRowFirstColumn="0" w:firstRowLastColumn="0" w:lastRowFirstColumn="0" w:lastRowLastColumn="0"/>
            <w:tcMar/>
          </w:tcPr>
          <w:p w14:paraId="0B886D3A" wp14:textId="77777777">
            <w:pPr>
              <w:pStyle w:val="Compact"/>
            </w:pPr>
            <w:r>
              <w:t xml:space="preserve">Neutral/default items weakly bind active source context</w:t>
            </w:r>
          </w:p>
        </w:tc>
      </w:tr>
      <w:tr xmlns:wp14="http://schemas.microsoft.com/office/word/2010/wordml" w:rsidTr="60756BE8" w14:paraId="5325E314" wp14:textId="77777777">
        <w:tc>
          <w:tcPr>
            <w:cnfStyle w:val="000010000000" w:firstRow="0" w:lastRow="0" w:firstColumn="0" w:lastColumn="0" w:oddVBand="1" w:evenVBand="0" w:oddHBand="0" w:evenHBand="0" w:firstRowFirstColumn="0" w:firstRowLastColumn="0" w:lastRowFirstColumn="0" w:lastRowLastColumn="0"/>
            <w:tcMar/>
          </w:tcPr>
          <w:p w14:paraId="59A12028" wp14:textId="77777777">
            <w:pPr>
              <w:pStyle w:val="Compact"/>
            </w:pPr>
            <w:r>
              <w:t xml:space="preserve">Film-source retrieval orientation</w:t>
            </w:r>
          </w:p>
        </w:tc>
        <w:tc>
          <w:tcPr>
            <w:cnfStyle w:val="000001000000" w:firstRow="0" w:lastRow="0" w:firstColumn="0" w:lastColumn="0" w:oddVBand="0" w:evenVBand="1" w:oddHBand="0" w:evenHBand="0" w:firstRowFirstColumn="0" w:firstRowLastColumn="0" w:lastRowFirstColumn="0" w:lastRowLastColumn="0"/>
            <w:tcMar/>
          </w:tcPr>
          <w:p w14:paraId="221320B8" wp14:textId="77777777">
            <w:pPr>
              <w:pStyle w:val="Compact"/>
              <w:jc w:val="right"/>
            </w:pPr>
            <w:r>
              <w:t xml:space="preserve">0.5</w:t>
            </w:r>
          </w:p>
        </w:tc>
        <w:tc>
          <w:tcPr>
            <w:cnfStyle w:val="000010000000" w:firstRow="0" w:lastRow="0" w:firstColumn="0" w:lastColumn="0" w:oddVBand="1" w:evenVBand="0" w:oddHBand="0" w:evenHBand="0" w:firstRowFirstColumn="0" w:firstRowLastColumn="0" w:lastRowFirstColumn="0" w:lastRowLastColumn="0"/>
            <w:tcMar/>
          </w:tcPr>
          <w:p w14:paraId="77D902B7" wp14:textId="77777777">
            <w:pPr>
              <w:pStyle w:val="Compact"/>
            </w:pPr>
            <w:r>
              <w:t xml:space="preserve">Fixed partial reinstatement of marked film-source context at retrieval onset</w:t>
            </w:r>
          </w:p>
        </w:tc>
      </w:tr>
    </w:tbl>
    <w:bookmarkEnd w:id="56"/>
    <w:p xmlns:wp14="http://schemas.microsoft.com/office/word/2010/wordml" w14:paraId="014D9219" wp14:textId="77777777">
      <w:pPr>
        <w:pStyle w:val="AfterWithoutNote"/>
      </w:pPr>
      <w:r w:rsidR="60756BE8">
        <w:rPr/>
        <w:t xml:space="preserve">For each condition and </w:t>
      </w:r>
      <w:commentRangeStart w:id="1649768790"/>
      <w:commentRangeStart w:id="13612855"/>
      <w:r w:rsidR="60756BE8">
        <w:rPr/>
        <w:t xml:space="preserve">sweep value</w:t>
      </w:r>
      <w:commentRangeEnd w:id="1649768790"/>
      <w:r>
        <w:rPr>
          <w:rStyle w:val="CommentReference"/>
        </w:rPr>
        <w:commentReference w:id="1649768790"/>
      </w:r>
      <w:commentRangeEnd w:id="13612855"/>
      <w:r>
        <w:rPr>
          <w:rStyle w:val="CommentReference"/>
        </w:rPr>
        <w:commentReference w:id="13612855"/>
      </w:r>
      <w:r w:rsidR="60756BE8">
        <w:rPr/>
        <w:t xml:space="preserve">, the model encodes the phase sequence, enters retrieval, samples recallable items using</w:t>
      </w:r>
      <w:r w:rsidR="60756BE8">
        <w:rPr/>
        <w:t xml:space="preserve"> </w:t>
      </w:r>
      <w:r>
        <w:fldChar w:fldCharType="begin"/>
      </w:r>
      <w:r>
        <w:instrText xml:space="preserve">HYPERLINK  \l "eq-luce-choice"</w:instrText>
      </w:r>
      <w:r>
        <w:fldChar w:fldCharType="separate"/>
      </w:r>
      <w:r w:rsidRPr="60756BE8" w:rsidR="60756BE8">
        <w:rPr>
          <w:rStyle w:val="Hyperlink"/>
        </w:rPr>
        <w:t>Equation 11</w:t>
      </w:r>
      <w:r>
        <w:fldChar w:fldCharType="end"/>
      </w:r>
      <w:r w:rsidR="60756BE8">
        <w:rPr/>
        <w:t xml:space="preserve"> </w:t>
      </w:r>
      <w:r w:rsidR="60756BE8">
        <w:rPr/>
        <w:t xml:space="preserve">and</w:t>
      </w:r>
      <w:r w:rsidR="60756BE8">
        <w:rPr/>
        <w:t xml:space="preserve"> </w:t>
      </w:r>
      <w:r>
        <w:fldChar w:fldCharType="begin"/>
      </w:r>
      <w:r>
        <w:instrText xml:space="preserve">HYPERLINK  \l "eq-stopping"</w:instrText>
      </w:r>
      <w:r>
        <w:fldChar w:fldCharType="separate"/>
      </w:r>
      <w:r w:rsidRPr="60756BE8" w:rsidR="60756BE8">
        <w:rPr>
          <w:rStyle w:val="Hyperlink"/>
        </w:rPr>
        <w:t>Equation 12</w:t>
      </w:r>
      <w:r>
        <w:fldChar w:fldCharType="end"/>
      </w:r>
      <w:r w:rsidR="60756BE8">
        <w:rPr/>
        <w:t xml:space="preserve">, and repeats this process across simulated trials.</w:t>
      </w:r>
      <w:r w:rsidR="60756BE8">
        <w:rPr/>
        <w:t xml:space="preserve"> </w:t>
      </w:r>
      <w:r w:rsidR="60756BE8">
        <w:rPr/>
        <w:t xml:space="preserve">Serial-position curves estimate the probability that each encoded position appears at least once in the sampled retrieval sequence.</w:t>
      </w:r>
      <w:r w:rsidR="60756BE8">
        <w:rPr/>
        <w:t xml:space="preserve"> </w:t>
      </w:r>
      <w:r w:rsidR="60756BE8">
        <w:rPr/>
        <w:t xml:space="preserve">The model-state analyses in Figure 2 quantify two quantities that explain the behavioral curves.</w:t>
      </w:r>
      <w:r w:rsidR="60756BE8">
        <w:rPr/>
        <w:t xml:space="preserve"> </w:t>
      </w:r>
      <w:r w:rsidR="60756BE8">
        <w:rPr/>
        <w:t xml:space="preserve">The context-similarity analysis computes cosine similarity between unit-normalized temporal context states associated with film-item encoding and temporal context states active during task-item encoding.</w:t>
      </w:r>
      <w:r w:rsidR="60756BE8">
        <w:rPr/>
        <w:t xml:space="preserve"> </w:t>
      </w:r>
      <w:r w:rsidR="60756BE8">
        <w:rPr/>
        <w:t xml:space="preserve">The support-allocation analysis forms a film-context cue from the centroid of film encoding context states, applies that cue to</w:t>
      </w:r>
      <w:r w:rsidR="60756BE8">
        <w:rPr/>
        <w:t xml:space="preserve"> </w:t>
      </w:r>
      <m:oMath>
        <m:sSup>
          <m:e>
            <m:r>
              <m:t>M</m:t>
            </m:r>
          </m:e>
          <m:sup>
            <m:r>
              <m:t>C</m:t>
            </m:r>
            <m:r>
              <m:t>F</m:t>
            </m:r>
          </m:sup>
        </m:sSup>
      </m:oMath>
      <w:r w:rsidR="60756BE8">
        <w:rPr/>
        <w:t xml:space="preserve"> </w:t>
      </w:r>
      <w:r w:rsidR="60756BE8">
        <w:rPr/>
        <w:t xml:space="preserve">after task encoding, and computes task support divided by the sum of film and task support.</w:t>
      </w:r>
    </w:p>
    <w:bookmarkEnd w:id="57"/>
    <w:bookmarkStart w:name="X2c2b19ca61f0d8679fb357e3aa386e7efdd5f9f" w:id="62"/>
    <w:p xmlns:wp14="http://schemas.microsoft.com/office/word/2010/wordml" w14:paraId="312FB301" wp14:textId="77777777">
      <w:pPr>
        <w:pStyle w:val="Heading2"/>
      </w:pPr>
      <w:r>
        <w:t xml:space="preserve">Simulation 1: Task Encoding and Contextual Overlap</w:t>
      </w:r>
    </w:p>
    <w:p xmlns:wp14="http://schemas.microsoft.com/office/word/2010/wordml" w14:paraId="43910267" wp14:textId="02C6B188">
      <w:pPr>
        <w:pStyle w:val="FirstParagraph"/>
      </w:pPr>
      <w:r w:rsidR="60756BE8">
        <w:rPr/>
        <w:t xml:space="preserve">Simulation 1 </w:t>
      </w:r>
      <w:r w:rsidR="60756BE8">
        <w:rPr/>
        <w:t>demonstrates</w:t>
      </w:r>
      <w:r w:rsidR="60756BE8">
        <w:rPr/>
        <w:t xml:space="preserve"> how </w:t>
      </w:r>
      <w:r w:rsidR="60756BE8">
        <w:rPr/>
        <w:t>a post-fi</w:t>
      </w:r>
      <w:r w:rsidR="60756BE8">
        <w:rPr/>
        <w:t>lm task can reduce later film recall when task events are encoded in context states that overlap with the film sequence.</w:t>
      </w:r>
      <w:r w:rsidR="60756BE8">
        <w:rPr/>
        <w:t xml:space="preserve"> </w:t>
      </w:r>
      <w:r w:rsidR="60756BE8">
        <w:rPr/>
        <w:t xml:space="preserve">To separate task encoding strength from reminder-driven context reinstatement, </w:t>
      </w:r>
      <w:commentRangeStart w:id="1886782058"/>
      <w:commentRangeStart w:id="107881180"/>
      <w:r w:rsidR="60756BE8">
        <w:rPr/>
        <w:t>the simulation sweeps the task learning factor under</w:t>
      </w:r>
      <w:commentRangeEnd w:id="1886782058"/>
      <w:r>
        <w:rPr>
          <w:rStyle w:val="CommentReference"/>
        </w:rPr>
        <w:commentReference w:id="1886782058"/>
      </w:r>
      <w:commentRangeEnd w:id="107881180"/>
      <w:r>
        <w:rPr>
          <w:rStyle w:val="CommentReference"/>
        </w:rPr>
        <w:commentReference w:id="107881180"/>
      </w:r>
      <w:r w:rsidR="60756BE8">
        <w:rPr/>
        <w:t xml:space="preserve"> no-reminder and with-reminder conditions.</w:t>
      </w:r>
      <w:r w:rsidR="60756BE8">
        <w:rPr/>
        <w:t xml:space="preserve"> </w:t>
      </w:r>
      <w:r w:rsidR="60756BE8">
        <w:rPr/>
        <w:t>The plotted task learning factor multiplies task-phase context-to-feature learning in</w:t>
      </w:r>
      <w:r w:rsidR="60756BE8">
        <w:rPr/>
        <w:t xml:space="preserve"> </w:t>
      </w:r>
      <w:r>
        <w:fldChar w:fldCharType="begin"/>
      </w:r>
      <w:r>
        <w:instrText xml:space="preserve">HYPERLINK  \l "eq-mcf-learning"</w:instrText>
      </w:r>
      <w:r>
        <w:fldChar w:fldCharType="separate"/>
      </w:r>
      <w:r w:rsidRPr="60756BE8" w:rsidR="60756BE8">
        <w:rPr>
          <w:rStyle w:val="Hyperlink"/>
        </w:rPr>
        <w:t>Equation 8</w:t>
      </w:r>
      <w:r>
        <w:fldChar w:fldCharType="end"/>
      </w:r>
      <w:r w:rsidR="60756BE8">
        <w:rPr/>
        <w:t>.</w:t>
      </w:r>
      <w:r w:rsidR="60756BE8">
        <w:rPr/>
        <w:t xml:space="preserve"> </w:t>
      </w:r>
      <w:r w:rsidR="60756BE8">
        <w:rPr/>
        <w:t>Retrieval settings are held fixed, so differences in recall reflect the item-context associations formed before retrieval rather than changes in retrieval control.</w:t>
      </w:r>
      <w:r w:rsidR="60756BE8">
        <w:rPr/>
        <w:t xml:space="preserve"> </w:t>
      </w:r>
      <w:r w:rsidR="60756BE8">
        <w:rPr/>
        <w:t xml:space="preserve">Because context evolves continuously, the reminder manipulation also predicts </w:t>
      </w:r>
      <w:commentRangeStart w:id="1928158576"/>
      <w:r w:rsidR="60756BE8">
        <w:rPr/>
        <w:t xml:space="preserve">where along the film sequence </w:t>
      </w:r>
      <w:commentRangeEnd w:id="1928158576"/>
      <w:r>
        <w:rPr>
          <w:rStyle w:val="CommentReference"/>
        </w:rPr>
        <w:commentReference w:id="1928158576"/>
      </w:r>
      <w:r w:rsidR="60756BE8">
        <w:rPr/>
        <w:t>recall is lost, not only how much film recall changes.</w:t>
      </w:r>
      <w:r w:rsidR="60756BE8">
        <w:rPr/>
        <w:t xml:space="preserve"> </w:t>
      </w:r>
      <w:commentRangeStart w:id="1651562153"/>
      <w:r w:rsidR="60756BE8">
        <w:rPr/>
        <w:t>Simulation 2 then examines whether film-directed retrieval control can protect recall by cueing a more diagnostic part of the film trajectory.</w:t>
      </w:r>
      <w:commentRangeEnd w:id="1651562153"/>
      <w:r>
        <w:rPr>
          <w:rStyle w:val="CommentReference"/>
        </w:rPr>
        <w:commentReference w:id="1651562153"/>
      </w:r>
    </w:p>
    <w:bookmarkStart w:name="fig-simulation1-context-binding" w:id="61"/>
    <w:p xmlns:wp14="http://schemas.microsoft.com/office/word/2010/wordml" w14:paraId="31720BE2" wp14:textId="77777777">
      <w:pPr>
        <w:pStyle w:val="FigureTitle"/>
      </w:pPr>
      <w:r>
        <w:t xml:space="preserve">Figure 2</w:t>
      </w:r>
    </w:p>
    <w:p xmlns:wp14="http://schemas.microsoft.com/office/word/2010/wordml" w14:paraId="2DA3D6D3" wp14:textId="77777777">
      <w:pPr>
        <w:pStyle w:val="Caption"/>
      </w:pPr>
      <w:r w:rsidRPr="60756BE8" w:rsidR="60756BE8">
        <w:rPr>
          <w:b w:val="1"/>
          <w:bCs w:val="1"/>
        </w:rPr>
        <w:t>Reminder-driven context overlap makes task encoding strength consequential for film recall.</w:t>
      </w:r>
      <w:r w:rsidR="60756BE8">
        <w:rPr/>
        <w:t xml:space="preserve"> </w:t>
      </w:r>
      <w:r w:rsidR="60756BE8">
        <w:rPr/>
        <w:t>Simulation 1 demonstrates how task items can become competitors for film recall by varying task encoding strength with or without a sequential film-item reminder before task encoding.</w:t>
      </w:r>
      <w:r w:rsidR="60756BE8">
        <w:rPr/>
        <w:t xml:space="preserve"> </w:t>
      </w:r>
      <w:r w:rsidRPr="60756BE8" w:rsidR="60756BE8">
        <w:rPr>
          <w:b w:val="1"/>
          <w:bCs w:val="1"/>
        </w:rPr>
        <w:t>(A)</w:t>
      </w:r>
      <w:r w:rsidR="60756BE8">
        <w:rPr/>
        <w:t xml:space="preserve"> </w:t>
      </w:r>
      <w:r w:rsidR="60756BE8">
        <w:rPr/>
        <w:t>Without a film reminder, task items become associated with later context states reached after drift away from the film, so stronger task encoding produces only modest redistribution from film items to task items.</w:t>
      </w:r>
      <w:r w:rsidR="60756BE8">
        <w:rPr/>
        <w:t xml:space="preserve"> </w:t>
      </w:r>
      <w:r w:rsidRPr="60756BE8" w:rsidR="60756BE8">
        <w:rPr>
          <w:b w:val="1"/>
          <w:bCs w:val="1"/>
        </w:rPr>
        <w:t>(B)</w:t>
      </w:r>
      <w:r w:rsidR="60756BE8">
        <w:rPr/>
        <w:t xml:space="preserve"> </w:t>
      </w:r>
      <w:r w:rsidR="60756BE8">
        <w:rPr/>
        <w:t>With a film reminder, task items become associated with context states more similar to those associated with film items, so stronger task encoding produces larger redistribution from film items to task items.</w:t>
      </w:r>
      <w:r w:rsidR="60756BE8">
        <w:rPr/>
        <w:t xml:space="preserve"> </w:t>
      </w:r>
      <w:r w:rsidRPr="60756BE8" w:rsidR="60756BE8">
        <w:rPr>
          <w:b w:val="1"/>
          <w:bCs w:val="1"/>
        </w:rPr>
        <w:t>(C)</w:t>
      </w:r>
      <w:r w:rsidR="60756BE8">
        <w:rPr/>
        <w:t xml:space="preserve"> </w:t>
      </w:r>
      <w:r w:rsidR="60756BE8">
        <w:rPr/>
        <w:t>The temporal-context trace remains position-resolved: reminder cues make the states active during task encoding more similar to positions along the film context trajectory.</w:t>
      </w:r>
      <w:r w:rsidR="60756BE8">
        <w:rPr/>
        <w:t xml:space="preserve"> </w:t>
      </w:r>
      <w:r w:rsidRPr="60756BE8" w:rsidR="60756BE8">
        <w:rPr>
          <w:b w:val="1"/>
          <w:bCs w:val="1"/>
        </w:rPr>
        <w:t>(D)</w:t>
      </w:r>
      <w:r w:rsidR="60756BE8">
        <w:rPr/>
        <w:t xml:space="preserve"> </w:t>
      </w:r>
      <w:r w:rsidR="60756BE8">
        <w:rPr/>
        <w:t>When the model is probed with a broad film-context cue and the active source context, stronger task encoding assigns a larger share of item support to task items, especially after a film reminder.</w:t>
      </w:r>
      <w:commentRangeStart w:id="1196257244"/>
      <w:commentRangeStart w:id="1646011421"/>
      <w:commentRangeStart w:id="1810844644"/>
      <w:commentRangeEnd w:id="1196257244"/>
      <w:r>
        <w:rPr>
          <w:rStyle w:val="CommentReference"/>
        </w:rPr>
        <w:commentReference w:id="1196257244"/>
      </w:r>
      <w:commentRangeEnd w:id="1646011421"/>
      <w:r>
        <w:rPr>
          <w:rStyle w:val="CommentReference"/>
        </w:rPr>
        <w:commentReference w:id="1646011421"/>
      </w:r>
      <w:commentRangeEnd w:id="1810844644"/>
      <w:r>
        <w:rPr>
          <w:rStyle w:val="CommentReference"/>
        </w:rPr>
        <w:commentReference w:id="1810844644"/>
      </w:r>
    </w:p>
    <w:p xmlns:wp14="http://schemas.microsoft.com/office/word/2010/wordml" w14:paraId="5A39BBE3" wp14:textId="77777777">
      <w:pPr>
        <w:pStyle w:val="FigureWithoutNote"/>
      </w:pPr>
      <w:r>
        <w:drawing>
          <wp:inline xmlns:wp14="http://schemas.microsoft.com/office/word/2010/wordprocessingDrawing" wp14:anchorId="61346EE4" wp14:editId="7777777">
            <wp:extent cx="5943600" cy="3562918"/>
            <wp:effectExtent l="0" t="0" r="0" b="0"/>
            <wp:docPr id="59" name="Picture" descr="" title=""/>
            <a:graphic>
              <a:graphicData uri="http://schemas.openxmlformats.org/drawingml/2006/picture">
                <pic:pic>
                  <pic:nvPicPr>
                    <pic:cNvPr id="60" name="Picture" descr="figures/simulation1_context_binding.png"/>
                    <pic:cNvPicPr>
                      <a:picLocks noChangeAspect="1" noChangeArrowheads="1"/>
                    </pic:cNvPicPr>
                  </pic:nvPicPr>
                  <pic:blipFill>
                    <a:blip r:embed="rId58"/>
                    <a:stretch>
                      <a:fillRect/>
                    </a:stretch>
                  </pic:blipFill>
                  <pic:spPr bwMode="auto">
                    <a:xfrm>
                      <a:off x="0" y="0"/>
                      <a:ext cx="5943600" cy="3562918"/>
                    </a:xfrm>
                    <a:prstGeom prst="rect">
                      <a:avLst/>
                    </a:prstGeom>
                    <a:noFill/>
                    <a:ln w="9525">
                      <a:noFill/>
                      <a:headEnd/>
                      <a:tailEnd/>
                    </a:ln>
                  </pic:spPr>
                </pic:pic>
              </a:graphicData>
            </a:graphic>
          </wp:inline>
        </w:drawing>
      </w:r>
    </w:p>
    <w:bookmarkEnd w:id="61"/>
    <w:p xmlns:wp14="http://schemas.microsoft.com/office/word/2010/wordml" w14:paraId="305051C1" wp14:textId="6E26F987">
      <w:pPr>
        <w:pStyle w:val="AfterWithoutNote"/>
      </w:pPr>
      <w:r w:rsidR="60756BE8">
        <w:rPr/>
        <w:t xml:space="preserve">Panels A and B show </w:t>
      </w:r>
      <w:commentRangeStart w:id="636119884"/>
      <w:r w:rsidR="60756BE8">
        <w:rPr/>
        <w:t>phase-resolved</w:t>
      </w:r>
      <w:commentRangeEnd w:id="636119884"/>
      <w:r>
        <w:rPr>
          <w:rStyle w:val="CommentReference"/>
        </w:rPr>
        <w:commentReference w:id="636119884"/>
      </w:r>
      <w:r w:rsidR="60756BE8">
        <w:rPr/>
        <w:t xml:space="preserve"> recall probability across encoded positions.</w:t>
      </w:r>
      <w:r w:rsidR="60756BE8">
        <w:rPr/>
        <w:t xml:space="preserve"> </w:t>
      </w:r>
      <w:r w:rsidR="60756BE8">
        <w:rPr/>
        <w:t>Without a film reminder, increasing task learning produces only modest loss of film recall and only modest gain in task recall, because task items become associated with later context states reached after drift away from the film.</w:t>
      </w:r>
      <w:r w:rsidR="60756BE8">
        <w:rPr/>
        <w:t xml:space="preserve"> </w:t>
      </w:r>
      <w:r w:rsidR="60756BE8">
        <w:rPr/>
        <w:t>With a film reminder, the same task-learning manipulation produces a much larger</w:t>
      </w:r>
      <w:commentRangeStart w:id="875020475"/>
      <w:r w:rsidR="60756BE8">
        <w:rPr/>
        <w:t xml:space="preserve"> redistribution from film positions to task positions.</w:t>
      </w:r>
      <w:commentRangeEnd w:id="875020475"/>
      <w:r>
        <w:rPr>
          <w:rStyle w:val="CommentReference"/>
        </w:rPr>
        <w:commentReference w:id="875020475"/>
      </w:r>
      <w:r w:rsidR="60756BE8">
        <w:rPr/>
        <w:t xml:space="preserve"> </w:t>
      </w:r>
      <w:r w:rsidR="60756BE8">
        <w:rPr/>
        <w:t xml:space="preserve">The with-reminder condition therefore shows that task </w:t>
      </w:r>
      <w:ins w:author="Deborah Talmi" w:date="2026-06-02T13:27:48.748Z" w16du:dateUtc="2026-06-02T13:27:48.748Z" w:id="1642187718">
        <w:r w:rsidR="60756BE8">
          <w:t xml:space="preserve">encoding </w:t>
        </w:r>
      </w:ins>
      <w:r w:rsidR="60756BE8">
        <w:rPr/>
        <w:t xml:space="preserve">strength matters most when task </w:t>
      </w:r>
      <w:ins w:author="Deborah Talmi" w:date="2026-06-02T13:27:51.835Z" w16du:dateUtc="2026-06-02T13:27:51.835Z" w:id="1920892767">
        <w:r w:rsidR="60756BE8">
          <w:t>“</w:t>
        </w:r>
      </w:ins>
      <w:r w:rsidR="60756BE8">
        <w:rPr/>
        <w:t>items</w:t>
      </w:r>
      <w:ins w:author="Deborah Talmi" w:date="2026-06-02T13:27:53.17Z" w16du:dateUtc="2026-06-02T13:27:53.17Z" w:id="143453994">
        <w:r w:rsidR="60756BE8">
          <w:t>”</w:t>
        </w:r>
      </w:ins>
      <w:r w:rsidR="60756BE8">
        <w:rPr/>
        <w:t xml:space="preserve"> are associated with nearby positions on the film context </w:t>
      </w:r>
      <w:commentRangeStart w:id="26870473"/>
      <w:r w:rsidR="60756BE8">
        <w:rPr/>
        <w:t>trajectory</w:t>
      </w:r>
      <w:commentRangeEnd w:id="26870473"/>
      <w:r>
        <w:rPr>
          <w:rStyle w:val="CommentReference"/>
        </w:rPr>
        <w:commentReference w:id="26870473"/>
      </w:r>
      <w:r w:rsidR="60756BE8">
        <w:rPr/>
        <w:t>.</w:t>
      </w:r>
      <w:r w:rsidR="60756BE8">
        <w:rPr/>
        <w:t xml:space="preserve"> </w:t>
      </w:r>
      <w:commentRangeStart w:id="1670590163"/>
      <w:commentRangeStart w:id="1460463110"/>
      <w:r w:rsidR="60756BE8">
        <w:rPr/>
        <w:t>The serial-position curves</w:t>
      </w:r>
      <w:commentRangeEnd w:id="1670590163"/>
      <w:r>
        <w:rPr>
          <w:rStyle w:val="CommentReference"/>
        </w:rPr>
        <w:commentReference w:id="1670590163"/>
      </w:r>
      <w:commentRangeEnd w:id="1460463110"/>
      <w:r>
        <w:rPr>
          <w:rStyle w:val="CommentReference"/>
        </w:rPr>
        <w:commentReference w:id="1460463110"/>
      </w:r>
      <w:r w:rsidR="60756BE8">
        <w:rPr/>
        <w:t xml:space="preserve"> also show that this temporal overlap is not uniform across film positions, even though the fixed source-context settings provide broader support for film items than temporal context alone.</w:t>
      </w:r>
      <w:r w:rsidR="60756BE8">
        <w:rPr/>
        <w:t xml:space="preserve"> </w:t>
      </w:r>
      <w:r w:rsidR="60756BE8">
        <w:rPr/>
        <w:t xml:space="preserve">Because the sequential reminder drives context through film-item cues before task encoding, the strongest task competition arises </w:t>
      </w:r>
      <w:commentRangeStart w:id="1665481883"/>
      <w:r w:rsidR="60756BE8">
        <w:rPr/>
        <w:t>when task items are encoded with both recent film-temporal context and active film-source context.</w:t>
      </w:r>
      <w:r w:rsidR="60756BE8">
        <w:rPr/>
        <w:t xml:space="preserve"> </w:t>
      </w:r>
      <w:commentRangeEnd w:id="1665481883"/>
      <w:r>
        <w:rPr>
          <w:rStyle w:val="CommentReference"/>
        </w:rPr>
        <w:commentReference w:id="1665481883"/>
      </w:r>
      <w:r w:rsidR="60756BE8">
        <w:rPr/>
        <w:t>At the endpoints of the task-learning sweep, mean film recall in the no-r</w:t>
      </w:r>
      <w:r w:rsidR="60756BE8">
        <w:rPr/>
        <w:t>emi</w:t>
      </w:r>
      <w:r w:rsidR="60756BE8">
        <w:rPr/>
        <w:t>nder condition changes from 0.318 at task learning factor 0.0 to 0.268 at factor 3.0, while mean task recall changes from 0.000 to 0.143.</w:t>
      </w:r>
      <w:r w:rsidR="60756BE8">
        <w:rPr/>
        <w:t xml:space="preserve"> </w:t>
      </w:r>
      <w:r w:rsidR="60756BE8">
        <w:rPr/>
        <w:t>In the with-reminder condition, mean film recall changes from 0.306 to 0.064, while mean task rec</w:t>
      </w:r>
      <w:r w:rsidR="60756BE8">
        <w:rPr/>
        <w:t>all chan</w:t>
      </w:r>
      <w:r w:rsidR="60756BE8">
        <w:rPr/>
        <w:t>ges from 0.000 to 0.384.</w:t>
      </w:r>
    </w:p>
    <w:p xmlns:wp14="http://schemas.microsoft.com/office/word/2010/wordml" w14:paraId="705AA320" wp14:textId="77777777">
      <w:pPr>
        <w:pStyle w:val="BodyText"/>
      </w:pPr>
      <w:r w:rsidR="60756BE8">
        <w:rPr/>
        <w:t>Panels C and D explain why the no-reminder and with-reminder curves diverge.</w:t>
      </w:r>
      <w:r w:rsidR="60756BE8">
        <w:rPr/>
        <w:t xml:space="preserve"> </w:t>
      </w:r>
      <w:r w:rsidR="60756BE8">
        <w:rPr/>
        <w:t>Panel C quantifies temporal-context similarity between the states associated with film items and the states active during task encoding.</w:t>
      </w:r>
      <w:r w:rsidR="60756BE8">
        <w:rPr/>
        <w:t xml:space="preserve"> </w:t>
      </w:r>
      <w:r w:rsidR="60756BE8">
        <w:rPr/>
        <w:t xml:space="preserve">When a </w:t>
      </w:r>
      <w:commentRangeStart w:id="1346183268"/>
      <w:r w:rsidR="60756BE8">
        <w:rPr/>
        <w:t>sequential</w:t>
      </w:r>
      <w:commentRangeEnd w:id="1346183268"/>
      <w:r>
        <w:rPr>
          <w:rStyle w:val="CommentReference"/>
        </w:rPr>
        <w:commentReference w:id="1346183268"/>
      </w:r>
      <w:r w:rsidR="60756BE8">
        <w:rPr/>
        <w:t xml:space="preserve"> film-item reminder reinstates the film trajectory before task encoding, the model encodes task items in states more similar to film-associated positions.</w:t>
      </w:r>
      <w:r w:rsidR="60756BE8">
        <w:rPr/>
        <w:t xml:space="preserve"> </w:t>
      </w:r>
      <w:r w:rsidR="60756BE8">
        <w:rPr/>
        <w:t xml:space="preserve">Panel D quantifies how much support task items receive from a broad film-context </w:t>
      </w:r>
      <w:commentRangeStart w:id="1843297234"/>
      <w:r w:rsidR="60756BE8">
        <w:rPr/>
        <w:t xml:space="preserve">centroid cue </w:t>
      </w:r>
      <w:commentRangeEnd w:id="1843297234"/>
      <w:r>
        <w:rPr>
          <w:rStyle w:val="CommentReference"/>
        </w:rPr>
        <w:commentReference w:id="1843297234"/>
      </w:r>
      <w:r w:rsidR="60756BE8">
        <w:rPr/>
        <w:t>after task encoding, including the source-context support available at that point in the paradigm.</w:t>
      </w:r>
      <w:r w:rsidR="60756BE8">
        <w:rPr/>
        <w:t xml:space="preserve"> </w:t>
      </w:r>
      <w:r w:rsidR="60756BE8">
        <w:rPr/>
        <w:t>As task context-to-feature learning increases, task items receive a larger share of item support when this broad film-associated cue probes retrieval, especially after the film reminder.</w:t>
      </w:r>
      <w:r w:rsidR="60756BE8">
        <w:rPr/>
        <w:t xml:space="preserve"> </w:t>
      </w:r>
      <w:r w:rsidR="60756BE8">
        <w:rPr/>
        <w:t>Across the task-learning sweep, film encoding settings remain unchanged.</w:t>
      </w:r>
      <w:r w:rsidR="60756BE8">
        <w:rPr/>
        <w:t xml:space="preserve"> </w:t>
      </w:r>
      <w:commentRangeStart w:id="224121891"/>
      <w:r w:rsidR="60756BE8">
        <w:rPr/>
        <w:t>The loss of film recall</w:t>
      </w:r>
      <w:commentRangeEnd w:id="224121891"/>
      <w:r>
        <w:rPr>
          <w:rStyle w:val="CommentReference"/>
        </w:rPr>
        <w:commentReference w:id="224121891"/>
      </w:r>
      <w:r w:rsidR="60756BE8">
        <w:rPr/>
        <w:t xml:space="preserve"> comes from stronger support for task items that can be cued by film-associated context.</w:t>
      </w:r>
      <w:r w:rsidR="60756BE8">
        <w:rPr/>
        <w:t xml:space="preserve"> </w:t>
      </w:r>
      <w:r w:rsidR="60756BE8">
        <w:rPr/>
        <w:t>Task items remain distinct from film items but become increasingly likely to win retrieval from film-related cues.</w:t>
      </w:r>
      <w:r w:rsidR="60756BE8">
        <w:rPr/>
        <w:t xml:space="preserve"> </w:t>
      </w:r>
      <w:commentRangeStart w:id="773428962"/>
      <w:r w:rsidR="60756BE8">
        <w:rPr/>
        <w:t>Simulation 2 next examines whether film-directed retrieval control reduces the impact of these task-item associations by cueing a more diagnostic part of the film trajectory.</w:t>
      </w:r>
      <w:commentRangeEnd w:id="773428962"/>
      <w:r>
        <w:rPr>
          <w:rStyle w:val="CommentReference"/>
        </w:rPr>
        <w:commentReference w:id="773428962"/>
      </w:r>
    </w:p>
    <w:bookmarkEnd w:id="62"/>
    <w:bookmarkStart w:name="X61cfa1f4b6f5f81a08acf6762affb886f5840ec" w:id="71"/>
    <w:p xmlns:wp14="http://schemas.microsoft.com/office/word/2010/wordml" w14:paraId="4DC6ADB7" wp14:textId="77777777">
      <w:pPr>
        <w:pStyle w:val="Heading2"/>
      </w:pPr>
      <w:r>
        <w:t xml:space="preserve">Simulation 2: Retrieval Control and Film-Directed Recall</w:t>
      </w:r>
    </w:p>
    <w:p xmlns:wp14="http://schemas.microsoft.com/office/word/2010/wordml" w14:paraId="70FBA9E7" wp14:textId="23E51DDD">
      <w:pPr>
        <w:pStyle w:val="FirstParagraph"/>
      </w:pPr>
      <w:r w:rsidR="60756BE8">
        <w:rPr/>
        <w:t xml:space="preserve">Simulation 2 turns from encoding conditions to retrieval control.</w:t>
      </w:r>
      <w:r w:rsidR="60756BE8">
        <w:rPr/>
        <w:t xml:space="preserve"> </w:t>
      </w:r>
      <w:del w:author="Deborah Talmi" w:date="2026-06-02T13:36:22.999Z" w16du:dateUtc="2026-06-02T13:36:22.999Z" w:id="1881340895">
        <w:r w:rsidDel="60756BE8">
          <w:delText xml:space="preserve">The broader Simulation 2 package </w:delText>
        </w:r>
      </w:del>
      <w:ins w:author="Deborah Talmi" w:date="2026-06-02T13:36:24.355Z" w16du:dateUtc="2026-06-02T13:36:24.355Z" w:id="1245664581">
        <w:r w:rsidR="60756BE8">
          <w:rPr/>
          <w:t xml:space="preserve">It </w:t>
        </w:r>
      </w:ins>
      <w:r w:rsidR="60756BE8">
        <w:rPr/>
        <w:t xml:space="preserve">decomposes deliberate recall into three film-directed control operations: start-of-list context reinstatement, selection sharpening, and target monitoring.</w:t>
      </w:r>
      <w:r w:rsidR="60756BE8">
        <w:rPr/>
        <w:t xml:space="preserve"> </w:t>
      </w:r>
      <w:r w:rsidR="60756BE8">
        <w:rPr/>
        <w:t xml:space="preserve">Figure 3 isolates the first operation.</w:t>
      </w:r>
      <w:r w:rsidR="60756BE8">
        <w:rPr/>
        <w:t xml:space="preserve"> </w:t>
      </w:r>
      <w:r w:rsidR="60756BE8">
        <w:rPr/>
        <w:t xml:space="preserve">In the model, deliberate recall can begin by drifting current context toward the start-of-list state before the first retrieval attempt.</w:t>
      </w:r>
      <w:r w:rsidR="60756BE8">
        <w:rPr/>
        <w:t xml:space="preserve"> </w:t>
      </w:r>
      <w:r w:rsidR="60756BE8">
        <w:rPr/>
        <w:t xml:space="preserve">Because film items are encoded first, the </w:t>
      </w:r>
      <w:commentRangeStart w:id="1512503509"/>
      <w:r w:rsidR="60756BE8">
        <w:rPr/>
        <w:t xml:space="preserve">start-of-list</w:t>
      </w:r>
      <w:commentRangeEnd w:id="1512503509"/>
      <w:r>
        <w:rPr>
          <w:rStyle w:val="CommentReference"/>
        </w:rPr>
        <w:commentReference w:id="1512503509"/>
      </w:r>
      <w:r w:rsidR="60756BE8">
        <w:rPr/>
        <w:t xml:space="preserve"> state </w:t>
      </w:r>
      <w:commentRangeStart w:id="1404364172"/>
      <w:r w:rsidR="60756BE8">
        <w:rPr/>
        <w:t xml:space="preserve">is film-relevant</w:t>
      </w:r>
      <w:commentRangeEnd w:id="1404364172"/>
      <w:r>
        <w:rPr>
          <w:rStyle w:val="CommentReference"/>
        </w:rPr>
        <w:commentReference w:id="1404364172"/>
      </w:r>
      <w:r w:rsidR="60756BE8">
        <w:rPr/>
        <w:t xml:space="preserve"> in the present paradigm: reinstating it changes the context used to cue the </w:t>
      </w:r>
      <w:commentRangeStart w:id="1752738397"/>
      <w:r w:rsidR="60756BE8">
        <w:rPr/>
        <w:t xml:space="preserve">first retrieval competition</w:t>
      </w:r>
      <w:commentRangeEnd w:id="1752738397"/>
      <w:r>
        <w:rPr>
          <w:rStyle w:val="CommentReference"/>
        </w:rPr>
        <w:commentReference w:id="1752738397"/>
      </w:r>
      <w:r w:rsidR="60756BE8">
        <w:rPr/>
        <w:t xml:space="preserve"> while leaving the learned film and task associations otherwise unchanged.</w:t>
      </w:r>
      <w:r w:rsidR="60756BE8">
        <w:rPr/>
        <w:t xml:space="preserve"> </w:t>
      </w:r>
      <w:commentRangeStart w:id="1431575892"/>
      <w:commentRangeStart w:id="2075290879"/>
      <w:r w:rsidR="60756BE8">
        <w:rPr/>
        <w:t xml:space="preserve">This operation differs from test-phase film-item cueing: it targets the beginning of the film trajectory, where the retrieval context is more diagnostic of film items than of late non-film competitors.</w:t>
      </w:r>
      <w:commentRangeEnd w:id="1431575892"/>
      <w:r>
        <w:rPr>
          <w:rStyle w:val="CommentReference"/>
        </w:rPr>
        <w:commentReference w:id="1431575892"/>
      </w:r>
      <w:commentRangeEnd w:id="2075290879"/>
      <w:r>
        <w:rPr>
          <w:rStyle w:val="CommentReference"/>
        </w:rPr>
        <w:commentReference w:id="2075290879"/>
      </w:r>
      <w:r w:rsidR="60756BE8">
        <w:rPr/>
        <w:t xml:space="preserve"> </w:t>
      </w:r>
      <w:r w:rsidR="60756BE8">
        <w:rPr/>
        <w:t xml:space="preserve">All conditions in the current Simulation 2 figures also include the fixed film-source retrieval orientation described above.</w:t>
      </w:r>
      <w:r w:rsidR="60756BE8">
        <w:rPr/>
        <w:t xml:space="preserve"> </w:t>
      </w:r>
      <w:r w:rsidR="60756BE8">
        <w:rPr/>
        <w:t xml:space="preserve">Thus,</w:t>
      </w:r>
      <w:r w:rsidR="60756BE8">
        <w:rPr/>
        <w:t xml:space="preserve"> </w:t>
      </w:r>
      <w:r w:rsidR="60756BE8">
        <w:rPr/>
        <w:t xml:space="preserve">“no start-of-list reinstatement”</w:t>
      </w:r>
      <w:r w:rsidR="60756BE8">
        <w:rPr/>
        <w:t xml:space="preserve"> </w:t>
      </w:r>
      <w:r w:rsidR="60756BE8">
        <w:rPr/>
        <w:t xml:space="preserve">means no deliberate temporal start cue, not the absence of any film-relevant test context.</w:t>
      </w:r>
      <w:r w:rsidR="60756BE8">
        <w:rPr/>
        <w:t xml:space="preserve"> </w:t>
      </w:r>
      <w:commentRangeStart w:id="772276579"/>
      <w:r w:rsidR="60756BE8">
        <w:rPr/>
        <w:t xml:space="preserve">The simulation holds the post-reminder task condition fixed at task learning factor 2.0</w:t>
      </w:r>
      <w:commentRangeEnd w:id="772276579"/>
      <w:r>
        <w:rPr>
          <w:rStyle w:val="CommentReference"/>
        </w:rPr>
        <w:commentReference w:id="772276579"/>
      </w:r>
      <w:r w:rsidR="60756BE8">
        <w:rPr/>
        <w:t xml:space="preserve"> and </w:t>
      </w:r>
      <w:r w:rsidR="60756BE8">
        <w:rPr/>
        <w:t xml:space="preserve">varies</w:t>
      </w:r>
      <w:r w:rsidR="60756BE8">
        <w:rPr/>
        <w:t xml:space="preserve"> the degree of start-of-list context reinstatement.</w:t>
      </w:r>
      <w:r w:rsidR="60756BE8">
        <w:rPr/>
        <w:t xml:space="preserve"> </w:t>
      </w:r>
      <w:r w:rsidR="60756BE8">
        <w:rPr/>
        <w:t xml:space="preserve">The plotted reinstatement values are multiples of the fitted start-cue parameter, so 1.0 corresponds to</w:t>
      </w:r>
      <w:r w:rsidR="60756BE8">
        <w:rPr/>
        <w:t xml:space="preserve"> </w:t>
      </w:r>
      <m:oMath>
        <m:sSub>
          <m:e>
            <m:r>
              <m:t>β</m:t>
            </m:r>
          </m:e>
          <m:sub>
            <m:r>
              <m:t>s</m:t>
            </m:r>
            <m:r>
              <m:t>t</m:t>
            </m:r>
            <m:r>
              <m:t>a</m:t>
            </m:r>
            <m:r>
              <m:t>r</m:t>
            </m:r>
            <m:r>
              <m:t>t</m:t>
            </m:r>
          </m:sub>
        </m:sSub>
      </m:oMath>
      <w:r w:rsidR="60756BE8">
        <w:rPr/>
        <w:t xml:space="preserve"> </w:t>
      </w:r>
      <w:r w:rsidR="60756BE8">
        <w:rPr/>
        <w:t xml:space="preserve">in</w:t>
      </w:r>
      <w:r w:rsidR="60756BE8">
        <w:rPr/>
        <w:t xml:space="preserve"> </w:t>
      </w:r>
      <w:r>
        <w:fldChar w:fldCharType="begin"/>
      </w:r>
      <w:r>
        <w:instrText xml:space="preserve">HYPERLINK  \l "eq-deliberate-start-cue"</w:instrText>
      </w:r>
      <w:r>
        <w:fldChar w:fldCharType="separate"/>
      </w:r>
      <w:r w:rsidRPr="60756BE8" w:rsidR="60756BE8">
        <w:rPr>
          <w:rStyle w:val="Hyperlink"/>
        </w:rPr>
        <w:t>Equation 14</w:t>
      </w:r>
      <w:r>
        <w:fldChar w:fldCharType="end"/>
      </w:r>
      <w:r w:rsidR="60756BE8">
        <w:rPr/>
        <w:t xml:space="preserve">.</w:t>
      </w:r>
    </w:p>
    <w:bookmarkStart w:name="Xe96feb7454d6b23e449dfafb9c326dcfa9c3226" w:id="66"/>
    <w:p xmlns:wp14="http://schemas.microsoft.com/office/word/2010/wordml" w14:paraId="605B6AC4" wp14:textId="77777777">
      <w:pPr>
        <w:pStyle w:val="FigureTitle"/>
      </w:pPr>
      <w:r>
        <w:t xml:space="preserve">Figure 3</w:t>
      </w:r>
    </w:p>
    <w:p xmlns:wp14="http://schemas.microsoft.com/office/word/2010/wordml" w14:paraId="2DACDEB4" wp14:textId="7282266F">
      <w:pPr>
        <w:pStyle w:val="Caption"/>
      </w:pPr>
      <w:r w:rsidRPr="60756BE8" w:rsidR="60756BE8">
        <w:rPr>
          <w:b w:val="1"/>
          <w:bCs w:val="1"/>
        </w:rPr>
        <w:t xml:space="preserve">Start-of-list context reinstatement protects </w:t>
      </w:r>
      <w:ins w:author="Deborah Talmi" w:date="2026-06-02T13:42:27.893Z" w16du:dateUtc="2026-06-02T13:42:27.893Z" w:id="792350810">
        <w:r w:rsidRPr="60756BE8" w:rsidR="60756BE8">
          <w:rPr>
            <w:b w:val="1"/>
            <w:bCs w:val="1"/>
          </w:rPr>
          <w:t xml:space="preserve">deliberate </w:t>
        </w:r>
      </w:ins>
      <w:r w:rsidRPr="60756BE8" w:rsidR="60756BE8">
        <w:rPr>
          <w:b w:val="1"/>
          <w:bCs w:val="1"/>
        </w:rPr>
        <w:t>film recall by changing the context that cues retrieval.</w:t>
      </w:r>
      <w:r w:rsidR="60756BE8">
        <w:rPr/>
        <w:t xml:space="preserve"> </w:t>
      </w:r>
      <w:r w:rsidR="60756BE8">
        <w:rPr/>
        <w:t xml:space="preserve">Simulation 2 </w:t>
      </w:r>
      <w:r w:rsidR="60756BE8">
        <w:rPr/>
        <w:t>demonstrates</w:t>
      </w:r>
      <w:r w:rsidR="60756BE8">
        <w:rPr/>
        <w:t xml:space="preserve"> how a </w:t>
      </w:r>
      <w:commentRangeStart w:id="793744312"/>
      <w:r w:rsidR="60756BE8">
        <w:rPr/>
        <w:t>deliberate-recall</w:t>
      </w:r>
      <w:commentRangeEnd w:id="793744312"/>
      <w:r>
        <w:rPr>
          <w:rStyle w:val="CommentReference"/>
        </w:rPr>
        <w:commentReference w:id="793744312"/>
      </w:r>
      <w:r w:rsidR="60756BE8">
        <w:rPr/>
        <w:t xml:space="preserve"> start operation can protect film recall after post-reminder task encoding by drifting retrieval context toward the start-of-list state </w:t>
      </w:r>
      <w:r w:rsidR="60756BE8">
        <w:rPr/>
        <w:t>immediately</w:t>
      </w:r>
      <w:r w:rsidR="60756BE8">
        <w:rPr/>
        <w:t xml:space="preserve"> before the first retrieval attempt.</w:t>
      </w:r>
      <w:r w:rsidR="60756BE8">
        <w:rPr/>
        <w:t xml:space="preserve"> </w:t>
      </w:r>
      <w:r w:rsidRPr="60756BE8" w:rsidR="60756BE8">
        <w:rPr>
          <w:b w:val="1"/>
          <w:bCs w:val="1"/>
        </w:rPr>
        <w:t>(A)</w:t>
      </w:r>
      <w:r w:rsidR="60756BE8">
        <w:rPr/>
        <w:t xml:space="preserve"> </w:t>
      </w:r>
      <w:r w:rsidR="60756BE8">
        <w:rPr/>
        <w:t>Before any item is sampled, stronger start-of-list context reinstatement makes the retrieval context support early film items rather than late filler items.</w:t>
      </w:r>
      <w:r w:rsidR="60756BE8">
        <w:rPr/>
        <w:t xml:space="preserve"> </w:t>
      </w:r>
      <w:r w:rsidRPr="60756BE8" w:rsidR="60756BE8">
        <w:rPr>
          <w:b w:val="1"/>
          <w:bCs w:val="1"/>
        </w:rPr>
        <w:t>(B)</w:t>
      </w:r>
      <w:r w:rsidR="60756BE8">
        <w:rPr/>
        <w:t xml:space="preserve"> </w:t>
      </w:r>
      <w:r w:rsidR="60756BE8">
        <w:rPr/>
        <w:t xml:space="preserve">This </w:t>
      </w:r>
      <w:commentRangeStart w:id="2063812189"/>
      <w:r w:rsidR="60756BE8">
        <w:rPr/>
        <w:t xml:space="preserve">pre-recall </w:t>
      </w:r>
      <w:commentRangeEnd w:id="2063812189"/>
      <w:r>
        <w:rPr>
          <w:rStyle w:val="CommentReference"/>
        </w:rPr>
        <w:commentReference w:id="2063812189"/>
      </w:r>
      <w:r w:rsidR="60756BE8">
        <w:rPr/>
        <w:t>support shift makes recall more likely to begin with film items, especially items from the beginning of the film sequence.</w:t>
      </w:r>
      <w:r w:rsidR="60756BE8">
        <w:rPr/>
        <w:t xml:space="preserve"> </w:t>
      </w:r>
      <w:r w:rsidRPr="60756BE8" w:rsidR="60756BE8">
        <w:rPr>
          <w:b w:val="1"/>
          <w:bCs w:val="1"/>
        </w:rPr>
        <w:t>(C)</w:t>
      </w:r>
      <w:r w:rsidR="60756BE8">
        <w:rPr/>
        <w:t xml:space="preserve"> </w:t>
      </w:r>
      <w:r w:rsidR="60756BE8">
        <w:rPr/>
        <w:t>Across</w:t>
      </w:r>
      <w:r w:rsidR="60756BE8">
        <w:rPr/>
        <w:t xml:space="preserve"> the sampled retrieval sequence, stronger start-of-list context reinstatement increases access to film items, with the largest gains concentrated near the beginning of the film sequence.</w:t>
      </w:r>
      <w:r w:rsidR="60756BE8">
        <w:rPr/>
        <w:t xml:space="preserve"> </w:t>
      </w:r>
      <w:commentRangeStart w:id="1692267639"/>
      <w:r w:rsidR="60756BE8">
        <w:rPr/>
        <w:t>Because sampled early film items reinstate nearby early-film context, and because context drifts gradually during retrieval, a start-of-recall context shift can affect later samples as well as the first sampled item.</w:t>
      </w:r>
      <w:commentRangeEnd w:id="1692267639"/>
      <w:r>
        <w:rPr>
          <w:rStyle w:val="CommentReference"/>
        </w:rPr>
        <w:commentReference w:id="1692267639"/>
      </w:r>
    </w:p>
    <w:p xmlns:wp14="http://schemas.microsoft.com/office/word/2010/wordml" w14:paraId="41C8F396" wp14:textId="77777777">
      <w:pPr>
        <w:pStyle w:val="FigureWithoutNote"/>
      </w:pPr>
      <w:r>
        <w:drawing>
          <wp:inline xmlns:wp14="http://schemas.microsoft.com/office/word/2010/wordprocessingDrawing" wp14:anchorId="50E44DFA" wp14:editId="7777777">
            <wp:extent cx="5943600" cy="4209375"/>
            <wp:effectExtent l="0" t="0" r="0" b="0"/>
            <wp:docPr id="64" name="Picture" descr="" title=""/>
            <a:graphic>
              <a:graphicData uri="http://schemas.openxmlformats.org/drawingml/2006/picture">
                <pic:pic>
                  <pic:nvPicPr>
                    <pic:cNvPr id="65" name="Picture" descr="figures/simulation2_start_context_reinstatement.png"/>
                    <pic:cNvPicPr>
                      <a:picLocks noChangeAspect="1" noChangeArrowheads="1"/>
                    </pic:cNvPicPr>
                  </pic:nvPicPr>
                  <pic:blipFill>
                    <a:blip r:embed="rId63"/>
                    <a:stretch>
                      <a:fillRect/>
                    </a:stretch>
                  </pic:blipFill>
                  <pic:spPr bwMode="auto">
                    <a:xfrm>
                      <a:off x="0" y="0"/>
                      <a:ext cx="5943600" cy="4209375"/>
                    </a:xfrm>
                    <a:prstGeom prst="rect">
                      <a:avLst/>
                    </a:prstGeom>
                    <a:noFill/>
                    <a:ln w="9525">
                      <a:noFill/>
                      <a:headEnd/>
                      <a:tailEnd/>
                    </a:ln>
                  </pic:spPr>
                </pic:pic>
              </a:graphicData>
            </a:graphic>
          </wp:inline>
        </w:drawing>
      </w:r>
    </w:p>
    <w:bookmarkEnd w:id="66"/>
    <w:p xmlns:wp14="http://schemas.microsoft.com/office/word/2010/wordml" w14:paraId="6B0058B7" wp14:textId="77777777">
      <w:pPr>
        <w:pStyle w:val="AfterWithoutNote"/>
      </w:pPr>
      <w:r w:rsidR="60756BE8">
        <w:rPr/>
        <w:t xml:space="preserve">Panel A probes</w:t>
      </w:r>
      <w:r w:rsidR="60756BE8">
        <w:rPr/>
        <w:t xml:space="preserve"> </w:t>
      </w:r>
      <m:oMath>
        <m:sSup>
          <m:e>
            <m:r>
              <m:t>M</m:t>
            </m:r>
          </m:e>
          <m:sup>
            <m:r>
              <m:t>C</m:t>
            </m:r>
            <m:r>
              <m:t>F</m:t>
            </m:r>
          </m:sup>
        </m:sSup>
      </m:oMath>
      <w:r w:rsidR="60756BE8">
        <w:rPr/>
        <w:t xml:space="preserve"> </w:t>
      </w:r>
      <w:r w:rsidR="60756BE8">
        <w:rPr/>
        <w:t xml:space="preserve">with the pre-recall retrieval context before </w:t>
      </w:r>
      <w:commentRangeStart w:id="680204055"/>
      <w:r w:rsidR="60756BE8">
        <w:rPr/>
        <w:t xml:space="preserve">Luce choice</w:t>
      </w:r>
      <w:commentRangeEnd w:id="680204055"/>
      <w:r>
        <w:rPr>
          <w:rStyle w:val="CommentReference"/>
        </w:rPr>
        <w:commentReference w:id="680204055"/>
      </w:r>
      <w:r w:rsidR="60756BE8">
        <w:rPr/>
        <w:t xml:space="preserve">, stopping, or sampled-item context updating.</w:t>
      </w:r>
      <w:r w:rsidR="60756BE8">
        <w:rPr/>
        <w:t xml:space="preserve"> </w:t>
      </w:r>
      <w:r w:rsidR="60756BE8">
        <w:rPr/>
        <w:t xml:space="preserve">With no start-of-list context reinstatement, support is concentrated in late filler positions because the retrieval context reflects the post-filler state.</w:t>
      </w:r>
      <w:r w:rsidR="60756BE8">
        <w:rPr/>
        <w:t xml:space="preserve"> </w:t>
      </w:r>
      <w:r w:rsidR="60756BE8">
        <w:rPr/>
        <w:t xml:space="preserve">As start-of-list context reinstatement increases, support shifts toward early film positions.</w:t>
      </w:r>
      <w:r w:rsidR="60756BE8">
        <w:rPr/>
        <w:t xml:space="preserve"> </w:t>
      </w:r>
      <w:r w:rsidR="60756BE8">
        <w:rPr/>
        <w:t xml:space="preserve">Panels B and C apply the same retrieval settings to sampled retrieval sequences.</w:t>
      </w:r>
      <w:r w:rsidR="60756BE8">
        <w:rPr/>
        <w:t xml:space="preserve"> </w:t>
      </w:r>
      <w:commentRangeStart w:id="1584060064"/>
      <w:r w:rsidR="60756BE8">
        <w:rPr/>
        <w:t xml:space="preserve">Panel</w:t>
      </w:r>
      <w:commentRangeEnd w:id="1584060064"/>
      <w:r>
        <w:rPr>
          <w:rStyle w:val="CommentReference"/>
        </w:rPr>
        <w:commentReference w:id="1584060064"/>
      </w:r>
      <w:r w:rsidR="60756BE8">
        <w:rPr/>
        <w:t xml:space="preserve"> B shows that this support shift changes recall initiation, with first recalls moving from filler positions when start-of-list context reinstatement is omitted to early film positions as reinstatement increases.</w:t>
      </w:r>
      <w:r w:rsidR="60756BE8">
        <w:rPr/>
        <w:t xml:space="preserve"> </w:t>
      </w:r>
      <w:r w:rsidR="60756BE8">
        <w:rPr/>
        <w:t xml:space="preserve">Panel C shows that the initiation shift has full-sequence consequences: sampled early film items reinstate nearby early-film context and raise film-item access across subsequent samples.</w:t>
      </w:r>
      <w:r w:rsidR="60756BE8">
        <w:rPr/>
        <w:t xml:space="preserve"> </w:t>
      </w:r>
      <w:r w:rsidR="60756BE8">
        <w:rPr/>
        <w:t xml:space="preserve">Under the strong task setting used here, task items remain available to be sampled later in the sequence, so the next step is to examine how selection operates </w:t>
      </w:r>
      <w:commentRangeStart w:id="1258339197"/>
      <w:r w:rsidR="60756BE8">
        <w:rPr/>
        <w:t xml:space="preserve">once a retrieval cue has been set</w:t>
      </w:r>
      <w:commentRangeEnd w:id="1258339197"/>
      <w:r>
        <w:rPr>
          <w:rStyle w:val="CommentReference"/>
        </w:rPr>
        <w:commentReference w:id="1258339197"/>
      </w:r>
      <w:r w:rsidR="60756BE8">
        <w:rPr/>
        <w:t xml:space="preserve">.</w:t>
      </w:r>
    </w:p>
    <w:p xmlns:wp14="http://schemas.microsoft.com/office/word/2010/wordml" w14:paraId="2CEB6994" wp14:textId="77777777">
      <w:pPr>
        <w:pStyle w:val="BodyText"/>
      </w:pPr>
      <w:r w:rsidR="60756BE8">
        <w:rPr/>
        <w:t xml:space="preserve">The second control setting is retrieval selectivity.</w:t>
      </w:r>
      <w:r w:rsidR="60756BE8">
        <w:rPr/>
        <w:t xml:space="preserve"> </w:t>
      </w:r>
      <w:r w:rsidR="60756BE8">
        <w:rPr/>
        <w:t xml:space="preserve">This manipulation scales the choice-sensitivity parameter</w:t>
      </w:r>
      <w:r w:rsidR="60756BE8">
        <w:rPr/>
        <w:t xml:space="preserve"> </w:t>
      </w:r>
      <m:oMath>
        <m:r>
          <m:t>τ</m:t>
        </m:r>
      </m:oMath>
      <w:r w:rsidR="60756BE8">
        <w:rPr/>
        <w:t xml:space="preserve"> </w:t>
      </w:r>
      <w:r w:rsidR="60756BE8">
        <w:rPr/>
        <w:t xml:space="preserve">in</w:t>
      </w:r>
      <w:r w:rsidR="60756BE8">
        <w:rPr/>
        <w:t xml:space="preserve"> </w:t>
      </w:r>
      <w:r>
        <w:fldChar w:fldCharType="begin"/>
      </w:r>
      <w:r>
        <w:instrText xml:space="preserve">HYPERLINK  \l "eq-choice-sensitivity"</w:instrText>
      </w:r>
      <w:r>
        <w:fldChar w:fldCharType="separate"/>
      </w:r>
      <w:r w:rsidRPr="60756BE8" w:rsidR="60756BE8">
        <w:rPr>
          <w:rStyle w:val="Hyperlink"/>
        </w:rPr>
        <w:t>Equation 10</w:t>
      </w:r>
      <w:r>
        <w:fldChar w:fldCharType="end"/>
      </w:r>
      <w:r w:rsidR="60756BE8">
        <w:rPr/>
        <w:t xml:space="preserve">, changing how sharply candidate support is converted into selection probability.</w:t>
      </w:r>
      <w:r w:rsidR="60756BE8">
        <w:rPr/>
        <w:t xml:space="preserve"> </w:t>
      </w:r>
      <w:r w:rsidR="60756BE8">
        <w:rPr/>
        <w:t xml:space="preserve">It does not supply a film </w:t>
      </w:r>
      <w:r w:rsidR="60756BE8">
        <w:rPr/>
        <w:t xml:space="preserve">cue</w:t>
      </w:r>
      <w:r w:rsidR="60756BE8">
        <w:rPr/>
        <w:t xml:space="preserve"> by itself.</w:t>
      </w:r>
      <w:r w:rsidR="60756BE8">
        <w:rPr/>
        <w:t xml:space="preserve"> </w:t>
      </w:r>
      <w:r w:rsidR="60756BE8">
        <w:rPr/>
        <w:t xml:space="preserve">Instead, it makes the </w:t>
      </w:r>
      <w:del w:author="Deborah Talmi" w:date="2026-06-02T13:50:48.189Z" w16du:dateUtc="2026-06-02T13:50:48.189Z" w:id="148097456">
        <w:r w:rsidDel="60756BE8">
          <w:delText xml:space="preserve">candidate structure </w:delText>
        </w:r>
      </w:del>
      <w:commentRangeStart w:id="828691900"/>
      <w:commentRangeStart w:id="2099689721"/>
      <w:del w:author="Deborah Talmi" w:date="2026-06-02T13:50:48.189Z" w16du:dateUtc="2026-06-02T13:50:48.189Z" w:id="179857545">
        <w:r w:rsidDel="60756BE8">
          <w:delText>supplied</w:delText>
        </w:r>
      </w:del>
      <w:commentRangeEnd w:id="828691900"/>
      <w:r>
        <w:rPr>
          <w:rStyle w:val="CommentReference"/>
        </w:rPr>
        <w:commentReference w:id="828691900"/>
      </w:r>
      <w:commentRangeEnd w:id="2099689721"/>
      <w:r>
        <w:rPr>
          <w:rStyle w:val="CommentReference"/>
        </w:rPr>
        <w:commentReference w:id="2099689721"/>
      </w:r>
      <w:del w:author="Deborah Talmi" w:date="2026-06-02T13:50:48.189Z" w16du:dateUtc="2026-06-02T13:50:48.189Z" w:id="1803448959">
        <w:r w:rsidDel="60756BE8">
          <w:delText xml:space="preserve"> by the</w:delText>
        </w:r>
      </w:del>
      <w:r w:rsidR="60756BE8">
        <w:rPr/>
        <w:t xml:space="preserve"> current context more consequential.</w:t>
      </w:r>
      <w:r w:rsidR="60756BE8">
        <w:rPr/>
        <w:t xml:space="preserve"> </w:t>
      </w:r>
      <w:r w:rsidR="60756BE8">
        <w:rPr/>
        <w:t xml:space="preserve">Figure 4 crosses retrieval selectivity with start-of-list context reinstatement while holding the same post-reminder task condition fixed.</w:t>
      </w:r>
      <w:r w:rsidR="60756BE8">
        <w:rPr/>
        <w:t xml:space="preserve"> </w:t>
      </w:r>
      <w:r w:rsidR="60756BE8">
        <w:rPr/>
        <w:t xml:space="preserve">The final panel introduces target monitoring as a post-off-target recovery operation.</w:t>
      </w:r>
      <w:r w:rsidR="60756BE8">
        <w:rPr/>
        <w:t xml:space="preserve"> </w:t>
      </w:r>
      <w:r w:rsidR="60756BE8">
        <w:rPr/>
        <w:t xml:space="preserve">Here, target monitoring refers to control engaged after a sampled candidate is recognized as off target: the operation can reduce how strongly that candidate pulls </w:t>
      </w:r>
      <w:r w:rsidR="60756BE8">
        <w:rPr/>
        <w:t xml:space="preserve">subsequent</w:t>
      </w:r>
      <w:r w:rsidR="60756BE8">
        <w:rPr/>
        <w:t xml:space="preserve"> search away from film context that is already accessible.</w:t>
      </w:r>
      <w:r w:rsidR="60756BE8">
        <w:rPr/>
        <w:t xml:space="preserve"> </w:t>
      </w:r>
      <w:commentRangeStart w:id="1280374851"/>
      <w:r w:rsidR="60756BE8">
        <w:rPr/>
        <w:t xml:space="preserve">The concrete CMR-style implementation used here is rejected-sample updating.</w:t>
      </w:r>
      <w:commentRangeEnd w:id="1280374851"/>
      <w:r>
        <w:rPr>
          <w:rStyle w:val="CommentReference"/>
        </w:rPr>
        <w:commentReference w:id="1280374851"/>
      </w:r>
      <w:r w:rsidR="60756BE8">
        <w:rPr/>
        <w:t xml:space="preserve"> </w:t>
      </w:r>
      <w:r w:rsidR="60756BE8">
        <w:rPr/>
        <w:t xml:space="preserve">Sampled off-target candidates still occupy retrieval attempts, but their context update is multiplied by</w:t>
      </w:r>
      <w:r w:rsidR="60756BE8">
        <w:rPr/>
        <w:t xml:space="preserve"> </w:t>
      </w:r>
      <m:oMath>
        <m:r>
          <m:t>κ</m:t>
        </m:r>
      </m:oMath>
      <w:r w:rsidR="60756BE8">
        <w:rPr/>
        <w:t xml:space="preserve">, with</w:t>
      </w:r>
      <w:r w:rsidR="60756BE8">
        <w:rPr/>
        <w:t xml:space="preserve"> </w:t>
      </w:r>
      <m:oMath>
        <m:r>
          <m:t>κ</m:t>
        </m:r>
        <m:r>
          <m:rPr>
            <m:sty m:val="p"/>
          </m:rPr>
          <m:t>=</m:t>
        </m:r>
        <m:r>
          <m:t>1</m:t>
        </m:r>
      </m:oMath>
      <w:r w:rsidR="60756BE8">
        <w:rPr/>
        <w:t xml:space="preserve"> </w:t>
      </w:r>
      <w:r w:rsidR="60756BE8">
        <w:rPr/>
        <w:t xml:space="preserve">giving the normal sampled-item update and</w:t>
      </w:r>
      <w:r w:rsidR="60756BE8">
        <w:rPr/>
        <w:t xml:space="preserve"> </w:t>
      </w:r>
      <m:oMath>
        <m:r>
          <m:t>κ</m:t>
        </m:r>
        <m:r>
          <m:rPr>
            <m:sty m:val="p"/>
          </m:rPr>
          <m:t>=</m:t>
        </m:r>
        <m:r>
          <m:t>0</m:t>
        </m:r>
      </m:oMath>
      <w:r w:rsidR="60756BE8">
        <w:rPr/>
        <w:t xml:space="preserve"> </w:t>
      </w:r>
      <w:r w:rsidR="60756BE8">
        <w:rPr/>
        <w:t xml:space="preserve">preventing off-target context </w:t>
      </w:r>
      <w:r w:rsidR="60756BE8">
        <w:rPr/>
        <w:t xml:space="preserve">updating</w:t>
      </w:r>
      <w:r w:rsidR="60756BE8">
        <w:rPr/>
        <w:t xml:space="preserve">.</w:t>
      </w:r>
    </w:p>
    <w:bookmarkStart w:name="fig-simulation2-retrieval-selectivity" w:id="70"/>
    <w:p xmlns:wp14="http://schemas.microsoft.com/office/word/2010/wordml" w14:paraId="05DB2295" wp14:textId="77777777">
      <w:pPr>
        <w:pStyle w:val="FigureTitle"/>
      </w:pPr>
      <w:r>
        <w:t xml:space="preserve">Figure 4</w:t>
      </w:r>
    </w:p>
    <w:p xmlns:wp14="http://schemas.microsoft.com/office/word/2010/wordml" w14:paraId="544DF84D" wp14:textId="77777777">
      <w:pPr>
        <w:pStyle w:val="Caption"/>
      </w:pPr>
      <w:r w:rsidRPr="60756BE8" w:rsidR="60756BE8">
        <w:rPr>
          <w:b w:val="1"/>
          <w:bCs w:val="1"/>
        </w:rPr>
        <w:t xml:space="preserve">Retrieval selectivity </w:t>
      </w:r>
      <w:commentRangeStart w:id="975793730"/>
      <w:r w:rsidRPr="60756BE8" w:rsidR="60756BE8">
        <w:rPr>
          <w:b w:val="1"/>
          <w:bCs w:val="1"/>
        </w:rPr>
        <w:t>sharpens the current search path</w:t>
      </w:r>
      <w:commentRangeEnd w:id="975793730"/>
      <w:r>
        <w:rPr>
          <w:rStyle w:val="CommentReference"/>
        </w:rPr>
        <w:commentReference w:id="975793730"/>
      </w:r>
      <w:r w:rsidRPr="60756BE8" w:rsidR="60756BE8">
        <w:rPr>
          <w:b w:val="1"/>
          <w:bCs w:val="1"/>
        </w:rPr>
        <w:t>, while target monitoring limits drift after off-target samples.</w:t>
      </w:r>
      <w:r w:rsidR="60756BE8">
        <w:rPr/>
        <w:t xml:space="preserve"> </w:t>
      </w:r>
      <w:r w:rsidR="60756BE8">
        <w:rPr/>
        <w:t xml:space="preserve">Simulation 2 demonstrates why deliberate recall requires more than globally sharper selection by first varying retrieval selectivity after </w:t>
      </w:r>
      <w:commentRangeStart w:id="688357914"/>
      <w:r w:rsidR="60756BE8">
        <w:rPr/>
        <w:t>post-reminder task encoding</w:t>
      </w:r>
      <w:commentRangeEnd w:id="688357914"/>
      <w:r>
        <w:rPr>
          <w:rStyle w:val="CommentReference"/>
        </w:rPr>
        <w:commentReference w:id="688357914"/>
      </w:r>
      <w:r w:rsidR="60756BE8">
        <w:rPr/>
        <w:t>, with or without start-of-list context reinstatement, and then examining a rejected-sample implementation of off-target recovery.</w:t>
      </w:r>
      <w:r w:rsidR="60756BE8">
        <w:rPr/>
        <w:t xml:space="preserve"> </w:t>
      </w:r>
      <w:r w:rsidRPr="60756BE8" w:rsidR="60756BE8">
        <w:rPr>
          <w:b w:val="1"/>
          <w:bCs w:val="1"/>
        </w:rPr>
        <w:t>(A)</w:t>
      </w:r>
      <w:r w:rsidR="60756BE8">
        <w:rPr/>
        <w:t xml:space="preserve"> </w:t>
      </w:r>
      <w:r w:rsidR="60756BE8">
        <w:rPr/>
        <w:t>With start-of-list reinstatement, higher retrieval selectivity increases short-lag transitions, indicating stronger local search around the currently active temporal neighborhood.</w:t>
      </w:r>
      <w:r w:rsidR="60756BE8">
        <w:rPr/>
        <w:t xml:space="preserve"> </w:t>
      </w:r>
      <w:r w:rsidRPr="60756BE8" w:rsidR="60756BE8">
        <w:rPr>
          <w:b w:val="1"/>
          <w:bCs w:val="1"/>
        </w:rPr>
        <w:t>(B)</w:t>
      </w:r>
      <w:r w:rsidR="60756BE8">
        <w:rPr/>
        <w:t xml:space="preserve"> </w:t>
      </w:r>
      <w:r w:rsidR="60756BE8">
        <w:rPr/>
        <w:t>Without start-of-list reinstatement, sharper local search amplifies recall of late non-film items because the ongoing retrieval context most strongly supports those positions.</w:t>
      </w:r>
      <w:r w:rsidR="60756BE8">
        <w:rPr/>
        <w:t xml:space="preserve"> </w:t>
      </w:r>
      <w:r w:rsidRPr="60756BE8" w:rsidR="60756BE8">
        <w:rPr>
          <w:b w:val="1"/>
          <w:bCs w:val="1"/>
        </w:rPr>
        <w:t>(C)</w:t>
      </w:r>
      <w:r w:rsidR="60756BE8">
        <w:rPr/>
        <w:t xml:space="preserve"> </w:t>
      </w:r>
      <w:r w:rsidR="60756BE8">
        <w:rPr/>
        <w:t>With start-of-list reinstatement, the same increase in retrieval selectivity amplifies recall of film items because retrieval begins from context that supports the start of the film sequence.</w:t>
      </w:r>
      <w:r w:rsidR="60756BE8">
        <w:rPr/>
        <w:t xml:space="preserve"> </w:t>
      </w:r>
      <w:r w:rsidRPr="60756BE8" w:rsidR="60756BE8">
        <w:rPr>
          <w:b w:val="1"/>
          <w:bCs w:val="1"/>
        </w:rPr>
        <w:t>(D)</w:t>
      </w:r>
      <w:r w:rsidR="60756BE8">
        <w:rPr/>
        <w:t xml:space="preserve"> </w:t>
      </w:r>
      <w:r w:rsidR="60756BE8">
        <w:rPr/>
        <w:t>A concrete rejected-sample implementation shows the same constraint: reducing the context update after off-target samples helps retrieval return to film items only when start-of-list reinstatement has already made film items accessible.</w:t>
      </w:r>
      <w:r w:rsidR="60756BE8">
        <w:rPr/>
        <w:t xml:space="preserve"> </w:t>
      </w:r>
      <w:r w:rsidR="60756BE8">
        <w:rPr/>
        <w:t>Together, the panels show that selection sharpening is conditional on the current retrieval context, whereas target monitoring can limit the aftereffects of off-target samples without supplying a film cue by itself.</w:t>
      </w:r>
    </w:p>
    <w:p xmlns:wp14="http://schemas.microsoft.com/office/word/2010/wordml" w14:paraId="72A3D3EC" wp14:textId="77777777">
      <w:pPr>
        <w:pStyle w:val="FigureWithoutNote"/>
      </w:pPr>
      <w:r>
        <w:drawing>
          <wp:inline xmlns:wp14="http://schemas.microsoft.com/office/word/2010/wordprocessingDrawing" wp14:anchorId="03A41CB6" wp14:editId="7777777">
            <wp:extent cx="5943600" cy="4052068"/>
            <wp:effectExtent l="0" t="0" r="0" b="0"/>
            <wp:docPr id="68" name="Picture" descr="" title=""/>
            <a:graphic>
              <a:graphicData uri="http://schemas.openxmlformats.org/drawingml/2006/picture">
                <pic:pic>
                  <pic:nvPicPr>
                    <pic:cNvPr id="69" name="Picture" descr="figures/simulation2_retrieval_selectivity.png"/>
                    <pic:cNvPicPr>
                      <a:picLocks noChangeAspect="1" noChangeArrowheads="1"/>
                    </pic:cNvPicPr>
                  </pic:nvPicPr>
                  <pic:blipFill>
                    <a:blip r:embed="rId67"/>
                    <a:stretch>
                      <a:fillRect/>
                    </a:stretch>
                  </pic:blipFill>
                  <pic:spPr bwMode="auto">
                    <a:xfrm>
                      <a:off x="0" y="0"/>
                      <a:ext cx="5943600" cy="4052068"/>
                    </a:xfrm>
                    <a:prstGeom prst="rect">
                      <a:avLst/>
                    </a:prstGeom>
                    <a:noFill/>
                    <a:ln w="9525">
                      <a:noFill/>
                      <a:headEnd/>
                      <a:tailEnd/>
                    </a:ln>
                  </pic:spPr>
                </pic:pic>
              </a:graphicData>
            </a:graphic>
          </wp:inline>
        </w:drawing>
      </w:r>
    </w:p>
    <w:bookmarkEnd w:id="70"/>
    <w:p xmlns:wp14="http://schemas.microsoft.com/office/word/2010/wordml" wp14:textId="77777777" w14:paraId="56329C3E">
      <w:pPr>
        <w:pStyle w:val="AfterWithoutNote"/>
        <w:rPr>
          <w:ins w:author="Deborah Talmi" w:date="2026-06-02T14:05:54.083Z" w16du:dateUtc="2026-06-02T14:05:54.083Z" w:id="1161268863"/>
        </w:rPr>
      </w:pPr>
      <w:r w:rsidR="60756BE8">
        <w:rPr/>
        <w:t xml:space="preserve">Panel A shows the local-search consequence of increasing retrieval selectivity in the start-of-list reinstatement condition.</w:t>
      </w:r>
      <w:r w:rsidR="60756BE8">
        <w:rPr/>
        <w:t xml:space="preserve"> </w:t>
      </w:r>
      <w:r w:rsidR="60756BE8">
        <w:rPr/>
        <w:t xml:space="preserve">Because the Luce choice rule exaggerates differences in candidate support, higher values make successive recalls cluster more strongly around nearby encoded positions.</w:t>
      </w:r>
      <w:r w:rsidR="60756BE8">
        <w:rPr/>
        <w:t xml:space="preserve"> </w:t>
      </w:r>
      <w:r w:rsidR="60756BE8">
        <w:rPr/>
        <w:t xml:space="preserve">Panels B and C show that the recall consequences of this local search depend on the retrieval context.</w:t>
      </w:r>
      <w:r w:rsidR="60756BE8">
        <w:rPr/>
        <w:t xml:space="preserve"> </w:t>
      </w:r>
      <w:r w:rsidR="60756BE8">
        <w:rPr/>
        <w:t xml:space="preserve">When recall begins from the ongoing post-filler context, increasing retrieval selectivity favors the late non-film items most strongly supported by that context.</w:t>
      </w:r>
      <w:r w:rsidR="60756BE8">
        <w:rPr/>
        <w:t xml:space="preserve"> </w:t>
      </w:r>
      <w:r w:rsidR="60756BE8">
        <w:rPr/>
        <w:t xml:space="preserve">When recall begins after start-of-list context reinstatement, increasing retrieval selectivity favors the early film items supported by the reinstated context.</w:t>
      </w:r>
      <w:r w:rsidR="60756BE8">
        <w:rPr/>
        <w:t xml:space="preserve"> </w:t>
      </w:r>
      <w:r w:rsidR="60756BE8">
        <w:rPr/>
        <w:t xml:space="preserve">Panel D conditions on transitions where the current sample is off target, retrieval continues, and at least one film item remains unsampled.</w:t>
      </w:r>
      <w:r w:rsidR="60756BE8">
        <w:rPr/>
        <w:t xml:space="preserve"> </w:t>
      </w:r>
      <w:r w:rsidR="60756BE8">
        <w:rPr/>
        <w:t xml:space="preserve">Without start-of-list context reinstatement, the probability that the next sample is a film item remains near zero across the</w:t>
      </w:r>
      <w:r w:rsidR="60756BE8">
        <w:rPr/>
        <w:t xml:space="preserve"> </w:t>
      </w:r>
      <m:oMath>
        <m:r>
          <m:t>κ</m:t>
        </m:r>
      </m:oMath>
      <w:r w:rsidR="60756BE8">
        <w:rPr/>
        <w:t xml:space="preserve"> </w:t>
      </w:r>
      <w:r w:rsidR="60756BE8">
        <w:rPr/>
        <w:t xml:space="preserve">sweep.</w:t>
      </w:r>
      <w:r w:rsidR="60756BE8">
        <w:rPr/>
        <w:t xml:space="preserve"> </w:t>
      </w:r>
      <w:r w:rsidR="60756BE8">
        <w:rPr/>
        <w:t xml:space="preserve">With start-of-list context reinstatement, lowering</w:t>
      </w:r>
      <w:r w:rsidR="60756BE8">
        <w:rPr/>
        <w:t xml:space="preserve"> </w:t>
      </w:r>
      <m:oMath>
        <m:r>
          <m:t>κ</m:t>
        </m:r>
      </m:oMath>
      <w:r w:rsidR="60756BE8">
        <w:rPr/>
        <w:t xml:space="preserve"> </w:t>
      </w:r>
      <w:r w:rsidR="60756BE8">
        <w:rPr/>
        <w:t xml:space="preserve">from 1.0 to 0.0 raises this film-return probability from 0.059 to 0.643.</w:t>
      </w:r>
      <w:r w:rsidR="60756BE8">
        <w:rPr/>
        <w:t xml:space="preserve"> </w:t>
      </w:r>
    </w:p>
    <w:p xmlns:wp14="http://schemas.microsoft.com/office/word/2010/wordml" w14:paraId="1CC28064" wp14:textId="17E15301">
      <w:pPr>
        <w:pStyle w:val="AfterWithoutNote"/>
      </w:pPr>
      <w:r w:rsidR="60756BE8">
        <w:rPr/>
        <w:t xml:space="preserve">Across Figures 3 and 4, deliberate recall is protected by a sequence of control settings: start-of-list context reinstatement supplies a diagnostic early-film retrieval cue, retrieval selectivity sharpens whatever the current context supports, and target monitoring limits the context-updating consequences of sampled off-target candidates.</w:t>
      </w:r>
      <w:r w:rsidR="60756BE8">
        <w:rPr/>
        <w:t xml:space="preserve"> </w:t>
      </w:r>
      <w:r w:rsidR="60756BE8">
        <w:rPr/>
        <w:t xml:space="preserve">This sequence motivates Simulation 3: </w:t>
      </w:r>
      <w:commentRangeStart w:id="2084404385"/>
      <w:commentRangeStart w:id="995593096"/>
      <w:r w:rsidR="60756BE8">
        <w:rPr/>
        <w:t xml:space="preserve">externally supplied film-item cues also update context,</w:t>
      </w:r>
      <w:commentRangeEnd w:id="2084404385"/>
      <w:r>
        <w:rPr>
          <w:rStyle w:val="CommentReference"/>
        </w:rPr>
        <w:commentReference w:id="2084404385"/>
      </w:r>
      <w:commentRangeEnd w:id="995593096"/>
      <w:r>
        <w:rPr>
          <w:rStyle w:val="CommentReference"/>
        </w:rPr>
        <w:commentReference w:id="995593096"/>
      </w:r>
      <w:r w:rsidR="60756BE8">
        <w:rPr/>
        <w:t xml:space="preserve"> but they sample positions from the film sequence rather than deliberately reinstating the start-of-list state.</w:t>
      </w:r>
      <w:r w:rsidR="60756BE8">
        <w:rPr/>
        <w:t xml:space="preserve"> </w:t>
      </w:r>
      <w:r w:rsidR="60756BE8">
        <w:rPr/>
        <w:t xml:space="preserve">Their protective value therefore depends on whether the reinstated context favors film items over task competitors.</w:t>
      </w:r>
    </w:p>
    <w:bookmarkEnd w:id="71"/>
    <w:bookmarkStart w:name="X7a91ecbf00d273371c5cbe062d581d5817d0f04" w:id="76"/>
    <w:p xmlns:wp14="http://schemas.microsoft.com/office/word/2010/wordml" w14:paraId="2F61778C" wp14:textId="77777777">
      <w:pPr>
        <w:pStyle w:val="Heading2"/>
      </w:pPr>
      <w:r>
        <w:t xml:space="preserve">Simulation 3: Film Cue Inclusion and Retrieval Intentionality</w:t>
      </w:r>
    </w:p>
    <w:p xmlns:wp14="http://schemas.microsoft.com/office/word/2010/wordml" w14:paraId="11EFCEB7" wp14:textId="77777777">
      <w:pPr>
        <w:pStyle w:val="FirstParagraph"/>
      </w:pPr>
      <w:r w:rsidR="60756BE8">
        <w:rPr/>
        <w:t xml:space="preserve">Simulation 3 asks whether externally supplied film cues have the same protective value as deliberate start-of-list reinstatement.</w:t>
      </w:r>
      <w:r w:rsidR="60756BE8">
        <w:rPr/>
        <w:t xml:space="preserve"> </w:t>
      </w:r>
      <w:r w:rsidR="60756BE8">
        <w:rPr/>
        <w:t xml:space="preserve">The model implements film cue inclusion as intermittent test-phase cues: after every fourth retrieval attempt, the test supplies a randomly selected film item.</w:t>
      </w:r>
      <w:r w:rsidR="60756BE8">
        <w:rPr/>
        <w:t xml:space="preserve"> </w:t>
      </w:r>
      <w:r w:rsidR="60756BE8">
        <w:rPr/>
        <w:t xml:space="preserve">The supplied cue does not occupy a response slot, does not make the cued item unavailable for later recall, and adds no new learning.</w:t>
      </w:r>
      <w:r w:rsidR="60756BE8">
        <w:rPr/>
        <w:t xml:space="preserve"> </w:t>
      </w:r>
      <w:r w:rsidR="60756BE8">
        <w:rPr/>
        <w:t xml:space="preserve">Instead, it updates temporal and source context through the supplied item’s feature-to-context associations, after which ordinary retrieval resumes.</w:t>
      </w:r>
      <w:r w:rsidR="60756BE8">
        <w:rPr/>
        <w:t xml:space="preserve"> </w:t>
      </w:r>
      <w:r w:rsidR="60756BE8">
        <w:rPr/>
        <w:t xml:space="preserve">Cue strength is </w:t>
      </w:r>
      <w:commentRangeStart w:id="1773502506"/>
      <w:r w:rsidR="60756BE8">
        <w:rPr/>
        <w:t xml:space="preserve">plotted as a multiplier on</w:t>
      </w:r>
      <w:commentRangeEnd w:id="1773502506"/>
      <w:r>
        <w:rPr>
          <w:rStyle w:val="CommentReference"/>
        </w:rPr>
        <w:commentReference w:id="1773502506"/>
      </w:r>
      <w:r w:rsidR="60756BE8">
        <w:rPr/>
        <w:t xml:space="preserve"> the fitted recall context-update rate</w:t>
      </w:r>
      <w:r w:rsidR="60756BE8">
        <w:rPr/>
        <w:t xml:space="preserve"> </w:t>
      </w:r>
      <m:oMath>
        <m:sSub>
          <m:e>
            <m:r>
              <m:t>β</m:t>
            </m:r>
          </m:e>
          <m:sub>
            <m:r>
              <m:t>r</m:t>
            </m:r>
            <m:r>
              <m:t>e</m:t>
            </m:r>
            <m:r>
              <m:t>c</m:t>
            </m:r>
          </m:sub>
        </m:sSub>
      </m:oMath>
      <w:r w:rsidR="60756BE8">
        <w:rPr/>
        <w:t xml:space="preserve">.</w:t>
      </w:r>
      <w:r w:rsidR="60756BE8">
        <w:rPr/>
        <w:t xml:space="preserve"> </w:t>
      </w:r>
      <w:r w:rsidR="60756BE8">
        <w:rPr/>
        <w:t xml:space="preserve">The vertical reference line in Figure 5 marks the cue strength that would make the supplied-cue context update approximately equal to the fitted encoding drift rate</w:t>
      </w:r>
      <w:r w:rsidR="60756BE8">
        <w:rPr/>
        <w:t xml:space="preserve"> </w:t>
      </w:r>
      <m:oMath>
        <m:sSub>
          <m:e>
            <m:r>
              <m:t>β</m:t>
            </m:r>
          </m:e>
          <m:sub>
            <m:r>
              <m:t>e</m:t>
            </m:r>
            <m:r>
              <m:t>n</m:t>
            </m:r>
            <m:r>
              <m:t>c</m:t>
            </m:r>
          </m:sub>
        </m:sSub>
      </m:oMath>
      <w:r w:rsidR="60756BE8">
        <w:rPr/>
        <w:t xml:space="preserve">.</w:t>
      </w:r>
    </w:p>
    <w:bookmarkStart w:name="fig-simulation3-film-cue-inclusion" w:id="75"/>
    <w:p xmlns:wp14="http://schemas.microsoft.com/office/word/2010/wordml" w14:paraId="2624EE56" wp14:textId="77777777">
      <w:pPr>
        <w:pStyle w:val="FigureTitle"/>
      </w:pPr>
      <w:r>
        <w:t xml:space="preserve">Figure 5</w:t>
      </w:r>
    </w:p>
    <w:p xmlns:wp14="http://schemas.microsoft.com/office/word/2010/wordml" w14:paraId="53694A54" wp14:textId="77777777">
      <w:pPr>
        <w:pStyle w:val="Caption"/>
      </w:pPr>
      <w:commentRangeStart w:id="553117360"/>
      <w:r w:rsidRPr="60756BE8" w:rsidR="60756BE8">
        <w:rPr>
          <w:b w:val="1"/>
          <w:bCs w:val="1"/>
        </w:rPr>
        <w:t xml:space="preserve">Intermittent test-phase film cues </w:t>
      </w:r>
      <w:commentRangeEnd w:id="553117360"/>
      <w:r>
        <w:rPr>
          <w:rStyle w:val="CommentReference"/>
        </w:rPr>
        <w:commentReference w:id="553117360"/>
      </w:r>
      <w:r w:rsidRPr="60756BE8" w:rsidR="60756BE8">
        <w:rPr>
          <w:b w:val="1"/>
          <w:bCs w:val="1"/>
        </w:rPr>
        <w:t xml:space="preserve">increase film access without </w:t>
      </w:r>
      <w:commentRangeStart w:id="1314640337"/>
      <w:r w:rsidRPr="60756BE8" w:rsidR="60756BE8">
        <w:rPr>
          <w:b w:val="1"/>
          <w:bCs w:val="1"/>
        </w:rPr>
        <w:t>replacing</w:t>
      </w:r>
      <w:commentRangeEnd w:id="1314640337"/>
      <w:r>
        <w:rPr>
          <w:rStyle w:val="CommentReference"/>
        </w:rPr>
        <w:commentReference w:id="1314640337"/>
      </w:r>
      <w:r w:rsidRPr="60756BE8" w:rsidR="60756BE8">
        <w:rPr>
          <w:b w:val="1"/>
          <w:bCs w:val="1"/>
        </w:rPr>
        <w:t xml:space="preserve"> the intentionality manipulation.</w:t>
      </w:r>
      <w:r w:rsidR="60756BE8">
        <w:rPr/>
        <w:t xml:space="preserve"> </w:t>
      </w:r>
      <w:r w:rsidR="60756BE8">
        <w:rPr/>
        <w:t>Simulation 3 compares unguided retrieval with deliberate recall while varying the strength of intermittent supplied film-item cues during retrieval.</w:t>
      </w:r>
      <w:r w:rsidR="60756BE8">
        <w:rPr/>
        <w:t xml:space="preserve"> </w:t>
      </w:r>
      <w:r w:rsidRPr="60756BE8" w:rsidR="60756BE8">
        <w:rPr>
          <w:b w:val="1"/>
          <w:bCs w:val="1"/>
        </w:rPr>
        <w:t>(A)</w:t>
      </w:r>
      <w:r w:rsidR="60756BE8">
        <w:rPr/>
        <w:t xml:space="preserve"> </w:t>
      </w:r>
      <w:r w:rsidR="60756BE8">
        <w:rPr/>
        <w:t>Supplied film cues occur after scheduled retrieval attempts, update context, and then allow the next ordinary retrieval competition; they are not counted as responses and do not add learning.</w:t>
      </w:r>
      <w:r w:rsidR="60756BE8">
        <w:rPr/>
        <w:t xml:space="preserve"> </w:t>
      </w:r>
      <w:r w:rsidRPr="60756BE8" w:rsidR="60756BE8">
        <w:rPr>
          <w:b w:val="1"/>
          <w:bCs w:val="1"/>
        </w:rPr>
        <w:t>(B)</w:t>
      </w:r>
      <w:r w:rsidR="60756BE8">
        <w:rPr/>
        <w:t xml:space="preserve"> </w:t>
      </w:r>
      <w:r w:rsidR="60756BE8">
        <w:rPr/>
        <w:t>Film-item recall increases with cue strength, but the deliberate-minus-unguided intentionality gap remains nearly stable across weak-to-moderate cue reinstatement.</w:t>
      </w:r>
      <w:r w:rsidR="60756BE8">
        <w:rPr/>
        <w:t xml:space="preserve"> </w:t>
      </w:r>
      <w:r w:rsidR="60756BE8">
        <w:rPr/>
        <w:t>Only stronger cue reinstatement begins to narrow the gap.</w:t>
      </w:r>
      <w:r w:rsidR="60756BE8">
        <w:rPr/>
        <w:t xml:space="preserve"> </w:t>
      </w:r>
      <w:r w:rsidRPr="60756BE8" w:rsidR="60756BE8">
        <w:rPr>
          <w:b w:val="1"/>
          <w:bCs w:val="1"/>
        </w:rPr>
        <w:t>(C)</w:t>
      </w:r>
      <w:r w:rsidR="60756BE8">
        <w:rPr/>
        <w:t xml:space="preserve"> </w:t>
      </w:r>
      <w:r w:rsidR="60756BE8">
        <w:rPr/>
        <w:t>Under unguided retrieval, supplied film cues modestly raise film recall but task and filler competitors remain prominent.</w:t>
      </w:r>
      <w:r w:rsidR="60756BE8">
        <w:rPr/>
        <w:t xml:space="preserve"> </w:t>
      </w:r>
      <w:r w:rsidRPr="60756BE8" w:rsidR="60756BE8">
        <w:rPr>
          <w:b w:val="1"/>
          <w:bCs w:val="1"/>
        </w:rPr>
        <w:t>(D)</w:t>
      </w:r>
      <w:r w:rsidR="60756BE8">
        <w:rPr/>
        <w:t xml:space="preserve"> </w:t>
      </w:r>
      <w:r w:rsidR="60756BE8">
        <w:rPr/>
        <w:t>Under deliberate recall, film recall is already supported by start-of-list control, and supplied cues produce additional film access without eliminating task competition.</w:t>
      </w:r>
    </w:p>
    <w:p xmlns:wp14="http://schemas.microsoft.com/office/word/2010/wordml" w14:paraId="0D0B940D" wp14:textId="77777777">
      <w:pPr>
        <w:pStyle w:val="FigureWithoutNote"/>
      </w:pPr>
      <w:r>
        <w:drawing>
          <wp:inline xmlns:wp14="http://schemas.microsoft.com/office/word/2010/wordprocessingDrawing" wp14:anchorId="00724011" wp14:editId="7777777">
            <wp:extent cx="5943600" cy="4067901"/>
            <wp:effectExtent l="0" t="0" r="0" b="0"/>
            <wp:docPr id="73" name="Picture" descr="" title=""/>
            <a:graphic>
              <a:graphicData uri="http://schemas.openxmlformats.org/drawingml/2006/picture">
                <pic:pic>
                  <pic:nvPicPr>
                    <pic:cNvPr id="74" name="Picture" descr="figures/simulation3_film_cue_inclusion.png"/>
                    <pic:cNvPicPr>
                      <a:picLocks noChangeAspect="1" noChangeArrowheads="1"/>
                    </pic:cNvPicPr>
                  </pic:nvPicPr>
                  <pic:blipFill>
                    <a:blip r:embed="rId72"/>
                    <a:stretch>
                      <a:fillRect/>
                    </a:stretch>
                  </pic:blipFill>
                  <pic:spPr bwMode="auto">
                    <a:xfrm>
                      <a:off x="0" y="0"/>
                      <a:ext cx="5943600" cy="4067901"/>
                    </a:xfrm>
                    <a:prstGeom prst="rect">
                      <a:avLst/>
                    </a:prstGeom>
                    <a:noFill/>
                    <a:ln w="9525">
                      <a:noFill/>
                      <a:headEnd/>
                      <a:tailEnd/>
                    </a:ln>
                  </pic:spPr>
                </pic:pic>
              </a:graphicData>
            </a:graphic>
          </wp:inline>
        </w:drawing>
      </w:r>
    </w:p>
    <w:bookmarkEnd w:id="75"/>
    <w:p xmlns:wp14="http://schemas.microsoft.com/office/word/2010/wordml" w14:paraId="50710E33" wp14:textId="77777777">
      <w:pPr>
        <w:pStyle w:val="AfterWithoutNote"/>
      </w:pPr>
      <w:r w:rsidR="60756BE8">
        <w:rPr/>
        <w:t>Panel B gives the primary test of the Simulation 3 prediction.</w:t>
      </w:r>
      <w:r w:rsidR="60756BE8">
        <w:rPr/>
        <w:t xml:space="preserve"> </w:t>
      </w:r>
      <w:r w:rsidR="60756BE8">
        <w:rPr/>
        <w:t xml:space="preserve">Weak-to-moderate test-phase film cues increase film-item recall </w:t>
      </w:r>
      <w:commentRangeStart w:id="2089835210"/>
      <w:r w:rsidR="60756BE8">
        <w:rPr/>
        <w:t>while leaving the intentionality gap largely intact.</w:t>
      </w:r>
      <w:r w:rsidR="60756BE8">
        <w:rPr/>
        <w:t xml:space="preserve"> </w:t>
      </w:r>
      <w:commentRangeEnd w:id="2089835210"/>
      <w:r>
        <w:rPr>
          <w:rStyle w:val="CommentReference"/>
        </w:rPr>
        <w:commentReference w:id="2089835210"/>
      </w:r>
      <w:r w:rsidR="60756BE8">
        <w:rPr/>
        <w:t>For example, increasing film-cue reinstatement from 0.00 to 0.60 raises film recall mass from 0.008 to 0.170 under unguided retrieval and from 2.229 to 2.379 under deliberate recall, while the deliberate-minus-unguided gap changes only from 2.221 to 2.209.</w:t>
      </w:r>
      <w:r w:rsidR="60756BE8">
        <w:rPr/>
        <w:t xml:space="preserve"> </w:t>
      </w:r>
      <w:r w:rsidR="60756BE8">
        <w:rPr/>
        <w:t>This pattern shows that an externally supplied film cue can improve access to film material without acting like the diagnostic start-of-list control operation in Simulation 2.</w:t>
      </w:r>
      <w:r w:rsidR="60756BE8">
        <w:rPr/>
        <w:t xml:space="preserve"> </w:t>
      </w:r>
      <w:r w:rsidR="60756BE8">
        <w:rPr/>
        <w:t>At stronger cue values, the intentionality gap begins to narrow because cue-driven context reinstatement itself becomes strong enough to guide unguided retrieval toward film items.</w:t>
      </w:r>
    </w:p>
    <w:p xmlns:wp14="http://schemas.microsoft.com/office/word/2010/wordml" w14:paraId="57CBA737" wp14:textId="77777777">
      <w:pPr>
        <w:pStyle w:val="BodyText"/>
      </w:pPr>
      <w:r>
        <w:t xml:space="preserve">Panels C and D show how this effect unfolds over the full encoded sequence.</w:t>
      </w:r>
      <w:r>
        <w:t xml:space="preserve"> </w:t>
      </w:r>
      <w:r>
        <w:t xml:space="preserve">The cue manipulation does not remove the task competitors created by reminder-driven task encoding.</w:t>
      </w:r>
      <w:r>
        <w:t xml:space="preserve"> </w:t>
      </w:r>
      <w:r>
        <w:t xml:space="preserve">Instead, it changes the context available to subsequent search.</w:t>
      </w:r>
      <w:r>
        <w:t xml:space="preserve"> </w:t>
      </w:r>
      <w:r>
        <w:t xml:space="preserve">The result is a graded cue effect: supplied film items can steer retrieval toward film context, but they reduce selective interference only to the extent that the reinstated context discriminates film targets from task and filler competitors.</w:t>
      </w:r>
    </w:p>
    <w:bookmarkEnd w:id="76"/>
    <w:bookmarkStart w:name="X4b971085a32b00b7d6d10c2980fa2959349f2f4" w:id="81"/>
    <w:p xmlns:wp14="http://schemas.microsoft.com/office/word/2010/wordml" w14:paraId="2D6DFAA0" wp14:textId="77777777">
      <w:pPr>
        <w:pStyle w:val="Heading2"/>
      </w:pPr>
      <w:r>
        <w:t xml:space="preserve">Simulation 4: Context-to-Item and Item-to-Context Test Formats</w:t>
      </w:r>
    </w:p>
    <w:p xmlns:wp14="http://schemas.microsoft.com/office/word/2010/wordml" w14:paraId="149D1ED9" wp14:textId="77777777">
      <w:pPr>
        <w:pStyle w:val="FirstParagraph"/>
      </w:pPr>
      <w:commentRangeStart w:id="1346685545"/>
      <w:r w:rsidR="60756BE8">
        <w:rPr/>
        <w:t>Simulation 4 extends the cue logic to test format.</w:t>
      </w:r>
      <w:commentRangeEnd w:id="1346685545"/>
      <w:r>
        <w:rPr>
          <w:rStyle w:val="CommentReference"/>
        </w:rPr>
        <w:commentReference w:id="1346685545"/>
      </w:r>
      <w:r w:rsidR="60756BE8">
        <w:rPr/>
        <w:t xml:space="preserve"> </w:t>
      </w:r>
      <w:r w:rsidR="60756BE8">
        <w:rPr/>
        <w:t xml:space="preserve">The relevant architectural distinction is between context-to-item recall, in which film items must win selection from </w:t>
      </w:r>
      <w:commentRangeStart w:id="897611457"/>
      <w:r w:rsidR="60756BE8">
        <w:rPr/>
        <w:t>a mixed competitor set</w:t>
      </w:r>
      <w:commentRangeEnd w:id="897611457"/>
      <w:r>
        <w:rPr>
          <w:rStyle w:val="CommentReference"/>
        </w:rPr>
        <w:commentReference w:id="897611457"/>
      </w:r>
      <w:r w:rsidR="60756BE8">
        <w:rPr/>
        <w:t>, and supplied-item access, in which the test provides item information that can reinstate associated context directly.</w:t>
      </w:r>
      <w:r w:rsidR="60756BE8">
        <w:rPr/>
        <w:t xml:space="preserve"> </w:t>
      </w:r>
      <w:r w:rsidR="60756BE8">
        <w:rPr/>
        <w:t>T</w:t>
      </w:r>
      <w:commentRangeStart w:id="862555540"/>
      <w:commentRangeStart w:id="1672808211"/>
      <w:r w:rsidR="60756BE8">
        <w:rPr/>
        <w:t>his comparison does not require treating recognition as fully modeled by CMR.</w:t>
      </w:r>
      <w:commentRangeEnd w:id="862555540"/>
      <w:r>
        <w:rPr>
          <w:rStyle w:val="CommentReference"/>
        </w:rPr>
        <w:commentReference w:id="862555540"/>
      </w:r>
      <w:commentRangeEnd w:id="1672808211"/>
      <w:r>
        <w:rPr>
          <w:rStyle w:val="CommentReference"/>
        </w:rPr>
        <w:commentReference w:id="1672808211"/>
      </w:r>
      <w:r w:rsidR="60756BE8">
        <w:rPr/>
        <w:t xml:space="preserve"> </w:t>
      </w:r>
      <w:r w:rsidR="60756BE8">
        <w:rPr/>
        <w:t>Instead, it asks whether a supplied film item changes vulnerability to context-binding interference because the retrieval problem no longer begins with selecting a film item from context alone.</w:t>
      </w:r>
    </w:p>
    <w:p xmlns:wp14="http://schemas.microsoft.com/office/word/2010/wordml" w14:paraId="78DF2B31" wp14:textId="77777777">
      <w:pPr>
        <w:pStyle w:val="BodyText"/>
      </w:pPr>
      <w:r w:rsidR="60756BE8">
        <w:rPr/>
        <w:t>The predicted contrast follows from the bidirectional item-context loop.</w:t>
      </w:r>
      <w:r w:rsidR="60756BE8">
        <w:rPr/>
        <w:t xml:space="preserve"> </w:t>
      </w:r>
      <w:commentRangeStart w:id="1479292301"/>
      <w:r w:rsidR="60756BE8">
        <w:rPr/>
        <w:t xml:space="preserve">When the test begins from context, </w:t>
      </w:r>
      <w:commentRangeEnd w:id="1479292301"/>
      <w:r>
        <w:rPr>
          <w:rStyle w:val="CommentReference"/>
        </w:rPr>
        <w:commentReference w:id="1479292301"/>
      </w:r>
      <w:r w:rsidR="60756BE8">
        <w:rPr/>
        <w:t>film and task items compete according to their context-to-feature support.</w:t>
      </w:r>
      <w:r w:rsidR="60756BE8">
        <w:rPr/>
        <w:t xml:space="preserve"> </w:t>
      </w:r>
      <w:r w:rsidR="60756BE8">
        <w:rPr/>
        <w:t>When the test supplies an item, the item-to-context pathway is engaged first, so performance can be less sensitive to whether a film item would have won an unguided context-to-item competition.</w:t>
      </w:r>
      <w:r w:rsidR="60756BE8">
        <w:rPr/>
        <w:t xml:space="preserve"> </w:t>
      </w:r>
      <w:r w:rsidR="60756BE8">
        <w:rPr/>
        <w:t>This provides a test-format consequence of the same mechanism examined in Simulation 3, without assuming a separate recognition decision model.</w:t>
      </w:r>
    </w:p>
    <w:bookmarkStart w:name="fig-simulation4-test-format-schematic" w:id="80"/>
    <w:p xmlns:wp14="http://schemas.microsoft.com/office/word/2010/wordml" w14:paraId="77A50875" wp14:textId="77777777">
      <w:pPr>
        <w:pStyle w:val="FigureTitle"/>
      </w:pPr>
      <w:r>
        <w:t xml:space="preserve">Figure 6</w:t>
      </w:r>
    </w:p>
    <w:p xmlns:wp14="http://schemas.microsoft.com/office/word/2010/wordml" w14:paraId="3AA5FF3A" wp14:textId="77777777">
      <w:pPr>
        <w:pStyle w:val="Caption"/>
      </w:pPr>
      <w:r>
        <w:rPr>
          <w:b/>
          <w:bCs/>
        </w:rPr>
        <w:t xml:space="preserve">Retrieval format changes where interference can enter.</w:t>
      </w:r>
      <w:r>
        <w:t xml:space="preserve"> </w:t>
      </w:r>
      <w:r>
        <w:t xml:space="preserve">Simulation 4 distinguishes context-guided retrieval from supplied-item retrieval.</w:t>
      </w:r>
      <w:r>
        <w:t xml:space="preserve"> </w:t>
      </w:r>
      <w:r>
        <w:rPr>
          <w:b/>
          <w:bCs/>
        </w:rPr>
        <w:t xml:space="preserve">(A)</w:t>
      </w:r>
      <w:r>
        <w:t xml:space="preserve"> </w:t>
      </w:r>
      <w:r>
        <w:t xml:space="preserve">When retrieval begins from context, the same context state can cue multiple candidates; task items therefore compete with film items when both have been encoded in overlapping contexts.</w:t>
      </w:r>
      <w:r>
        <w:t xml:space="preserve"> </w:t>
      </w:r>
      <w:r>
        <w:t xml:space="preserve">When retrieval begins from a supplied film item, the item reinstates its associated context instead, so the task item is not an equivalent competitor at the point of access.</w:t>
      </w:r>
      <w:r>
        <w:t xml:space="preserve"> </w:t>
      </w:r>
      <w:r>
        <w:rPr>
          <w:b/>
          <w:bCs/>
        </w:rPr>
        <w:t xml:space="preserve">(B)</w:t>
      </w:r>
      <w:r>
        <w:t xml:space="preserve"> </w:t>
      </w:r>
      <w:r>
        <w:t xml:space="preserve">In CMR, this asymmetry corresponds to two retrieval directions: context-to-feature associations cue candidate items, whereas feature-to-context associations reinstate context from a supplied item.</w:t>
      </w:r>
      <w:r>
        <w:t xml:space="preserve"> </w:t>
      </w:r>
      <w:r>
        <w:t xml:space="preserve">Simulation 4 uses this distinction to ask why item-cued or recognition-like tests may show preserved access even when context-guided recall is sensitive to interference.</w:t>
      </w:r>
    </w:p>
    <w:p xmlns:wp14="http://schemas.microsoft.com/office/word/2010/wordml" w14:paraId="0E27B00A" wp14:textId="77777777">
      <w:pPr>
        <w:pStyle w:val="FigureWithoutNote"/>
      </w:pPr>
      <w:r>
        <w:drawing>
          <wp:inline xmlns:wp14="http://schemas.microsoft.com/office/word/2010/wordprocessingDrawing" wp14:anchorId="5584A823" wp14:editId="7777777">
            <wp:extent cx="5943600" cy="2773680"/>
            <wp:effectExtent l="0" t="0" r="0" b="0"/>
            <wp:docPr id="78" name="Picture" descr="" title=""/>
            <a:graphic>
              <a:graphicData uri="http://schemas.openxmlformats.org/drawingml/2006/picture">
                <pic:pic>
                  <pic:nvPicPr>
                    <pic:cNvPr id="79" name="Picture" descr="figures/simulation4_test_format_schematic.png"/>
                    <pic:cNvPicPr>
                      <a:picLocks noChangeAspect="1" noChangeArrowheads="1"/>
                    </pic:cNvPicPr>
                  </pic:nvPicPr>
                  <pic:blipFill>
                    <a:blip r:embed="rId77"/>
                    <a:stretch>
                      <a:fillRect/>
                    </a:stretch>
                  </pic:blipFill>
                  <pic:spPr bwMode="auto">
                    <a:xfrm>
                      <a:off x="0" y="0"/>
                      <a:ext cx="5943600" cy="2773680"/>
                    </a:xfrm>
                    <a:prstGeom prst="rect">
                      <a:avLst/>
                    </a:prstGeom>
                    <a:noFill/>
                    <a:ln w="9525">
                      <a:noFill/>
                      <a:headEnd/>
                      <a:tailEnd/>
                    </a:ln>
                  </pic:spPr>
                </pic:pic>
              </a:graphicData>
            </a:graphic>
          </wp:inline>
        </w:drawing>
      </w:r>
    </w:p>
    <w:bookmarkEnd w:id="80"/>
    <w:bookmarkEnd w:id="81"/>
    <w:bookmarkStart w:name="X3bccd27e2ac34ffe83600109912b9a30086b735" w:id="82"/>
    <w:p xmlns:wp14="http://schemas.microsoft.com/office/word/2010/wordml" w14:paraId="698CF454" wp14:textId="77777777">
      <w:pPr>
        <w:pStyle w:val="Heading2"/>
      </w:pPr>
      <w:r>
        <w:t xml:space="preserve">Simulation 5: Task Specificity and Source-Context Overlap</w:t>
      </w:r>
    </w:p>
    <w:p xmlns:wp14="http://schemas.microsoft.com/office/word/2010/wordml" w14:paraId="3BB10CB8" wp14:textId="77777777">
      <w:pPr>
        <w:pStyle w:val="FirstParagraph"/>
      </w:pPr>
      <w:r w:rsidR="60756BE8">
        <w:rPr/>
        <w:t>Simulation 5 turns to task specificity.</w:t>
      </w:r>
      <w:r w:rsidR="60756BE8">
        <w:rPr/>
        <w:t xml:space="preserve"> </w:t>
      </w:r>
      <w:r w:rsidR="60756BE8">
        <w:rPr/>
        <w:t>In the model,</w:t>
      </w:r>
      <w:r w:rsidR="60756BE8">
        <w:rPr/>
        <w:t xml:space="preserve"> </w:t>
      </w:r>
      <w:r w:rsidR="60756BE8">
        <w:rPr/>
        <w:t>“visuospatial”</w:t>
      </w:r>
      <w:r w:rsidR="60756BE8">
        <w:rPr/>
        <w:t xml:space="preserve"> </w:t>
      </w:r>
      <w:r w:rsidR="60756BE8">
        <w:rPr/>
        <w:t>and</w:t>
      </w:r>
      <w:r w:rsidR="60756BE8">
        <w:rPr/>
        <w:t xml:space="preserve"> </w:t>
      </w:r>
      <w:r w:rsidR="60756BE8">
        <w:rPr/>
        <w:t>“comparison”</w:t>
      </w:r>
      <w:r w:rsidR="60756BE8">
        <w:rPr/>
        <w:t xml:space="preserve"> </w:t>
      </w:r>
      <w:r w:rsidR="60756BE8">
        <w:rPr/>
        <w:t xml:space="preserve">are not </w:t>
      </w:r>
      <w:commentRangeStart w:id="623492677"/>
      <w:r w:rsidR="60756BE8">
        <w:rPr/>
        <w:t>primitive task labels</w:t>
      </w:r>
      <w:commentRangeEnd w:id="623492677"/>
      <w:r>
        <w:rPr>
          <w:rStyle w:val="CommentReference"/>
        </w:rPr>
        <w:commentReference w:id="623492677"/>
      </w:r>
      <w:r w:rsidR="60756BE8">
        <w:rPr/>
        <w:t>.</w:t>
      </w:r>
      <w:r w:rsidR="60756BE8">
        <w:rPr/>
        <w:t xml:space="preserve"> </w:t>
      </w:r>
      <w:r w:rsidR="60756BE8">
        <w:rPr/>
        <w:t>A post-film task becomes effective when its items are strong competitors, when they are encoded in temporal-context states that overlap with the film trajectory, or when they share a source-context state with film items.</w:t>
      </w:r>
      <w:r w:rsidR="60756BE8">
        <w:rPr/>
        <w:t xml:space="preserve"> </w:t>
      </w:r>
      <w:r w:rsidR="60756BE8">
        <w:rPr/>
        <w:t>These factors can vary independently, so a task label is interpretable only through its consequences for competitor strength and contextual overlap.</w:t>
      </w:r>
    </w:p>
    <w:p xmlns:wp14="http://schemas.microsoft.com/office/word/2010/wordml" w14:paraId="7C486ED4" wp14:textId="77777777">
      <w:pPr>
        <w:pStyle w:val="BodyText"/>
      </w:pPr>
      <w:r>
        <w:t xml:space="preserve">The task-specificity simulations therefore decompose three candidate routes to interference.</w:t>
      </w:r>
      <w:r>
        <w:t xml:space="preserve"> </w:t>
      </w:r>
      <w:r>
        <w:t xml:space="preserve">Increasing task learning changes how strongly task items win once cued.</w:t>
      </w:r>
      <w:r>
        <w:t xml:space="preserve"> </w:t>
      </w:r>
      <w:r>
        <w:t xml:space="preserve">Changing temporal overlap alters whether task items are cued alongside film items.</w:t>
      </w:r>
      <w:r>
        <w:t xml:space="preserve"> </w:t>
      </w:r>
      <w:r>
        <w:t xml:space="preserve">Changing source-context overlap tests whether non-temporal source matching can amplify competition beyond temporal proximity alone.</w:t>
      </w:r>
      <w:r>
        <w:t xml:space="preserve"> </w:t>
      </w:r>
      <w:r>
        <w:t xml:space="preserve">The predicted behavioral readouts are film-item access, task-competitor retrieval, and the phase-resolved distribution of recall across the encoded stream.</w:t>
      </w:r>
    </w:p>
    <w:bookmarkEnd w:id="82"/>
    <w:bookmarkEnd w:id="83"/>
    <w:bookmarkStart w:name="general-discussion" w:id="84"/>
    <w:p xmlns:wp14="http://schemas.microsoft.com/office/word/2010/wordml" w14:paraId="4A8F2002" wp14:textId="77777777">
      <w:pPr>
        <w:pStyle w:val="Heading1"/>
      </w:pPr>
      <w:r>
        <w:t xml:space="preserve">General Discussion</w:t>
      </w:r>
    </w:p>
    <w:bookmarkEnd w:id="84"/>
    <w:bookmarkStart w:name="references" w:id="153"/>
    <w:p xmlns:wp14="http://schemas.microsoft.com/office/word/2010/wordml" w14:paraId="071E4E01" wp14:textId="77777777">
      <w:pPr>
        <w:pStyle w:val="Heading1"/>
      </w:pPr>
      <w:r>
        <w:t xml:space="preserve">References</w:t>
      </w:r>
    </w:p>
    <w:bookmarkStart w:name="refs" w:id="152"/>
    <w:bookmarkStart w:name="ref-asselbergs2023systematic" w:id="86"/>
    <w:p xmlns:wp14="http://schemas.microsoft.com/office/word/2010/wordml" w14:paraId="2EF0C817" wp14:textId="77777777">
      <w:pPr>
        <w:pStyle w:val="Bibliography"/>
      </w:pPr>
      <w:r>
        <w:t xml:space="preserve">Asselbergs, J., van Bentum, J., Riper, H., Cuijpers, P., Holmes, E. A., &amp; Sijbrandij, M. (2023). 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85">
        <w:r>
          <w:rPr>
            <w:rStyle w:val="Hyperlink"/>
          </w:rPr>
          <w:t xml:space="preserve">https://doi.org/10.1016/j.jpsychires.2023.01.028</w:t>
        </w:r>
      </w:hyperlink>
    </w:p>
    <w:bookmarkEnd w:id="86"/>
    <w:bookmarkStart w:name="ref-brewin2014episodic" w:id="88"/>
    <w:p xmlns:wp14="http://schemas.microsoft.com/office/word/2010/wordml" w14:paraId="340887AD" wp14:textId="77777777">
      <w:pPr>
        <w:pStyle w:val="Bibliography"/>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87">
        <w:r>
          <w:rPr>
            <w:rStyle w:val="Hyperlink"/>
          </w:rPr>
          <w:t xml:space="preserve">https://doi.org/10.1037/a0033722</w:t>
        </w:r>
      </w:hyperlink>
    </w:p>
    <w:bookmarkEnd w:id="88"/>
    <w:bookmarkStart w:name="ref-brewin1996dual" w:id="90"/>
    <w:p xmlns:wp14="http://schemas.microsoft.com/office/word/2010/wordml" w14:paraId="5C00CB1A" wp14:textId="77777777">
      <w:pPr>
        <w:pStyle w:val="Bibliography"/>
      </w:pPr>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89">
        <w:r>
          <w:rPr>
            <w:rStyle w:val="Hyperlink"/>
          </w:rPr>
          <w:t xml:space="preserve">https://doi.org/10.1037/0033-295X.103.4.670</w:t>
        </w:r>
      </w:hyperlink>
    </w:p>
    <w:bookmarkEnd w:id="90"/>
    <w:bookmarkStart w:name="ref-brewin2010intrusive" w:id="92"/>
    <w:p xmlns:wp14="http://schemas.microsoft.com/office/word/2010/wordml" w14:paraId="536861E0" wp14:textId="77777777">
      <w:pPr>
        <w:pStyle w:val="Bibliography"/>
      </w:pPr>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91">
        <w:r>
          <w:rPr>
            <w:rStyle w:val="Hyperlink"/>
          </w:rPr>
          <w:t xml:space="preserve">https://doi.org/10.1037/a0018113</w:t>
        </w:r>
      </w:hyperlink>
    </w:p>
    <w:bookmarkEnd w:id="92"/>
    <w:bookmarkStart w:name="ref-cohen2022memory" w:id="94"/>
    <w:p xmlns:wp14="http://schemas.microsoft.com/office/word/2010/wordml" w14:paraId="6F8EFDD0" wp14:textId="77777777">
      <w:pPr>
        <w:pStyle w:val="Bibliography"/>
      </w:pPr>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93">
        <w:r>
          <w:rPr>
            <w:rStyle w:val="Hyperlink"/>
          </w:rPr>
          <w:t xml:space="preserve">https://doi.org/10.1037/rev0000334</w:t>
        </w:r>
      </w:hyperlink>
    </w:p>
    <w:bookmarkEnd w:id="94"/>
    <w:bookmarkStart w:name="ref-deeprose2012imagery" w:id="96"/>
    <w:p xmlns:wp14="http://schemas.microsoft.com/office/word/2010/wordml" w14:paraId="7DD8299B" wp14:textId="77777777">
      <w:pPr>
        <w:pStyle w:val="Bibliography"/>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95">
        <w:r>
          <w:rPr>
            <w:rStyle w:val="Hyperlink"/>
          </w:rPr>
          <w:t xml:space="preserve">https://doi.org/10.1016/j.jbtep.2011.10.008</w:t>
        </w:r>
      </w:hyperlink>
    </w:p>
    <w:bookmarkEnd w:id="96"/>
    <w:bookmarkStart w:name="ref-dupertuys2026ukraine" w:id="97"/>
    <w:p xmlns:wp14="http://schemas.microsoft.com/office/word/2010/wordml" w14:paraId="1C8DEFA4" wp14:textId="77777777">
      <w:pPr>
        <w:pStyle w:val="Bibliography"/>
      </w:pPr>
      <w:r>
        <w:t xml:space="preserve">Dupertuys, J., Shulhan, A., &amp; Talmi, D. (2026).</w:t>
      </w:r>
      <w:r>
        <w:t xml:space="preserve"> </w:t>
      </w:r>
      <w:r>
        <w:rPr>
          <w:i/>
          <w:iCs/>
        </w:rPr>
        <w:t xml:space="preserve">Ukraine Memory</w:t>
      </w:r>
      <w:r>
        <w:rPr>
          <w:i/>
          <w:iCs/>
        </w:rPr>
        <w:t xml:space="preserve"> </w:t>
      </w:r>
      <w:r>
        <w:rPr>
          <w:i/>
          <w:iCs/>
        </w:rPr>
        <w:t xml:space="preserve">experiment data set</w:t>
      </w:r>
      <w:r>
        <w:t xml:space="preserve">.</w:t>
      </w:r>
    </w:p>
    <w:bookmarkEnd w:id="97"/>
    <w:bookmarkStart w:name="ref-ehlers2000cognitive" w:id="99"/>
    <w:p xmlns:wp14="http://schemas.microsoft.com/office/word/2010/wordml" w14:paraId="011BE102" wp14:textId="77777777">
      <w:pPr>
        <w:pStyle w:val="Bibliography"/>
      </w:pPr>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98">
        <w:r>
          <w:rPr>
            <w:rStyle w:val="Hyperlink"/>
          </w:rPr>
          <w:t xml:space="preserve">https://doi.org/10.1016/S0005-7967(99)00123-0</w:t>
        </w:r>
      </w:hyperlink>
    </w:p>
    <w:bookmarkEnd w:id="99"/>
    <w:bookmarkStart w:name="ref-holmes2008inducing" w:id="101"/>
    <w:p xmlns:wp14="http://schemas.microsoft.com/office/word/2010/wordml" w14:paraId="0121158E" wp14:textId="77777777">
      <w:pPr>
        <w:pStyle w:val="Bibliography"/>
      </w:pPr>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00">
        <w:r>
          <w:rPr>
            <w:rStyle w:val="Hyperlink"/>
          </w:rPr>
          <w:t xml:space="preserve">https://doi.org/10.1016/j.actpsy.2007.11.002</w:t>
        </w:r>
      </w:hyperlink>
    </w:p>
    <w:bookmarkEnd w:id="101"/>
    <w:bookmarkStart w:name="ref-holmes2004trauma" w:id="103"/>
    <w:p xmlns:wp14="http://schemas.microsoft.com/office/word/2010/wordml" w14:paraId="1A5441C8" wp14:textId="77777777">
      <w:pPr>
        <w:pStyle w:val="Bibliography"/>
      </w:pPr>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02">
        <w:r>
          <w:rPr>
            <w:rStyle w:val="Hyperlink"/>
          </w:rPr>
          <w:t xml:space="preserve">https://doi.org/10.1037/0096-3445.133.1.3</w:t>
        </w:r>
      </w:hyperlink>
    </w:p>
    <w:bookmarkEnd w:id="103"/>
    <w:bookmarkStart w:name="ref-holmes2009can" w:id="105"/>
    <w:p xmlns:wp14="http://schemas.microsoft.com/office/word/2010/wordml" w14:paraId="6666E582" wp14:textId="77777777">
      <w:pPr>
        <w:pStyle w:val="Bibliography"/>
      </w:pPr>
      <w:r>
        <w:t xml:space="preserve">Holmes, E. A., James, E. L., Coode-Bate, T., &amp; Deeprose, C. (2009). Can playing the computer game</w:t>
      </w:r>
      <w:r>
        <w:t xml:space="preserve"> </w:t>
      </w:r>
      <w:r>
        <w:t xml:space="preserve">Tetris</w:t>
      </w:r>
      <w:r>
        <w:t xml:space="preserve"> </w:t>
      </w:r>
      <w:r>
        <w:t xml:space="preserve">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04">
        <w:r>
          <w:rPr>
            <w:rStyle w:val="Hyperlink"/>
          </w:rPr>
          <w:t xml:space="preserve">https://doi.org/10.1371/journal.pone.0004153</w:t>
        </w:r>
      </w:hyperlink>
    </w:p>
    <w:bookmarkEnd w:id="105"/>
    <w:bookmarkStart w:name="ref-holmes2010key" w:id="107"/>
    <w:p xmlns:wp14="http://schemas.microsoft.com/office/word/2010/wordml" w14:paraId="68F7DFD9" wp14:textId="77777777">
      <w:pPr>
        <w:pStyle w:val="Bibliography"/>
      </w:pPr>
      <w:r>
        <w:t xml:space="preserve">Holmes, E. A., James, E. L., Kilford, E. J., &amp; Deeprose, C. (2010). Key steps in developing a cognitive vaccine against traumatic flashbacks: Visuospatial</w:t>
      </w:r>
      <w:r>
        <w:t xml:space="preserve"> </w:t>
      </w:r>
      <w:r>
        <w:t xml:space="preserve">Tetris</w:t>
      </w:r>
      <w:r>
        <w:t xml:space="preserve"> </w:t>
      </w:r>
      <w:r>
        <w:t xml:space="preserve">versus verbal</w:t>
      </w:r>
      <w:r>
        <w:t xml:space="preserve"> </w:t>
      </w:r>
      <w:r>
        <w:t xml:space="preserve">Pub Quiz</w:t>
      </w:r>
      <w:r>
        <w:t xml:space="preserve">.</w:t>
      </w:r>
      <w:r>
        <w:t xml:space="preserve"> </w:t>
      </w:r>
      <w:r>
        <w:rPr>
          <w:i/>
          <w:iCs/>
        </w:rPr>
        <w:t xml:space="preserve">PLoS ONE</w:t>
      </w:r>
      <w:r>
        <w:t xml:space="preserve">,</w:t>
      </w:r>
      <w:r>
        <w:t xml:space="preserve"> </w:t>
      </w:r>
      <w:r>
        <w:rPr>
          <w:i/>
          <w:iCs/>
        </w:rPr>
        <w:t xml:space="preserve">5</w:t>
      </w:r>
      <w:r>
        <w:t xml:space="preserve">(11), e13706.</w:t>
      </w:r>
      <w:r>
        <w:t xml:space="preserve"> </w:t>
      </w:r>
      <w:hyperlink r:id="rId106">
        <w:r>
          <w:rPr>
            <w:rStyle w:val="Hyperlink"/>
          </w:rPr>
          <w:t xml:space="preserve">https://doi.org/10.1371/journal.pone.0013706</w:t>
        </w:r>
      </w:hyperlink>
    </w:p>
    <w:bookmarkEnd w:id="107"/>
    <w:bookmarkStart w:name="ref-horsch2017reducing" w:id="109"/>
    <w:p xmlns:wp14="http://schemas.microsoft.com/office/word/2010/wordml" w14:paraId="14D53767" wp14:textId="77777777">
      <w:pPr>
        <w:pStyle w:val="Bibliography"/>
      </w:pPr>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08">
        <w:r>
          <w:rPr>
            <w:rStyle w:val="Hyperlink"/>
          </w:rPr>
          <w:t xml:space="preserve">https://doi.org/10.1016/j.brat.2017.03.018</w:t>
        </w:r>
      </w:hyperlink>
    </w:p>
    <w:bookmarkEnd w:id="109"/>
    <w:bookmarkStart w:name="ref-howard2002distributed" w:id="111"/>
    <w:p xmlns:wp14="http://schemas.microsoft.com/office/word/2010/wordml" w14:paraId="6431EE3E" wp14:textId="77777777">
      <w:pPr>
        <w:pStyle w:val="Bibliography"/>
      </w:pPr>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10">
        <w:r>
          <w:rPr>
            <w:rStyle w:val="Hyperlink"/>
          </w:rPr>
          <w:t xml:space="preserve">https://doi.org/10.1006/jmps.2001.1388</w:t>
        </w:r>
      </w:hyperlink>
    </w:p>
    <w:bookmarkEnd w:id="111"/>
    <w:bookmarkStart w:name="ref-howard2008persistence" w:id="112"/>
    <w:p xmlns:wp14="http://schemas.microsoft.com/office/word/2010/wordml" w14:paraId="67479328" wp14:textId="77777777">
      <w:pPr>
        <w:pStyle w:val="Bibliography"/>
      </w:pPr>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bookmarkEnd w:id="112"/>
    <w:bookmarkStart w:name="ref-iyadurai2018preventing" w:id="114"/>
    <w:p xmlns:wp14="http://schemas.microsoft.com/office/word/2010/wordml" w14:paraId="07AF1DB6" wp14:textId="77777777">
      <w:pPr>
        <w:pStyle w:val="Bibliography"/>
      </w:pPr>
      <w:r>
        <w:t xml:space="preserve">Iyadurai, L., Blackwell, S. E., Meiser-Stedman, R., Watson, P. C., Bonsall, M. B., Geddes, J. R., Nobre, A. C., &amp; Holmes, E. A. (2018). Preventing intrusive memories after trauma via a brief intervention involving</w:t>
      </w:r>
      <w:r>
        <w:t xml:space="preserve"> </w:t>
      </w:r>
      <w:r>
        <w:t xml:space="preserve">Tetris</w:t>
      </w:r>
      <w:r>
        <w:t xml:space="preserve"> </w:t>
      </w:r>
      <w:r>
        <w:t xml:space="preserve">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13">
        <w:r>
          <w:rPr>
            <w:rStyle w:val="Hyperlink"/>
          </w:rPr>
          <w:t xml:space="preserve">https://doi.org/10.1038/mp.2017.23</w:t>
        </w:r>
      </w:hyperlink>
    </w:p>
    <w:bookmarkEnd w:id="114"/>
    <w:bookmarkStart w:name="ref-iyadurai2019intrusive" w:id="116"/>
    <w:p xmlns:wp14="http://schemas.microsoft.com/office/word/2010/wordml" w14:paraId="78AC4ABD" wp14:textId="77777777">
      <w:pPr>
        <w:pStyle w:val="Bibliography"/>
      </w:pPr>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15">
        <w:r>
          <w:rPr>
            <w:rStyle w:val="Hyperlink"/>
          </w:rPr>
          <w:t xml:space="preserve">https://doi.org/10.1016/j.cpr.2018.08.005</w:t>
        </w:r>
      </w:hyperlink>
    </w:p>
    <w:bookmarkEnd w:id="116"/>
    <w:bookmarkStart w:name="ref-james2015computer" w:id="118"/>
    <w:p xmlns:wp14="http://schemas.microsoft.com/office/word/2010/wordml" w14:paraId="56E6F635" wp14:textId="77777777">
      <w:pPr>
        <w:pStyle w:val="Bibliography"/>
      </w:pPr>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17">
        <w:r>
          <w:rPr>
            <w:rStyle w:val="Hyperlink"/>
          </w:rPr>
          <w:t xml:space="preserve">https://doi.org/10.1177/0956797615583071</w:t>
        </w:r>
      </w:hyperlink>
    </w:p>
    <w:bookmarkEnd w:id="118"/>
    <w:bookmarkStart w:name="ref-james2016trauma" w:id="120"/>
    <w:p xmlns:wp14="http://schemas.microsoft.com/office/word/2010/wordml" w14:paraId="6F64EB9D" wp14:textId="77777777">
      <w:pPr>
        <w:pStyle w:val="Bibliography"/>
      </w:pPr>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19">
        <w:r>
          <w:rPr>
            <w:rStyle w:val="Hyperlink"/>
          </w:rPr>
          <w:t xml:space="preserve">https://doi.org/10.1016/j.cpr.2016.04.010</w:t>
        </w:r>
      </w:hyperlink>
    </w:p>
    <w:bookmarkEnd w:id="120"/>
    <w:bookmarkStart w:name="ref-kahana1996associative" w:id="121"/>
    <w:p xmlns:wp14="http://schemas.microsoft.com/office/word/2010/wordml" w14:paraId="01434ED7" wp14:textId="77777777">
      <w:pPr>
        <w:pStyle w:val="Bibliography"/>
      </w:pPr>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bookmarkEnd w:id="121"/>
    <w:bookmarkStart w:name="ref-kanstrup2021single" w:id="123"/>
    <w:p xmlns:wp14="http://schemas.microsoft.com/office/word/2010/wordml" w14:paraId="46EAC565" wp14:textId="77777777">
      <w:pPr>
        <w:pStyle w:val="Bibliography"/>
      </w:pPr>
      <w:r>
        <w:t xml:space="preserve">Kanstrup, M., Kontio, E., Geranmayeh, A., Olofsdotter Lauri, K., Moulds, M. L., &amp; Holmes, E. A. (2021). 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22">
        <w:r>
          <w:rPr>
            <w:rStyle w:val="Hyperlink"/>
          </w:rPr>
          <w:t xml:space="preserve">https://doi.org/10.1002/cpp.2489</w:t>
        </w:r>
      </w:hyperlink>
    </w:p>
    <w:bookmarkEnd w:id="123"/>
    <w:bookmarkStart w:name="ref-kessler2020visuospatial" w:id="125"/>
    <w:p xmlns:wp14="http://schemas.microsoft.com/office/word/2010/wordml" w14:paraId="21EE3AD4" wp14:textId="77777777">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24">
        <w:r>
          <w:rPr>
            <w:rStyle w:val="Hyperlink"/>
          </w:rPr>
          <w:t xml:space="preserve">https://doi.org/10.1016/j.jbtep.2019.01.006</w:t>
        </w:r>
      </w:hyperlink>
    </w:p>
    <w:bookmarkEnd w:id="125"/>
    <w:bookmarkStart w:name="ref-kindt2009beyond" w:id="127"/>
    <w:p xmlns:wp14="http://schemas.microsoft.com/office/word/2010/wordml" w14:paraId="45ABBBC1" wp14:textId="77777777">
      <w:pPr>
        <w:pStyle w:val="Bibliography"/>
      </w:pPr>
      <w:r>
        <w:t xml:space="preserve">Kindt, M., Soeter, M., &amp; Vervliet, B. (2009). 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26">
        <w:r>
          <w:rPr>
            <w:rStyle w:val="Hyperlink"/>
          </w:rPr>
          <w:t xml:space="preserve">https://doi.org/10.1038/nn.2271</w:t>
        </w:r>
      </w:hyperlink>
    </w:p>
    <w:bookmarkEnd w:id="127"/>
    <w:bookmarkStart w:name="ref-krans2009intrusive" w:id="129"/>
    <w:p xmlns:wp14="http://schemas.microsoft.com/office/word/2010/wordml" w14:paraId="03D252F5" wp14:textId="77777777">
      <w:pPr>
        <w:pStyle w:val="Bibliography"/>
      </w:pPr>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28">
        <w:r>
          <w:rPr>
            <w:rStyle w:val="Hyperlink"/>
          </w:rPr>
          <w:t xml:space="preserve">https://doi.org/10.1002/acp.1611</w:t>
        </w:r>
      </w:hyperlink>
    </w:p>
    <w:bookmarkEnd w:id="129"/>
    <w:bookmarkStart w:name="ref-lau2019intrusive" w:id="131"/>
    <w:p xmlns:wp14="http://schemas.microsoft.com/office/word/2010/wordml" w14:paraId="39E94442" wp14:textId="77777777">
      <w:pPr>
        <w:pStyle w:val="Bibliography"/>
      </w:pPr>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30">
        <w:r>
          <w:rPr>
            <w:rStyle w:val="Hyperlink"/>
          </w:rPr>
          <w:t xml:space="preserve">https://doi.org/10.1037/xge0000598</w:t>
        </w:r>
      </w:hyperlink>
    </w:p>
    <w:bookmarkEnd w:id="131"/>
    <w:bookmarkStart w:name="ref-lau2021selectively" w:id="133"/>
    <w:p xmlns:wp14="http://schemas.microsoft.com/office/word/2010/wordml" w14:paraId="1632A47D" wp14:textId="77777777">
      <w:pPr>
        <w:pStyle w:val="Bibliography"/>
      </w:pPr>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32">
        <w:r>
          <w:rPr>
            <w:rStyle w:val="Hyperlink"/>
          </w:rPr>
          <w:t xml:space="preserve">https://doi.org/10.1177/2167702621998315</w:t>
        </w:r>
      </w:hyperlink>
    </w:p>
    <w:bookmarkEnd w:id="133"/>
    <w:bookmarkStart w:name="ref-lohnas2015expanding" w:id="135"/>
    <w:p xmlns:wp14="http://schemas.microsoft.com/office/word/2010/wordml" w14:paraId="5EF62843" wp14:textId="77777777">
      <w:pPr>
        <w:pStyle w:val="Bibliography"/>
      </w:pPr>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34">
        <w:r>
          <w:rPr>
            <w:rStyle w:val="Hyperlink"/>
          </w:rPr>
          <w:t xml:space="preserve">https://doi.org/10.1037/a0039036</w:t>
        </w:r>
      </w:hyperlink>
    </w:p>
    <w:bookmarkEnd w:id="135"/>
    <w:bookmarkStart w:name="ref-polyn2009context" w:id="137"/>
    <w:p xmlns:wp14="http://schemas.microsoft.com/office/word/2010/wordml" w14:paraId="6EF8B2C9" wp14:textId="77777777">
      <w:pPr>
        <w:pStyle w:val="Bibliography"/>
      </w:pPr>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36">
        <w:r>
          <w:rPr>
            <w:rStyle w:val="Hyperlink"/>
          </w:rPr>
          <w:t xml:space="preserve">https://doi.org/10.1037/a0014420</w:t>
        </w:r>
      </w:hyperlink>
    </w:p>
    <w:bookmarkEnd w:id="137"/>
    <w:bookmarkStart w:name="ref-polyn2009task" w:id="139"/>
    <w:p xmlns:wp14="http://schemas.microsoft.com/office/word/2010/wordml" w14:paraId="3E3E8DD7" wp14:textId="77777777">
      <w:pPr>
        <w:pStyle w:val="Bibliography"/>
      </w:pPr>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138">
        <w:r>
          <w:rPr>
            <w:rStyle w:val="Hyperlink"/>
          </w:rPr>
          <w:t xml:space="preserve">https://doi.org/10.1016/j.neuropsychologia.2009.02.013</w:t>
        </w:r>
      </w:hyperlink>
    </w:p>
    <w:bookmarkEnd w:id="139"/>
    <w:bookmarkStart w:name="ref-sederberg2011human" w:id="141"/>
    <w:p xmlns:wp14="http://schemas.microsoft.com/office/word/2010/wordml" w14:paraId="641404A2" wp14:textId="77777777">
      <w:pPr>
        <w:pStyle w:val="Bibliography"/>
      </w:pPr>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140">
        <w:r>
          <w:rPr>
            <w:rStyle w:val="Hyperlink"/>
          </w:rPr>
          <w:t xml:space="preserve">https://doi.org/10.3758/s13423-011-0086-9</w:t>
        </w:r>
      </w:hyperlink>
    </w:p>
    <w:bookmarkEnd w:id="141"/>
    <w:bookmarkStart w:name="ref-sederberg2008context" w:id="143"/>
    <w:p xmlns:wp14="http://schemas.microsoft.com/office/word/2010/wordml" w14:paraId="5BF4DD3F" wp14:textId="77777777">
      <w:pPr>
        <w:pStyle w:val="Bibliography"/>
      </w:pPr>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142">
        <w:r>
          <w:rPr>
            <w:rStyle w:val="Hyperlink"/>
          </w:rPr>
          <w:t xml:space="preserve">https://doi.org/10.1037/a0013396</w:t>
        </w:r>
      </w:hyperlink>
    </w:p>
    <w:bookmarkEnd w:id="143"/>
    <w:bookmarkStart w:name="ref-talmi2019retrieved" w:id="145"/>
    <w:p xmlns:wp14="http://schemas.microsoft.com/office/word/2010/wordml" w14:paraId="46274D80" wp14:textId="77777777">
      <w:pPr>
        <w:pStyle w:val="Bibliography"/>
      </w:pPr>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144">
        <w:r>
          <w:rPr>
            <w:rStyle w:val="Hyperlink"/>
          </w:rPr>
          <w:t xml:space="preserve">https://doi.org/10.1037/rev0000132</w:t>
        </w:r>
      </w:hyperlink>
    </w:p>
    <w:bookmarkEnd w:id="145"/>
    <w:bookmarkStart w:name="ref-varma2024experimental" w:id="147"/>
    <w:p xmlns:wp14="http://schemas.microsoft.com/office/word/2010/wordml" w14:paraId="05C2CF5B" wp14:textId="77777777">
      <w:pPr>
        <w:pStyle w:val="Bibliography"/>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146">
        <w:r>
          <w:rPr>
            <w:rStyle w:val="Hyperlink"/>
          </w:rPr>
          <w:t xml:space="preserve">https://doi.org/10.1038/s41562-024-01956-y</w:t>
        </w:r>
      </w:hyperlink>
    </w:p>
    <w:bookmarkEnd w:id="147"/>
    <w:bookmarkStart w:name="ref-wessel2025evidence" w:id="149"/>
    <w:p xmlns:wp14="http://schemas.microsoft.com/office/word/2010/wordml" w14:paraId="708E3EF7" wp14:textId="77777777">
      <w:pPr>
        <w:pStyle w:val="Bibliography"/>
      </w:pPr>
      <w:r>
        <w:t xml:space="preserve">Wessel, I., Krans, J., Albers, C. J., Chauhan, N., Ferreira de Sá, D. S., Hauck, A., Jaswetz, L., Michael, T., Nixon, R. D. V., Pearson, D. G., Slattery, I., Smeets, T., Takarangi, M. K. T., Willems, T. R. A., &amp; van Schie, K. (2025). Evidence that</w:t>
      </w:r>
      <w:r>
        <w:t xml:space="preserve"> </w:t>
      </w:r>
      <w:r>
        <w:t xml:space="preserve">Tetris</w:t>
      </w:r>
      <w:r>
        <w:t xml:space="preserve"> </w:t>
      </w:r>
      <w:r>
        <w:t xml:space="preserve">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148">
        <w:r>
          <w:rPr>
            <w:rStyle w:val="Hyperlink"/>
          </w:rPr>
          <w:t xml:space="preserve">https://doi.org/10.1525/collabra.130791</w:t>
        </w:r>
      </w:hyperlink>
    </w:p>
    <w:bookmarkEnd w:id="149"/>
    <w:bookmarkStart w:name="ref-zaromb2006temporal" w:id="151"/>
    <w:p xmlns:wp14="http://schemas.microsoft.com/office/word/2010/wordml" w14:paraId="11C8EC88" wp14:textId="77777777">
      <w:pPr>
        <w:pStyle w:val="Bibliography"/>
      </w:pPr>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150">
        <w:r>
          <w:rPr>
            <w:rStyle w:val="Hyperlink"/>
          </w:rPr>
          <w:t xml:space="preserve">https://doi.org/10.1037/0278-7393.32.4.792</w:t>
        </w:r>
      </w:hyperlink>
    </w:p>
    <w:bookmarkEnd w:id="151"/>
    <w:bookmarkEnd w:id="152"/>
    <w:bookmarkEnd w:id="153"/>
    <w:sectPr w:rsidRPr="005528BA" w:rsidR="007868AB">
      <w:headerReference w:type="even" r:id="rId9"/>
      <w:headerReference w:type="default" r:id="rId11"/>
      <w:footerReference w:type="even" r:id="rId14"/>
      <w:footerReference w:type="default" r:id="rId13"/>
      <w:headerReference w:type="first" r:id="rId10"/>
      <w:footerReference w:type="first" r:id="rId12"/>
      <w:pgSz w:w="12240" w:h="15840" w:orient="portrait"/>
      <w:pgMar w:top="1440" w:right="1440" w:bottom="1440" w:left="1440" w:header="720" w:footer="72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DT" w:author="Deborah Talmi" w:date="2026-06-02T10:12:07" w:id="450130858">
    <w:p xmlns:w14="http://schemas.microsoft.com/office/word/2010/wordml" xmlns:w="http://schemas.openxmlformats.org/wordprocessingml/2006/main" w:rsidR="2EAFAA15" w:rsidRDefault="5BDD54DA" w14:paraId="01F9EBF3" w14:textId="1A6B5390">
      <w:pPr>
        <w:pStyle w:val="CommentText"/>
      </w:pPr>
      <w:r>
        <w:rPr>
          <w:rStyle w:val="CommentReference"/>
        </w:rPr>
        <w:annotationRef/>
      </w:r>
      <w:r w:rsidRPr="0C0CE2CF" w:rsidR="3AD73FAF">
        <w:t xml:space="preserve">fundamental? Mechanistc? </w:t>
      </w:r>
    </w:p>
  </w:comment>
  <w:comment xmlns:w="http://schemas.openxmlformats.org/wordprocessingml/2006/main" w:initials="DT" w:author="Deborah Talmi" w:date="2026-06-02T10:13:19" w:id="791485208">
    <w:p xmlns:w14="http://schemas.microsoft.com/office/word/2010/wordml" xmlns:w="http://schemas.openxmlformats.org/wordprocessingml/2006/main" w:rsidR="76CF2856" w:rsidRDefault="6D0BB017" w14:paraId="41EB557C" w14:textId="31A448D1">
      <w:pPr>
        <w:pStyle w:val="CommentText"/>
      </w:pPr>
      <w:r>
        <w:rPr>
          <w:rStyle w:val="CommentReference"/>
        </w:rPr>
        <w:annotationRef/>
      </w:r>
      <w:r w:rsidRPr="3754A365" w:rsidR="1CD1F4FF">
        <w:t>I like the sparse referencing in this papagraph, let's discuss why Iyadurai specifically</w:t>
      </w:r>
    </w:p>
  </w:comment>
  <w:comment xmlns:w="http://schemas.openxmlformats.org/wordprocessingml/2006/main" w:initials="DT" w:author="Deborah Talmi" w:date="2026-06-02T10:15:14" w:id="2039505928">
    <w:p xmlns:w14="http://schemas.microsoft.com/office/word/2010/wordml" xmlns:w="http://schemas.openxmlformats.org/wordprocessingml/2006/main" w:rsidR="43702D69" w:rsidRDefault="742C272E" w14:paraId="406DBB76" w14:textId="7679F0C5">
      <w:pPr>
        <w:pStyle w:val="CommentText"/>
      </w:pPr>
      <w:r>
        <w:rPr>
          <w:rStyle w:val="CommentReference"/>
        </w:rPr>
        <w:annotationRef/>
      </w:r>
      <w:r w:rsidRPr="21536E4B" w:rsidR="64283406">
        <w:t>@Tommy will add a list of references here</w:t>
      </w:r>
    </w:p>
  </w:comment>
  <w:comment xmlns:w="http://schemas.openxmlformats.org/wordprocessingml/2006/main" w:initials="DT" w:author="Deborah Talmi" w:date="2026-06-02T10:17:24" w:id="577244230">
    <w:p xmlns:w14="http://schemas.microsoft.com/office/word/2010/wordml" xmlns:w="http://schemas.openxmlformats.org/wordprocessingml/2006/main" w:rsidR="7B7A21C5" w:rsidRDefault="58B54352" w14:paraId="56E5F0EC" w14:textId="52E5BFA2">
      <w:pPr>
        <w:pStyle w:val="CommentText"/>
      </w:pPr>
      <w:r>
        <w:rPr>
          <w:rStyle w:val="CommentReference"/>
        </w:rPr>
        <w:annotationRef/>
      </w:r>
      <w:r w:rsidRPr="2A36A8ED" w:rsidR="3AACE5CF">
        <w:t xml:space="preserve">This sentence is less clear - post-reminder needs to be defined. I'm not sure what you are contrasting - you already said tetris can. </w:t>
      </w:r>
    </w:p>
  </w:comment>
  <w:comment xmlns:w="http://schemas.openxmlformats.org/wordprocessingml/2006/main" w:initials="DT" w:author="Deborah Talmi" w:date="2026-06-02T10:22:27" w:id="1466582357">
    <w:p xmlns:w14="http://schemas.microsoft.com/office/word/2010/wordml" xmlns:w="http://schemas.openxmlformats.org/wordprocessingml/2006/main" w:rsidR="5DA2374A" w:rsidRDefault="52E50149" w14:paraId="5689D898" w14:textId="181D0C67">
      <w:pPr>
        <w:pStyle w:val="CommentText"/>
      </w:pPr>
      <w:r>
        <w:rPr>
          <w:rStyle w:val="CommentReference"/>
        </w:rPr>
        <w:annotationRef/>
      </w:r>
      <w:r w:rsidRPr="5E85B9C3" w:rsidR="1A09AE54">
        <w:t>Add our pre-print (available this week) and the two papers Emily added to to the reference list recently</w:t>
      </w:r>
    </w:p>
  </w:comment>
  <w:comment xmlns:w="http://schemas.openxmlformats.org/wordprocessingml/2006/main" w:initials="DT" w:author="Deborah Talmi" w:date="2026-06-02T10:23:32" w:id="1778850897">
    <w:p xmlns:w14="http://schemas.microsoft.com/office/word/2010/wordml" xmlns:w="http://schemas.openxmlformats.org/wordprocessingml/2006/main" w:rsidR="30A4C201" w:rsidRDefault="2D44F550" w14:paraId="4842C132" w14:textId="06B5FEFB">
      <w:pPr>
        <w:pStyle w:val="CommentText"/>
      </w:pPr>
      <w:r>
        <w:rPr>
          <w:rStyle w:val="CommentReference"/>
        </w:rPr>
        <w:annotationRef/>
      </w:r>
      <w:r w:rsidRPr="28CAC78D" w:rsidR="7E37F6C4">
        <w:t xml:space="preserve">needed? </w:t>
      </w:r>
    </w:p>
  </w:comment>
  <w:comment xmlns:w="http://schemas.openxmlformats.org/wordprocessingml/2006/main" w:initials="DT" w:author="Deborah Talmi" w:date="2026-06-02T10:24:10" w:id="880288193">
    <w:p xmlns:w14="http://schemas.microsoft.com/office/word/2010/wordml" xmlns:w="http://schemas.openxmlformats.org/wordprocessingml/2006/main" w:rsidR="0584D766" w:rsidRDefault="073BFA0C" w14:paraId="0EA0A4E9" w14:textId="16B760F1">
      <w:pPr>
        <w:pStyle w:val="CommentText"/>
      </w:pPr>
      <w:r>
        <w:rPr>
          <w:rStyle w:val="CommentReference"/>
        </w:rPr>
        <w:annotationRef/>
      </w:r>
      <w:r w:rsidRPr="14BDAA73" w:rsidR="4D5954A6">
        <w:t xml:space="preserve">ok? because 'memory' is a vague english word. </w:t>
      </w:r>
    </w:p>
  </w:comment>
  <w:comment xmlns:w="http://schemas.openxmlformats.org/wordprocessingml/2006/main" w:initials="DT" w:author="Deborah Talmi" w:date="2026-06-02T10:25:57" w:id="120599727">
    <w:p xmlns:w14="http://schemas.microsoft.com/office/word/2010/wordml" xmlns:w="http://schemas.openxmlformats.org/wordprocessingml/2006/main" w:rsidR="55C87E4D" w:rsidRDefault="3E8D1515" w14:paraId="60F61D32" w14:textId="1BC5201D">
      <w:pPr>
        <w:pStyle w:val="CommentText"/>
      </w:pPr>
      <w:r>
        <w:rPr>
          <w:rStyle w:val="CommentReference"/>
        </w:rPr>
        <w:annotationRef/>
      </w:r>
      <w:r w:rsidRPr="6B1B6790" w:rsidR="4361F356">
        <w:t>let's just check why specifically these refs</w:t>
      </w:r>
    </w:p>
  </w:comment>
  <w:comment xmlns:w="http://schemas.openxmlformats.org/wordprocessingml/2006/main" w:initials="DT" w:author="Deborah Talmi" w:date="2026-06-02T10:41:03" w:id="1702145290">
    <w:p xmlns:w14="http://schemas.microsoft.com/office/word/2010/wordml" xmlns:w="http://schemas.openxmlformats.org/wordprocessingml/2006/main" w:rsidR="61480827" w:rsidRDefault="556FE0CE" w14:paraId="0DEC16B4" w14:textId="63ED09D0">
      <w:pPr>
        <w:pStyle w:val="CommentText"/>
      </w:pPr>
      <w:r>
        <w:rPr>
          <w:rStyle w:val="CommentReference"/>
        </w:rPr>
        <w:annotationRef/>
      </w:r>
      <w:r w:rsidRPr="08C391C0" w:rsidR="37518E97">
        <w:t>beautiful sentence</w:t>
      </w:r>
    </w:p>
  </w:comment>
  <w:comment xmlns:w="http://schemas.openxmlformats.org/wordprocessingml/2006/main" w:initials="DT" w:author="Deborah Talmi" w:date="2026-06-02T10:43:25" w:id="136903712">
    <w:p xmlns:w14="http://schemas.microsoft.com/office/word/2010/wordml" xmlns:w="http://schemas.openxmlformats.org/wordprocessingml/2006/main" w:rsidR="4D2BD952" w:rsidRDefault="4161554C" w14:paraId="1A3FD95F" w14:textId="21CDF08C">
      <w:pPr>
        <w:pStyle w:val="CommentText"/>
      </w:pPr>
      <w:r>
        <w:rPr>
          <w:rStyle w:val="CommentReference"/>
        </w:rPr>
        <w:annotationRef/>
      </w:r>
      <w:r w:rsidRPr="3B669315" w:rsidR="6F38F764">
        <w:t>Just checking if this is really true for eCMR because the last point is only for CMR3 and I also didn't include the first point - perhaps revise - perhaps say 'easily preserve' or 'naturally extended to preserve'?</w:t>
      </w:r>
    </w:p>
  </w:comment>
  <w:comment xmlns:w="http://schemas.openxmlformats.org/wordprocessingml/2006/main" w:initials="DT" w:author="Deborah Talmi" w:date="2026-06-02T12:47:31" w:id="220829757">
    <w:p xmlns:w14="http://schemas.microsoft.com/office/word/2010/wordml" xmlns:w="http://schemas.openxmlformats.org/wordprocessingml/2006/main" w:rsidR="4B4DCF57" w:rsidRDefault="68E012D3" w14:paraId="756D0C1B" w14:textId="06E2F8C3">
      <w:pPr>
        <w:pStyle w:val="CommentText"/>
      </w:pPr>
      <w:r>
        <w:rPr>
          <w:rStyle w:val="CommentReference"/>
        </w:rPr>
        <w:annotationRef/>
      </w:r>
      <w:r w:rsidRPr="134B016E" w:rsidR="61D30578">
        <w:t xml:space="preserve">You should probably spent a little longer justifying each of these, for me specifically, justify start control, which you introduced me to. Can you say why it each were introduced in previous models - perhaps just one sentence each with some refs? </w:t>
      </w:r>
    </w:p>
  </w:comment>
  <w:comment xmlns:w="http://schemas.openxmlformats.org/wordprocessingml/2006/main" w:initials="DT" w:author="Deborah Talmi" w:date="2026-06-02T10:45:16" w:id="718998410">
    <w:p xmlns:w14="http://schemas.microsoft.com/office/word/2010/wordml" xmlns:w="http://schemas.openxmlformats.org/wordprocessingml/2006/main" w:rsidR="41EED0F7" w:rsidRDefault="49401190" w14:paraId="429841C7" w14:textId="6EE8950B">
      <w:pPr>
        <w:pStyle w:val="CommentText"/>
      </w:pPr>
      <w:r>
        <w:rPr>
          <w:rStyle w:val="CommentReference"/>
        </w:rPr>
        <w:annotationRef/>
      </w:r>
      <w:r w:rsidRPr="0942672D" w:rsidR="0A987F89">
        <w:t xml:space="preserve">can you explain this? perhaps just say delay period? </w:t>
      </w:r>
    </w:p>
  </w:comment>
  <w:comment xmlns:w="http://schemas.openxmlformats.org/wordprocessingml/2006/main" w:initials="DT" w:author="Deborah Talmi" w:date="2026-06-02T10:46:03" w:id="264427813">
    <w:p xmlns:w14="http://schemas.microsoft.com/office/word/2010/wordml" xmlns:w="http://schemas.openxmlformats.org/wordprocessingml/2006/main" w:rsidR="7FAA20ED" w:rsidRDefault="4B0035C3" w14:paraId="429C8628" w14:textId="48AB76D8">
      <w:pPr>
        <w:pStyle w:val="CommentText"/>
      </w:pPr>
      <w:r>
        <w:rPr>
          <w:rStyle w:val="CommentReference"/>
        </w:rPr>
        <w:annotationRef/>
      </w:r>
      <w:r w:rsidRPr="2EAA34BF" w:rsidR="156DA86C">
        <w:t xml:space="preserve">you did not mention reminder here. </w:t>
      </w:r>
    </w:p>
    <w:p xmlns:w14="http://schemas.microsoft.com/office/word/2010/wordml" xmlns:w="http://schemas.openxmlformats.org/wordprocessingml/2006/main" w:rsidR="21F1078A" w:rsidRDefault="34764679" w14:paraId="5B5846AA" w14:textId="54C922B1">
      <w:pPr>
        <w:pStyle w:val="CommentText"/>
      </w:pPr>
    </w:p>
    <w:p xmlns:w14="http://schemas.microsoft.com/office/word/2010/wordml" xmlns:w="http://schemas.openxmlformats.org/wordprocessingml/2006/main" w:rsidR="59DCEE7F" w:rsidRDefault="2040A2B2" w14:paraId="5E02863C" w14:textId="446E2AE9">
      <w:pPr>
        <w:pStyle w:val="CommentText"/>
      </w:pPr>
      <w:r w:rsidRPr="0A92C411" w:rsidR="06913C5B">
        <w:t xml:space="preserve">I wonder if we are better off simulating film, delay, reminder, task delay (adding a delay period after film) </w:t>
      </w:r>
    </w:p>
  </w:comment>
  <w:comment xmlns:w="http://schemas.openxmlformats.org/wordprocessingml/2006/main" w:initials="DT" w:author="Deborah Talmi" w:date="2026-06-02T10:49:18" w:id="373408228">
    <w:p xmlns:w14="http://schemas.microsoft.com/office/word/2010/wordml" xmlns:w="http://schemas.openxmlformats.org/wordprocessingml/2006/main" w:rsidR="082744B9" w:rsidRDefault="046BAD12" w14:paraId="1C4DB921" w14:textId="7C440E2F">
      <w:pPr>
        <w:pStyle w:val="CommentText"/>
      </w:pPr>
      <w:r>
        <w:rPr>
          <w:rStyle w:val="CommentReference"/>
        </w:rPr>
        <w:annotationRef/>
      </w:r>
      <w:r w:rsidRPr="3C6C9875" w:rsidR="389894B2">
        <w:t xml:space="preserve">I think the logic of the paragraph requires a change in this sentence. Perhaps: if we find selective interference effect here, it would reflect... </w:t>
      </w:r>
    </w:p>
  </w:comment>
  <w:comment xmlns:w="http://schemas.openxmlformats.org/wordprocessingml/2006/main" w:initials="DT" w:author="Deborah Talmi" w:date="2026-06-02T10:50:11" w:id="453209600">
    <w:p xmlns:w14="http://schemas.microsoft.com/office/word/2010/wordml" xmlns:w="http://schemas.openxmlformats.org/wordprocessingml/2006/main" w:rsidR="316E6267" w:rsidRDefault="5B3254FA" w14:paraId="73ECEAAB" w14:textId="2B28860A">
      <w:pPr>
        <w:pStyle w:val="CommentText"/>
      </w:pPr>
      <w:r>
        <w:rPr>
          <w:rStyle w:val="CommentReference"/>
        </w:rPr>
        <w:annotationRef/>
      </w:r>
      <w:r w:rsidRPr="09AC2960" w:rsidR="5E6C4C89">
        <w:t xml:space="preserve">it's ok to write this way, but in the discussion section we should be more critical of CMR3 for failing to make that distinction between vol and invol. </w:t>
      </w:r>
    </w:p>
  </w:comment>
  <w:comment xmlns:w="http://schemas.openxmlformats.org/wordprocessingml/2006/main" w:initials="DT" w:author="Deborah Talmi" w:date="2026-06-02T10:56:59" w:id="337620242">
    <w:p xmlns:w14="http://schemas.microsoft.com/office/word/2010/wordml" xmlns:w="http://schemas.openxmlformats.org/wordprocessingml/2006/main" w:rsidR="1F1C378A" w:rsidRDefault="25B12824" w14:paraId="119A5C57" w14:textId="1048CD4F">
      <w:pPr>
        <w:pStyle w:val="CommentText"/>
      </w:pPr>
      <w:r>
        <w:rPr>
          <w:rStyle w:val="CommentReference"/>
        </w:rPr>
        <w:annotationRef/>
      </w:r>
      <w:r w:rsidRPr="3817F385" w:rsidR="4BAA0056">
        <w:t>I didn't understand the meaning of this sentence, please explain in more lay language</w:t>
      </w:r>
    </w:p>
  </w:comment>
  <w:comment xmlns:w="http://schemas.openxmlformats.org/wordprocessingml/2006/main" w:initials="DT" w:author="Deborah Talmi" w:date="2026-06-02T10:57:25" w:id="1331980751">
    <w:p xmlns:w14="http://schemas.microsoft.com/office/word/2010/wordml" xmlns:w="http://schemas.openxmlformats.org/wordprocessingml/2006/main" w:rsidR="7A996DD3" w:rsidRDefault="386B0592" w14:paraId="57A86547" w14:textId="7A923090">
      <w:pPr>
        <w:pStyle w:val="CommentText"/>
      </w:pPr>
      <w:r>
        <w:rPr>
          <w:rStyle w:val="CommentReference"/>
        </w:rPr>
        <w:annotationRef/>
      </w:r>
      <w:r w:rsidRPr="6290B16C" w:rsidR="64059ED4">
        <w:t>not sure what this means.</w:t>
      </w:r>
    </w:p>
  </w:comment>
  <w:comment xmlns:w="http://schemas.openxmlformats.org/wordprocessingml/2006/main" w:initials="DT" w:author="Deborah Talmi" w:date="2026-06-02T10:57:41" w:id="562886784">
    <w:p xmlns:w14="http://schemas.microsoft.com/office/word/2010/wordml" xmlns:w="http://schemas.openxmlformats.org/wordprocessingml/2006/main" w:rsidR="611080E1" w:rsidRDefault="0072130B" w14:paraId="60F88035" w14:textId="4C5807B4">
      <w:pPr>
        <w:pStyle w:val="CommentText"/>
      </w:pPr>
      <w:r>
        <w:rPr>
          <w:rStyle w:val="CommentReference"/>
        </w:rPr>
        <w:annotationRef/>
      </w:r>
      <w:r w:rsidRPr="23F78A33" w:rsidR="2E3E464A">
        <w:t>?</w:t>
      </w:r>
    </w:p>
  </w:comment>
  <w:comment xmlns:w="http://schemas.openxmlformats.org/wordprocessingml/2006/main" w:initials="DT" w:author="Deborah Talmi" w:date="2026-06-02T10:57:49" w:id="954990100">
    <w:p xmlns:w14="http://schemas.microsoft.com/office/word/2010/wordml" xmlns:w="http://schemas.openxmlformats.org/wordprocessingml/2006/main" w:rsidR="1CAA1D11" w:rsidRDefault="4C8EACAB" w14:paraId="71FCB5A1" w14:textId="5EBFE8E4">
      <w:pPr>
        <w:pStyle w:val="CommentText"/>
      </w:pPr>
      <w:r>
        <w:rPr>
          <w:rStyle w:val="CommentReference"/>
        </w:rPr>
        <w:annotationRef/>
      </w:r>
      <w:r w:rsidRPr="472AFBAC" w:rsidR="78664F46">
        <w:t>?</w:t>
      </w:r>
    </w:p>
  </w:comment>
  <w:comment xmlns:w="http://schemas.openxmlformats.org/wordprocessingml/2006/main" w:initials="DT" w:author="Deborah Talmi" w:date="2026-06-02T10:58:02" w:id="701899476">
    <w:p xmlns:w14="http://schemas.microsoft.com/office/word/2010/wordml" xmlns:w="http://schemas.openxmlformats.org/wordprocessingml/2006/main" w:rsidR="13428F22" w:rsidRDefault="286E07CF" w14:paraId="5A8AB041" w14:textId="456E1FAE">
      <w:pPr>
        <w:pStyle w:val="CommentText"/>
      </w:pPr>
      <w:r>
        <w:rPr>
          <w:rStyle w:val="CommentReference"/>
        </w:rPr>
        <w:annotationRef/>
      </w:r>
      <w:r w:rsidRPr="54A3FE38" w:rsidR="2578C06B">
        <w:t>explain in lay way</w:t>
      </w:r>
    </w:p>
  </w:comment>
  <w:comment xmlns:w="http://schemas.openxmlformats.org/wordprocessingml/2006/main" w:initials="DT" w:author="Deborah Talmi" w:date="2026-06-02T10:58:09" w:id="982342807">
    <w:p xmlns:w14="http://schemas.microsoft.com/office/word/2010/wordml" xmlns:w="http://schemas.openxmlformats.org/wordprocessingml/2006/main" w:rsidR="00769CFE" w:rsidRDefault="0B550B1F" w14:paraId="50686C9D" w14:textId="075A31DD">
      <w:pPr>
        <w:pStyle w:val="CommentText"/>
      </w:pPr>
      <w:r>
        <w:rPr>
          <w:rStyle w:val="CommentReference"/>
        </w:rPr>
        <w:annotationRef/>
      </w:r>
      <w:r w:rsidRPr="10B88F0A" w:rsidR="0EB965A5">
        <w:t>?</w:t>
      </w:r>
    </w:p>
  </w:comment>
  <w:comment xmlns:w="http://schemas.openxmlformats.org/wordprocessingml/2006/main" w:initials="DT" w:author="Deborah Talmi" w:date="2026-06-02T10:58:17" w:id="1786097853">
    <w:p xmlns:w14="http://schemas.microsoft.com/office/word/2010/wordml" xmlns:w="http://schemas.openxmlformats.org/wordprocessingml/2006/main" w:rsidR="768BAF65" w:rsidRDefault="37426C88" w14:paraId="3E64BCB9" w14:textId="3E92B7FF">
      <w:pPr>
        <w:pStyle w:val="CommentText"/>
      </w:pPr>
      <w:r>
        <w:rPr>
          <w:rStyle w:val="CommentReference"/>
        </w:rPr>
        <w:annotationRef/>
      </w:r>
      <w:r w:rsidRPr="7972578B" w:rsidR="6D71ABA1">
        <w:t>?</w:t>
      </w:r>
    </w:p>
  </w:comment>
  <w:comment xmlns:w="http://schemas.openxmlformats.org/wordprocessingml/2006/main" w:initials="DT" w:author="Deborah Talmi" w:date="2026-06-02T10:58:56" w:id="863306647">
    <w:p xmlns:w14="http://schemas.microsoft.com/office/word/2010/wordml" xmlns:w="http://schemas.openxmlformats.org/wordprocessingml/2006/main" w:rsidR="2713A33B" w:rsidRDefault="78E2FC7B" w14:paraId="4DBF97DB" w14:textId="2C3D79FC">
      <w:pPr>
        <w:pStyle w:val="CommentText"/>
      </w:pPr>
      <w:r>
        <w:rPr>
          <w:rStyle w:val="CommentReference"/>
        </w:rPr>
        <w:annotationRef/>
      </w:r>
      <w:r w:rsidRPr="7DB3001E" w:rsidR="34253692">
        <w:t xml:space="preserve">i think this is a finding, rather than a core mechanism? you can say: we find... </w:t>
      </w:r>
    </w:p>
  </w:comment>
  <w:comment xmlns:w="http://schemas.openxmlformats.org/wordprocessingml/2006/main" w:initials="DT" w:author="Deborah Talmi" w:date="2026-06-02T10:59:24" w:id="677581268">
    <w:p xmlns:w14="http://schemas.microsoft.com/office/word/2010/wordml" xmlns:w="http://schemas.openxmlformats.org/wordprocessingml/2006/main" w:rsidR="074070F3" w:rsidRDefault="47D6DB8A" w14:paraId="5DED158A" w14:textId="6A19C7D5">
      <w:pPr>
        <w:pStyle w:val="CommentText"/>
      </w:pPr>
      <w:r>
        <w:rPr>
          <w:rStyle w:val="CommentReference"/>
        </w:rPr>
        <w:annotationRef/>
      </w:r>
      <w:r w:rsidRPr="4C7874D2" w:rsidR="576A0A3E">
        <w:t xml:space="preserve">don't the first 2 have meaning only in test? </w:t>
      </w:r>
    </w:p>
  </w:comment>
  <w:comment xmlns:w="http://schemas.openxmlformats.org/wordprocessingml/2006/main" w:initials="DT" w:author="Deborah Talmi" w:date="2026-06-02T11:00:17" w:id="1959440834">
    <w:p xmlns:w14="http://schemas.microsoft.com/office/word/2010/wordml" xmlns:w="http://schemas.openxmlformats.org/wordprocessingml/2006/main" w:rsidR="25BA35E6" w:rsidRDefault="5E4C1BE3" w14:paraId="7E6E8CAD" w14:textId="5F5A042B">
      <w:pPr>
        <w:pStyle w:val="CommentText"/>
      </w:pPr>
      <w:r>
        <w:rPr>
          <w:rStyle w:val="CommentReference"/>
        </w:rPr>
        <w:annotationRef/>
      </w:r>
      <w:r w:rsidRPr="54E2BF77" w:rsidR="45B599A6">
        <w:t xml:space="preserve">I'm not sure here - seems you will already do it in the first 2 simulations? don't you supply film info there? </w:t>
      </w:r>
    </w:p>
  </w:comment>
  <w:comment xmlns:w="http://schemas.openxmlformats.org/wordprocessingml/2006/main" w:initials="DT" w:author="Deborah Talmi" w:date="2026-06-02T11:00:45" w:id="1599046006">
    <w:p xmlns:w14="http://schemas.microsoft.com/office/word/2010/wordml" xmlns:w="http://schemas.openxmlformats.org/wordprocessingml/2006/main" w:rsidR="73D50796" w:rsidRDefault="4B30374F" w14:paraId="6FC9F551" w14:textId="4D617B27">
      <w:pPr>
        <w:pStyle w:val="CommentText"/>
      </w:pPr>
      <w:r>
        <w:rPr>
          <w:rStyle w:val="CommentReference"/>
        </w:rPr>
        <w:annotationRef/>
      </w:r>
      <w:r w:rsidRPr="27C3E813" w:rsidR="0A4291DD">
        <w:t xml:space="preserve"> maybe not needed at this point, esp as none of these terms are explained</w:t>
      </w:r>
    </w:p>
  </w:comment>
  <w:comment xmlns:w="http://schemas.openxmlformats.org/wordprocessingml/2006/main" w:initials="DT" w:author="Deborah Talmi" w:date="2026-06-02T11:01:48" w:id="1838599873">
    <w:p xmlns:w14="http://schemas.microsoft.com/office/word/2010/wordml" xmlns:w="http://schemas.openxmlformats.org/wordprocessingml/2006/main" w:rsidR="4414A7A0" w:rsidRDefault="0776BB75" w14:paraId="3547C936" w14:textId="2E24B21D">
      <w:pPr>
        <w:pStyle w:val="CommentText"/>
      </w:pPr>
      <w:r>
        <w:rPr>
          <w:rStyle w:val="CommentReference"/>
        </w:rPr>
        <w:annotationRef/>
      </w:r>
      <w:r w:rsidRPr="262DD73F" w:rsidR="734E92F4">
        <w:t xml:space="preserve">it reads very exciting. Very good intro draft. You have nothing to worry about other than being completely in your own head in the last paragraph :-) </w:t>
      </w:r>
    </w:p>
  </w:comment>
  <w:comment xmlns:w="http://schemas.openxmlformats.org/wordprocessingml/2006/main" w:initials="DT" w:author="Deborah Talmi" w:date="2026-06-02T11:06:08" w:id="175269134">
    <w:p xmlns:w14="http://schemas.microsoft.com/office/word/2010/wordml" xmlns:w="http://schemas.openxmlformats.org/wordprocessingml/2006/main" w:rsidR="32385A83" w:rsidRDefault="63900BEB" w14:paraId="25CF6E1F" w14:textId="50FDAFFD">
      <w:pPr>
        <w:pStyle w:val="CommentText"/>
      </w:pPr>
      <w:r>
        <w:rPr>
          <w:rStyle w:val="CommentReference"/>
        </w:rPr>
        <w:annotationRef/>
      </w:r>
      <w:r w:rsidRPr="75E9E1EB" w:rsidR="6FB9B0BF">
        <w:t>I think best avoid this use of language. Across the above intro, everywhere this style threw me. Maybe it's because i'm not a native speaker.</w:t>
      </w:r>
    </w:p>
  </w:comment>
  <w:comment xmlns:w="http://schemas.openxmlformats.org/wordprocessingml/2006/main" w:initials="DT" w:author="Deborah Talmi" w:date="2026-06-02T11:06:45" w:id="444222400">
    <w:p xmlns:w14="http://schemas.microsoft.com/office/word/2010/wordml" xmlns:w="http://schemas.openxmlformats.org/wordprocessingml/2006/main" w:rsidR="23C17C4C" w:rsidRDefault="470F3982" w14:paraId="2D90A4F8" w14:textId="687524E7">
      <w:pPr>
        <w:pStyle w:val="CommentText"/>
      </w:pPr>
      <w:r>
        <w:rPr>
          <w:rStyle w:val="CommentReference"/>
        </w:rPr>
        <w:annotationRef/>
      </w:r>
      <w:r w:rsidRPr="757EE3E9" w:rsidR="793B59A3">
        <w:t xml:space="preserve">include your Morton paper that you prefer? </w:t>
      </w:r>
    </w:p>
  </w:comment>
  <w:comment xmlns:w="http://schemas.openxmlformats.org/wordprocessingml/2006/main" w:initials="DT" w:author="Deborah Talmi" w:date="2026-06-02T11:09:17" w:id="888610129">
    <w:p xmlns:w14="http://schemas.microsoft.com/office/word/2010/wordml" xmlns:w="http://schemas.openxmlformats.org/wordprocessingml/2006/main" w:rsidR="4BF07937" w:rsidRDefault="4E2554FD" w14:paraId="5CA3D7E2" w14:textId="10E5471E">
      <w:pPr>
        <w:pStyle w:val="CommentText"/>
      </w:pPr>
      <w:r>
        <w:rPr>
          <w:rStyle w:val="CommentReference"/>
        </w:rPr>
        <w:annotationRef/>
      </w:r>
      <w:r w:rsidRPr="4FB9F930" w:rsidR="1E7C1E67">
        <w:t>i think one is CMR3 and one is the Morton paper ?</w:t>
      </w:r>
    </w:p>
  </w:comment>
  <w:comment xmlns:w="http://schemas.openxmlformats.org/wordprocessingml/2006/main" w:initials="DT" w:author="Deborah Talmi" w:date="2026-06-02T11:09:56" w:id="1736449170">
    <w:p xmlns:w14="http://schemas.microsoft.com/office/word/2010/wordml" xmlns:w="http://schemas.openxmlformats.org/wordprocessingml/2006/main" w:rsidR="1F9DFC7B" w:rsidRDefault="3418897B" w14:paraId="66708B0C" w14:textId="127DB632">
      <w:pPr>
        <w:pStyle w:val="CommentText"/>
      </w:pPr>
      <w:r>
        <w:rPr>
          <w:rStyle w:val="CommentReference"/>
        </w:rPr>
        <w:annotationRef/>
      </w:r>
      <w:r w:rsidRPr="5FA7A374" w:rsidR="6F4BD8F4">
        <w:t xml:space="preserve">start at the start. Films are encoded.... I wonder if starting with A will make the next sentences a lot clearer. </w:t>
      </w:r>
    </w:p>
  </w:comment>
  <w:comment xmlns:w="http://schemas.openxmlformats.org/wordprocessingml/2006/main" w:initials="DT" w:author="Deborah Talmi" w:date="2026-06-02T11:10:34" w:id="779763960">
    <w:p xmlns:w14="http://schemas.microsoft.com/office/word/2010/wordml" xmlns:w="http://schemas.openxmlformats.org/wordprocessingml/2006/main" w:rsidR="43A8C332" w:rsidRDefault="70F5646E" w14:paraId="49BCFCD0" w14:textId="61A9CDE2">
      <w:pPr>
        <w:pStyle w:val="CommentText"/>
      </w:pPr>
      <w:r>
        <w:rPr>
          <w:rStyle w:val="CommentReference"/>
        </w:rPr>
        <w:annotationRef/>
      </w:r>
      <w:r w:rsidRPr="1A289B03" w:rsidR="346E93A8">
        <w:t xml:space="preserve">interfere with what? make sure you keep the reader with you. </w:t>
      </w:r>
    </w:p>
  </w:comment>
  <w:comment xmlns:w="http://schemas.openxmlformats.org/wordprocessingml/2006/main" w:initials="DT" w:author="Deborah Talmi" w:date="2026-06-02T11:11:24" w:id="590996164">
    <w:p xmlns:w14="http://schemas.microsoft.com/office/word/2010/wordml" xmlns:w="http://schemas.openxmlformats.org/wordprocessingml/2006/main" w:rsidR="27707175" w:rsidRDefault="5EBA1930" w14:paraId="0CA72188" w14:textId="4AD3DBFC">
      <w:pPr>
        <w:pStyle w:val="CommentText"/>
      </w:pPr>
      <w:r>
        <w:rPr>
          <w:rStyle w:val="CommentReference"/>
        </w:rPr>
        <w:annotationRef/>
      </w:r>
      <w:r w:rsidRPr="7571C8F8" w:rsidR="797F3D9C">
        <w:t xml:space="preserve">guard against opacity. "Involuntary recall suffers, while deliberate recall is protected" is more easily parsed. </w:t>
      </w:r>
    </w:p>
  </w:comment>
  <w:comment xmlns:w="http://schemas.openxmlformats.org/wordprocessingml/2006/main" w:initials="DT" w:author="Deborah Talmi" w:date="2026-06-02T11:12:27" w:id="1169208789">
    <w:p xmlns:w14="http://schemas.microsoft.com/office/word/2010/wordml" xmlns:w="http://schemas.openxmlformats.org/wordprocessingml/2006/main" w:rsidR="2CE2BDFE" w:rsidRDefault="6FE51329" w14:paraId="127A8EDF" w14:textId="6A1C1862">
      <w:pPr>
        <w:pStyle w:val="CommentText"/>
      </w:pPr>
      <w:r>
        <w:rPr>
          <w:rStyle w:val="CommentReference"/>
        </w:rPr>
        <w:annotationRef/>
      </w:r>
      <w:r w:rsidRPr="376D724D" w:rsidR="44100242">
        <w:t xml:space="preserve">It's not obvious what is a' film directed control'. it is also not as specific as that, right? it's simply a way of implementing controlled retrieval, not specific to film stimuli. </w:t>
      </w:r>
    </w:p>
  </w:comment>
  <w:comment xmlns:w="http://schemas.openxmlformats.org/wordprocessingml/2006/main" w:initials="DT" w:author="Deborah Talmi" w:date="2026-06-02T11:13:46" w:id="2096095869">
    <w:p xmlns:w14="http://schemas.microsoft.com/office/word/2010/wordml" xmlns:w="http://schemas.openxmlformats.org/wordprocessingml/2006/main" w:rsidR="29E268A9" w:rsidRDefault="45524076" w14:paraId="22D35846" w14:textId="2BA8C28A">
      <w:pPr>
        <w:pStyle w:val="CommentText"/>
      </w:pPr>
      <w:r>
        <w:rPr>
          <w:rStyle w:val="CommentReference"/>
        </w:rPr>
        <w:annotationRef/>
      </w:r>
      <w:r w:rsidRPr="4369AC2C" w:rsidR="4C26FFDD">
        <w:t xml:space="preserve">ah! we do have delay here. Perhaps let's call it delay. Because the break simulates delay, like the film simulates trauma, and there may be no difference between this and simulating the next delay? maybe mention structured break as an example of what might happen </w:t>
      </w:r>
    </w:p>
  </w:comment>
  <w:comment xmlns:w="http://schemas.openxmlformats.org/wordprocessingml/2006/main" w:initials="DT" w:author="Deborah Talmi" w:date="2026-06-02T11:15:03" w:id="1779869387">
    <w:p xmlns:w14="http://schemas.microsoft.com/office/word/2010/wordml" xmlns:w="http://schemas.openxmlformats.org/wordprocessingml/2006/main" w:rsidR="3D917BD1" w:rsidRDefault="409D0606" w14:paraId="3B0742CE" w14:textId="2C308AAB">
      <w:pPr>
        <w:pStyle w:val="CommentText"/>
      </w:pPr>
      <w:r>
        <w:rPr>
          <w:rStyle w:val="CommentReference"/>
        </w:rPr>
        <w:annotationRef/>
      </w:r>
      <w:r w:rsidRPr="6412BFD5" w:rsidR="17918513">
        <w:t>the legend should clarify what colours, dashed lines vs solid lines mean</w:t>
      </w:r>
    </w:p>
  </w:comment>
  <w:comment xmlns:w="http://schemas.openxmlformats.org/wordprocessingml/2006/main" w:initials="DT" w:author="Deborah Talmi" w:date="2026-06-02T11:29:08" w:id="1978901645">
    <w:p xmlns:w14="http://schemas.microsoft.com/office/word/2010/wordml" xmlns:w="http://schemas.openxmlformats.org/wordprocessingml/2006/main" w:rsidR="1CB05711" w:rsidRDefault="34102989" w14:paraId="2F3B062B" w14:textId="029C0BED">
      <w:pPr>
        <w:pStyle w:val="CommentText"/>
      </w:pPr>
      <w:r>
        <w:rPr>
          <w:rStyle w:val="CommentReference"/>
        </w:rPr>
        <w:annotationRef/>
      </w:r>
      <w:r w:rsidRPr="1764A5FC" w:rsidR="0F1262BF">
        <w:t xml:space="preserve">for example what are the grey colours under F1, what is F1 - I think film -  ? T1 task? explain what 1, 2, are.  </w:t>
      </w:r>
    </w:p>
  </w:comment>
  <w:comment xmlns:w="http://schemas.openxmlformats.org/wordprocessingml/2006/main" w:initials="DT" w:author="Deborah Talmi" w:date="2026-06-02T11:30:24" w:id="442258165">
    <w:p xmlns:w14="http://schemas.microsoft.com/office/word/2010/wordml" xmlns:w="http://schemas.openxmlformats.org/wordprocessingml/2006/main" w:rsidR="57826DF8" w:rsidRDefault="5DA8C7D1" w14:paraId="5730DFEB" w14:textId="428D058D">
      <w:pPr>
        <w:pStyle w:val="CommentText"/>
      </w:pPr>
      <w:r>
        <w:rPr>
          <w:rStyle w:val="CommentReference"/>
        </w:rPr>
        <w:annotationRef/>
      </w:r>
      <w:r w:rsidRPr="3BF278FF" w:rsidR="0225A9FD">
        <w:t xml:space="preserve">I don't see a difference between T2 middle and T2 bottom. other than the orange text. </w:t>
      </w:r>
    </w:p>
  </w:comment>
  <w:comment xmlns:w="http://schemas.openxmlformats.org/wordprocessingml/2006/main" w:initials="DT" w:author="Deborah Talmi" w:date="2026-06-02T11:35:36" w:id="1576641531">
    <w:p xmlns:w14="http://schemas.microsoft.com/office/word/2010/wordml" xmlns:w="http://schemas.openxmlformats.org/wordprocessingml/2006/main" w:rsidR="0D4FAAF7" w:rsidRDefault="57993AAF" w14:paraId="116E47F5" w14:textId="12CFB23A">
      <w:pPr>
        <w:pStyle w:val="CommentText"/>
      </w:pPr>
      <w:r>
        <w:rPr>
          <w:rStyle w:val="CommentReference"/>
        </w:rPr>
        <w:annotationRef/>
      </w:r>
      <w:r w:rsidRPr="5EE0B767" w:rsidR="4DCC3EFF">
        <w:t xml:space="preserve">I wonder if items is the right term. In any case, you should start by saying films are often thought of comprising of scenes, segments, or whatever. Explain what items are - perhaps use quotation marks? </w:t>
      </w:r>
    </w:p>
  </w:comment>
  <w:comment xmlns:w="http://schemas.openxmlformats.org/wordprocessingml/2006/main" w:initials="DT" w:author="Deborah Talmi" w:date="2026-06-02T11:35:41" w:id="533433554">
    <w:p xmlns:w14="http://schemas.microsoft.com/office/word/2010/wordml" xmlns:w="http://schemas.openxmlformats.org/wordprocessingml/2006/main" w:rsidR="2DF89E16" w:rsidRDefault="78F19DB0" w14:paraId="3EAA1EA8" w14:textId="2C6A1D09">
      <w:pPr>
        <w:pStyle w:val="CommentText"/>
      </w:pPr>
      <w:r>
        <w:rPr>
          <w:rStyle w:val="CommentReference"/>
        </w:rPr>
        <w:annotationRef/>
      </w:r>
      <w:r w:rsidRPr="5D151280" w:rsidR="4E20301D">
        <w:t>"items"</w:t>
      </w:r>
    </w:p>
  </w:comment>
  <w:comment xmlns:w="http://schemas.openxmlformats.org/wordprocessingml/2006/main" w:initials="DT" w:author="Deborah Talmi" w:date="2026-06-02T11:41:09" w:id="311848670">
    <w:p xmlns:w14="http://schemas.microsoft.com/office/word/2010/wordml" xmlns:w="http://schemas.openxmlformats.org/wordprocessingml/2006/main" w:rsidR="1A8A35E7" w:rsidRDefault="79A11EF4" w14:paraId="366BC51C" w14:textId="10FA15DE">
      <w:pPr>
        <w:pStyle w:val="CommentText"/>
      </w:pPr>
      <w:r>
        <w:rPr>
          <w:rStyle w:val="CommentReference"/>
        </w:rPr>
        <w:annotationRef/>
      </w:r>
      <w:r w:rsidRPr="60885E69" w:rsidR="5489BB2D">
        <w:t xml:space="preserve">taken out 'once cued' because for most readers they will think of an external cue rather than context cue - no cost here to avoid this confusion. </w:t>
      </w:r>
    </w:p>
  </w:comment>
  <w:comment xmlns:w="http://schemas.openxmlformats.org/wordprocessingml/2006/main" w:initials="DT" w:author="Deborah Talmi" w:date="2026-06-02T11:43:58" w:id="1501333035">
    <w:p xmlns:w14="http://schemas.microsoft.com/office/word/2010/wordml" xmlns:w="http://schemas.openxmlformats.org/wordprocessingml/2006/main" w:rsidR="113247A2" w:rsidRDefault="1D3AD9E3" w14:paraId="057C3B3B" w14:textId="36F0AA7E">
      <w:pPr>
        <w:pStyle w:val="CommentText"/>
      </w:pPr>
      <w:r>
        <w:rPr>
          <w:rStyle w:val="CommentReference"/>
        </w:rPr>
        <w:annotationRef/>
      </w:r>
      <w:r w:rsidRPr="6DACDC74" w:rsidR="5C9C76D7">
        <w:t xml:space="preserve">marked? </w:t>
      </w:r>
    </w:p>
  </w:comment>
  <w:comment xmlns:w="http://schemas.openxmlformats.org/wordprocessingml/2006/main" w:initials="DT" w:author="Deborah Talmi" w:date="2026-06-02T11:44:15" w:id="1395380125">
    <w:p xmlns:w14="http://schemas.microsoft.com/office/word/2010/wordml" xmlns:w="http://schemas.openxmlformats.org/wordprocessingml/2006/main" w:rsidR="2204327D" w:rsidRDefault="6A3DAB1D" w14:paraId="11D0FBA3" w14:textId="1D436BAD">
      <w:pPr>
        <w:pStyle w:val="CommentText"/>
      </w:pPr>
      <w:r>
        <w:rPr>
          <w:rStyle w:val="CommentReference"/>
        </w:rPr>
        <w:annotationRef/>
      </w:r>
      <w:r w:rsidRPr="0CB0259D" w:rsidR="05ABB8F5">
        <w:t>taken out 'pathway' as not defined, and perhaps let's avoid extra things to define</w:t>
      </w:r>
    </w:p>
  </w:comment>
  <w:comment xmlns:w="http://schemas.openxmlformats.org/wordprocessingml/2006/main" w:initials="DT" w:author="Deborah Talmi" w:date="2026-06-02T11:49:34" w:id="1583165493">
    <w:p xmlns:w14="http://schemas.microsoft.com/office/word/2010/wordml" xmlns:w="http://schemas.openxmlformats.org/wordprocessingml/2006/main" w:rsidR="705D84BA" w:rsidRDefault="52D869C4" w14:paraId="5E445461" w14:textId="7547988F">
      <w:pPr>
        <w:pStyle w:val="CommentText"/>
      </w:pPr>
      <w:r>
        <w:rPr>
          <w:rStyle w:val="CommentReference"/>
        </w:rPr>
        <w:annotationRef/>
      </w:r>
      <w:r w:rsidRPr="552C8FCB" w:rsidR="0AD73E18">
        <w:t>so far you have not used the term involuntary and perhaps that's an explicit choice which is fine, but if you need to, you can introduce here</w:t>
      </w:r>
    </w:p>
  </w:comment>
  <w:comment xmlns:w="http://schemas.openxmlformats.org/wordprocessingml/2006/main" w:initials="DT" w:author="Deborah Talmi" w:date="2026-06-02T11:50:17" w:id="425548613">
    <w:p xmlns:w14="http://schemas.microsoft.com/office/word/2010/wordml" xmlns:w="http://schemas.openxmlformats.org/wordprocessingml/2006/main" w:rsidR="0DCFB443" w:rsidRDefault="47067BD4" w14:paraId="322EE602" w14:textId="75AA7A5E">
      <w:pPr>
        <w:pStyle w:val="CommentText"/>
      </w:pPr>
      <w:r>
        <w:rPr>
          <w:rStyle w:val="CommentReference"/>
        </w:rPr>
        <w:annotationRef/>
      </w:r>
      <w:r w:rsidRPr="15BB270F" w:rsidR="6651262A">
        <w:t xml:space="preserve">states? sets? </w:t>
      </w:r>
    </w:p>
  </w:comment>
  <w:comment xmlns:w="http://schemas.openxmlformats.org/wordprocessingml/2006/main" w:initials="DT" w:author="Deborah Talmi" w:date="2026-06-02T11:50:50" w:id="1439544384">
    <w:p xmlns:w14="http://schemas.microsoft.com/office/word/2010/wordml" xmlns:w="http://schemas.openxmlformats.org/wordprocessingml/2006/main" w:rsidR="41E95227" w:rsidRDefault="32B0DEC4" w14:paraId="3A61AB6F" w14:textId="1A1EC9E6">
      <w:pPr>
        <w:pStyle w:val="CommentText"/>
      </w:pPr>
      <w:r>
        <w:rPr>
          <w:rStyle w:val="CommentReference"/>
        </w:rPr>
        <w:annotationRef/>
      </w:r>
      <w:r w:rsidRPr="0E55454E" w:rsidR="5EAA7D13">
        <w:t xml:space="preserve">you need to explain what you mean by"broad" and the term 'guide' doesn't seem intuitive here. you mean weakly cued? </w:t>
      </w:r>
    </w:p>
  </w:comment>
  <w:comment xmlns:w="http://schemas.openxmlformats.org/wordprocessingml/2006/main" w:initials="DT" w:author="Deborah Talmi" w:date="2026-06-02T12:07:07" w:id="2040614841">
    <w:p xmlns:w14="http://schemas.microsoft.com/office/word/2010/wordml" xmlns:w="http://schemas.openxmlformats.org/wordprocessingml/2006/main" w:rsidR="338191B0" w:rsidRDefault="6385BEAA" w14:paraId="0874E861" w14:textId="241669A8">
      <w:pPr>
        <w:pStyle w:val="CommentText"/>
      </w:pPr>
      <w:r>
        <w:rPr>
          <w:rStyle w:val="CommentReference"/>
        </w:rPr>
        <w:annotationRef/>
      </w:r>
      <w:r w:rsidRPr="2EE7A0BF" w:rsidR="281589FC">
        <w:t>?</w:t>
      </w:r>
    </w:p>
  </w:comment>
  <w:comment xmlns:w="http://schemas.openxmlformats.org/wordprocessingml/2006/main" w:initials="DT" w:author="Deborah Talmi" w:date="2026-06-02T12:07:58" w:id="1496589976">
    <w:p xmlns:w14="http://schemas.microsoft.com/office/word/2010/wordml" xmlns:w="http://schemas.openxmlformats.org/wordprocessingml/2006/main" w:rsidR="70BADBFD" w:rsidRDefault="404CA17A" w14:paraId="4ADB53F6" w14:textId="581AC5EF">
      <w:pPr>
        <w:pStyle w:val="CommentText"/>
      </w:pPr>
      <w:r>
        <w:rPr>
          <w:rStyle w:val="CommentReference"/>
        </w:rPr>
        <w:annotationRef/>
      </w:r>
      <w:r w:rsidRPr="56FF135A" w:rsidR="5239F98C">
        <w:t>was confused by quantities and there's somewhat of a repetition in the next sentence, leaving to you to revise</w:t>
      </w:r>
    </w:p>
  </w:comment>
  <w:comment xmlns:w="http://schemas.openxmlformats.org/wordprocessingml/2006/main" w:initials="DT" w:author="Deborah Talmi" w:date="2026-06-02T12:08:46" w:id="429522716">
    <w:p xmlns:w14="http://schemas.microsoft.com/office/word/2010/wordml" xmlns:w="http://schemas.openxmlformats.org/wordprocessingml/2006/main" w:rsidR="6D53C73C" w:rsidRDefault="17E0E159" w14:paraId="1FDEBF6B" w14:textId="77A238C6">
      <w:pPr>
        <w:pStyle w:val="CommentText"/>
      </w:pPr>
      <w:r>
        <w:rPr>
          <w:rStyle w:val="CommentReference"/>
        </w:rPr>
        <w:annotationRef/>
      </w:r>
      <w:r w:rsidRPr="006F820C" w:rsidR="3C270549">
        <w:t>even without delays, right? so perhaps remove, or say in the next sentence that this endures across filled delays</w:t>
      </w:r>
    </w:p>
  </w:comment>
  <w:comment xmlns:w="http://schemas.openxmlformats.org/wordprocessingml/2006/main" w:initials="DT" w:author="Deborah Talmi" w:date="2026-06-02T12:11:18" w:id="221460956">
    <w:p xmlns:w14="http://schemas.microsoft.com/office/word/2010/wordml" xmlns:w="http://schemas.openxmlformats.org/wordprocessingml/2006/main" w:rsidR="644B43A6" w:rsidRDefault="6CA9F5C7" w14:paraId="36BE2674" w14:textId="0E3DEC0D">
      <w:pPr>
        <w:pStyle w:val="CommentText"/>
      </w:pPr>
      <w:r>
        <w:rPr>
          <w:rStyle w:val="CommentReference"/>
        </w:rPr>
        <w:annotationRef/>
      </w:r>
      <w:r w:rsidRPr="6099F1BE" w:rsidR="71ACFE70">
        <w:t>@Tommy for references</w:t>
      </w:r>
    </w:p>
  </w:comment>
  <w:comment xmlns:w="http://schemas.openxmlformats.org/wordprocessingml/2006/main" w:initials="DT" w:author="Deborah Talmi" w:date="2026-06-02T12:12:52" w:id="761642722">
    <w:p xmlns:w14="http://schemas.microsoft.com/office/word/2010/wordml" xmlns:w="http://schemas.openxmlformats.org/wordprocessingml/2006/main" w:rsidR="527A65E9" w:rsidRDefault="62CCC682" w14:paraId="408F37FD" w14:textId="3D474457">
      <w:pPr>
        <w:pStyle w:val="CommentText"/>
      </w:pPr>
      <w:r>
        <w:rPr>
          <w:rStyle w:val="CommentReference"/>
        </w:rPr>
        <w:annotationRef/>
      </w:r>
      <w:r w:rsidRPr="6101802D" w:rsidR="04C68ABC">
        <w:t xml:space="preserve">again, questioning the use of this term - what is it you mean? could say 'item-to-context associations also matter at test. </w:t>
      </w:r>
    </w:p>
  </w:comment>
  <w:comment xmlns:w="http://schemas.openxmlformats.org/wordprocessingml/2006/main" w:initials="DT" w:author="Deborah Talmi" w:date="2026-06-02T12:16:06" w:id="1842256835">
    <w:p xmlns:w14="http://schemas.microsoft.com/office/word/2010/wordml" xmlns:w="http://schemas.openxmlformats.org/wordprocessingml/2006/main" w:rsidR="029B4133" w:rsidRDefault="100CBFC2" w14:paraId="437BEC39" w14:textId="0CC023C4">
      <w:pPr>
        <w:pStyle w:val="CommentText"/>
      </w:pPr>
      <w:r>
        <w:rPr>
          <w:rStyle w:val="CommentReference"/>
        </w:rPr>
        <w:annotationRef/>
      </w:r>
      <w:r w:rsidRPr="1B73477D" w:rsidR="34698EA9">
        <w:t>Is there a commitment that 'retrieval' is conscious? if there is, then asking folk if they retrieved tetris items could act as a check on this</w:t>
      </w:r>
    </w:p>
  </w:comment>
  <w:comment xmlns:w="http://schemas.openxmlformats.org/wordprocessingml/2006/main" w:initials="DT" w:author="Deborah Talmi" w:date="2026-06-02T12:16:51" w:id="2121415793">
    <w:p xmlns:w14="http://schemas.microsoft.com/office/word/2010/wordml" xmlns:w="http://schemas.openxmlformats.org/wordprocessingml/2006/main" w:rsidR="68ABC092" w:rsidRDefault="5F4DB9FF" w14:paraId="16115AFA" w14:textId="33C1864D">
      <w:pPr>
        <w:pStyle w:val="CommentText"/>
      </w:pPr>
      <w:r>
        <w:rPr>
          <w:rStyle w:val="CommentReference"/>
        </w:rPr>
        <w:annotationRef/>
      </w:r>
      <w:r w:rsidRPr="50DF8A95" w:rsidR="2FD39FDA">
        <w:t>I assume you mean by the experimenter, externally, distinguished from those participant recall? please clarify</w:t>
      </w:r>
    </w:p>
  </w:comment>
  <w:comment xmlns:w="http://schemas.openxmlformats.org/wordprocessingml/2006/main" w:initials="DT" w:author="Deborah Talmi" w:date="2026-06-02T12:17:33" w:id="527150474">
    <w:p xmlns:w14="http://schemas.microsoft.com/office/word/2010/wordml" xmlns:w="http://schemas.openxmlformats.org/wordprocessingml/2006/main" w:rsidR="7D416617" w:rsidRDefault="61F6CCFE" w14:paraId="39D19FB6" w14:textId="463666B2">
      <w:pPr>
        <w:pStyle w:val="CommentText"/>
      </w:pPr>
      <w:r>
        <w:rPr>
          <w:rStyle w:val="CommentReference"/>
        </w:rPr>
        <w:annotationRef/>
      </w:r>
      <w:r w:rsidRPr="75E21A39" w:rsidR="58E382A6">
        <w:t xml:space="preserve">This is an important point and maybe worth a new paragraph. You could refer to the Hupbach paper, where the return to the lab 'supplies' a film-related cue. </w:t>
      </w:r>
    </w:p>
  </w:comment>
  <w:comment xmlns:w="http://schemas.openxmlformats.org/wordprocessingml/2006/main" w:initials="DT" w:author="Deborah Talmi" w:date="2026-06-02T12:18:26" w:id="1795862483">
    <w:p xmlns:w14="http://schemas.microsoft.com/office/word/2010/wordml" xmlns:w="http://schemas.openxmlformats.org/wordprocessingml/2006/main" w:rsidR="750F000B" w:rsidRDefault="0968A842" w14:paraId="473B663F" w14:textId="51FFE4D3">
      <w:pPr>
        <w:pStyle w:val="CommentText"/>
      </w:pPr>
      <w:r>
        <w:rPr>
          <w:rStyle w:val="CommentReference"/>
        </w:rPr>
        <w:annotationRef/>
      </w:r>
      <w:r w:rsidRPr="27D7A258" w:rsidR="0DA10BC6">
        <w:t>please rephrase</w:t>
      </w:r>
    </w:p>
  </w:comment>
  <w:comment xmlns:w="http://schemas.openxmlformats.org/wordprocessingml/2006/main" w:initials="DT" w:author="Deborah Talmi" w:date="2026-06-02T12:18:55" w:id="414520928">
    <w:p xmlns:w14="http://schemas.microsoft.com/office/word/2010/wordml" xmlns:w="http://schemas.openxmlformats.org/wordprocessingml/2006/main" w:rsidR="737EF81A" w:rsidRDefault="09DA8ED7" w14:paraId="34987F85" w14:textId="4AC902C0">
      <w:pPr>
        <w:pStyle w:val="CommentText"/>
      </w:pPr>
      <w:r>
        <w:rPr>
          <w:rStyle w:val="CommentReference"/>
        </w:rPr>
        <w:annotationRef/>
      </w:r>
      <w:r w:rsidRPr="06D6670E" w:rsidR="254A5A26">
        <w:t xml:space="preserve">please rephrase. I think you mean how many items are recalled, perhaps as a comparison with 'no task' control? </w:t>
      </w:r>
    </w:p>
  </w:comment>
  <w:comment xmlns:w="http://schemas.openxmlformats.org/wordprocessingml/2006/main" w:initials="DT" w:author="Deborah Talmi" w:date="2026-06-02T12:21:41" w:id="1756065111">
    <w:p xmlns:w14="http://schemas.microsoft.com/office/word/2010/wordml" xmlns:w="http://schemas.openxmlformats.org/wordprocessingml/2006/main" w:rsidR="766B4B3C" w:rsidRDefault="1C10C6A6" w14:paraId="65DED3FD" w14:textId="010465D2">
      <w:pPr>
        <w:pStyle w:val="CommentText"/>
      </w:pPr>
      <w:r>
        <w:rPr>
          <w:rStyle w:val="CommentReference"/>
        </w:rPr>
        <w:annotationRef/>
      </w:r>
      <w:r w:rsidRPr="50A25AC9" w:rsidR="3FA43412">
        <w:t>not sure this was mentioned above as a separate one. I wonder if you mean : "start-state, where a participant is simulated as if they intentionally construct a cue that resembles the beginning of the encoding stage by letting the model encode the first item in the film"</w:t>
      </w:r>
    </w:p>
  </w:comment>
  <w:comment xmlns:w="http://schemas.openxmlformats.org/wordprocessingml/2006/main" w:initials="DT" w:author="Deborah Talmi" w:date="2026-06-02T12:22:13" w:id="551082205">
    <w:p xmlns:w14="http://schemas.microsoft.com/office/word/2010/wordml" xmlns:w="http://schemas.openxmlformats.org/wordprocessingml/2006/main" w:rsidR="6A3412E8" w:rsidRDefault="0565B76D" w14:paraId="7556A2AC" w14:textId="661CB904">
      <w:pPr>
        <w:pStyle w:val="CommentText"/>
      </w:pPr>
      <w:r>
        <w:rPr>
          <w:rStyle w:val="CommentReference"/>
        </w:rPr>
        <w:annotationRef/>
      </w:r>
      <w:r w:rsidRPr="743B0DBF" w:rsidR="2F38C661">
        <w:t>choose one term, the one you used in the intro</w:t>
      </w:r>
    </w:p>
  </w:comment>
  <w:comment xmlns:w="http://schemas.openxmlformats.org/wordprocessingml/2006/main" w:initials="DT" w:author="Deborah Talmi" w:date="2026-06-02T12:23:05" w:id="272751571">
    <w:p xmlns:w14="http://schemas.microsoft.com/office/word/2010/wordml" xmlns:w="http://schemas.openxmlformats.org/wordprocessingml/2006/main" w:rsidR="3CDB79CB" w:rsidRDefault="2360777F" w14:paraId="63835487" w14:textId="04D2DA19">
      <w:pPr>
        <w:pStyle w:val="CommentText"/>
      </w:pPr>
      <w:r>
        <w:rPr>
          <w:rStyle w:val="CommentReference"/>
        </w:rPr>
        <w:annotationRef/>
      </w:r>
      <w:r w:rsidRPr="2711A0C9" w:rsidR="0937DECD">
        <w:t xml:space="preserve">not clear if it favours strongly supported items (you have got to define what that means, is it simply stronger items?) or specifically film items (in which case, how does the model 'know' it is a film item? </w:t>
      </w:r>
    </w:p>
  </w:comment>
  <w:comment xmlns:w="http://schemas.openxmlformats.org/wordprocessingml/2006/main" w:initials="DT" w:author="Deborah Talmi" w:date="2026-06-02T12:25:20" w:id="1928837319">
    <w:p xmlns:w14="http://schemas.microsoft.com/office/word/2010/wordml" xmlns:w="http://schemas.openxmlformats.org/wordprocessingml/2006/main" w:rsidR="275864CE" w:rsidRDefault="5387C32C" w14:paraId="41E139B1" w14:textId="2B9FB7B0">
      <w:pPr>
        <w:pStyle w:val="CommentText"/>
      </w:pPr>
      <w:r>
        <w:rPr>
          <w:rStyle w:val="CommentReference"/>
        </w:rPr>
        <w:annotationRef/>
      </w:r>
      <w:r w:rsidRPr="76E7BEB0" w:rsidR="1D311E4F">
        <w:t xml:space="preserve">what does this adjective signify here? </w:t>
      </w:r>
    </w:p>
  </w:comment>
  <w:comment xmlns:w="http://schemas.openxmlformats.org/wordprocessingml/2006/main" w:initials="DT" w:author="Deborah Talmi" w:date="2026-06-02T12:25:55" w:id="677313288">
    <w:p xmlns:w14="http://schemas.microsoft.com/office/word/2010/wordml" xmlns:w="http://schemas.openxmlformats.org/wordprocessingml/2006/main" w:rsidR="2E8B7629" w:rsidRDefault="5E79EE88" w14:paraId="35210CD1" w14:textId="3B45A2D7">
      <w:pPr>
        <w:pStyle w:val="CommentText"/>
      </w:pPr>
      <w:r>
        <w:rPr>
          <w:rStyle w:val="CommentReference"/>
        </w:rPr>
        <w:annotationRef/>
      </w:r>
      <w:r w:rsidRPr="6AA3D838" w:rsidR="045B676E">
        <w:t>not mentioned yet. sentence 'smells' of AI. We should use AI for writing, and obviously, I don't know what you used when, but guard against unnecessary AI induced verbosity</w:t>
      </w:r>
    </w:p>
  </w:comment>
  <w:comment xmlns:w="http://schemas.openxmlformats.org/wordprocessingml/2006/main" w:initials="DT" w:author="Deborah Talmi" w:date="2026-06-02T12:26:02" w:id="1105036766">
    <w:p xmlns:w14="http://schemas.microsoft.com/office/word/2010/wordml" xmlns:w="http://schemas.openxmlformats.org/wordprocessingml/2006/main" w:rsidR="7AD52477" w:rsidRDefault="2406CEBB" w14:paraId="1A312443" w14:textId="64F4C8DB">
      <w:pPr>
        <w:pStyle w:val="CommentText"/>
      </w:pPr>
      <w:r>
        <w:rPr>
          <w:rStyle w:val="CommentReference"/>
        </w:rPr>
        <w:annotationRef/>
      </w:r>
      <w:r w:rsidRPr="565ACEFC" w:rsidR="6590EEA7">
        <w:t xml:space="preserve">needed? </w:t>
      </w:r>
    </w:p>
  </w:comment>
  <w:comment xmlns:w="http://schemas.openxmlformats.org/wordprocessingml/2006/main" w:initials="DT" w:author="Deborah Talmi" w:date="2026-06-02T12:30:28" w:id="1940795421">
    <w:p xmlns:w14="http://schemas.microsoft.com/office/word/2010/wordml" xmlns:w="http://schemas.openxmlformats.org/wordprocessingml/2006/main" w:rsidR="0231B34E" w:rsidRDefault="5EF66704" w14:paraId="67E0C051" w14:textId="0C63DA2E">
      <w:pPr>
        <w:pStyle w:val="CommentText"/>
      </w:pPr>
      <w:r>
        <w:rPr>
          <w:rStyle w:val="CommentReference"/>
        </w:rPr>
        <w:annotationRef/>
      </w:r>
      <w:r w:rsidRPr="2B049BD8" w:rsidR="03D8EF94">
        <w:t>a loaded term, if used here, should be used throughout, perhaps instead of items</w:t>
      </w:r>
    </w:p>
  </w:comment>
  <w:comment xmlns:w="http://schemas.openxmlformats.org/wordprocessingml/2006/main" w:initials="DT" w:author="Deborah Talmi" w:date="2026-06-02T12:31:57" w:id="1805106465">
    <w:p xmlns:w14="http://schemas.microsoft.com/office/word/2010/wordml" xmlns:w="http://schemas.openxmlformats.org/wordprocessingml/2006/main" w:rsidR="78366B48" w:rsidRDefault="43AF3AAE" w14:paraId="01FA73A4" w14:textId="149DB740">
      <w:pPr>
        <w:pStyle w:val="CommentText"/>
      </w:pPr>
      <w:r>
        <w:rPr>
          <w:rStyle w:val="CommentReference"/>
        </w:rPr>
        <w:annotationRef/>
      </w:r>
      <w:r w:rsidRPr="4661B6A0" w:rsidR="1F27A43A">
        <w:t xml:space="preserve">i'm not sure if this is a finding or a hypothesis. I'm not sure what is a redistribution of retrieval. </w:t>
      </w:r>
    </w:p>
  </w:comment>
  <w:comment xmlns:w="http://schemas.openxmlformats.org/wordprocessingml/2006/main" w:initials="DT" w:author="Deborah Talmi" w:date="2026-06-02T12:38:55" w:id="358416544">
    <w:p xmlns:w14="http://schemas.microsoft.com/office/word/2010/wordml" xmlns:w="http://schemas.openxmlformats.org/wordprocessingml/2006/main" w:rsidR="5D9CDEC5" w:rsidRDefault="4ABD2268" w14:paraId="6B3C70B8" w14:textId="1374E1FD">
      <w:pPr>
        <w:pStyle w:val="CommentText"/>
      </w:pPr>
      <w:r>
        <w:rPr>
          <w:rStyle w:val="CommentReference"/>
        </w:rPr>
        <w:annotationRef/>
      </w:r>
      <w:r w:rsidRPr="71233236" w:rsidR="6FCFAF24">
        <w:t xml:space="preserve">overall, great introduction. I think it's missing context on previous attempts at modelling intrusive memories - there was a neural network paper on it (that you read). Maybe it's ok to save to the discussion, but at least point to it here, perhaps in an early paragraph that also explains why mechanistic modelling is important and 'sells' this endeavour. </w:t>
      </w:r>
    </w:p>
  </w:comment>
  <w:comment xmlns:w="http://schemas.openxmlformats.org/wordprocessingml/2006/main" w:initials="DT" w:author="Deborah Talmi" w:date="2026-06-02T12:39:52" w:id="1738001371">
    <w:p xmlns:w14="http://schemas.microsoft.com/office/word/2010/wordml" xmlns:w="http://schemas.openxmlformats.org/wordprocessingml/2006/main" w:rsidR="36246F98" w:rsidRDefault="3AD1827B" w14:paraId="4B241163" w14:textId="537D3ED0">
      <w:pPr>
        <w:pStyle w:val="CommentText"/>
      </w:pPr>
      <w:r>
        <w:rPr>
          <w:rStyle w:val="CommentReference"/>
        </w:rPr>
        <w:annotationRef/>
      </w:r>
      <w:r w:rsidRPr="42F4B941" w:rsidR="5051135B">
        <w:t xml:space="preserve">something has gone wrong in my conversion to word? </w:t>
      </w:r>
    </w:p>
  </w:comment>
  <w:comment xmlns:w="http://schemas.openxmlformats.org/wordprocessingml/2006/main" w:initials="DT" w:author="Deborah Talmi" w:date="2026-06-02T12:40:23" w:id="109748493">
    <w:p xmlns:w14="http://schemas.microsoft.com/office/word/2010/wordml" xmlns:w="http://schemas.openxmlformats.org/wordprocessingml/2006/main" w:rsidR="4EB830EB" w:rsidRDefault="73D80A24" w14:paraId="27BD1443" w14:textId="78A4C203">
      <w:pPr>
        <w:pStyle w:val="CommentText"/>
      </w:pPr>
      <w:r>
        <w:rPr>
          <w:rStyle w:val="CommentReference"/>
        </w:rPr>
        <w:annotationRef/>
      </w:r>
      <w:r w:rsidRPr="1CEA5425" w:rsidR="21B87267">
        <w:t xml:space="preserve">the equations are all garbled. </w:t>
      </w:r>
    </w:p>
    <w:p xmlns:w14="http://schemas.microsoft.com/office/word/2010/wordml" xmlns:w="http://schemas.openxmlformats.org/wordprocessingml/2006/main" w:rsidR="007A38DB" w:rsidRDefault="00A4C9B9" w14:paraId="3E00235B" w14:textId="611D9143">
      <w:pPr>
        <w:pStyle w:val="CommentText"/>
      </w:pPr>
      <w:r w:rsidRPr="50E9D34E" w:rsidR="1538FD8A">
        <w:t xml:space="preserve">So i think send Rik a word doc that you generate, to check that he can read the maths. </w:t>
      </w:r>
    </w:p>
  </w:comment>
  <w:comment xmlns:w="http://schemas.openxmlformats.org/wordprocessingml/2006/main" w:initials="DT" w:author="Deborah Talmi" w:date="2026-06-02T12:50:14" w:id="1783447500">
    <w:p xmlns:w14="http://schemas.microsoft.com/office/word/2010/wordml" xmlns:w="http://schemas.openxmlformats.org/wordprocessingml/2006/main" w:rsidR="1F577C0B" w:rsidRDefault="67E080B0" w14:paraId="54574C74" w14:textId="0C8F91A9">
      <w:pPr>
        <w:pStyle w:val="CommentText"/>
      </w:pPr>
      <w:r>
        <w:rPr>
          <w:rStyle w:val="CommentReference"/>
        </w:rPr>
        <w:annotationRef/>
      </w:r>
      <w:r w:rsidRPr="036AAC2E" w:rsidR="531AE3C8">
        <w:t xml:space="preserve">in what sense? </w:t>
      </w:r>
    </w:p>
  </w:comment>
  <w:comment xmlns:w="http://schemas.openxmlformats.org/wordprocessingml/2006/main" w:initials="DT" w:author="Deborah Talmi" w:date="2026-06-02T12:50:24" w:id="569899818">
    <w:p xmlns:w14="http://schemas.microsoft.com/office/word/2010/wordml" xmlns:w="http://schemas.openxmlformats.org/wordprocessingml/2006/main" w:rsidR="3ACC0BA5" w:rsidRDefault="0E4AF651" w14:paraId="6085303F" w14:textId="34F63FF3">
      <w:pPr>
        <w:pStyle w:val="CommentText"/>
      </w:pPr>
      <w:r>
        <w:rPr>
          <w:rStyle w:val="CommentReference"/>
        </w:rPr>
        <w:annotationRef/>
      </w:r>
      <w:r w:rsidRPr="677685B0" w:rsidR="5E1706B0">
        <w:t>to define somewhere</w:t>
      </w:r>
    </w:p>
  </w:comment>
  <w:comment xmlns:w="http://schemas.openxmlformats.org/wordprocessingml/2006/main" w:initials="DT" w:author="Deborah Talmi" w:date="2026-06-02T12:51:22" w:id="1057896394">
    <w:p xmlns:w14="http://schemas.microsoft.com/office/word/2010/wordml" xmlns:w="http://schemas.openxmlformats.org/wordprocessingml/2006/main" w:rsidR="3EF88EFF" w:rsidRDefault="09FFD431" w14:paraId="0174CF81" w14:textId="083C8756">
      <w:pPr>
        <w:pStyle w:val="CommentText"/>
      </w:pPr>
      <w:r>
        <w:rPr>
          <w:rStyle w:val="CommentReference"/>
        </w:rPr>
        <w:annotationRef/>
      </w:r>
      <w:r w:rsidRPr="69B9D2AF" w:rsidR="4BA43119">
        <w:t xml:space="preserve">Please add the explanation in the paragraph as note to the table (no need to repeat in the text). in the text, useful to refer to the tradition of CMR and perhaps say you use the same notation as in x ref. </w:t>
      </w:r>
    </w:p>
  </w:comment>
  <w:comment xmlns:w="http://schemas.openxmlformats.org/wordprocessingml/2006/main" w:initials="DT" w:author="Deborah Talmi" w:date="2026-06-02T12:54:08" w:id="441817714">
    <w:p xmlns:w14="http://schemas.microsoft.com/office/word/2010/wordml" xmlns:w="http://schemas.openxmlformats.org/wordprocessingml/2006/main" w:rsidR="5678DC84" w:rsidRDefault="33970DCD" w14:paraId="65BE3AD1" w14:textId="6BA1E192">
      <w:pPr>
        <w:pStyle w:val="CommentText"/>
      </w:pPr>
      <w:r>
        <w:rPr>
          <w:rStyle w:val="CommentReference"/>
        </w:rPr>
        <w:annotationRef/>
      </w:r>
      <w:r w:rsidRPr="74C3F44C" w:rsidR="32E49D47">
        <w:t>here the reader will already have an understanding of what phase and support mean, i'm still slightly in dark</w:t>
      </w:r>
    </w:p>
  </w:comment>
  <w:comment xmlns:w="http://schemas.openxmlformats.org/wordprocessingml/2006/main" w:initials="DT" w:author="Deborah Talmi" w:date="2026-06-02T12:55:43" w:id="738890191">
    <w:p xmlns:w14="http://schemas.microsoft.com/office/word/2010/wordml" xmlns:w="http://schemas.openxmlformats.org/wordprocessingml/2006/main" w:rsidR="1FB94660" w:rsidRDefault="45E3A6F1" w14:paraId="49F29B78" w14:textId="53CCEF0C">
      <w:pPr>
        <w:pStyle w:val="CommentText"/>
      </w:pPr>
      <w:r>
        <w:rPr>
          <w:rStyle w:val="CommentReference"/>
        </w:rPr>
        <w:annotationRef/>
      </w:r>
      <w:r w:rsidRPr="078F6069" w:rsidR="56477272">
        <w:t>again, 'supplied' will have been defined by this point</w:t>
      </w:r>
    </w:p>
  </w:comment>
  <w:comment xmlns:w="http://schemas.openxmlformats.org/wordprocessingml/2006/main" w:initials="DT" w:author="Deborah Talmi" w:date="2026-06-02T12:57:43" w:id="366750469">
    <w:p xmlns:w14="http://schemas.microsoft.com/office/word/2010/wordml" xmlns:w="http://schemas.openxmlformats.org/wordprocessingml/2006/main" w:rsidR="0A97089A" w:rsidRDefault="3919E276" w14:paraId="235C98AC" w14:textId="205C9E9E">
      <w:pPr>
        <w:pStyle w:val="CommentText"/>
      </w:pPr>
      <w:r>
        <w:rPr>
          <w:rStyle w:val="CommentReference"/>
        </w:rPr>
        <w:annotationRef/>
      </w:r>
      <w:r w:rsidRPr="1DA50FE1" w:rsidR="5D4E87AF">
        <w:t xml:space="preserve">good clarification, and it clarifies for me that the first point is not a 'film-directed' control step, right? it's a start state control. </w:t>
      </w:r>
    </w:p>
  </w:comment>
  <w:comment xmlns:w="http://schemas.openxmlformats.org/wordprocessingml/2006/main" w:initials="DT" w:author="Deborah Talmi" w:date="2026-06-02T12:58:08" w:id="1392268365">
    <w:p xmlns:w14="http://schemas.microsoft.com/office/word/2010/wordml" xmlns:w="http://schemas.openxmlformats.org/wordprocessingml/2006/main" w:rsidR="1BD705CF" w:rsidRDefault="182E6F34" w14:paraId="2B564691" w14:textId="111B9CF5">
      <w:pPr>
        <w:pStyle w:val="CommentText"/>
      </w:pPr>
      <w:r>
        <w:rPr>
          <w:rStyle w:val="CommentReference"/>
        </w:rPr>
        <w:annotationRef/>
      </w:r>
      <w:r w:rsidRPr="6B446925" w:rsidR="657B6D39">
        <w:t xml:space="preserve">the term 'target' is new in this paragraph, consider if you can use something that you already used before or introduce 'target' earlier. </w:t>
      </w:r>
    </w:p>
  </w:comment>
  <w:comment xmlns:w="http://schemas.openxmlformats.org/wordprocessingml/2006/main" w:initials="DT" w:author="Deborah Talmi" w:date="2026-06-02T12:59:55" w:id="331084258">
    <w:p xmlns:w14="http://schemas.microsoft.com/office/word/2010/wordml" xmlns:w="http://schemas.openxmlformats.org/wordprocessingml/2006/main" w:rsidR="007BB632" w:rsidRDefault="4D70AB55" w14:paraId="01638866" w14:textId="026B8560">
      <w:pPr>
        <w:pStyle w:val="CommentText"/>
      </w:pPr>
      <w:r>
        <w:rPr>
          <w:rStyle w:val="CommentReference"/>
        </w:rPr>
        <w:annotationRef/>
      </w:r>
      <w:r w:rsidRPr="2A77437A" w:rsidR="5365165B">
        <w:t>? do you mean experiments, simulated tests - ? also, in this paragraph on control refer generously to authors who devised these (so heat on them)</w:t>
      </w:r>
    </w:p>
  </w:comment>
  <w:comment xmlns:w="http://schemas.openxmlformats.org/wordprocessingml/2006/main" w:initials="DT" w:author="Deborah Talmi" w:date="2026-06-02T14:00:53" w:id="1714907678">
    <w:p xmlns:w14="http://schemas.microsoft.com/office/word/2010/wordml" xmlns:w="http://schemas.openxmlformats.org/wordprocessingml/2006/main" w:rsidR="2FAEC2E7" w:rsidRDefault="3699A4E0" w14:paraId="0CA4DF38" w14:textId="0401E52B">
      <w:pPr>
        <w:pStyle w:val="CommentText"/>
      </w:pPr>
      <w:r>
        <w:rPr>
          <w:rStyle w:val="CommentReference"/>
        </w:rPr>
        <w:annotationRef/>
      </w:r>
      <w:r w:rsidRPr="22C35A09" w:rsidR="695A5FA6">
        <w:t>written in convoluted way</w:t>
      </w:r>
    </w:p>
  </w:comment>
  <w:comment xmlns:w="http://schemas.openxmlformats.org/wordprocessingml/2006/main" w:initials="DT" w:author="Deborah Talmi" w:date="2026-06-02T14:01:11" w:id="1153306648">
    <w:p xmlns:w14="http://schemas.microsoft.com/office/word/2010/wordml" xmlns:w="http://schemas.openxmlformats.org/wordprocessingml/2006/main" w:rsidR="234AACCD" w:rsidRDefault="3676CA6B" w14:paraId="4CF1D055" w14:textId="4DDC0F4A">
      <w:pPr>
        <w:pStyle w:val="CommentText"/>
      </w:pPr>
      <w:r>
        <w:rPr>
          <w:rStyle w:val="CommentReference"/>
        </w:rPr>
        <w:annotationRef/>
      </w:r>
      <w:r w:rsidRPr="21981411" w:rsidR="2DB00BB6">
        <w:t>unclear, perhaps keep till later</w:t>
      </w:r>
    </w:p>
  </w:comment>
  <w:comment xmlns:w="http://schemas.openxmlformats.org/wordprocessingml/2006/main" w:initials="DT" w:author="Deborah Talmi" w:date="2026-06-02T14:01:55" w:id="1831618600">
    <w:p xmlns:w14="http://schemas.microsoft.com/office/word/2010/wordml" xmlns:w="http://schemas.openxmlformats.org/wordprocessingml/2006/main" w:rsidR="463A6AA2" w:rsidRDefault="2E098974" w14:paraId="32BF1CB7" w14:textId="353173C6">
      <w:pPr>
        <w:pStyle w:val="CommentText"/>
      </w:pPr>
      <w:r>
        <w:rPr>
          <w:rStyle w:val="CommentReference"/>
        </w:rPr>
        <w:annotationRef/>
      </w:r>
      <w:r w:rsidRPr="0F9C4117" w:rsidR="5EBE3E91">
        <w:t xml:space="preserve">I'm not sure why - did you justify this? what is this related to in real life? </w:t>
      </w:r>
    </w:p>
    <w:p xmlns:w14="http://schemas.microsoft.com/office/word/2010/wordml" xmlns:w="http://schemas.openxmlformats.org/wordprocessingml/2006/main" w:rsidR="7C27D2A8" w:rsidRDefault="2A71011D" w14:paraId="22D71CF2" w14:textId="4261B5E1">
      <w:pPr>
        <w:pStyle w:val="CommentText"/>
      </w:pPr>
    </w:p>
    <w:p xmlns:w14="http://schemas.microsoft.com/office/word/2010/wordml" xmlns:w="http://schemas.openxmlformats.org/wordprocessingml/2006/main" w:rsidR="64A81B20" w:rsidRDefault="28613474" w14:paraId="67F4868F" w14:textId="32049D33">
      <w:pPr>
        <w:pStyle w:val="CommentText"/>
      </w:pPr>
      <w:r w:rsidRPr="49BA1EF7" w:rsidR="33EBF045">
        <w:t xml:space="preserve">the term 'marked' is not clear - can you use something from the previous literature? </w:t>
      </w:r>
    </w:p>
  </w:comment>
  <w:comment xmlns:w="http://schemas.openxmlformats.org/wordprocessingml/2006/main" w:initials="DT" w:author="Deborah Talmi" w:date="2026-06-02T14:02:33" w:id="546962880">
    <w:p xmlns:w14="http://schemas.microsoft.com/office/word/2010/wordml" xmlns:w="http://schemas.openxmlformats.org/wordprocessingml/2006/main" w:rsidR="79272376" w:rsidRDefault="4E6044CB" w14:paraId="318687C1" w14:textId="292FC400">
      <w:pPr>
        <w:pStyle w:val="CommentText"/>
      </w:pPr>
      <w:r>
        <w:rPr>
          <w:rStyle w:val="CommentReference"/>
        </w:rPr>
        <w:annotationRef/>
      </w:r>
      <w:r w:rsidRPr="4FD23A82" w:rsidR="789007C8">
        <w:t>Please clarify</w:t>
      </w:r>
    </w:p>
  </w:comment>
  <w:comment xmlns:w="http://schemas.openxmlformats.org/wordprocessingml/2006/main" w:initials="DT" w:author="Deborah Talmi" w:date="2026-06-02T14:02:49" w:id="1364508225">
    <w:p xmlns:w14="http://schemas.microsoft.com/office/word/2010/wordml" xmlns:w="http://schemas.openxmlformats.org/wordprocessingml/2006/main" w:rsidR="78642F54" w:rsidRDefault="25947179" w14:paraId="78643A04" w14:textId="4C8B612E">
      <w:pPr>
        <w:pStyle w:val="CommentText"/>
      </w:pPr>
      <w:r>
        <w:rPr>
          <w:rStyle w:val="CommentReference"/>
        </w:rPr>
        <w:annotationRef/>
      </w:r>
      <w:r w:rsidRPr="5582DC63" w:rsidR="374670B4">
        <w:t xml:space="preserve">what does 'reduce access' mean? </w:t>
      </w:r>
    </w:p>
  </w:comment>
  <w:comment xmlns:w="http://schemas.openxmlformats.org/wordprocessingml/2006/main" w:initials="DT" w:author="Deborah Talmi" w:date="2026-06-02T14:06:23" w:id="367798989">
    <w:p xmlns:w14="http://schemas.microsoft.com/office/word/2010/wordml" xmlns:w="http://schemas.openxmlformats.org/wordprocessingml/2006/main" w:rsidR="11A38633" w:rsidRDefault="3CE5743E" w14:paraId="491AEE26" w14:textId="26007B1F">
      <w:pPr>
        <w:pStyle w:val="CommentText"/>
      </w:pPr>
      <w:r>
        <w:rPr>
          <w:rStyle w:val="CommentReference"/>
        </w:rPr>
        <w:annotationRef/>
      </w:r>
      <w:r w:rsidRPr="0391AA60" w:rsidR="1FBEF446">
        <w:t xml:space="preserve">earlier, you mentioned 'baseline'? </w:t>
      </w:r>
    </w:p>
  </w:comment>
  <w:comment xmlns:w="http://schemas.openxmlformats.org/wordprocessingml/2006/main" w:initials="DT" w:author="Deborah Talmi" w:date="2026-06-02T14:07:40" w:id="323898085">
    <w:p xmlns:w14="http://schemas.microsoft.com/office/word/2010/wordml" xmlns:w="http://schemas.openxmlformats.org/wordprocessingml/2006/main" w:rsidR="47F9C093" w:rsidRDefault="2F04A2A6" w14:paraId="45A78D6C" w14:textId="47D92562">
      <w:pPr>
        <w:pStyle w:val="CommentText"/>
      </w:pPr>
      <w:r>
        <w:rPr>
          <w:rStyle w:val="CommentReference"/>
        </w:rPr>
        <w:annotationRef/>
      </w:r>
      <w:r w:rsidRPr="1DC1D819" w:rsidR="1FABA170">
        <w:t>also, i'll stop commenting on stuff I already mentioned and just plough ahead</w:t>
      </w:r>
    </w:p>
  </w:comment>
  <w:comment xmlns:w="http://schemas.openxmlformats.org/wordprocessingml/2006/main" w:initials="DT" w:author="Deborah Talmi" w:date="2026-06-02T14:09:32" w:id="1207633508">
    <w:p xmlns:w14="http://schemas.microsoft.com/office/word/2010/wordml" xmlns:w="http://schemas.openxmlformats.org/wordprocessingml/2006/main" w:rsidR="20550E91" w:rsidRDefault="2186F78F" w14:paraId="6AF3E6AD" w14:textId="2A3BEF27">
      <w:pPr>
        <w:pStyle w:val="CommentText"/>
      </w:pPr>
      <w:r>
        <w:rPr>
          <w:rStyle w:val="CommentReference"/>
        </w:rPr>
        <w:annotationRef/>
      </w:r>
      <w:r w:rsidRPr="299A4317" w:rsidR="736F532D">
        <w:t xml:space="preserve">sounds like an excellent plan. This is above and beyond the explicit ask, but is a comprehensive and well thought out response to the brief. </w:t>
      </w:r>
    </w:p>
  </w:comment>
  <w:comment xmlns:w="http://schemas.openxmlformats.org/wordprocessingml/2006/main" w:initials="DT" w:author="Deborah Talmi" w:date="2026-06-02T14:12:21" w:id="256208721">
    <w:p xmlns:w14="http://schemas.microsoft.com/office/word/2010/wordml" xmlns:w="http://schemas.openxmlformats.org/wordprocessingml/2006/main" w:rsidR="393B3D41" w:rsidRDefault="79E5E37E" w14:paraId="211DB5DA" w14:textId="1BCEDC40">
      <w:pPr>
        <w:pStyle w:val="CommentText"/>
      </w:pPr>
      <w:r>
        <w:rPr>
          <w:rStyle w:val="CommentReference"/>
        </w:rPr>
        <w:annotationRef/>
      </w:r>
      <w:r w:rsidRPr="6ACDBE4E" w:rsidR="24049CC8">
        <w:t>comes out of the blue - please could you start with some justification? Why not anchor to something else? e.g. a trauma film task?</w:t>
      </w:r>
    </w:p>
  </w:comment>
  <w:comment xmlns:w="http://schemas.openxmlformats.org/wordprocessingml/2006/main" w:initials="DT" w:author="Deborah Talmi" w:date="2026-06-02T14:13:27" w:id="150985650">
    <w:p xmlns:w14="http://schemas.microsoft.com/office/word/2010/wordml" xmlns:w="http://schemas.openxmlformats.org/wordprocessingml/2006/main" w:rsidR="288DDE55" w:rsidRDefault="4E40F8A9" w14:paraId="48940C43" w14:textId="189D5985">
      <w:pPr>
        <w:pStyle w:val="CommentText"/>
      </w:pPr>
      <w:r>
        <w:rPr>
          <w:rStyle w:val="CommentReference"/>
        </w:rPr>
        <w:annotationRef/>
      </w:r>
      <w:r w:rsidRPr="5DA59CC3" w:rsidR="7FC29DB4">
        <w:t xml:space="preserve">I think this also requires justification - why not anchor to a delayed recall task? </w:t>
      </w:r>
    </w:p>
  </w:comment>
  <w:comment xmlns:w="http://schemas.openxmlformats.org/wordprocessingml/2006/main" w:initials="DT" w:author="Deborah Talmi" w:date="2026-06-02T14:14:04" w:id="1997584705">
    <w:p xmlns:w14="http://schemas.microsoft.com/office/word/2010/wordml" xmlns:w="http://schemas.openxmlformats.org/wordprocessingml/2006/main" w:rsidR="42D0F190" w:rsidRDefault="69577567" w14:paraId="6E9434F5" w14:textId="38A69C7D">
      <w:pPr>
        <w:pStyle w:val="CommentText"/>
      </w:pPr>
      <w:r>
        <w:rPr>
          <w:rStyle w:val="CommentReference"/>
        </w:rPr>
        <w:annotationRef/>
      </w:r>
      <w:r w:rsidRPr="192621BB" w:rsidR="6E4FAE77">
        <w:t xml:space="preserve">If you NEED a delayed recall dataset for the ESRC grant purposes this will justify spending the money on this from the grant budget. Until now, I didn't see the connection, but I do now. Let's make sure we discuss this as a priority. </w:t>
      </w:r>
    </w:p>
  </w:comment>
  <w:comment xmlns:w="http://schemas.openxmlformats.org/wordprocessingml/2006/main" w:initials="DT" w:author="Deborah Talmi" w:date="2026-06-02T14:14:58" w:id="1099053177">
    <w:p xmlns:w14="http://schemas.microsoft.com/office/word/2010/wordml" xmlns:w="http://schemas.openxmlformats.org/wordprocessingml/2006/main" w:rsidR="7C2D6216" w:rsidRDefault="77EC0A44" w14:paraId="366C0C4C" w14:textId="583C9C68">
      <w:pPr>
        <w:pStyle w:val="CommentText"/>
      </w:pPr>
      <w:r>
        <w:rPr>
          <w:rStyle w:val="CommentReference"/>
        </w:rPr>
        <w:annotationRef/>
      </w:r>
      <w:r w:rsidRPr="6694FE1F" w:rsidR="0079E6A2">
        <w:t xml:space="preserve">please clarify. Why not combine with table 2? </w:t>
      </w:r>
    </w:p>
  </w:comment>
  <w:comment xmlns:w="http://schemas.openxmlformats.org/wordprocessingml/2006/main" w:initials="DT" w:author="Deborah Talmi" w:date="2026-06-02T14:15:13" w:id="1649768790">
    <w:p xmlns:w14="http://schemas.microsoft.com/office/word/2010/wordml" xmlns:w="http://schemas.openxmlformats.org/wordprocessingml/2006/main" w:rsidR="615A92A7" w:rsidRDefault="635B53B4" w14:paraId="78CE7C65" w14:textId="68154224">
      <w:pPr>
        <w:pStyle w:val="CommentText"/>
      </w:pPr>
      <w:r>
        <w:rPr>
          <w:rStyle w:val="CommentReference"/>
        </w:rPr>
        <w:annotationRef/>
      </w:r>
      <w:r w:rsidRPr="1B68A112" w:rsidR="24BE1C0C">
        <w:t>please define</w:t>
      </w:r>
    </w:p>
  </w:comment>
  <w:comment xmlns:w="http://schemas.openxmlformats.org/wordprocessingml/2006/main" w:initials="DT" w:author="Deborah Talmi" w:date="2026-06-02T14:16:27" w:id="13612855">
    <w:p xmlns:w14="http://schemas.microsoft.com/office/word/2010/wordml" xmlns:w="http://schemas.openxmlformats.org/wordprocessingml/2006/main" w:rsidR="1A852597" w:rsidRDefault="225DD116" w14:paraId="01A022BB" w14:textId="0679B95E">
      <w:pPr>
        <w:pStyle w:val="CommentText"/>
      </w:pPr>
      <w:r>
        <w:rPr>
          <w:rStyle w:val="CommentReference"/>
        </w:rPr>
        <w:annotationRef/>
      </w:r>
      <w:r w:rsidRPr="1C4BDEC9" w:rsidR="43925352">
        <w:t>you use 'sweep' as a verb below, please explain this</w:t>
      </w:r>
    </w:p>
  </w:comment>
  <w:comment xmlns:w="http://schemas.openxmlformats.org/wordprocessingml/2006/main" w:initials="DT" w:author="Deborah Talmi" w:date="2026-06-02T14:17:16" w:id="1886782058">
    <w:p xmlns:w14="http://schemas.microsoft.com/office/word/2010/wordml" xmlns:w="http://schemas.openxmlformats.org/wordprocessingml/2006/main" w:rsidR="2B08C9EF" w:rsidRDefault="345340EC" w14:paraId="42962981" w14:textId="65812156">
      <w:pPr>
        <w:pStyle w:val="CommentText"/>
      </w:pPr>
      <w:r>
        <w:rPr>
          <w:rStyle w:val="CommentReference"/>
        </w:rPr>
        <w:annotationRef/>
      </w:r>
      <w:r w:rsidRPr="26C3C3E3" w:rsidR="70F855A6">
        <w:t xml:space="preserve">Please rephrase, do you mean you simulate both conditions? what does sweep do  here? what is a 'factor' here? </w:t>
      </w:r>
    </w:p>
  </w:comment>
  <w:comment xmlns:w="http://schemas.openxmlformats.org/wordprocessingml/2006/main" w:initials="DT" w:author="Deborah Talmi" w:date="2026-06-02T14:19:51" w:id="107881180">
    <w:p xmlns:w14="http://schemas.microsoft.com/office/word/2010/wordml" xmlns:w="http://schemas.openxmlformats.org/wordprocessingml/2006/main" w:rsidR="25C89061" w:rsidRDefault="462911D2" w14:paraId="76F5A69D" w14:textId="3BAD04B8">
      <w:pPr>
        <w:pStyle w:val="CommentText"/>
      </w:pPr>
      <w:r>
        <w:rPr>
          <w:rStyle w:val="CommentReference"/>
        </w:rPr>
        <w:annotationRef/>
      </w:r>
      <w:r w:rsidRPr="661EFDD5" w:rsidR="738EFAE8">
        <w:t xml:space="preserve">later in the figure, I don't know what this factor is. across time? degree of reminding? </w:t>
      </w:r>
    </w:p>
  </w:comment>
  <w:comment xmlns:w="http://schemas.openxmlformats.org/wordprocessingml/2006/main" w:initials="DT" w:author="Deborah Talmi" w:date="2026-06-02T14:18:10" w:id="1928158576">
    <w:p xmlns:w14="http://schemas.microsoft.com/office/word/2010/wordml" xmlns:w="http://schemas.openxmlformats.org/wordprocessingml/2006/main" w:rsidR="27768035" w:rsidRDefault="7C869C1F" w14:paraId="405D6067" w14:textId="6899F98A">
      <w:pPr>
        <w:pStyle w:val="CommentText"/>
      </w:pPr>
      <w:r>
        <w:rPr>
          <w:rStyle w:val="CommentReference"/>
        </w:rPr>
        <w:annotationRef/>
      </w:r>
      <w:r w:rsidRPr="530383F3" w:rsidR="26DE0688">
        <w:t xml:space="preserve">i'm confused how it does that - is there variation across time? </w:t>
      </w:r>
    </w:p>
  </w:comment>
  <w:comment xmlns:w="http://schemas.openxmlformats.org/wordprocessingml/2006/main" w:initials="DT" w:author="Deborah Talmi" w:date="2026-06-02T14:18:24" w:id="1651562153">
    <w:p xmlns:w14="http://schemas.microsoft.com/office/word/2010/wordml" xmlns:w="http://schemas.openxmlformats.org/wordprocessingml/2006/main" w:rsidR="21CB79EC" w:rsidRDefault="748AAC96" w14:paraId="6C32AE7C" w14:textId="1BEB01BA">
      <w:pPr>
        <w:pStyle w:val="CommentText"/>
      </w:pPr>
      <w:r>
        <w:rPr>
          <w:rStyle w:val="CommentReference"/>
        </w:rPr>
        <w:annotationRef/>
      </w:r>
      <w:r w:rsidRPr="06D99E17" w:rsidR="44BB9F54">
        <w:t xml:space="preserve">not sure needed here. </w:t>
      </w:r>
    </w:p>
  </w:comment>
  <w:comment xmlns:w="http://schemas.openxmlformats.org/wordprocessingml/2006/main" w:initials="DT" w:author="Deborah Talmi" w:date="2026-06-02T14:21:41" w:id="1196257244">
    <w:p xmlns:w14="http://schemas.microsoft.com/office/word/2010/wordml" xmlns:w="http://schemas.openxmlformats.org/wordprocessingml/2006/main" w:rsidR="0B88CB9A" w:rsidRDefault="6E993788" w14:paraId="1FA116E8" w14:textId="7D400E40">
      <w:pPr>
        <w:pStyle w:val="CommentText"/>
      </w:pPr>
      <w:r>
        <w:rPr>
          <w:rStyle w:val="CommentReference"/>
        </w:rPr>
        <w:annotationRef/>
      </w:r>
      <w:r w:rsidRPr="1514ABA5" w:rsidR="37BB2A50">
        <w:t>very useful figure, thanks. The legend shoudl explain the graphic elements. What is task position? what is 'competition from task' in D? (what in the simulations/equations is it? what context similarity in C? notice break/filter - I wonder if these should be 'post-film delay' and 'post-task delay'</w:t>
      </w:r>
    </w:p>
  </w:comment>
  <w:comment xmlns:w="http://schemas.openxmlformats.org/wordprocessingml/2006/main" w:initials="DT" w:author="Deborah Talmi" w:date="2026-06-02T14:26:49" w:id="1646011421">
    <w:p xmlns:w14="http://schemas.microsoft.com/office/word/2010/wordml" xmlns:w="http://schemas.openxmlformats.org/wordprocessingml/2006/main" w:rsidR="0815A21C" w:rsidRDefault="33091E29" w14:paraId="6083F275" w14:textId="167F1019">
      <w:pPr>
        <w:pStyle w:val="CommentText"/>
      </w:pPr>
      <w:r>
        <w:rPr>
          <w:rStyle w:val="CommentReference"/>
        </w:rPr>
        <w:annotationRef/>
      </w:r>
      <w:r w:rsidRPr="4CD3AF5C" w:rsidR="17EB80A2">
        <w:t xml:space="preserve">The figures, how you have them, is really clever and useful, but you need to introduce them more in the text before figure 2. Remember I wasn't sure about  how you can model recall probability during the film/break/task, because participants only recall at the end? i know it's a naive question, but it really still confused me until far later in reading this text. You don't mean the simulation 'stops' at this point and recall is 'read' out. I think you mean the information in a test, film F1 item recall is how well it will be recalled in the test. </w:t>
      </w:r>
    </w:p>
    <w:p xmlns:w14="http://schemas.microsoft.com/office/word/2010/wordml" xmlns:w="http://schemas.openxmlformats.org/wordprocessingml/2006/main" w:rsidR="7AFDAE20" w:rsidRDefault="03EBC807" w14:paraId="035605A9" w14:textId="2BFF24EA">
      <w:pPr>
        <w:pStyle w:val="CommentText"/>
      </w:pPr>
    </w:p>
  </w:comment>
  <w:comment xmlns:w="http://schemas.openxmlformats.org/wordprocessingml/2006/main" w:initials="DT" w:author="Deborah Talmi" w:date="2026-06-02T14:54:49" w:id="1810844644">
    <w:p xmlns:w14="http://schemas.microsoft.com/office/word/2010/wordml" xmlns:w="http://schemas.openxmlformats.org/wordprocessingml/2006/main" w:rsidR="650DD846" w:rsidRDefault="07FD3266" w14:paraId="48740E2A" w14:textId="4196E2A9">
      <w:pPr>
        <w:pStyle w:val="CommentText"/>
      </w:pPr>
      <w:r>
        <w:rPr>
          <w:rStyle w:val="CommentReference"/>
        </w:rPr>
        <w:annotationRef/>
      </w:r>
      <w:r w:rsidRPr="74F1212F" w:rsidR="0FF60AE7">
        <w:t xml:space="preserve">Maybe the test should be included in the figure as a vertical line? </w:t>
      </w:r>
    </w:p>
  </w:comment>
  <w:comment xmlns:w="http://schemas.openxmlformats.org/wordprocessingml/2006/main" w:initials="DT" w:author="Deborah Talmi" w:date="2026-06-02T14:24:37" w:id="636119884">
    <w:p xmlns:w14="http://schemas.microsoft.com/office/word/2010/wordml" xmlns:w="http://schemas.openxmlformats.org/wordprocessingml/2006/main" w:rsidR="3F8472B8" w:rsidRDefault="51B6DF82" w14:paraId="133BD604" w14:textId="6F4F95FB">
      <w:pPr>
        <w:pStyle w:val="CommentText"/>
      </w:pPr>
      <w:r>
        <w:rPr>
          <w:rStyle w:val="CommentReference"/>
        </w:rPr>
        <w:annotationRef/>
      </w:r>
      <w:r w:rsidRPr="1B61D464" w:rsidR="2E2EF554">
        <w:t>?</w:t>
      </w:r>
    </w:p>
  </w:comment>
  <w:comment xmlns:w="http://schemas.openxmlformats.org/wordprocessingml/2006/main" w:initials="DT" w:author="Deborah Talmi" w:date="2026-06-02T14:27:25" w:id="875020475">
    <w:p xmlns:w14="http://schemas.microsoft.com/office/word/2010/wordml" xmlns:w="http://schemas.openxmlformats.org/wordprocessingml/2006/main" w:rsidR="3DDEB79F" w:rsidRDefault="4016B87F" w14:paraId="5D302622" w14:textId="0C72C5DE">
      <w:pPr>
        <w:pStyle w:val="CommentText"/>
      </w:pPr>
      <w:r>
        <w:rPr>
          <w:rStyle w:val="CommentReference"/>
        </w:rPr>
        <w:annotationRef/>
      </w:r>
      <w:r w:rsidRPr="336F0B13" w:rsidR="32A5FED1">
        <w:t xml:space="preserve">this needs more explanation - also I think this is shown in C so maybe should be moved later. </w:t>
      </w:r>
    </w:p>
  </w:comment>
  <w:comment xmlns:w="http://schemas.openxmlformats.org/wordprocessingml/2006/main" w:initials="DT" w:author="Deborah Talmi" w:date="2026-06-02T14:28:03" w:id="26870473">
    <w:p xmlns:w14="http://schemas.microsoft.com/office/word/2010/wordml" xmlns:w="http://schemas.openxmlformats.org/wordprocessingml/2006/main" w:rsidR="3509D4C3" w:rsidRDefault="0108FD68" w14:paraId="121B4338" w14:textId="29FBF42C">
      <w:pPr>
        <w:pStyle w:val="CommentText"/>
      </w:pPr>
      <w:r>
        <w:rPr>
          <w:rStyle w:val="CommentReference"/>
        </w:rPr>
        <w:annotationRef/>
      </w:r>
      <w:r w:rsidRPr="27598FD3" w:rsidR="5CDA7591">
        <w:t>?</w:t>
      </w:r>
    </w:p>
  </w:comment>
  <w:comment xmlns:w="http://schemas.openxmlformats.org/wordprocessingml/2006/main" w:initials="DT" w:author="Deborah Talmi" w:date="2026-06-02T14:28:31" w:id="1670590163">
    <w:p xmlns:w14="http://schemas.microsoft.com/office/word/2010/wordml" xmlns:w="http://schemas.openxmlformats.org/wordprocessingml/2006/main" w:rsidR="34ECC58C" w:rsidRDefault="5140B923" w14:paraId="2B63143D" w14:textId="067EEE6F">
      <w:pPr>
        <w:pStyle w:val="CommentText"/>
      </w:pPr>
      <w:r>
        <w:rPr>
          <w:rStyle w:val="CommentReference"/>
        </w:rPr>
        <w:annotationRef/>
      </w:r>
      <w:r w:rsidRPr="7892B5D2" w:rsidR="565846CF">
        <w:t xml:space="preserve">where? </w:t>
      </w:r>
    </w:p>
  </w:comment>
  <w:comment xmlns:w="http://schemas.openxmlformats.org/wordprocessingml/2006/main" w:initials="DT" w:author="Deborah Talmi" w:date="2026-06-02T14:29:03" w:id="1460463110">
    <w:p xmlns:w14="http://schemas.microsoft.com/office/word/2010/wordml" xmlns:w="http://schemas.openxmlformats.org/wordprocessingml/2006/main" w:rsidR="09778570" w:rsidRDefault="413F59C1" w14:paraId="4A2B205E" w14:textId="5DF965B2">
      <w:pPr>
        <w:pStyle w:val="CommentText"/>
      </w:pPr>
      <w:r>
        <w:rPr>
          <w:rStyle w:val="CommentReference"/>
        </w:rPr>
        <w:annotationRef/>
      </w:r>
      <w:r w:rsidRPr="5EDC5E1A" w:rsidR="7F92334D">
        <w:t>I didn't understand where you saw serial position curves - I think you should explain this in the text of simulation 1 and also in every legend</w:t>
      </w:r>
    </w:p>
  </w:comment>
  <w:comment xmlns:w="http://schemas.openxmlformats.org/wordprocessingml/2006/main" w:initials="DT" w:author="Deborah Talmi" w:date="2026-06-02T14:29:46" w:id="1665481883">
    <w:p xmlns:w14="http://schemas.microsoft.com/office/word/2010/wordml" xmlns:w="http://schemas.openxmlformats.org/wordprocessingml/2006/main" w:rsidR="1A4F8794" w:rsidRDefault="1A6B0793" w14:paraId="62260B03" w14:textId="175B9829">
      <w:pPr>
        <w:pStyle w:val="CommentText"/>
      </w:pPr>
      <w:r>
        <w:rPr>
          <w:rStyle w:val="CommentReference"/>
        </w:rPr>
        <w:annotationRef/>
      </w:r>
      <w:r w:rsidRPr="57792CD1" w:rsidR="2A8B509C">
        <w:t xml:space="preserve">What does this mean in real life? </w:t>
      </w:r>
    </w:p>
  </w:comment>
  <w:comment xmlns:w="http://schemas.openxmlformats.org/wordprocessingml/2006/main" w:initials="DT" w:author="Deborah Talmi" w:date="2026-06-02T14:30:41" w:id="1346183268">
    <w:p xmlns:w14="http://schemas.microsoft.com/office/word/2010/wordml" xmlns:w="http://schemas.openxmlformats.org/wordprocessingml/2006/main" w:rsidR="5C66598C" w:rsidRDefault="04812405" w14:paraId="016BB8F0" w14:textId="08B5CEA2">
      <w:pPr>
        <w:pStyle w:val="CommentText"/>
      </w:pPr>
      <w:r>
        <w:rPr>
          <w:rStyle w:val="CommentReference"/>
        </w:rPr>
        <w:annotationRef/>
      </w:r>
      <w:r w:rsidRPr="6B02BB94" w:rsidR="6DFD87FB">
        <w:t>?</w:t>
      </w:r>
    </w:p>
  </w:comment>
  <w:comment xmlns:w="http://schemas.openxmlformats.org/wordprocessingml/2006/main" w:initials="DT" w:author="Deborah Talmi" w:date="2026-06-02T14:31:06" w:id="1843297234">
    <w:p xmlns:w14="http://schemas.microsoft.com/office/word/2010/wordml" xmlns:w="http://schemas.openxmlformats.org/wordprocessingml/2006/main" w:rsidR="6C22767F" w:rsidRDefault="09FED434" w14:paraId="5E63EF70" w14:textId="1EB9A587">
      <w:pPr>
        <w:pStyle w:val="CommentText"/>
      </w:pPr>
      <w:r>
        <w:rPr>
          <w:rStyle w:val="CommentReference"/>
        </w:rPr>
        <w:annotationRef/>
      </w:r>
      <w:r w:rsidRPr="66622613" w:rsidR="5A579F95">
        <w:t>?</w:t>
      </w:r>
    </w:p>
  </w:comment>
  <w:comment xmlns:w="http://schemas.openxmlformats.org/wordprocessingml/2006/main" w:initials="DT" w:author="Deborah Talmi" w:date="2026-06-02T14:32:14" w:id="224121891">
    <w:p xmlns:w14="http://schemas.microsoft.com/office/word/2010/wordml" xmlns:w="http://schemas.openxmlformats.org/wordprocessingml/2006/main" w:rsidR="045A0496" w:rsidRDefault="18CCD4CF" w14:paraId="0A2CBC22" w14:textId="6B7C28FF">
      <w:pPr>
        <w:pStyle w:val="CommentText"/>
      </w:pPr>
      <w:r>
        <w:rPr>
          <w:rStyle w:val="CommentReference"/>
        </w:rPr>
        <w:annotationRef/>
      </w:r>
      <w:r w:rsidRPr="7687FD23" w:rsidR="278630EE">
        <w:t>specify in which panel</w:t>
      </w:r>
    </w:p>
  </w:comment>
  <w:comment xmlns:w="http://schemas.openxmlformats.org/wordprocessingml/2006/main" w:initials="DT" w:author="Deborah Talmi" w:date="2026-06-02T14:32:46" w:id="773428962">
    <w:p xmlns:w14="http://schemas.microsoft.com/office/word/2010/wordml" xmlns:w="http://schemas.openxmlformats.org/wordprocessingml/2006/main" w:rsidR="076803D3" w:rsidRDefault="6842CA49" w14:paraId="4D18BEDE" w14:textId="3BA4EC29">
      <w:pPr>
        <w:pStyle w:val="CommentText"/>
      </w:pPr>
      <w:r>
        <w:rPr>
          <w:rStyle w:val="CommentReference"/>
        </w:rPr>
        <w:annotationRef/>
      </w:r>
      <w:r w:rsidRPr="7BFF9542" w:rsidR="4727AFCF">
        <w:t>I think you can focus on simulation 1 and only introduce 2 in the section on 2</w:t>
      </w:r>
    </w:p>
  </w:comment>
  <w:comment xmlns:w="http://schemas.openxmlformats.org/wordprocessingml/2006/main" w:initials="DT" w:author="Deborah Talmi" w:date="2026-06-02T14:37:08" w:id="1512503509">
    <w:p xmlns:w14="http://schemas.microsoft.com/office/word/2010/wordml" xmlns:w="http://schemas.openxmlformats.org/wordprocessingml/2006/main" w:rsidR="774F29E4" w:rsidRDefault="7B2A15FB" w14:paraId="53AAA999" w14:textId="59D0593C">
      <w:pPr>
        <w:pStyle w:val="CommentText"/>
      </w:pPr>
      <w:r>
        <w:rPr>
          <w:rStyle w:val="CommentReference"/>
        </w:rPr>
        <w:annotationRef/>
      </w:r>
      <w:r w:rsidRPr="78CAEA03" w:rsidR="762BD062">
        <w:t>not discussed as such in model specs above. film start, start state - let's make sure it's general and consistent</w:t>
      </w:r>
    </w:p>
  </w:comment>
  <w:comment xmlns:w="http://schemas.openxmlformats.org/wordprocessingml/2006/main" w:initials="DT" w:author="Deborah Talmi" w:date="2026-06-02T14:37:27" w:id="1404364172">
    <w:p xmlns:w14="http://schemas.microsoft.com/office/word/2010/wordml" xmlns:w="http://schemas.openxmlformats.org/wordprocessingml/2006/main" w:rsidR="55E45625" w:rsidRDefault="53A5B44D" w14:paraId="7DF1232C" w14:textId="354F9522">
      <w:pPr>
        <w:pStyle w:val="CommentText"/>
      </w:pPr>
      <w:r>
        <w:rPr>
          <w:rStyle w:val="CommentReference"/>
        </w:rPr>
        <w:annotationRef/>
      </w:r>
      <w:r w:rsidRPr="45EA22B8" w:rsidR="4333CFF1">
        <w:t>?</w:t>
      </w:r>
    </w:p>
  </w:comment>
  <w:comment xmlns:w="http://schemas.openxmlformats.org/wordprocessingml/2006/main" w:initials="DT" w:author="Deborah Talmi" w:date="2026-06-02T14:37:56" w:id="1752738397">
    <w:p xmlns:w14="http://schemas.microsoft.com/office/word/2010/wordml" xmlns:w="http://schemas.openxmlformats.org/wordprocessingml/2006/main" w:rsidR="0F7B03D5" w:rsidRDefault="303DE28B" w14:paraId="4B0BCB83" w14:textId="12C16FD7">
      <w:pPr>
        <w:pStyle w:val="CommentText"/>
      </w:pPr>
      <w:r>
        <w:rPr>
          <w:rStyle w:val="CommentReference"/>
        </w:rPr>
        <w:annotationRef/>
      </w:r>
      <w:r w:rsidRPr="232A697E" w:rsidR="16F4017D">
        <w:t xml:space="preserve">I though it changes the context to cue the first encoded item? </w:t>
      </w:r>
    </w:p>
  </w:comment>
  <w:comment xmlns:w="http://schemas.openxmlformats.org/wordprocessingml/2006/main" w:initials="DT" w:author="Deborah Talmi" w:date="2026-06-02T14:38:26" w:id="1431575892">
    <w:p xmlns:w14="http://schemas.microsoft.com/office/word/2010/wordml" xmlns:w="http://schemas.openxmlformats.org/wordprocessingml/2006/main" w:rsidR="51103612" w:rsidRDefault="13954CC7" w14:paraId="5938C78A" w14:textId="64344C2E">
      <w:pPr>
        <w:pStyle w:val="CommentText"/>
      </w:pPr>
      <w:r>
        <w:rPr>
          <w:rStyle w:val="CommentReference"/>
        </w:rPr>
        <w:annotationRef/>
      </w:r>
      <w:r w:rsidRPr="174D9366" w:rsidR="4F6E207A">
        <w:t>Sorry, I didn't get this</w:t>
      </w:r>
    </w:p>
  </w:comment>
  <w:comment xmlns:w="http://schemas.openxmlformats.org/wordprocessingml/2006/main" w:initials="DT" w:author="Deborah Talmi" w:date="2026-06-02T14:40:02" w:id="2075290879">
    <w:p xmlns:w14="http://schemas.microsoft.com/office/word/2010/wordml" xmlns:w="http://schemas.openxmlformats.org/wordprocessingml/2006/main" w:rsidR="224C89FB" w:rsidRDefault="42D2306B" w14:paraId="6A78B864" w14:textId="7FB9C13D">
      <w:pPr>
        <w:pStyle w:val="CommentText"/>
      </w:pPr>
      <w:r>
        <w:rPr>
          <w:rStyle w:val="CommentReference"/>
        </w:rPr>
        <w:annotationRef/>
      </w:r>
      <w:r w:rsidRPr="39B66E6A" w:rsidR="25211CBC">
        <w:t xml:space="preserve">I'm not sure what the fixed film source retrieval orientation. </w:t>
      </w:r>
    </w:p>
  </w:comment>
  <w:comment xmlns:w="http://schemas.openxmlformats.org/wordprocessingml/2006/main" w:initials="DT" w:author="Deborah Talmi" w:date="2026-06-02T14:40:49" w:id="353123244">
    <w:p xmlns:w14="http://schemas.microsoft.com/office/word/2010/wordml" xmlns:w="http://schemas.openxmlformats.org/wordprocessingml/2006/main" w:rsidR="36EEE945" w:rsidRDefault="2E66253A" w14:paraId="19D837F0" w14:textId="45C1587A">
      <w:pPr>
        <w:pStyle w:val="CommentText"/>
      </w:pPr>
      <w:r>
        <w:rPr>
          <w:rStyle w:val="CommentReference"/>
        </w:rPr>
        <w:annotationRef/>
      </w:r>
      <w:r w:rsidRPr="2FED5F9D" w:rsidR="4279E777">
        <w:t xml:space="preserve">'current' is unclear, perhaps parameter value? </w:t>
      </w:r>
    </w:p>
    <w:p xmlns:w14="http://schemas.microsoft.com/office/word/2010/wordml" xmlns:w="http://schemas.openxmlformats.org/wordprocessingml/2006/main" w:rsidR="0BDDCA4B" w:rsidRDefault="475217F7" w14:paraId="14D7A4ED" w14:textId="1BE7524F">
      <w:pPr>
        <w:pStyle w:val="CommentText"/>
      </w:pPr>
    </w:p>
    <w:p xmlns:w14="http://schemas.microsoft.com/office/word/2010/wordml" xmlns:w="http://schemas.openxmlformats.org/wordprocessingml/2006/main" w:rsidR="66BFA1D6" w:rsidRDefault="7BE3DD3D" w14:paraId="3229CA39" w14:textId="50A21FAF">
      <w:pPr>
        <w:pStyle w:val="CommentText"/>
      </w:pPr>
      <w:r w:rsidRPr="6A2CE6CC" w:rsidR="043BA7EE">
        <w:t xml:space="preserve">should we have separate columns for the value of the parameters in separate simulations? </w:t>
      </w:r>
    </w:p>
  </w:comment>
  <w:comment xmlns:w="http://schemas.openxmlformats.org/wordprocessingml/2006/main" w:initials="DT" w:author="Deborah Talmi" w:date="2026-06-02T14:42:20" w:id="793744312">
    <w:p xmlns:w14="http://schemas.microsoft.com/office/word/2010/wordml" xmlns:w="http://schemas.openxmlformats.org/wordprocessingml/2006/main" w:rsidR="7BE60E9E" w:rsidRDefault="4A6EACE4" w14:paraId="27384692" w14:textId="6CE74F79">
      <w:pPr>
        <w:pStyle w:val="CommentText"/>
      </w:pPr>
      <w:r>
        <w:rPr>
          <w:rStyle w:val="CommentReference"/>
        </w:rPr>
        <w:annotationRef/>
      </w:r>
      <w:r w:rsidRPr="1D314855" w:rsidR="5D5113B1">
        <w:t xml:space="preserve">again, this use of language is confusing. How, in the deliberate recall condition, the xxx start control..... 'operation' also confusing. </w:t>
      </w:r>
    </w:p>
  </w:comment>
  <w:comment xmlns:w="http://schemas.openxmlformats.org/wordprocessingml/2006/main" w:initials="DT" w:author="Deborah Talmi" w:date="2026-06-02T14:42:55" w:id="2063812189">
    <w:p xmlns:w14="http://schemas.microsoft.com/office/word/2010/wordml" xmlns:w="http://schemas.openxmlformats.org/wordprocessingml/2006/main" w:rsidR="60DBFADB" w:rsidRDefault="4C840162" w14:paraId="297CE01A" w14:textId="768135BC">
      <w:pPr>
        <w:pStyle w:val="CommentText"/>
      </w:pPr>
      <w:r>
        <w:rPr>
          <w:rStyle w:val="CommentReference"/>
        </w:rPr>
        <w:annotationRef/>
      </w:r>
      <w:r w:rsidRPr="2B319EF9" w:rsidR="05171E05">
        <w:t>define</w:t>
      </w:r>
    </w:p>
  </w:comment>
  <w:comment xmlns:w="http://schemas.openxmlformats.org/wordprocessingml/2006/main" w:initials="DT" w:author="Deborah Talmi" w:date="2026-06-02T14:44:47" w:id="1692267639">
    <w:p xmlns:w14="http://schemas.microsoft.com/office/word/2010/wordml" xmlns:w="http://schemas.openxmlformats.org/wordprocessingml/2006/main" w:rsidR="0C77A142" w:rsidRDefault="2D78DBBA" w14:paraId="0E4D62A7" w14:textId="08C9429B">
      <w:pPr>
        <w:pStyle w:val="CommentText"/>
      </w:pPr>
      <w:r>
        <w:rPr>
          <w:rStyle w:val="CommentReference"/>
        </w:rPr>
        <w:annotationRef/>
      </w:r>
      <w:r w:rsidRPr="71849EAF" w:rsidR="44469EFA">
        <w:t xml:space="preserve">that's helpful. But I think take out of legend. Keep the legend more to explaining the visual elements. Discuss this thing in the text. </w:t>
      </w:r>
    </w:p>
  </w:comment>
  <w:comment xmlns:w="http://schemas.openxmlformats.org/wordprocessingml/2006/main" w:initials="DT" w:author="Deborah Talmi" w:date="2026-06-02T14:45:05" w:id="680204055">
    <w:p xmlns:w14="http://schemas.microsoft.com/office/word/2010/wordml" xmlns:w="http://schemas.openxmlformats.org/wordprocessingml/2006/main" w:rsidR="34E72EB3" w:rsidRDefault="3581547A" w14:paraId="4D9E6C76" w14:textId="3EBA1A7E">
      <w:pPr>
        <w:pStyle w:val="CommentText"/>
      </w:pPr>
      <w:r>
        <w:rPr>
          <w:rStyle w:val="CommentReference"/>
        </w:rPr>
        <w:annotationRef/>
      </w:r>
      <w:r w:rsidRPr="217EE212" w:rsidR="1C4E3EC7">
        <w:t>Please explain each term</w:t>
      </w:r>
    </w:p>
  </w:comment>
  <w:comment xmlns:w="http://schemas.openxmlformats.org/wordprocessingml/2006/main" w:initials="DT" w:author="Deborah Talmi" w:date="2026-06-02T14:49:29" w:id="1584060064">
    <w:p xmlns:w14="http://schemas.microsoft.com/office/word/2010/wordml" xmlns:w="http://schemas.openxmlformats.org/wordprocessingml/2006/main" w:rsidR="7D2ADC48" w:rsidRDefault="423DFE35" w14:paraId="4726D6BF" w14:textId="3FCA27F9">
      <w:pPr>
        <w:pStyle w:val="CommentText"/>
      </w:pPr>
      <w:r>
        <w:rPr>
          <w:rStyle w:val="CommentReference"/>
        </w:rPr>
        <w:annotationRef/>
      </w:r>
      <w:r w:rsidRPr="2D319F99" w:rsidR="194F266F">
        <w:t>I didn't understand what you plot in A /B</w:t>
      </w:r>
    </w:p>
  </w:comment>
  <w:comment xmlns:w="http://schemas.openxmlformats.org/wordprocessingml/2006/main" w:initials="DT" w:author="Deborah Talmi" w:date="2026-06-02T14:49:55" w:id="1258339197">
    <w:p xmlns:w14="http://schemas.microsoft.com/office/word/2010/wordml" xmlns:w="http://schemas.openxmlformats.org/wordprocessingml/2006/main" w:rsidR="64BFCC98" w:rsidRDefault="256D909B" w14:paraId="685152C6" w14:textId="1053D9E2">
      <w:pPr>
        <w:pStyle w:val="CommentText"/>
      </w:pPr>
      <w:r>
        <w:rPr>
          <w:rStyle w:val="CommentReference"/>
        </w:rPr>
        <w:annotationRef/>
      </w:r>
      <w:r w:rsidRPr="27C27605" w:rsidR="7CC31FA4">
        <w:t>?</w:t>
      </w:r>
    </w:p>
  </w:comment>
  <w:comment xmlns:w="http://schemas.openxmlformats.org/wordprocessingml/2006/main" w:initials="DT" w:author="Deborah Talmi" w:date="2026-06-02T14:50:25" w:id="828691900">
    <w:p xmlns:w14="http://schemas.microsoft.com/office/word/2010/wordml" xmlns:w="http://schemas.openxmlformats.org/wordprocessingml/2006/main" w:rsidR="613EEAB4" w:rsidRDefault="0AD96F6F" w14:paraId="3AE19B1A" w14:textId="08149262">
      <w:pPr>
        <w:pStyle w:val="CommentText"/>
      </w:pPr>
      <w:r>
        <w:rPr>
          <w:rStyle w:val="CommentReference"/>
        </w:rPr>
        <w:annotationRef/>
      </w:r>
      <w:r w:rsidRPr="70276C56" w:rsidR="437A2324">
        <w:t>just caution in using this term which you have used as 'supplied cue'</w:t>
      </w:r>
    </w:p>
  </w:comment>
  <w:comment xmlns:w="http://schemas.openxmlformats.org/wordprocessingml/2006/main" w:initials="DT" w:author="Deborah Talmi" w:date="2026-06-02T14:50:57" w:id="2099689721">
    <w:p xmlns:w14="http://schemas.microsoft.com/office/word/2010/wordml" xmlns:w="http://schemas.openxmlformats.org/wordprocessingml/2006/main" w:rsidR="51B94141" w:rsidRDefault="4CD7DA3F" w14:paraId="55787297" w14:textId="249B3240">
      <w:pPr>
        <w:pStyle w:val="CommentText"/>
      </w:pPr>
      <w:r>
        <w:rPr>
          <w:rStyle w:val="CommentReference"/>
        </w:rPr>
        <w:annotationRef/>
      </w:r>
      <w:r w:rsidRPr="6F7B75D5" w:rsidR="1BE90204">
        <w:t xml:space="preserve">do you need the words I deleted? </w:t>
      </w:r>
    </w:p>
  </w:comment>
  <w:comment xmlns:w="http://schemas.openxmlformats.org/wordprocessingml/2006/main" w:initials="DT" w:author="Deborah Talmi" w:date="2026-06-02T14:51:27" w:id="1280374851">
    <w:p xmlns:w14="http://schemas.microsoft.com/office/word/2010/wordml" xmlns:w="http://schemas.openxmlformats.org/wordprocessingml/2006/main" w:rsidR="0C2941E3" w:rsidRDefault="070A1362" w14:paraId="6D7F9BC0" w14:textId="3CF0C371">
      <w:pPr>
        <w:pStyle w:val="CommentText"/>
      </w:pPr>
      <w:r>
        <w:rPr>
          <w:rStyle w:val="CommentReference"/>
        </w:rPr>
        <w:annotationRef/>
      </w:r>
      <w:r w:rsidRPr="2AE7E0B7" w:rsidR="795B3278">
        <w:t xml:space="preserve">what's that? </w:t>
      </w:r>
    </w:p>
  </w:comment>
  <w:comment xmlns:w="http://schemas.openxmlformats.org/wordprocessingml/2006/main" w:initials="DT" w:author="Deborah Talmi" w:date="2026-06-02T14:52:22" w:id="975793730">
    <w:p xmlns:w14="http://schemas.microsoft.com/office/word/2010/wordml" xmlns:w="http://schemas.openxmlformats.org/wordprocessingml/2006/main" w:rsidR="4B119ACD" w:rsidRDefault="51154E75" w14:paraId="5B8034A6" w14:textId="21E27450">
      <w:pPr>
        <w:pStyle w:val="CommentText"/>
      </w:pPr>
      <w:r>
        <w:rPr>
          <w:rStyle w:val="CommentReference"/>
        </w:rPr>
        <w:annotationRef/>
      </w:r>
      <w:r w:rsidRPr="682AC6BB" w:rsidR="18BCCCE3">
        <w:t xml:space="preserve">what's a 'path' here? </w:t>
      </w:r>
    </w:p>
    <w:p xmlns:w14="http://schemas.microsoft.com/office/word/2010/wordml" xmlns:w="http://schemas.openxmlformats.org/wordprocessingml/2006/main" w:rsidR="2CEA7570" w:rsidRDefault="61FF1BBD" w14:paraId="3CE5DDD9" w14:textId="2A82D43F">
      <w:pPr>
        <w:pStyle w:val="CommentText"/>
      </w:pPr>
    </w:p>
    <w:p xmlns:w14="http://schemas.microsoft.com/office/word/2010/wordml" xmlns:w="http://schemas.openxmlformats.org/wordprocessingml/2006/main" w:rsidR="0EC89062" w:rsidRDefault="3F00A9AD" w14:paraId="7C9752A6" w14:textId="522691F4">
      <w:pPr>
        <w:pStyle w:val="CommentText"/>
      </w:pPr>
      <w:r w:rsidRPr="6D643EDA" w:rsidR="01331A84">
        <w:t xml:space="preserve">the text did not prepare me to see a lag-CRP. I thought i'd see a version of figure 3. </w:t>
      </w:r>
    </w:p>
  </w:comment>
  <w:comment xmlns:w="http://schemas.openxmlformats.org/wordprocessingml/2006/main" w:initials="DT" w:author="Deborah Talmi" w:date="2026-06-02T15:02:44" w:id="688357914">
    <w:p xmlns:w14="http://schemas.microsoft.com/office/word/2010/wordml" xmlns:w="http://schemas.openxmlformats.org/wordprocessingml/2006/main" w:rsidR="0A393C27" w:rsidRDefault="670F295A" w14:paraId="71779A1C" w14:textId="0C6DD665">
      <w:pPr>
        <w:pStyle w:val="CommentText"/>
      </w:pPr>
      <w:r>
        <w:rPr>
          <w:rStyle w:val="CommentReference"/>
        </w:rPr>
        <w:annotationRef/>
      </w:r>
      <w:r w:rsidRPr="202A258F" w:rsidR="6B6D6685">
        <w:t xml:space="preserve">Is simulation 2 for the with-reminder situation? </w:t>
      </w:r>
    </w:p>
  </w:comment>
  <w:comment xmlns:w="http://schemas.openxmlformats.org/wordprocessingml/2006/main" w:initials="DT" w:author="Deborah Talmi" w:date="2026-06-02T15:05:19" w:id="772276579">
    <w:p xmlns:w14="http://schemas.microsoft.com/office/word/2010/wordml" xmlns:w="http://schemas.openxmlformats.org/wordprocessingml/2006/main" w:rsidR="44329A2C" w:rsidRDefault="05D71435" w14:paraId="281B65E3" w14:textId="54E354D1">
      <w:pPr>
        <w:pStyle w:val="CommentText"/>
      </w:pPr>
      <w:r>
        <w:rPr>
          <w:rStyle w:val="CommentReference"/>
        </w:rPr>
        <w:annotationRef/>
      </w:r>
      <w:r w:rsidRPr="083B21A4" w:rsidR="27871490">
        <w:t xml:space="preserve">Let's start a new paragraph here, because I had to fish for this info later. I think there should be a table of what is fixed/changes across simulations. when i got to figure 4 I was no longer sure about this point and had to look for it. Also, to remember that there's always a reminder in simulation 2. I wonder if to call them simulations 2a,b,c? </w:t>
      </w:r>
    </w:p>
  </w:comment>
  <w:comment xmlns:w="http://schemas.openxmlformats.org/wordprocessingml/2006/main" w:initials="DT" w:author="Deborah Talmi" w:date="2026-06-02T15:06:47" w:id="2084404385">
    <w:p xmlns:w14="http://schemas.microsoft.com/office/word/2010/wordml" xmlns:w="http://schemas.openxmlformats.org/wordprocessingml/2006/main" w:rsidR="5FF7B408" w:rsidRDefault="6C530D37" w14:paraId="43BA0CA9" w14:textId="1C2F36AF">
      <w:pPr>
        <w:pStyle w:val="CommentText"/>
      </w:pPr>
      <w:r>
        <w:rPr>
          <w:rStyle w:val="CommentReference"/>
        </w:rPr>
        <w:annotationRef/>
      </w:r>
      <w:r w:rsidRPr="489134FE" w:rsidR="1052EBC7">
        <w:t xml:space="preserve">it's not clear what you are simulating here. I think it's VRT, but you don't say/motivate this. Might be good in the intro to refer to real-life cues? and in discussion mention the VRT? </w:t>
      </w:r>
    </w:p>
  </w:comment>
  <w:comment xmlns:w="http://schemas.openxmlformats.org/wordprocessingml/2006/main" w:initials="DT" w:author="Deborah Talmi" w:date="2026-06-02T15:07:34" w:id="995593096">
    <w:p xmlns:w14="http://schemas.microsoft.com/office/word/2010/wordml" xmlns:w="http://schemas.openxmlformats.org/wordprocessingml/2006/main" w:rsidR="10E9C3DD" w:rsidRDefault="66D7D7BD" w14:paraId="126E8F51" w14:textId="4065D412">
      <w:pPr>
        <w:pStyle w:val="CommentText"/>
      </w:pPr>
      <w:r>
        <w:rPr>
          <w:rStyle w:val="CommentReference"/>
        </w:rPr>
        <w:annotationRef/>
      </w:r>
      <w:r w:rsidRPr="212E8424" w:rsidR="25954ED7">
        <w:t xml:space="preserve">I'm confused about 'film reminder' before the task and at the test - are both called film reminders? what do they refer to in real life? </w:t>
      </w:r>
    </w:p>
  </w:comment>
  <w:comment xmlns:w="http://schemas.openxmlformats.org/wordprocessingml/2006/main" w:initials="DT" w:author="Deborah Talmi" w:date="2026-06-02T15:09:14" w:id="553117360">
    <w:p xmlns:w14="http://schemas.microsoft.com/office/word/2010/wordml" xmlns:w="http://schemas.openxmlformats.org/wordprocessingml/2006/main" w:rsidR="7FB8C795" w:rsidRDefault="4CE22802" w14:paraId="0261FC48" w14:textId="6CD3918C">
      <w:pPr>
        <w:pStyle w:val="CommentText"/>
      </w:pPr>
      <w:r>
        <w:rPr>
          <w:rStyle w:val="CommentReference"/>
        </w:rPr>
        <w:annotationRef/>
      </w:r>
      <w:r w:rsidRPr="48061931" w:rsidR="12241047">
        <w:t>needs a better name that will resonate with readers</w:t>
      </w:r>
    </w:p>
  </w:comment>
  <w:comment xmlns:w="http://schemas.openxmlformats.org/wordprocessingml/2006/main" w:initials="DT" w:author="Deborah Talmi" w:date="2026-06-02T15:09:42" w:id="1314640337">
    <w:p xmlns:w14="http://schemas.microsoft.com/office/word/2010/wordml" xmlns:w="http://schemas.openxmlformats.org/wordprocessingml/2006/main" w:rsidR="0803406B" w:rsidRDefault="5FD204C3" w14:paraId="5DA301FE" w14:textId="55297C66">
      <w:pPr>
        <w:pStyle w:val="CommentText"/>
      </w:pPr>
      <w:r>
        <w:rPr>
          <w:rStyle w:val="CommentReference"/>
        </w:rPr>
        <w:annotationRef/>
      </w:r>
      <w:r w:rsidRPr="5BC5F2E7" w:rsidR="631AD8C6">
        <w:t xml:space="preserve">perhaps another word because a cue obviously does not replace a state of mind. do you mean, without changing its impact? </w:t>
      </w:r>
    </w:p>
  </w:comment>
  <w:comment xmlns:w="http://schemas.openxmlformats.org/wordprocessingml/2006/main" w:initials="DT" w:author="Deborah Talmi" w:date="2026-06-02T15:10:53" w:id="1773502506">
    <w:p xmlns:w14="http://schemas.microsoft.com/office/word/2010/wordml" xmlns:w="http://schemas.openxmlformats.org/wordprocessingml/2006/main" w:rsidR="64B1637A" w:rsidRDefault="08244E4A" w14:paraId="58036D66" w14:textId="6ECBF0A4">
      <w:pPr>
        <w:pStyle w:val="CommentText"/>
      </w:pPr>
      <w:r>
        <w:rPr>
          <w:rStyle w:val="CommentReference"/>
        </w:rPr>
        <w:annotationRef/>
      </w:r>
      <w:r w:rsidRPr="70F1FCFA" w:rsidR="6640CCA9">
        <w:t>seems jargon - can you simplify</w:t>
      </w:r>
    </w:p>
  </w:comment>
  <w:comment xmlns:w="http://schemas.openxmlformats.org/wordprocessingml/2006/main" w:initials="DT" w:author="Deborah Talmi" w:date="2026-06-02T15:11:38" w:id="2089835210">
    <w:p xmlns:w14="http://schemas.microsoft.com/office/word/2010/wordml" xmlns:w="http://schemas.openxmlformats.org/wordprocessingml/2006/main" w:rsidR="7569D068" w:rsidRDefault="246BCD3E" w14:paraId="591E3A22" w14:textId="7E2118C9">
      <w:pPr>
        <w:pStyle w:val="CommentText"/>
      </w:pPr>
      <w:r>
        <w:rPr>
          <w:rStyle w:val="CommentReference"/>
        </w:rPr>
        <w:annotationRef/>
      </w:r>
      <w:r w:rsidRPr="6E1861DF" w:rsidR="73D019DA">
        <w:t xml:space="preserve">Intuitively, cues at test should be particularly important for unguided recall. what am I missing? </w:t>
      </w:r>
    </w:p>
  </w:comment>
  <w:comment xmlns:w="http://schemas.openxmlformats.org/wordprocessingml/2006/main" w:initials="DT" w:author="Deborah Talmi" w:date="2026-06-02T15:12:07" w:id="1346685545">
    <w:p xmlns:w14="http://schemas.microsoft.com/office/word/2010/wordml" xmlns:w="http://schemas.openxmlformats.org/wordprocessingml/2006/main" w:rsidR="5AD9130A" w:rsidRDefault="783D339D" w14:paraId="44202E8D" w14:textId="1B3F827A">
      <w:pPr>
        <w:pStyle w:val="CommentText"/>
      </w:pPr>
      <w:r>
        <w:rPr>
          <w:rStyle w:val="CommentReference"/>
        </w:rPr>
        <w:annotationRef/>
      </w:r>
      <w:r w:rsidRPr="29847B85" w:rsidR="12CFAF1B">
        <w:t>confused here</w:t>
      </w:r>
    </w:p>
  </w:comment>
  <w:comment xmlns:w="http://schemas.openxmlformats.org/wordprocessingml/2006/main" w:initials="DT" w:author="Deborah Talmi" w:date="2026-06-02T15:12:43" w:id="897611457">
    <w:p xmlns:w14="http://schemas.microsoft.com/office/word/2010/wordml" xmlns:w="http://schemas.openxmlformats.org/wordprocessingml/2006/main" w:rsidR="36403F3D" w:rsidRDefault="288B0057" w14:paraId="62A791B2" w14:textId="6C7397A9">
      <w:pPr>
        <w:pStyle w:val="CommentText"/>
      </w:pPr>
      <w:r>
        <w:rPr>
          <w:rStyle w:val="CommentReference"/>
        </w:rPr>
        <w:annotationRef/>
      </w:r>
      <w:r w:rsidRPr="238DD90D" w:rsidR="14CC6AE9">
        <w:t>?</w:t>
      </w:r>
    </w:p>
  </w:comment>
  <w:comment xmlns:w="http://schemas.openxmlformats.org/wordprocessingml/2006/main" w:initials="DT" w:author="Deborah Talmi" w:date="2026-06-02T15:16:13" w:id="862555540">
    <w:p xmlns:w14="http://schemas.microsoft.com/office/word/2010/wordml" xmlns:w="http://schemas.openxmlformats.org/wordprocessingml/2006/main" w:rsidR="7319E25F" w:rsidRDefault="2BD6B10A" w14:paraId="7FD3FED7" w14:textId="4A919F0A">
      <w:pPr>
        <w:pStyle w:val="CommentText"/>
      </w:pPr>
      <w:r>
        <w:rPr>
          <w:rStyle w:val="CommentReference"/>
        </w:rPr>
        <w:annotationRef/>
      </w:r>
      <w:r w:rsidRPr="582D0A59" w:rsidR="2134D072">
        <w:t xml:space="preserve">confused by this. I thought you already had supplied items in simulation 3. I know what you mean by talking about recognition. But no one else would. I think you need a paragraph reviewing other attempts to model recognition with CMR to make this point. </w:t>
      </w:r>
    </w:p>
  </w:comment>
  <w:comment xmlns:w="http://schemas.openxmlformats.org/wordprocessingml/2006/main" w:initials="DT" w:author="Deborah Talmi" w:date="2026-06-02T15:18:34" w:id="1672808211">
    <w:p xmlns:w14="http://schemas.microsoft.com/office/word/2010/wordml" xmlns:w="http://schemas.openxmlformats.org/wordprocessingml/2006/main" w:rsidR="4792FFDD" w:rsidRDefault="0B71F610" w14:paraId="69796356" w14:textId="135C7430">
      <w:pPr>
        <w:pStyle w:val="CommentText"/>
      </w:pPr>
      <w:r>
        <w:rPr>
          <w:rStyle w:val="CommentReference"/>
        </w:rPr>
        <w:annotationRef/>
      </w:r>
      <w:r w:rsidRPr="608C8DA6" w:rsidR="723C0F0B">
        <w:t xml:space="preserve">is there a figure for simulation 4? </w:t>
      </w:r>
    </w:p>
  </w:comment>
  <w:comment xmlns:w="http://schemas.openxmlformats.org/wordprocessingml/2006/main" w:initials="DT" w:author="Deborah Talmi" w:date="2026-06-02T15:16:42" w:id="1479292301">
    <w:p xmlns:w14="http://schemas.microsoft.com/office/word/2010/wordml" xmlns:w="http://schemas.openxmlformats.org/wordprocessingml/2006/main" w:rsidR="44C7251E" w:rsidRDefault="672B7C43" w14:paraId="0FD90C49" w14:textId="6B4A7323">
      <w:pPr>
        <w:pStyle w:val="CommentText"/>
      </w:pPr>
      <w:r>
        <w:rPr>
          <w:rStyle w:val="CommentReference"/>
        </w:rPr>
        <w:annotationRef/>
      </w:r>
      <w:r w:rsidRPr="5C465AB5" w:rsidR="718EA13A">
        <w:t>Doesn't it always ?</w:t>
      </w:r>
    </w:p>
  </w:comment>
  <w:comment xmlns:w="http://schemas.openxmlformats.org/wordprocessingml/2006/main" w:initials="DT" w:author="Deborah Talmi" w:date="2026-06-02T15:18:57" w:id="623492677">
    <w:p xmlns:w14="http://schemas.microsoft.com/office/word/2010/wordml" xmlns:w="http://schemas.openxmlformats.org/wordprocessingml/2006/main" w:rsidR="4F57DB9D" w:rsidRDefault="22583072" w14:paraId="176D17C5" w14:textId="08CAFC48">
      <w:pPr>
        <w:pStyle w:val="CommentText"/>
      </w:pPr>
      <w:r>
        <w:rPr>
          <w:rStyle w:val="CommentReference"/>
        </w:rPr>
        <w:annotationRef/>
      </w:r>
      <w:r w:rsidRPr="698A35EF" w:rsidR="41355620">
        <w:t>?</w:t>
      </w:r>
    </w:p>
  </w:comment>
</w:comments>
</file>

<file path=word/commentsExtended.xml><?xml version="1.0" encoding="utf-8"?>
<w15:commentsEx xmlns:mc="http://schemas.openxmlformats.org/markup-compatibility/2006" xmlns:w15="http://schemas.microsoft.com/office/word/2012/wordml" mc:Ignorable="w15">
  <w15:commentEx w15:done="0" w15:paraId="01F9EBF3"/>
  <w15:commentEx w15:done="0" w15:paraId="41EB557C"/>
  <w15:commentEx w15:done="0" w15:paraId="406DBB76"/>
  <w15:commentEx w15:done="0" w15:paraId="56E5F0EC"/>
  <w15:commentEx w15:done="0" w15:paraId="5689D898"/>
  <w15:commentEx w15:done="0" w15:paraId="4842C132"/>
  <w15:commentEx w15:done="0" w15:paraId="0EA0A4E9"/>
  <w15:commentEx w15:done="0" w15:paraId="60F61D32"/>
  <w15:commentEx w15:done="0" w15:paraId="0DEC16B4"/>
  <w15:commentEx w15:done="0" w15:paraId="1A3FD95F"/>
  <w15:commentEx w15:done="0" w15:paraId="756D0C1B" w15:paraIdParent="1A3FD95F"/>
  <w15:commentEx w15:done="0" w15:paraId="429841C7"/>
  <w15:commentEx w15:done="0" w15:paraId="5E02863C" w15:paraIdParent="429841C7"/>
  <w15:commentEx w15:done="0" w15:paraId="1C4DB921"/>
  <w15:commentEx w15:done="0" w15:paraId="73ECEAAB"/>
  <w15:commentEx w15:done="0" w15:paraId="119A5C57"/>
  <w15:commentEx w15:done="0" w15:paraId="57A86547"/>
  <w15:commentEx w15:done="0" w15:paraId="60F88035"/>
  <w15:commentEx w15:done="0" w15:paraId="71FCB5A1"/>
  <w15:commentEx w15:done="0" w15:paraId="5A8AB041"/>
  <w15:commentEx w15:done="0" w15:paraId="50686C9D"/>
  <w15:commentEx w15:done="0" w15:paraId="3E64BCB9"/>
  <w15:commentEx w15:done="0" w15:paraId="4DBF97DB"/>
  <w15:commentEx w15:done="0" w15:paraId="5DED158A"/>
  <w15:commentEx w15:done="0" w15:paraId="7E6E8CAD"/>
  <w15:commentEx w15:done="0" w15:paraId="6FC9F551"/>
  <w15:commentEx w15:done="0" w15:paraId="3547C936"/>
  <w15:commentEx w15:done="0" w15:paraId="25CF6E1F"/>
  <w15:commentEx w15:done="0" w15:paraId="2D90A4F8"/>
  <w15:commentEx w15:done="0" w15:paraId="5CA3D7E2"/>
  <w15:commentEx w15:done="0" w15:paraId="66708B0C"/>
  <w15:commentEx w15:done="0" w15:paraId="49BCFCD0" w15:paraIdParent="66708B0C"/>
  <w15:commentEx w15:done="0" w15:paraId="0CA72188"/>
  <w15:commentEx w15:done="0" w15:paraId="127A8EDF"/>
  <w15:commentEx w15:done="0" w15:paraId="22D35846"/>
  <w15:commentEx w15:done="0" w15:paraId="3B0742CE"/>
  <w15:commentEx w15:done="0" w15:paraId="2F3B062B" w15:paraIdParent="3B0742CE"/>
  <w15:commentEx w15:done="0" w15:paraId="5730DFEB" w15:paraIdParent="3B0742CE"/>
  <w15:commentEx w15:done="0" w15:paraId="116E47F5"/>
  <w15:commentEx w15:done="0" w15:paraId="3EAA1EA8" w15:paraIdParent="116E47F5"/>
  <w15:commentEx w15:done="0" w15:paraId="366BC51C"/>
  <w15:commentEx w15:done="0" w15:paraId="057C3B3B"/>
  <w15:commentEx w15:done="0" w15:paraId="11D0FBA3" w15:paraIdParent="057C3B3B"/>
  <w15:commentEx w15:done="0" w15:paraId="5E445461"/>
  <w15:commentEx w15:done="0" w15:paraId="322EE602"/>
  <w15:commentEx w15:done="0" w15:paraId="3A61AB6F"/>
  <w15:commentEx w15:done="0" w15:paraId="0874E861"/>
  <w15:commentEx w15:done="0" w15:paraId="4ADB53F6"/>
  <w15:commentEx w15:done="0" w15:paraId="1FDEBF6B"/>
  <w15:commentEx w15:done="0" w15:paraId="36BE2674"/>
  <w15:commentEx w15:done="0" w15:paraId="408F37FD"/>
  <w15:commentEx w15:done="0" w15:paraId="437BEC39"/>
  <w15:commentEx w15:done="0" w15:paraId="16115AFA"/>
  <w15:commentEx w15:done="0" w15:paraId="39D19FB6" w15:paraIdParent="16115AFA"/>
  <w15:commentEx w15:done="0" w15:paraId="473B663F"/>
  <w15:commentEx w15:done="0" w15:paraId="34987F85"/>
  <w15:commentEx w15:done="0" w15:paraId="65DED3FD"/>
  <w15:commentEx w15:done="0" w15:paraId="7556A2AC"/>
  <w15:commentEx w15:done="0" w15:paraId="63835487"/>
  <w15:commentEx w15:done="0" w15:paraId="41E139B1"/>
  <w15:commentEx w15:done="0" w15:paraId="35210CD1"/>
  <w15:commentEx w15:done="0" w15:paraId="1A312443"/>
  <w15:commentEx w15:done="0" w15:paraId="67E0C051"/>
  <w15:commentEx w15:done="0" w15:paraId="01FA73A4"/>
  <w15:commentEx w15:done="0" w15:paraId="6B3C70B8"/>
  <w15:commentEx w15:done="0" w15:paraId="4B241163"/>
  <w15:commentEx w15:done="0" w15:paraId="3E00235B" w15:paraIdParent="4B241163"/>
  <w15:commentEx w15:done="0" w15:paraId="54574C74"/>
  <w15:commentEx w15:done="0" w15:paraId="6085303F"/>
  <w15:commentEx w15:done="0" w15:paraId="0174CF81" w15:paraIdParent="6085303F"/>
  <w15:commentEx w15:done="0" w15:paraId="65BE3AD1"/>
  <w15:commentEx w15:done="0" w15:paraId="49F29B78"/>
  <w15:commentEx w15:done="0" w15:paraId="235C98AC"/>
  <w15:commentEx w15:done="0" w15:paraId="2B564691" w15:paraIdParent="235C98AC"/>
  <w15:commentEx w15:done="0" w15:paraId="01638866"/>
  <w15:commentEx w15:done="0" w15:paraId="0CA4DF38"/>
  <w15:commentEx w15:done="0" w15:paraId="4CF1D055"/>
  <w15:commentEx w15:done="0" w15:paraId="67F4868F"/>
  <w15:commentEx w15:done="0" w15:paraId="318687C1"/>
  <w15:commentEx w15:done="0" w15:paraId="78643A04"/>
  <w15:commentEx w15:done="0" w15:paraId="491AEE26"/>
  <w15:commentEx w15:done="0" w15:paraId="45A78D6C" w15:paraIdParent="491AEE26"/>
  <w15:commentEx w15:done="0" w15:paraId="6AF3E6AD"/>
  <w15:commentEx w15:done="0" w15:paraId="211DB5DA"/>
  <w15:commentEx w15:done="0" w15:paraId="48940C43"/>
  <w15:commentEx w15:done="0" w15:paraId="6E9434F5" w15:paraIdParent="48940C43"/>
  <w15:commentEx w15:done="0" w15:paraId="366C0C4C"/>
  <w15:commentEx w15:done="0" w15:paraId="78CE7C65"/>
  <w15:commentEx w15:done="0" w15:paraId="01A022BB" w15:paraIdParent="78CE7C65"/>
  <w15:commentEx w15:done="0" w15:paraId="42962981"/>
  <w15:commentEx w15:done="0" w15:paraId="76F5A69D" w15:paraIdParent="42962981"/>
  <w15:commentEx w15:done="0" w15:paraId="405D6067"/>
  <w15:commentEx w15:done="0" w15:paraId="6C32AE7C"/>
  <w15:commentEx w15:done="0" w15:paraId="1FA116E8"/>
  <w15:commentEx w15:done="0" w15:paraId="035605A9" w15:paraIdParent="1FA116E8"/>
  <w15:commentEx w15:done="0" w15:paraId="48740E2A" w15:paraIdParent="1FA116E8"/>
  <w15:commentEx w15:done="0" w15:paraId="133BD604"/>
  <w15:commentEx w15:done="0" w15:paraId="5D302622"/>
  <w15:commentEx w15:done="0" w15:paraId="121B4338"/>
  <w15:commentEx w15:done="0" w15:paraId="2B63143D"/>
  <w15:commentEx w15:done="0" w15:paraId="4A2B205E" w15:paraIdParent="2B63143D"/>
  <w15:commentEx w15:done="0" w15:paraId="62260B03"/>
  <w15:commentEx w15:done="0" w15:paraId="016BB8F0"/>
  <w15:commentEx w15:done="0" w15:paraId="5E63EF70"/>
  <w15:commentEx w15:done="0" w15:paraId="0A2CBC22"/>
  <w15:commentEx w15:done="0" w15:paraId="4D18BEDE"/>
  <w15:commentEx w15:done="0" w15:paraId="53AAA999"/>
  <w15:commentEx w15:done="0" w15:paraId="7DF1232C"/>
  <w15:commentEx w15:done="0" w15:paraId="4B0BCB83"/>
  <w15:commentEx w15:done="0" w15:paraId="5938C78A"/>
  <w15:commentEx w15:done="0" w15:paraId="6A78B864" w15:paraIdParent="5938C78A"/>
  <w15:commentEx w15:done="0" w15:paraId="3229CA39"/>
  <w15:commentEx w15:done="0" w15:paraId="27384692"/>
  <w15:commentEx w15:done="0" w15:paraId="297CE01A"/>
  <w15:commentEx w15:done="0" w15:paraId="0E4D62A7"/>
  <w15:commentEx w15:done="0" w15:paraId="4D9E6C76"/>
  <w15:commentEx w15:done="0" w15:paraId="4726D6BF"/>
  <w15:commentEx w15:done="0" w15:paraId="685152C6"/>
  <w15:commentEx w15:done="0" w15:paraId="3AE19B1A"/>
  <w15:commentEx w15:done="0" w15:paraId="55787297" w15:paraIdParent="3AE19B1A"/>
  <w15:commentEx w15:done="0" w15:paraId="6D7F9BC0"/>
  <w15:commentEx w15:done="0" w15:paraId="7C9752A6"/>
  <w15:commentEx w15:done="0" w15:paraId="71779A1C"/>
  <w15:commentEx w15:done="0" w15:paraId="281B65E3"/>
  <w15:commentEx w15:done="0" w15:paraId="43BA0CA9"/>
  <w15:commentEx w15:done="0" w15:paraId="126E8F51" w15:paraIdParent="43BA0CA9"/>
  <w15:commentEx w15:done="0" w15:paraId="0261FC48"/>
  <w15:commentEx w15:done="0" w15:paraId="5DA301FE"/>
  <w15:commentEx w15:done="0" w15:paraId="58036D66"/>
  <w15:commentEx w15:done="0" w15:paraId="591E3A22"/>
  <w15:commentEx w15:done="0" w15:paraId="44202E8D"/>
  <w15:commentEx w15:done="0" w15:paraId="62A791B2"/>
  <w15:commentEx w15:done="0" w15:paraId="7FD3FED7"/>
  <w15:commentEx w15:done="0" w15:paraId="69796356" w15:paraIdParent="7FD3FED7"/>
  <w15:commentEx w15:done="0" w15:paraId="0FD90C49"/>
  <w15:commentEx w15:done="0" w15:paraId="176D17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1642E49" w16cex:dateUtc="2026-06-02T09:12:07.973Z"/>
  <w16cex:commentExtensible w16cex:durableId="2F24A3E8" w16cex:dateUtc="2026-06-02T09:13:19.088Z"/>
  <w16cex:commentExtensible w16cex:durableId="7C2D5579" w16cex:dateUtc="2026-06-02T09:15:14.103Z"/>
  <w16cex:commentExtensible w16cex:durableId="414021CE" w16cex:dateUtc="2026-06-02T09:17:24.79Z"/>
  <w16cex:commentExtensible w16cex:durableId="35BDEDB3" w16cex:dateUtc="2026-06-02T09:22:27.985Z"/>
  <w16cex:commentExtensible w16cex:durableId="78DF605E" w16cex:dateUtc="2026-06-02T09:23:32.232Z"/>
  <w16cex:commentExtensible w16cex:durableId="1A7C12E5" w16cex:dateUtc="2026-06-02T09:24:10.628Z"/>
  <w16cex:commentExtensible w16cex:durableId="07D7547F" w16cex:dateUtc="2026-06-02T09:25:57.066Z"/>
  <w16cex:commentExtensible w16cex:durableId="3D6D510A" w16cex:dateUtc="2026-06-02T09:41:03.007Z"/>
  <w16cex:commentExtensible w16cex:durableId="1EC5A5B3" w16cex:dateUtc="2026-06-02T09:43:25.57Z"/>
  <w16cex:commentExtensible w16cex:durableId="29716BCB" w16cex:dateUtc="2026-06-02T11:47:31.298Z"/>
  <w16cex:commentExtensible w16cex:durableId="0A9275F1" w16cex:dateUtc="2026-06-02T09:45:16.517Z"/>
  <w16cex:commentExtensible w16cex:durableId="536C26F9" w16cex:dateUtc="2026-06-02T09:46:03.953Z"/>
  <w16cex:commentExtensible w16cex:durableId="0A0C3137" w16cex:dateUtc="2026-06-02T09:49:18.152Z"/>
  <w16cex:commentExtensible w16cex:durableId="4158EE3A" w16cex:dateUtc="2026-06-02T09:50:11.016Z"/>
  <w16cex:commentExtensible w16cex:durableId="2F4BCEEA" w16cex:dateUtc="2026-06-02T09:56:59.016Z"/>
  <w16cex:commentExtensible w16cex:durableId="52F06C8A" w16cex:dateUtc="2026-06-02T09:57:25.196Z"/>
  <w16cex:commentExtensible w16cex:durableId="22C8AD58" w16cex:dateUtc="2026-06-02T09:57:41.553Z"/>
  <w16cex:commentExtensible w16cex:durableId="582C8CF6" w16cex:dateUtc="2026-06-02T09:57:49.44Z"/>
  <w16cex:commentExtensible w16cex:durableId="2ED68EC3" w16cex:dateUtc="2026-06-02T09:58:02.452Z"/>
  <w16cex:commentExtensible w16cex:durableId="19FAC5B3" w16cex:dateUtc="2026-06-02T09:58:09.662Z"/>
  <w16cex:commentExtensible w16cex:durableId="5084486E" w16cex:dateUtc="2026-06-02T09:58:17.482Z"/>
  <w16cex:commentExtensible w16cex:durableId="58968D53" w16cex:dateUtc="2026-06-02T09:58:56.292Z"/>
  <w16cex:commentExtensible w16cex:durableId="2F842412" w16cex:dateUtc="2026-06-02T09:59:24.745Z"/>
  <w16cex:commentExtensible w16cex:durableId="3945FE1D" w16cex:dateUtc="2026-06-02T10:00:17.901Z"/>
  <w16cex:commentExtensible w16cex:durableId="08B13462" w16cex:dateUtc="2026-06-02T10:00:45.836Z"/>
  <w16cex:commentExtensible w16cex:durableId="39FE0E28" w16cex:dateUtc="2026-06-02T10:01:48.171Z"/>
  <w16cex:commentExtensible w16cex:durableId="5041C829" w16cex:dateUtc="2026-06-02T10:06:08.378Z"/>
  <w16cex:commentExtensible w16cex:durableId="68FD9161" w16cex:dateUtc="2026-06-02T10:06:45.509Z"/>
  <w16cex:commentExtensible w16cex:durableId="67C4802A" w16cex:dateUtc="2026-06-02T10:09:17.697Z"/>
  <w16cex:commentExtensible w16cex:durableId="06DBFB27" w16cex:dateUtc="2026-06-02T10:09:56.655Z"/>
  <w16cex:commentExtensible w16cex:durableId="5CAF74DE" w16cex:dateUtc="2026-06-02T10:10:34.36Z"/>
  <w16cex:commentExtensible w16cex:durableId="51546425" w16cex:dateUtc="2026-06-02T10:11:24.813Z"/>
  <w16cex:commentExtensible w16cex:durableId="42820B69" w16cex:dateUtc="2026-06-02T10:12:27.423Z"/>
  <w16cex:commentExtensible w16cex:durableId="34EE1135" w16cex:dateUtc="2026-06-02T10:13:46.888Z"/>
  <w16cex:commentExtensible w16cex:durableId="57DC6FB3" w16cex:dateUtc="2026-06-02T10:15:03.884Z"/>
  <w16cex:commentExtensible w16cex:durableId="5502536F" w16cex:dateUtc="2026-06-02T10:29:08.329Z"/>
  <w16cex:commentExtensible w16cex:durableId="20E5F783" w16cex:dateUtc="2026-06-02T10:30:24.788Z"/>
  <w16cex:commentExtensible w16cex:durableId="66A5F232" w16cex:dateUtc="2026-06-02T10:35:36.391Z"/>
  <w16cex:commentExtensible w16cex:durableId="0CC8FAF6" w16cex:dateUtc="2026-06-02T10:35:41.118Z"/>
  <w16cex:commentExtensible w16cex:durableId="69D75C6B" w16cex:dateUtc="2026-06-02T10:41:09.442Z"/>
  <w16cex:commentExtensible w16cex:durableId="70BD5D44" w16cex:dateUtc="2026-06-02T10:43:58.886Z"/>
  <w16cex:commentExtensible w16cex:durableId="12BEB518" w16cex:dateUtc="2026-06-02T10:44:15.007Z"/>
  <w16cex:commentExtensible w16cex:durableId="105BBF2E" w16cex:dateUtc="2026-06-02T10:49:34.147Z"/>
  <w16cex:commentExtensible w16cex:durableId="686B9014" w16cex:dateUtc="2026-06-02T10:50:17.519Z"/>
  <w16cex:commentExtensible w16cex:durableId="12F3442B" w16cex:dateUtc="2026-06-02T10:50:50.081Z"/>
  <w16cex:commentExtensible w16cex:durableId="3F7AC200" w16cex:dateUtc="2026-06-02T11:07:07.569Z"/>
  <w16cex:commentExtensible w16cex:durableId="0310679E" w16cex:dateUtc="2026-06-02T11:07:58.827Z"/>
  <w16cex:commentExtensible w16cex:durableId="102FD834" w16cex:dateUtc="2026-06-02T11:08:46.559Z"/>
  <w16cex:commentExtensible w16cex:durableId="7C5427C4" w16cex:dateUtc="2026-06-02T11:11:18.546Z"/>
  <w16cex:commentExtensible w16cex:durableId="6B8EB55F" w16cex:dateUtc="2026-06-02T11:12:52.971Z"/>
  <w16cex:commentExtensible w16cex:durableId="49D2B165" w16cex:dateUtc="2026-06-02T11:16:06.954Z"/>
  <w16cex:commentExtensible w16cex:durableId="0348C65C" w16cex:dateUtc="2026-06-02T11:16:51.356Z"/>
  <w16cex:commentExtensible w16cex:durableId="4B27FB9E" w16cex:dateUtc="2026-06-02T11:17:33.395Z"/>
  <w16cex:commentExtensible w16cex:durableId="442F682D" w16cex:dateUtc="2026-06-02T11:18:26.998Z"/>
  <w16cex:commentExtensible w16cex:durableId="22F03A8C" w16cex:dateUtc="2026-06-02T11:18:55.324Z"/>
  <w16cex:commentExtensible w16cex:durableId="094E7A3F" w16cex:dateUtc="2026-06-02T11:21:41.195Z"/>
  <w16cex:commentExtensible w16cex:durableId="158B4F17" w16cex:dateUtc="2026-06-02T11:22:13.152Z"/>
  <w16cex:commentExtensible w16cex:durableId="0A654EDF" w16cex:dateUtc="2026-06-02T11:23:05.086Z"/>
  <w16cex:commentExtensible w16cex:durableId="18C92A98" w16cex:dateUtc="2026-06-02T11:25:20.868Z"/>
  <w16cex:commentExtensible w16cex:durableId="1B868DBF" w16cex:dateUtc="2026-06-02T11:25:55.104Z"/>
  <w16cex:commentExtensible w16cex:durableId="6B21DD9F" w16cex:dateUtc="2026-06-02T11:26:02.396Z"/>
  <w16cex:commentExtensible w16cex:durableId="52A45725" w16cex:dateUtc="2026-06-02T11:30:28.429Z"/>
  <w16cex:commentExtensible w16cex:durableId="4049985D" w16cex:dateUtc="2026-06-02T11:31:57.114Z"/>
  <w16cex:commentExtensible w16cex:durableId="4E414920" w16cex:dateUtc="2026-06-02T11:38:55.396Z"/>
  <w16cex:commentExtensible w16cex:durableId="4C09A0D3" w16cex:dateUtc="2026-06-02T11:39:52.092Z"/>
  <w16cex:commentExtensible w16cex:durableId="15EF0239" w16cex:dateUtc="2026-06-02T11:40:23.082Z"/>
  <w16cex:commentExtensible w16cex:durableId="280084D8" w16cex:dateUtc="2026-06-02T11:50:14.947Z"/>
  <w16cex:commentExtensible w16cex:durableId="61B604B7" w16cex:dateUtc="2026-06-02T11:50:24.562Z"/>
  <w16cex:commentExtensible w16cex:durableId="7DA02EB2" w16cex:dateUtc="2026-06-02T11:51:22.563Z"/>
  <w16cex:commentExtensible w16cex:durableId="1F0F58C4" w16cex:dateUtc="2026-06-02T11:54:08.503Z"/>
  <w16cex:commentExtensible w16cex:durableId="1E019973" w16cex:dateUtc="2026-06-02T11:55:43.603Z"/>
  <w16cex:commentExtensible w16cex:durableId="1076D6FF" w16cex:dateUtc="2026-06-02T11:57:43.358Z"/>
  <w16cex:commentExtensible w16cex:durableId="5F1CE14D" w16cex:dateUtc="2026-06-02T11:58:08.253Z"/>
  <w16cex:commentExtensible w16cex:durableId="44CF1026" w16cex:dateUtc="2026-06-02T11:59:55.516Z"/>
  <w16cex:commentExtensible w16cex:durableId="6D8CE647" w16cex:dateUtc="2026-06-02T13:00:53.148Z"/>
  <w16cex:commentExtensible w16cex:durableId="4C31496D" w16cex:dateUtc="2026-06-02T13:01:11.457Z"/>
  <w16cex:commentExtensible w16cex:durableId="4B8B034C" w16cex:dateUtc="2026-06-02T13:01:55.017Z"/>
  <w16cex:commentExtensible w16cex:durableId="4F603222" w16cex:dateUtc="2026-06-02T13:02:33.672Z"/>
  <w16cex:commentExtensible w16cex:durableId="56F12596" w16cex:dateUtc="2026-06-02T13:02:49.197Z"/>
  <w16cex:commentExtensible w16cex:durableId="3026053A" w16cex:dateUtc="2026-06-02T13:06:23.691Z"/>
  <w16cex:commentExtensible w16cex:durableId="0792418D" w16cex:dateUtc="2026-06-02T13:07:40.23Z"/>
  <w16cex:commentExtensible w16cex:durableId="1657EE47" w16cex:dateUtc="2026-06-02T13:09:32.504Z"/>
  <w16cex:commentExtensible w16cex:durableId="169ABAE5" w16cex:dateUtc="2026-06-02T13:12:21.303Z"/>
  <w16cex:commentExtensible w16cex:durableId="1F034D99" w16cex:dateUtc="2026-06-02T13:13:27.798Z"/>
  <w16cex:commentExtensible w16cex:durableId="1B9CFCE1" w16cex:dateUtc="2026-06-02T13:14:04.676Z"/>
  <w16cex:commentExtensible w16cex:durableId="652A8E6D" w16cex:dateUtc="2026-06-02T13:14:58.373Z"/>
  <w16cex:commentExtensible w16cex:durableId="2DA05F2C" w16cex:dateUtc="2026-06-02T13:15:13.44Z"/>
  <w16cex:commentExtensible w16cex:durableId="1F6E4EB0" w16cex:dateUtc="2026-06-02T13:16:27.067Z"/>
  <w16cex:commentExtensible w16cex:durableId="0C655542" w16cex:dateUtc="2026-06-02T13:17:16.603Z"/>
  <w16cex:commentExtensible w16cex:durableId="41F07DC3" w16cex:dateUtc="2026-06-02T13:19:51.402Z"/>
  <w16cex:commentExtensible w16cex:durableId="1F021E6A" w16cex:dateUtc="2026-06-02T13:18:10.099Z"/>
  <w16cex:commentExtensible w16cex:durableId="344437A6" w16cex:dateUtc="2026-06-02T13:18:24.889Z"/>
  <w16cex:commentExtensible w16cex:durableId="2389F074" w16cex:dateUtc="2026-06-02T13:21:41.22Z"/>
  <w16cex:commentExtensible w16cex:durableId="12EA099F" w16cex:dateUtc="2026-06-02T13:26:49.272Z"/>
  <w16cex:commentExtensible w16cex:durableId="36751FF7" w16cex:dateUtc="2026-06-02T13:54:49.308Z"/>
  <w16cex:commentExtensible w16cex:durableId="14BDF90A" w16cex:dateUtc="2026-06-02T13:24:37.891Z"/>
  <w16cex:commentExtensible w16cex:durableId="65F5027B" w16cex:dateUtc="2026-06-02T13:27:25.712Z"/>
  <w16cex:commentExtensible w16cex:durableId="53B14ECB" w16cex:dateUtc="2026-06-02T13:28:03.941Z"/>
  <w16cex:commentExtensible w16cex:durableId="5A8E963E" w16cex:dateUtc="2026-06-02T13:28:31.149Z"/>
  <w16cex:commentExtensible w16cex:durableId="5CB313DA" w16cex:dateUtc="2026-06-02T13:29:03.59Z"/>
  <w16cex:commentExtensible w16cex:durableId="02DC66B6" w16cex:dateUtc="2026-06-02T13:29:46.116Z"/>
  <w16cex:commentExtensible w16cex:durableId="56A689D7" w16cex:dateUtc="2026-06-02T13:30:41.149Z"/>
  <w16cex:commentExtensible w16cex:durableId="47163289" w16cex:dateUtc="2026-06-02T13:31:06.977Z"/>
  <w16cex:commentExtensible w16cex:durableId="781EB610" w16cex:dateUtc="2026-06-02T13:32:14.161Z"/>
  <w16cex:commentExtensible w16cex:durableId="51FD60AE" w16cex:dateUtc="2026-06-02T13:32:46.924Z"/>
  <w16cex:commentExtensible w16cex:durableId="4A010A60" w16cex:dateUtc="2026-06-02T13:37:08.56Z"/>
  <w16cex:commentExtensible w16cex:durableId="2FF2CEE2" w16cex:dateUtc="2026-06-02T13:37:27.943Z"/>
  <w16cex:commentExtensible w16cex:durableId="5AD5781D" w16cex:dateUtc="2026-06-02T13:37:56.635Z"/>
  <w16cex:commentExtensible w16cex:durableId="4113880B" w16cex:dateUtc="2026-06-02T13:38:26.36Z"/>
  <w16cex:commentExtensible w16cex:durableId="319DE226" w16cex:dateUtc="2026-06-02T13:40:02.479Z"/>
  <w16cex:commentExtensible w16cex:durableId="0DEC88A2" w16cex:dateUtc="2026-06-02T13:40:49.175Z"/>
  <w16cex:commentExtensible w16cex:durableId="3F1170F3" w16cex:dateUtc="2026-06-02T13:42:20.566Z"/>
  <w16cex:commentExtensible w16cex:durableId="42E3EC90" w16cex:dateUtc="2026-06-02T13:42:55.539Z"/>
  <w16cex:commentExtensible w16cex:durableId="32E25EA0" w16cex:dateUtc="2026-06-02T13:44:47.234Z"/>
  <w16cex:commentExtensible w16cex:durableId="1739D5E8" w16cex:dateUtc="2026-06-02T13:45:05.627Z"/>
  <w16cex:commentExtensible w16cex:durableId="78AA8673" w16cex:dateUtc="2026-06-02T13:49:29.855Z"/>
  <w16cex:commentExtensible w16cex:durableId="058B751D" w16cex:dateUtc="2026-06-02T13:49:55.843Z"/>
  <w16cex:commentExtensible w16cex:durableId="71819B6D" w16cex:dateUtc="2026-06-02T13:50:25.506Z"/>
  <w16cex:commentExtensible w16cex:durableId="74295E3C" w16cex:dateUtc="2026-06-02T13:50:57.993Z"/>
  <w16cex:commentExtensible w16cex:durableId="3E07B39A" w16cex:dateUtc="2026-06-02T13:51:27.474Z"/>
  <w16cex:commentExtensible w16cex:durableId="10BA929E" w16cex:dateUtc="2026-06-02T13:52:22.715Z"/>
  <w16cex:commentExtensible w16cex:durableId="2718ECFC" w16cex:dateUtc="2026-06-02T14:02:44.102Z"/>
  <w16cex:commentExtensible w16cex:durableId="78BD0A9B" w16cex:dateUtc="2026-06-02T14:05:19.301Z"/>
  <w16cex:commentExtensible w16cex:durableId="6AF118D4" w16cex:dateUtc="2026-06-02T14:06:47.678Z"/>
  <w16cex:commentExtensible w16cex:durableId="778D3376" w16cex:dateUtc="2026-06-02T14:07:34.182Z"/>
  <w16cex:commentExtensible w16cex:durableId="3ADD2DCF" w16cex:dateUtc="2026-06-02T14:09:14.035Z"/>
  <w16cex:commentExtensible w16cex:durableId="6DC06748" w16cex:dateUtc="2026-06-02T14:09:42.271Z"/>
  <w16cex:commentExtensible w16cex:durableId="02E240BA" w16cex:dateUtc="2026-06-02T14:10:53.241Z"/>
  <w16cex:commentExtensible w16cex:durableId="77C1E872" w16cex:dateUtc="2026-06-02T14:11:38.591Z"/>
  <w16cex:commentExtensible w16cex:durableId="25F2FA42" w16cex:dateUtc="2026-06-02T14:12:07.765Z"/>
  <w16cex:commentExtensible w16cex:durableId="0BEC5F94" w16cex:dateUtc="2026-06-02T14:12:43.225Z"/>
  <w16cex:commentExtensible w16cex:durableId="70EE7908" w16cex:dateUtc="2026-06-02T14:16:13.289Z"/>
  <w16cex:commentExtensible w16cex:durableId="074B0EF6" w16cex:dateUtc="2026-06-02T14:18:34.629Z"/>
  <w16cex:commentExtensible w16cex:durableId="22DF1C78" w16cex:dateUtc="2026-06-02T14:16:42.641Z"/>
  <w16cex:commentExtensible w16cex:durableId="6FFED632" w16cex:dateUtc="2026-06-02T14:18:57.912Z"/>
</w16cex:commentsExtensible>
</file>

<file path=word/commentsIds.xml><?xml version="1.0" encoding="utf-8"?>
<w16cid:commentsIds xmlns:mc="http://schemas.openxmlformats.org/markup-compatibility/2006" xmlns:w16cid="http://schemas.microsoft.com/office/word/2016/wordml/cid" mc:Ignorable="w16cid">
  <w16cid:commentId w16cid:paraId="01F9EBF3" w16cid:durableId="31642E49"/>
  <w16cid:commentId w16cid:paraId="41EB557C" w16cid:durableId="2F24A3E8"/>
  <w16cid:commentId w16cid:paraId="406DBB76" w16cid:durableId="7C2D5579"/>
  <w16cid:commentId w16cid:paraId="56E5F0EC" w16cid:durableId="414021CE"/>
  <w16cid:commentId w16cid:paraId="5689D898" w16cid:durableId="35BDEDB3"/>
  <w16cid:commentId w16cid:paraId="4842C132" w16cid:durableId="78DF605E"/>
  <w16cid:commentId w16cid:paraId="0EA0A4E9" w16cid:durableId="1A7C12E5"/>
  <w16cid:commentId w16cid:paraId="60F61D32" w16cid:durableId="07D7547F"/>
  <w16cid:commentId w16cid:paraId="0DEC16B4" w16cid:durableId="3D6D510A"/>
  <w16cid:commentId w16cid:paraId="1A3FD95F" w16cid:durableId="1EC5A5B3"/>
  <w16cid:commentId w16cid:paraId="756D0C1B" w16cid:durableId="29716BCB"/>
  <w16cid:commentId w16cid:paraId="429841C7" w16cid:durableId="0A9275F1"/>
  <w16cid:commentId w16cid:paraId="5E02863C" w16cid:durableId="536C26F9"/>
  <w16cid:commentId w16cid:paraId="1C4DB921" w16cid:durableId="0A0C3137"/>
  <w16cid:commentId w16cid:paraId="73ECEAAB" w16cid:durableId="4158EE3A"/>
  <w16cid:commentId w16cid:paraId="119A5C57" w16cid:durableId="2F4BCEEA"/>
  <w16cid:commentId w16cid:paraId="57A86547" w16cid:durableId="52F06C8A"/>
  <w16cid:commentId w16cid:paraId="60F88035" w16cid:durableId="22C8AD58"/>
  <w16cid:commentId w16cid:paraId="71FCB5A1" w16cid:durableId="582C8CF6"/>
  <w16cid:commentId w16cid:paraId="5A8AB041" w16cid:durableId="2ED68EC3"/>
  <w16cid:commentId w16cid:paraId="50686C9D" w16cid:durableId="19FAC5B3"/>
  <w16cid:commentId w16cid:paraId="3E64BCB9" w16cid:durableId="5084486E"/>
  <w16cid:commentId w16cid:paraId="4DBF97DB" w16cid:durableId="58968D53"/>
  <w16cid:commentId w16cid:paraId="5DED158A" w16cid:durableId="2F842412"/>
  <w16cid:commentId w16cid:paraId="7E6E8CAD" w16cid:durableId="3945FE1D"/>
  <w16cid:commentId w16cid:paraId="6FC9F551" w16cid:durableId="08B13462"/>
  <w16cid:commentId w16cid:paraId="3547C936" w16cid:durableId="39FE0E28"/>
  <w16cid:commentId w16cid:paraId="25CF6E1F" w16cid:durableId="5041C829"/>
  <w16cid:commentId w16cid:paraId="2D90A4F8" w16cid:durableId="68FD9161"/>
  <w16cid:commentId w16cid:paraId="5CA3D7E2" w16cid:durableId="67C4802A"/>
  <w16cid:commentId w16cid:paraId="66708B0C" w16cid:durableId="06DBFB27"/>
  <w16cid:commentId w16cid:paraId="49BCFCD0" w16cid:durableId="5CAF74DE"/>
  <w16cid:commentId w16cid:paraId="0CA72188" w16cid:durableId="51546425"/>
  <w16cid:commentId w16cid:paraId="127A8EDF" w16cid:durableId="42820B69"/>
  <w16cid:commentId w16cid:paraId="22D35846" w16cid:durableId="34EE1135"/>
  <w16cid:commentId w16cid:paraId="3B0742CE" w16cid:durableId="57DC6FB3"/>
  <w16cid:commentId w16cid:paraId="2F3B062B" w16cid:durableId="5502536F"/>
  <w16cid:commentId w16cid:paraId="5730DFEB" w16cid:durableId="20E5F783"/>
  <w16cid:commentId w16cid:paraId="116E47F5" w16cid:durableId="66A5F232"/>
  <w16cid:commentId w16cid:paraId="3EAA1EA8" w16cid:durableId="0CC8FAF6"/>
  <w16cid:commentId w16cid:paraId="366BC51C" w16cid:durableId="69D75C6B"/>
  <w16cid:commentId w16cid:paraId="057C3B3B" w16cid:durableId="70BD5D44"/>
  <w16cid:commentId w16cid:paraId="11D0FBA3" w16cid:durableId="12BEB518"/>
  <w16cid:commentId w16cid:paraId="5E445461" w16cid:durableId="105BBF2E"/>
  <w16cid:commentId w16cid:paraId="322EE602" w16cid:durableId="686B9014"/>
  <w16cid:commentId w16cid:paraId="3A61AB6F" w16cid:durableId="12F3442B"/>
  <w16cid:commentId w16cid:paraId="0874E861" w16cid:durableId="3F7AC200"/>
  <w16cid:commentId w16cid:paraId="4ADB53F6" w16cid:durableId="0310679E"/>
  <w16cid:commentId w16cid:paraId="1FDEBF6B" w16cid:durableId="102FD834"/>
  <w16cid:commentId w16cid:paraId="36BE2674" w16cid:durableId="7C5427C4"/>
  <w16cid:commentId w16cid:paraId="408F37FD" w16cid:durableId="6B8EB55F"/>
  <w16cid:commentId w16cid:paraId="437BEC39" w16cid:durableId="49D2B165"/>
  <w16cid:commentId w16cid:paraId="16115AFA" w16cid:durableId="0348C65C"/>
  <w16cid:commentId w16cid:paraId="39D19FB6" w16cid:durableId="4B27FB9E"/>
  <w16cid:commentId w16cid:paraId="473B663F" w16cid:durableId="442F682D"/>
  <w16cid:commentId w16cid:paraId="34987F85" w16cid:durableId="22F03A8C"/>
  <w16cid:commentId w16cid:paraId="65DED3FD" w16cid:durableId="094E7A3F"/>
  <w16cid:commentId w16cid:paraId="7556A2AC" w16cid:durableId="158B4F17"/>
  <w16cid:commentId w16cid:paraId="63835487" w16cid:durableId="0A654EDF"/>
  <w16cid:commentId w16cid:paraId="41E139B1" w16cid:durableId="18C92A98"/>
  <w16cid:commentId w16cid:paraId="35210CD1" w16cid:durableId="1B868DBF"/>
  <w16cid:commentId w16cid:paraId="1A312443" w16cid:durableId="6B21DD9F"/>
  <w16cid:commentId w16cid:paraId="67E0C051" w16cid:durableId="52A45725"/>
  <w16cid:commentId w16cid:paraId="01FA73A4" w16cid:durableId="4049985D"/>
  <w16cid:commentId w16cid:paraId="6B3C70B8" w16cid:durableId="4E414920"/>
  <w16cid:commentId w16cid:paraId="4B241163" w16cid:durableId="4C09A0D3"/>
  <w16cid:commentId w16cid:paraId="3E00235B" w16cid:durableId="15EF0239"/>
  <w16cid:commentId w16cid:paraId="54574C74" w16cid:durableId="280084D8"/>
  <w16cid:commentId w16cid:paraId="6085303F" w16cid:durableId="61B604B7"/>
  <w16cid:commentId w16cid:paraId="0174CF81" w16cid:durableId="7DA02EB2"/>
  <w16cid:commentId w16cid:paraId="65BE3AD1" w16cid:durableId="1F0F58C4"/>
  <w16cid:commentId w16cid:paraId="49F29B78" w16cid:durableId="1E019973"/>
  <w16cid:commentId w16cid:paraId="235C98AC" w16cid:durableId="1076D6FF"/>
  <w16cid:commentId w16cid:paraId="2B564691" w16cid:durableId="5F1CE14D"/>
  <w16cid:commentId w16cid:paraId="01638866" w16cid:durableId="44CF1026"/>
  <w16cid:commentId w16cid:paraId="0CA4DF38" w16cid:durableId="6D8CE647"/>
  <w16cid:commentId w16cid:paraId="4CF1D055" w16cid:durableId="4C31496D"/>
  <w16cid:commentId w16cid:paraId="67F4868F" w16cid:durableId="4B8B034C"/>
  <w16cid:commentId w16cid:paraId="318687C1" w16cid:durableId="4F603222"/>
  <w16cid:commentId w16cid:paraId="78643A04" w16cid:durableId="56F12596"/>
  <w16cid:commentId w16cid:paraId="491AEE26" w16cid:durableId="3026053A"/>
  <w16cid:commentId w16cid:paraId="45A78D6C" w16cid:durableId="0792418D"/>
  <w16cid:commentId w16cid:paraId="6AF3E6AD" w16cid:durableId="1657EE47"/>
  <w16cid:commentId w16cid:paraId="211DB5DA" w16cid:durableId="169ABAE5"/>
  <w16cid:commentId w16cid:paraId="48940C43" w16cid:durableId="1F034D99"/>
  <w16cid:commentId w16cid:paraId="6E9434F5" w16cid:durableId="1B9CFCE1"/>
  <w16cid:commentId w16cid:paraId="366C0C4C" w16cid:durableId="652A8E6D"/>
  <w16cid:commentId w16cid:paraId="78CE7C65" w16cid:durableId="2DA05F2C"/>
  <w16cid:commentId w16cid:paraId="01A022BB" w16cid:durableId="1F6E4EB0"/>
  <w16cid:commentId w16cid:paraId="42962981" w16cid:durableId="0C655542"/>
  <w16cid:commentId w16cid:paraId="76F5A69D" w16cid:durableId="41F07DC3"/>
  <w16cid:commentId w16cid:paraId="405D6067" w16cid:durableId="1F021E6A"/>
  <w16cid:commentId w16cid:paraId="6C32AE7C" w16cid:durableId="344437A6"/>
  <w16cid:commentId w16cid:paraId="1FA116E8" w16cid:durableId="2389F074"/>
  <w16cid:commentId w16cid:paraId="035605A9" w16cid:durableId="12EA099F"/>
  <w16cid:commentId w16cid:paraId="48740E2A" w16cid:durableId="36751FF7"/>
  <w16cid:commentId w16cid:paraId="133BD604" w16cid:durableId="14BDF90A"/>
  <w16cid:commentId w16cid:paraId="5D302622" w16cid:durableId="65F5027B"/>
  <w16cid:commentId w16cid:paraId="121B4338" w16cid:durableId="53B14ECB"/>
  <w16cid:commentId w16cid:paraId="2B63143D" w16cid:durableId="5A8E963E"/>
  <w16cid:commentId w16cid:paraId="4A2B205E" w16cid:durableId="5CB313DA"/>
  <w16cid:commentId w16cid:paraId="62260B03" w16cid:durableId="02DC66B6"/>
  <w16cid:commentId w16cid:paraId="016BB8F0" w16cid:durableId="56A689D7"/>
  <w16cid:commentId w16cid:paraId="5E63EF70" w16cid:durableId="47163289"/>
  <w16cid:commentId w16cid:paraId="0A2CBC22" w16cid:durableId="781EB610"/>
  <w16cid:commentId w16cid:paraId="4D18BEDE" w16cid:durableId="51FD60AE"/>
  <w16cid:commentId w16cid:paraId="53AAA999" w16cid:durableId="4A010A60"/>
  <w16cid:commentId w16cid:paraId="7DF1232C" w16cid:durableId="2FF2CEE2"/>
  <w16cid:commentId w16cid:paraId="4B0BCB83" w16cid:durableId="5AD5781D"/>
  <w16cid:commentId w16cid:paraId="5938C78A" w16cid:durableId="4113880B"/>
  <w16cid:commentId w16cid:paraId="6A78B864" w16cid:durableId="319DE226"/>
  <w16cid:commentId w16cid:paraId="3229CA39" w16cid:durableId="0DEC88A2"/>
  <w16cid:commentId w16cid:paraId="27384692" w16cid:durableId="3F1170F3"/>
  <w16cid:commentId w16cid:paraId="297CE01A" w16cid:durableId="42E3EC90"/>
  <w16cid:commentId w16cid:paraId="0E4D62A7" w16cid:durableId="32E25EA0"/>
  <w16cid:commentId w16cid:paraId="4D9E6C76" w16cid:durableId="1739D5E8"/>
  <w16cid:commentId w16cid:paraId="4726D6BF" w16cid:durableId="78AA8673"/>
  <w16cid:commentId w16cid:paraId="685152C6" w16cid:durableId="058B751D"/>
  <w16cid:commentId w16cid:paraId="3AE19B1A" w16cid:durableId="71819B6D"/>
  <w16cid:commentId w16cid:paraId="55787297" w16cid:durableId="74295E3C"/>
  <w16cid:commentId w16cid:paraId="6D7F9BC0" w16cid:durableId="3E07B39A"/>
  <w16cid:commentId w16cid:paraId="7C9752A6" w16cid:durableId="10BA929E"/>
  <w16cid:commentId w16cid:paraId="71779A1C" w16cid:durableId="2718ECFC"/>
  <w16cid:commentId w16cid:paraId="281B65E3" w16cid:durableId="78BD0A9B"/>
  <w16cid:commentId w16cid:paraId="43BA0CA9" w16cid:durableId="6AF118D4"/>
  <w16cid:commentId w16cid:paraId="126E8F51" w16cid:durableId="778D3376"/>
  <w16cid:commentId w16cid:paraId="0261FC48" w16cid:durableId="3ADD2DCF"/>
  <w16cid:commentId w16cid:paraId="5DA301FE" w16cid:durableId="6DC06748"/>
  <w16cid:commentId w16cid:paraId="58036D66" w16cid:durableId="02E240BA"/>
  <w16cid:commentId w16cid:paraId="591E3A22" w16cid:durableId="77C1E872"/>
  <w16cid:commentId w16cid:paraId="44202E8D" w16cid:durableId="25F2FA42"/>
  <w16cid:commentId w16cid:paraId="62A791B2" w16cid:durableId="0BEC5F94"/>
  <w16cid:commentId w16cid:paraId="7FD3FED7" w16cid:durableId="70EE7908"/>
  <w16cid:commentId w16cid:paraId="69796356" w16cid:durableId="074B0EF6"/>
  <w16cid:commentId w16cid:paraId="0FD90C49" w16cid:durableId="22DF1C78"/>
  <w16cid:commentId w16cid:paraId="176D17C5" w16cid:durableId="6FFED6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5C76" w:rsidRDefault="00BB5C76" w14:paraId="26A8A7E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5C76" w:rsidRDefault="00BB5C76" w14:paraId="2112C7AE"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5C76" w:rsidRDefault="00BB5C76" w14:paraId="7CC4098C"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5C76" w:rsidRDefault="00BB5C76" w14:paraId="7C3BB69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D23CF" w:rsidR="00340B9E" w:rsidP="000D23CF" w:rsidRDefault="00000000" w14:paraId="350AA480" w14:textId="7EF1670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361F1C" w:rsidR="00BB5C76">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rsidR="00340B9E" w:rsidRDefault="00340B9E" w14:paraId="0B6AFBF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5C76" w:rsidRDefault="00BB5C76" w14:paraId="095E26B0"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23961382">
    <w:abstractNumId w:val="10"/>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1000">
    <w:abstractNumId w:val="990"/>
  </w:num>
</w:numbering>
</file>

<file path=word/people.xml><?xml version="1.0" encoding="utf-8"?>
<w15:people xmlns:mc="http://schemas.openxmlformats.org/markup-compatibility/2006" xmlns:w15="http://schemas.microsoft.com/office/word/2012/wordml" mc:Ignorable="w15">
  <w15:person w15:author="Deborah Talmi">
    <w15:presenceInfo w15:providerId="AD" w15:userId="S::dt492@cam.ac.uk::9e249cbd-b6ea-4d8a-911b-f6c57c540545"/>
  </w15:person>
  <w15:person w15:author="Deborah Talmi">
    <w15:presenceInfo w15:providerId="AD" w15:userId="S::dt492@cam.ac.uk::9e249cbd-b6ea-4d8a-911b-f6c57c540545"/>
  </w15:person>
</w15:people>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isibleStyles="0"/>
  <w:stylePaneSortMethod w:val="0000"/>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1EF3165"/>
    <w:rsid w:val="01F73A38"/>
    <w:rsid w:val="027EC32D"/>
    <w:rsid w:val="0316DAAB"/>
    <w:rsid w:val="0399BB0F"/>
    <w:rsid w:val="048B76BB"/>
    <w:rsid w:val="0565972C"/>
    <w:rsid w:val="05C909F2"/>
    <w:rsid w:val="05ECA061"/>
    <w:rsid w:val="05EFD8FD"/>
    <w:rsid w:val="07F85086"/>
    <w:rsid w:val="0848E044"/>
    <w:rsid w:val="0864ECE5"/>
    <w:rsid w:val="088946F7"/>
    <w:rsid w:val="0926B0AB"/>
    <w:rsid w:val="09322CE1"/>
    <w:rsid w:val="0ABCE8AF"/>
    <w:rsid w:val="0C4B5AE9"/>
    <w:rsid w:val="0CD21D23"/>
    <w:rsid w:val="0CE9BDC6"/>
    <w:rsid w:val="0D1A0073"/>
    <w:rsid w:val="0DAEC404"/>
    <w:rsid w:val="0E75FDEB"/>
    <w:rsid w:val="0EAFE4BD"/>
    <w:rsid w:val="0EDF519A"/>
    <w:rsid w:val="0F5E0175"/>
    <w:rsid w:val="0FCDBA48"/>
    <w:rsid w:val="105FDCF0"/>
    <w:rsid w:val="110C5C5F"/>
    <w:rsid w:val="121588C6"/>
    <w:rsid w:val="123636E0"/>
    <w:rsid w:val="13FF08A6"/>
    <w:rsid w:val="14F07511"/>
    <w:rsid w:val="154AEA70"/>
    <w:rsid w:val="17350583"/>
    <w:rsid w:val="17D92A09"/>
    <w:rsid w:val="18202006"/>
    <w:rsid w:val="19BA5E18"/>
    <w:rsid w:val="19EC83F5"/>
    <w:rsid w:val="1ADA3E3F"/>
    <w:rsid w:val="1B3A7881"/>
    <w:rsid w:val="1B675870"/>
    <w:rsid w:val="1BFC726C"/>
    <w:rsid w:val="1C072FB8"/>
    <w:rsid w:val="1C1A6C72"/>
    <w:rsid w:val="1C4AC919"/>
    <w:rsid w:val="1DAE973F"/>
    <w:rsid w:val="1E4EEA77"/>
    <w:rsid w:val="1E84D753"/>
    <w:rsid w:val="21BA3FCC"/>
    <w:rsid w:val="22BC4CEE"/>
    <w:rsid w:val="22F8C839"/>
    <w:rsid w:val="236F61FA"/>
    <w:rsid w:val="23B1DB39"/>
    <w:rsid w:val="24E0ADFC"/>
    <w:rsid w:val="24F26C96"/>
    <w:rsid w:val="24F8E44D"/>
    <w:rsid w:val="263A224F"/>
    <w:rsid w:val="26BCE94F"/>
    <w:rsid w:val="274999AD"/>
    <w:rsid w:val="2770D79F"/>
    <w:rsid w:val="2C923644"/>
    <w:rsid w:val="2CC053F0"/>
    <w:rsid w:val="2CECE901"/>
    <w:rsid w:val="2D1A90A4"/>
    <w:rsid w:val="2DD5E287"/>
    <w:rsid w:val="2DFB061E"/>
    <w:rsid w:val="2F81B0FC"/>
    <w:rsid w:val="32096FD4"/>
    <w:rsid w:val="32C06788"/>
    <w:rsid w:val="33352733"/>
    <w:rsid w:val="38A2D9E5"/>
    <w:rsid w:val="3C4EC1B0"/>
    <w:rsid w:val="3C8BF981"/>
    <w:rsid w:val="3DAF5847"/>
    <w:rsid w:val="3E5B6F51"/>
    <w:rsid w:val="408852D1"/>
    <w:rsid w:val="40F69EA6"/>
    <w:rsid w:val="42CEE121"/>
    <w:rsid w:val="43C0C8A2"/>
    <w:rsid w:val="44E83FDF"/>
    <w:rsid w:val="461C29A2"/>
    <w:rsid w:val="464D94B5"/>
    <w:rsid w:val="4685EB28"/>
    <w:rsid w:val="46AE23A7"/>
    <w:rsid w:val="48449742"/>
    <w:rsid w:val="48CB3F88"/>
    <w:rsid w:val="48DFC2FA"/>
    <w:rsid w:val="49C83319"/>
    <w:rsid w:val="49D8D2CB"/>
    <w:rsid w:val="49EC6B56"/>
    <w:rsid w:val="4B56B03B"/>
    <w:rsid w:val="4C208EF8"/>
    <w:rsid w:val="4DC7E4D7"/>
    <w:rsid w:val="4F882FA6"/>
    <w:rsid w:val="4F88A44D"/>
    <w:rsid w:val="5029BA14"/>
    <w:rsid w:val="505B7E0C"/>
    <w:rsid w:val="51261716"/>
    <w:rsid w:val="5176EDED"/>
    <w:rsid w:val="52A8F235"/>
    <w:rsid w:val="52B96BEF"/>
    <w:rsid w:val="53832C2B"/>
    <w:rsid w:val="5401BC24"/>
    <w:rsid w:val="547D4419"/>
    <w:rsid w:val="55978EAF"/>
    <w:rsid w:val="560B4A57"/>
    <w:rsid w:val="560D5F64"/>
    <w:rsid w:val="561387E5"/>
    <w:rsid w:val="564F05CC"/>
    <w:rsid w:val="56E4FE1D"/>
    <w:rsid w:val="56E81C50"/>
    <w:rsid w:val="57278B94"/>
    <w:rsid w:val="57D5D362"/>
    <w:rsid w:val="57FDDE65"/>
    <w:rsid w:val="58F951A7"/>
    <w:rsid w:val="59CA1EEA"/>
    <w:rsid w:val="5B79CF25"/>
    <w:rsid w:val="5B9F1DCA"/>
    <w:rsid w:val="5BE4DD2C"/>
    <w:rsid w:val="5C143547"/>
    <w:rsid w:val="5CE190A7"/>
    <w:rsid w:val="5DCF9796"/>
    <w:rsid w:val="5DE8DA09"/>
    <w:rsid w:val="5EBC7FFB"/>
    <w:rsid w:val="5F01CB69"/>
    <w:rsid w:val="5F064AF8"/>
    <w:rsid w:val="5F57F30D"/>
    <w:rsid w:val="5F599EDD"/>
    <w:rsid w:val="5F7D5ACE"/>
    <w:rsid w:val="5FBC510F"/>
    <w:rsid w:val="5FF93230"/>
    <w:rsid w:val="60756BE8"/>
    <w:rsid w:val="61DF914B"/>
    <w:rsid w:val="626C1832"/>
    <w:rsid w:val="6680214C"/>
    <w:rsid w:val="66872C42"/>
    <w:rsid w:val="6705D75A"/>
    <w:rsid w:val="6798A3CB"/>
    <w:rsid w:val="67CEBC70"/>
    <w:rsid w:val="6871A7F9"/>
    <w:rsid w:val="69310B36"/>
    <w:rsid w:val="6A346FC0"/>
    <w:rsid w:val="6A56B220"/>
    <w:rsid w:val="6B8C3BB1"/>
    <w:rsid w:val="6BC0E073"/>
    <w:rsid w:val="6D83EAF5"/>
    <w:rsid w:val="6EA8BFB5"/>
    <w:rsid w:val="6EFC982A"/>
    <w:rsid w:val="6FD0235C"/>
    <w:rsid w:val="72304637"/>
    <w:rsid w:val="7517ABC4"/>
    <w:rsid w:val="75A892B5"/>
    <w:rsid w:val="76372661"/>
    <w:rsid w:val="7862BA8D"/>
    <w:rsid w:val="7893BD44"/>
    <w:rsid w:val="79C42009"/>
    <w:rsid w:val="79E219CA"/>
    <w:rsid w:val="7B5DB8DF"/>
    <w:rsid w:val="7C40CBC1"/>
    <w:rsid w:val="7C8766D2"/>
    <w:rsid w:val="7CD07A66"/>
    <w:rsid w:val="7D0EBE57"/>
    <w:rsid w:val="7E69E609"/>
    <w:rsid w:val="7E758DB2"/>
    <w:rsid w:val="7E8EA3EE"/>
    <w:rsid w:val="7EA4CCCA"/>
    <w:rsid w:val="7ED6AFA1"/>
    <w:rsid w:val="7FA15567"/>
  </w:rsid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02BB1"/>
  <w15:docId w15:val="{38668D3A-CCE2-46D3-8439-F14183C88B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hAnsiTheme="majorHAnsi" w:eastAsiaTheme="majorEastAsia"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hAnsiTheme="majorHAnsi" w:eastAsiaTheme="majorEastAsia"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hAnsiTheme="majorHAnsi" w:eastAsiaTheme="majorEastAsia"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hAnsiTheme="majorHAnsi" w:eastAsiaTheme="majorEastAsia"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hAnsiTheme="majorHAnsi" w:eastAsiaTheme="majorEastAsia"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hAnsiTheme="majorHAnsi" w:eastAsiaTheme="majorEastAsia"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hAnsiTheme="majorHAnsi" w:eastAsiaTheme="majorEastAsia"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hAnsiTheme="majorHAnsi" w:eastAsiaTheme="majorEastAsia"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hAnsiTheme="majorHAnsi" w:eastAsiaTheme="majorEastAsia" w:cstheme="majorBidi"/>
      <w:color w:val="4472C4"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83560B"/>
    <w:pPr>
      <w:ind w:firstLine="720"/>
    </w:pPr>
  </w:style>
  <w:style w:type="paragraph" w:styleId="FirstParagraph" w:customStyle="1">
    <w:name w:val="First Paragraph"/>
    <w:basedOn w:val="BodyText"/>
    <w:next w:val="BodyText"/>
    <w:qFormat/>
    <w:rsid w:val="008174AC"/>
  </w:style>
  <w:style w:type="paragraph" w:styleId="Compact" w:customStyle="1">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styleId="Table" w:customStyle="1">
    <w:name w:val="Table"/>
    <w:semiHidden/>
    <w:unhideWhenUsed/>
    <w:qFormat/>
    <w:rsid w:val="00387689"/>
    <w:pPr>
      <w:spacing w:before="60" w:after="60"/>
    </w:pPr>
    <w:tblPr>
      <w:tblInd w:w="0" w:type="dxa"/>
      <w:tblBorders>
        <w:bottom w:val="single" w:color="auto" w:sz="4" w:space="0"/>
      </w:tblBorders>
      <w:tblCellMar>
        <w:top w:w="58" w:type="dxa"/>
        <w:left w:w="58" w:type="dxa"/>
        <w:bottom w:w="58" w:type="dxa"/>
        <w:right w:w="58" w:type="dxa"/>
      </w:tblCellMar>
    </w:tblPr>
    <w:tcPr>
      <w:vAlign w:val="center"/>
    </w:tcPr>
    <w:tblStylePr w:type="firstRow">
      <w:tblPr/>
      <w:tcPr>
        <w:tcBorders>
          <w:top w:val="single" w:color="auto" w:sz="4" w:space="0"/>
          <w:left w:val="nil"/>
          <w:bottom w:val="single" w:color="auto" w:sz="4" w:space="0"/>
          <w:right w:val="nil"/>
          <w:insideH w:val="nil"/>
          <w:insideV w:val="nil"/>
          <w:tl2br w:val="nil"/>
          <w:tr2bl w:val="nil"/>
        </w:tcBorders>
      </w:tcPr>
    </w:tblStylePr>
  </w:style>
  <w:style w:type="paragraph" w:styleId="DefinitionTerm" w:customStyle="1">
    <w:name w:val="Definition Term"/>
    <w:basedOn w:val="Normal"/>
    <w:next w:val="Definition"/>
    <w:pPr>
      <w:keepNext/>
      <w:keepLines/>
    </w:pPr>
    <w:rPr>
      <w:b/>
    </w:rPr>
  </w:style>
  <w:style w:type="paragraph" w:styleId="Definition" w:customStyle="1">
    <w:name w:val="Definition"/>
    <w:basedOn w:val="Normal"/>
  </w:style>
  <w:style w:type="paragraph" w:styleId="Caption">
    <w:name w:val="caption"/>
    <w:basedOn w:val="Normal"/>
    <w:link w:val="CaptionChar"/>
    <w:rsid w:val="003B7C65"/>
    <w:pPr>
      <w:keepNext/>
      <w:keepLines/>
      <w:spacing w:after="120"/>
    </w:pPr>
    <w:rPr>
      <w:i/>
    </w:rPr>
  </w:style>
  <w:style w:type="paragraph" w:styleId="TableCaption" w:customStyle="1">
    <w:name w:val="Table Caption"/>
    <w:basedOn w:val="Caption"/>
  </w:style>
  <w:style w:type="paragraph" w:styleId="ImageCaption" w:customStyle="1">
    <w:name w:val="Image Caption"/>
    <w:basedOn w:val="Caption"/>
  </w:style>
  <w:style w:type="paragraph" w:styleId="Figure" w:customStyle="1">
    <w:name w:val="Figure"/>
    <w:basedOn w:val="Normal"/>
    <w:link w:val="FigureChar"/>
    <w:rsid w:val="00D630B7"/>
    <w:pPr>
      <w:spacing w:line="240" w:lineRule="auto"/>
    </w:pPr>
  </w:style>
  <w:style w:type="paragraph" w:styleId="CaptionedFigure" w:customStyle="1">
    <w:name w:val="Captioned Figure"/>
    <w:basedOn w:val="Figure"/>
    <w:rsid w:val="00AE5BBA"/>
  </w:style>
  <w:style w:type="character" w:styleId="CaptionChar" w:customStyle="1">
    <w:name w:val="Caption Char"/>
    <w:basedOn w:val="DefaultParagraphFont"/>
    <w:link w:val="Caption"/>
    <w:rsid w:val="003B7C65"/>
    <w:rPr>
      <w:i/>
    </w:rPr>
  </w:style>
  <w:style w:type="character" w:styleId="VerbatimChar" w:customStyle="1">
    <w:name w:val="Verbatim Char"/>
    <w:basedOn w:val="CaptionChar"/>
    <w:link w:val="SourceCode"/>
    <w:rPr>
      <w:rFonts w:ascii="Consolas" w:hAnsi="Consolas"/>
      <w:i/>
      <w:sz w:val="22"/>
    </w:rPr>
  </w:style>
  <w:style w:type="character" w:styleId="SectionNumber" w:customStyle="1">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styleId="BodyTextChar" w:customStyle="1">
    <w:name w:val="Body Text Char"/>
    <w:basedOn w:val="DefaultParagraphFont"/>
    <w:link w:val="BodyText"/>
    <w:rsid w:val="0083560B"/>
  </w:style>
  <w:style w:type="paragraph" w:styleId="red" w:customStyle="1">
    <w:name w:val="red"/>
    <w:basedOn w:val="BodyText"/>
    <w:link w:val="redChar"/>
    <w:qFormat/>
    <w:rsid w:val="00385D19"/>
    <w:rPr>
      <w:color w:val="FF0000"/>
    </w:rPr>
  </w:style>
  <w:style w:type="character" w:styleId="redChar" w:customStyle="1">
    <w:name w:val="red Char"/>
    <w:basedOn w:val="BodyTextChar"/>
    <w:link w:val="red"/>
    <w:rsid w:val="00385D19"/>
    <w:rPr>
      <w:color w:val="FF0000"/>
    </w:rPr>
  </w:style>
  <w:style w:type="paragraph" w:styleId="SourceCode" w:customStyle="1">
    <w:name w:val="Source Code"/>
    <w:basedOn w:val="Normal"/>
    <w:link w:val="VerbatimChar"/>
    <w:pPr>
      <w:shd w:val="clear" w:color="auto" w:fill="F1F3F5"/>
      <w:wordWrap w:val="0"/>
    </w:pPr>
  </w:style>
  <w:style w:type="character" w:styleId="KeywordTok" w:customStyle="1">
    <w:name w:val="KeywordTok"/>
    <w:basedOn w:val="VerbatimChar"/>
    <w:rPr>
      <w:rFonts w:ascii="Consolas" w:hAnsi="Consolas"/>
      <w:i/>
      <w:color w:val="003B4F"/>
      <w:sz w:val="22"/>
      <w:shd w:val="clear" w:color="auto" w:fill="F1F3F5"/>
    </w:rPr>
  </w:style>
  <w:style w:type="character" w:styleId="DataTypeTok" w:customStyle="1">
    <w:name w:val="DataTypeTok"/>
    <w:basedOn w:val="VerbatimChar"/>
    <w:rPr>
      <w:rFonts w:ascii="Consolas" w:hAnsi="Consolas"/>
      <w:i/>
      <w:color w:val="AD0000"/>
      <w:sz w:val="22"/>
      <w:shd w:val="clear" w:color="auto" w:fill="F1F3F5"/>
    </w:rPr>
  </w:style>
  <w:style w:type="character" w:styleId="DecValTok" w:customStyle="1">
    <w:name w:val="DecValTok"/>
    <w:basedOn w:val="VerbatimChar"/>
    <w:rPr>
      <w:rFonts w:ascii="Consolas" w:hAnsi="Consolas"/>
      <w:i/>
      <w:color w:val="AD0000"/>
      <w:sz w:val="22"/>
      <w:shd w:val="clear" w:color="auto" w:fill="F1F3F5"/>
    </w:rPr>
  </w:style>
  <w:style w:type="character" w:styleId="BaseNTok" w:customStyle="1">
    <w:name w:val="BaseNTok"/>
    <w:basedOn w:val="VerbatimChar"/>
    <w:rPr>
      <w:rFonts w:ascii="Consolas" w:hAnsi="Consolas"/>
      <w:i/>
      <w:color w:val="AD0000"/>
      <w:sz w:val="22"/>
      <w:shd w:val="clear" w:color="auto" w:fill="F1F3F5"/>
    </w:rPr>
  </w:style>
  <w:style w:type="character" w:styleId="FloatTok" w:customStyle="1">
    <w:name w:val="FloatTok"/>
    <w:basedOn w:val="VerbatimChar"/>
    <w:rPr>
      <w:rFonts w:ascii="Consolas" w:hAnsi="Consolas"/>
      <w:i/>
      <w:color w:val="AD0000"/>
      <w:sz w:val="22"/>
      <w:shd w:val="clear" w:color="auto" w:fill="F1F3F5"/>
    </w:rPr>
  </w:style>
  <w:style w:type="character" w:styleId="ConstantTok" w:customStyle="1">
    <w:name w:val="ConstantTok"/>
    <w:basedOn w:val="VerbatimChar"/>
    <w:rPr>
      <w:rFonts w:ascii="Consolas" w:hAnsi="Consolas"/>
      <w:i/>
      <w:color w:val="8F5902"/>
      <w:sz w:val="22"/>
      <w:shd w:val="clear" w:color="auto" w:fill="F1F3F5"/>
    </w:rPr>
  </w:style>
  <w:style w:type="character" w:styleId="CharTok" w:customStyle="1">
    <w:name w:val="CharTok"/>
    <w:basedOn w:val="VerbatimChar"/>
    <w:rPr>
      <w:rFonts w:ascii="Consolas" w:hAnsi="Consolas"/>
      <w:i/>
      <w:color w:val="20794D"/>
      <w:sz w:val="22"/>
      <w:shd w:val="clear" w:color="auto" w:fill="F1F3F5"/>
    </w:rPr>
  </w:style>
  <w:style w:type="character" w:styleId="SpecialCharTok" w:customStyle="1">
    <w:name w:val="SpecialCharTok"/>
    <w:basedOn w:val="VerbatimChar"/>
    <w:rPr>
      <w:rFonts w:ascii="Consolas" w:hAnsi="Consolas"/>
      <w:i/>
      <w:color w:val="5E5E5E"/>
      <w:sz w:val="22"/>
      <w:shd w:val="clear" w:color="auto" w:fill="F1F3F5"/>
    </w:rPr>
  </w:style>
  <w:style w:type="character" w:styleId="StringTok" w:customStyle="1">
    <w:name w:val="StringTok"/>
    <w:basedOn w:val="VerbatimChar"/>
    <w:rPr>
      <w:rFonts w:ascii="Consolas" w:hAnsi="Consolas"/>
      <w:i/>
      <w:color w:val="20794D"/>
      <w:sz w:val="22"/>
      <w:shd w:val="clear" w:color="auto" w:fill="F1F3F5"/>
    </w:rPr>
  </w:style>
  <w:style w:type="character" w:styleId="VerbatimStringTok" w:customStyle="1">
    <w:name w:val="VerbatimStringTok"/>
    <w:basedOn w:val="VerbatimChar"/>
    <w:rPr>
      <w:rFonts w:ascii="Consolas" w:hAnsi="Consolas"/>
      <w:i/>
      <w:color w:val="20794D"/>
      <w:sz w:val="22"/>
      <w:shd w:val="clear" w:color="auto" w:fill="F1F3F5"/>
    </w:rPr>
  </w:style>
  <w:style w:type="character" w:styleId="SpecialStringTok" w:customStyle="1">
    <w:name w:val="SpecialStringTok"/>
    <w:basedOn w:val="VerbatimChar"/>
    <w:rPr>
      <w:rFonts w:ascii="Consolas" w:hAnsi="Consolas"/>
      <w:i/>
      <w:color w:val="20794D"/>
      <w:sz w:val="22"/>
      <w:shd w:val="clear" w:color="auto" w:fill="F1F3F5"/>
    </w:rPr>
  </w:style>
  <w:style w:type="character" w:styleId="ImportTok" w:customStyle="1">
    <w:name w:val="ImportTok"/>
    <w:basedOn w:val="VerbatimChar"/>
    <w:rPr>
      <w:rFonts w:ascii="Consolas" w:hAnsi="Consolas"/>
      <w:i/>
      <w:color w:val="00769E"/>
      <w:sz w:val="22"/>
      <w:shd w:val="clear" w:color="auto" w:fill="F1F3F5"/>
    </w:rPr>
  </w:style>
  <w:style w:type="character" w:styleId="CommentTok" w:customStyle="1">
    <w:name w:val="CommentTok"/>
    <w:basedOn w:val="VerbatimChar"/>
    <w:rPr>
      <w:rFonts w:ascii="Consolas" w:hAnsi="Consolas"/>
      <w:i/>
      <w:color w:val="5E5E5E"/>
      <w:sz w:val="22"/>
      <w:shd w:val="clear" w:color="auto" w:fill="F1F3F5"/>
    </w:rPr>
  </w:style>
  <w:style w:type="character" w:styleId="DocumentationTok" w:customStyle="1">
    <w:name w:val="DocumentationTok"/>
    <w:basedOn w:val="VerbatimChar"/>
    <w:rPr>
      <w:rFonts w:ascii="Consolas" w:hAnsi="Consolas"/>
      <w:i w:val="0"/>
      <w:color w:val="5E5E5E"/>
      <w:sz w:val="22"/>
      <w:shd w:val="clear" w:color="auto" w:fill="F1F3F5"/>
    </w:rPr>
  </w:style>
  <w:style w:type="character" w:styleId="AnnotationTok" w:customStyle="1">
    <w:name w:val="AnnotationTok"/>
    <w:basedOn w:val="VerbatimChar"/>
    <w:rPr>
      <w:rFonts w:ascii="Consolas" w:hAnsi="Consolas"/>
      <w:i/>
      <w:color w:val="5E5E5E"/>
      <w:sz w:val="22"/>
      <w:shd w:val="clear" w:color="auto" w:fill="F1F3F5"/>
    </w:rPr>
  </w:style>
  <w:style w:type="character" w:styleId="CommentVarTok" w:customStyle="1">
    <w:name w:val="CommentVarTok"/>
    <w:basedOn w:val="VerbatimChar"/>
    <w:rPr>
      <w:rFonts w:ascii="Consolas" w:hAnsi="Consolas"/>
      <w:i w:val="0"/>
      <w:color w:val="5E5E5E"/>
      <w:sz w:val="22"/>
      <w:shd w:val="clear" w:color="auto" w:fill="F1F3F5"/>
    </w:rPr>
  </w:style>
  <w:style w:type="character" w:styleId="OtherTok" w:customStyle="1">
    <w:name w:val="OtherTok"/>
    <w:basedOn w:val="VerbatimChar"/>
    <w:rPr>
      <w:rFonts w:ascii="Consolas" w:hAnsi="Consolas"/>
      <w:i/>
      <w:color w:val="003B4F"/>
      <w:sz w:val="22"/>
      <w:shd w:val="clear" w:color="auto" w:fill="F1F3F5"/>
    </w:rPr>
  </w:style>
  <w:style w:type="character" w:styleId="FunctionTok" w:customStyle="1">
    <w:name w:val="FunctionTok"/>
    <w:basedOn w:val="VerbatimChar"/>
    <w:rPr>
      <w:rFonts w:ascii="Consolas" w:hAnsi="Consolas"/>
      <w:i/>
      <w:color w:val="4758AB"/>
      <w:sz w:val="22"/>
      <w:shd w:val="clear" w:color="auto" w:fill="F1F3F5"/>
    </w:rPr>
  </w:style>
  <w:style w:type="character" w:styleId="VariableTok" w:customStyle="1">
    <w:name w:val="VariableTok"/>
    <w:basedOn w:val="VerbatimChar"/>
    <w:rPr>
      <w:rFonts w:ascii="Consolas" w:hAnsi="Consolas"/>
      <w:i/>
      <w:color w:val="111111"/>
      <w:sz w:val="22"/>
      <w:shd w:val="clear" w:color="auto" w:fill="F1F3F5"/>
    </w:rPr>
  </w:style>
  <w:style w:type="character" w:styleId="ControlFlowTok" w:customStyle="1">
    <w:name w:val="ControlFlowTok"/>
    <w:basedOn w:val="VerbatimChar"/>
    <w:rPr>
      <w:rFonts w:ascii="Consolas" w:hAnsi="Consolas"/>
      <w:i/>
      <w:color w:val="003B4F"/>
      <w:sz w:val="22"/>
      <w:shd w:val="clear" w:color="auto" w:fill="F1F3F5"/>
    </w:rPr>
  </w:style>
  <w:style w:type="character" w:styleId="OperatorTok" w:customStyle="1">
    <w:name w:val="OperatorTok"/>
    <w:basedOn w:val="VerbatimChar"/>
    <w:rPr>
      <w:rFonts w:ascii="Consolas" w:hAnsi="Consolas"/>
      <w:i/>
      <w:color w:val="5E5E5E"/>
      <w:sz w:val="22"/>
      <w:shd w:val="clear" w:color="auto" w:fill="F1F3F5"/>
    </w:rPr>
  </w:style>
  <w:style w:type="character" w:styleId="BuiltInTok" w:customStyle="1">
    <w:name w:val="BuiltInTok"/>
    <w:basedOn w:val="VerbatimChar"/>
    <w:rPr>
      <w:rFonts w:ascii="Consolas" w:hAnsi="Consolas"/>
      <w:i/>
      <w:color w:val="003B4F"/>
      <w:sz w:val="22"/>
      <w:shd w:val="clear" w:color="auto" w:fill="F1F3F5"/>
    </w:rPr>
  </w:style>
  <w:style w:type="character" w:styleId="ExtensionTok" w:customStyle="1">
    <w:name w:val="ExtensionTok"/>
    <w:basedOn w:val="VerbatimChar"/>
    <w:rPr>
      <w:rFonts w:ascii="Consolas" w:hAnsi="Consolas"/>
      <w:i/>
      <w:color w:val="003B4F"/>
      <w:sz w:val="22"/>
      <w:shd w:val="clear" w:color="auto" w:fill="F1F3F5"/>
    </w:rPr>
  </w:style>
  <w:style w:type="character" w:styleId="PreprocessorTok" w:customStyle="1">
    <w:name w:val="PreprocessorTok"/>
    <w:basedOn w:val="VerbatimChar"/>
    <w:rPr>
      <w:rFonts w:ascii="Consolas" w:hAnsi="Consolas"/>
      <w:i/>
      <w:color w:val="AD0000"/>
      <w:sz w:val="22"/>
      <w:shd w:val="clear" w:color="auto" w:fill="F1F3F5"/>
    </w:rPr>
  </w:style>
  <w:style w:type="character" w:styleId="AttributeTok" w:customStyle="1">
    <w:name w:val="AttributeTok"/>
    <w:basedOn w:val="VerbatimChar"/>
    <w:rPr>
      <w:rFonts w:ascii="Consolas" w:hAnsi="Consolas"/>
      <w:i/>
      <w:color w:val="657422"/>
      <w:sz w:val="22"/>
      <w:shd w:val="clear" w:color="auto" w:fill="F1F3F5"/>
    </w:rPr>
  </w:style>
  <w:style w:type="character" w:styleId="RegionMarkerTok" w:customStyle="1">
    <w:name w:val="RegionMarkerTok"/>
    <w:basedOn w:val="VerbatimChar"/>
    <w:rPr>
      <w:rFonts w:ascii="Consolas" w:hAnsi="Consolas"/>
      <w:i/>
      <w:color w:val="003B4F"/>
      <w:sz w:val="22"/>
      <w:shd w:val="clear" w:color="auto" w:fill="F1F3F5"/>
    </w:rPr>
  </w:style>
  <w:style w:type="character" w:styleId="InformationTok" w:customStyle="1">
    <w:name w:val="InformationTok"/>
    <w:basedOn w:val="VerbatimChar"/>
    <w:rPr>
      <w:rFonts w:ascii="Consolas" w:hAnsi="Consolas"/>
      <w:i/>
      <w:color w:val="5E5E5E"/>
      <w:sz w:val="22"/>
      <w:shd w:val="clear" w:color="auto" w:fill="F1F3F5"/>
    </w:rPr>
  </w:style>
  <w:style w:type="character" w:styleId="WarningTok" w:customStyle="1">
    <w:name w:val="WarningTok"/>
    <w:basedOn w:val="VerbatimChar"/>
    <w:rPr>
      <w:rFonts w:ascii="Consolas" w:hAnsi="Consolas"/>
      <w:i w:val="0"/>
      <w:color w:val="5E5E5E"/>
      <w:sz w:val="22"/>
      <w:shd w:val="clear" w:color="auto" w:fill="F1F3F5"/>
    </w:rPr>
  </w:style>
  <w:style w:type="character" w:styleId="AlertTok" w:customStyle="1">
    <w:name w:val="AlertTok"/>
    <w:basedOn w:val="VerbatimChar"/>
    <w:rPr>
      <w:rFonts w:ascii="Consolas" w:hAnsi="Consolas"/>
      <w:i/>
      <w:color w:val="AD0000"/>
      <w:sz w:val="22"/>
      <w:shd w:val="clear" w:color="auto" w:fill="F1F3F5"/>
    </w:rPr>
  </w:style>
  <w:style w:type="character" w:styleId="ErrorTok" w:customStyle="1">
    <w:name w:val="ErrorTok"/>
    <w:basedOn w:val="VerbatimChar"/>
    <w:rPr>
      <w:rFonts w:ascii="Consolas" w:hAnsi="Consolas"/>
      <w:i/>
      <w:color w:val="AD0000"/>
      <w:sz w:val="22"/>
      <w:shd w:val="clear" w:color="auto" w:fill="F1F3F5"/>
    </w:rPr>
  </w:style>
  <w:style w:type="character" w:styleId="NormalTok" w:customStyle="1">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styleId="HeaderChar" w:customStyle="1">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styleId="FooterChar" w:customStyle="1">
    <w:name w:val="Footer Char"/>
    <w:basedOn w:val="DefaultParagraphFont"/>
    <w:link w:val="Footer"/>
    <w:rsid w:val="00340B9E"/>
  </w:style>
  <w:style w:type="paragraph" w:styleId="APAEnumerated" w:customStyle="1">
    <w:name w:val="APAEnumerated"/>
    <w:basedOn w:val="BodyText"/>
    <w:link w:val="APAEnumeratedChar"/>
    <w:qFormat/>
    <w:rsid w:val="00717963"/>
    <w:pPr>
      <w:numPr>
        <w:numId w:val="1"/>
      </w:numPr>
      <w:ind w:left="792"/>
    </w:pPr>
  </w:style>
  <w:style w:type="character" w:styleId="TitleChar" w:customStyle="1">
    <w:name w:val="Title Char"/>
    <w:basedOn w:val="DefaultParagraphFont"/>
    <w:link w:val="Title"/>
    <w:rsid w:val="00010E42"/>
    <w:rPr>
      <w:b/>
      <w:bCs/>
    </w:rPr>
  </w:style>
  <w:style w:type="paragraph" w:styleId="FigureTitle" w:customStyle="1">
    <w:name w:val="FigureTitle"/>
    <w:basedOn w:val="Figure"/>
    <w:link w:val="FigureTitleChar"/>
    <w:qFormat/>
    <w:rsid w:val="00064E3B"/>
    <w:pPr>
      <w:keepNext/>
      <w:keepLines/>
      <w:spacing w:line="480" w:lineRule="auto"/>
      <w:outlineLvl w:val="0"/>
    </w:pPr>
    <w:rPr>
      <w:b/>
    </w:rPr>
  </w:style>
  <w:style w:type="character" w:styleId="FigureChar" w:customStyle="1">
    <w:name w:val="Figure Char"/>
    <w:basedOn w:val="DefaultParagraphFont"/>
    <w:link w:val="Figure"/>
    <w:rsid w:val="00D630B7"/>
  </w:style>
  <w:style w:type="character" w:styleId="FigureTitleChar" w:customStyle="1">
    <w:name w:val="FigureTitle Char"/>
    <w:basedOn w:val="FigureChar"/>
    <w:link w:val="FigureTitle"/>
    <w:rsid w:val="00064E3B"/>
    <w:rPr>
      <w:b/>
    </w:rPr>
  </w:style>
  <w:style w:type="paragraph" w:styleId="FigureNote" w:customStyle="1">
    <w:name w:val="FigureNote"/>
    <w:basedOn w:val="BodyText"/>
    <w:link w:val="FigureNoteChar"/>
    <w:qFormat/>
    <w:rsid w:val="00A946AC"/>
    <w:pPr>
      <w:spacing w:before="60"/>
      <w:ind w:firstLine="0"/>
    </w:pPr>
  </w:style>
  <w:style w:type="character" w:styleId="FigureNoteChar" w:customStyle="1">
    <w:name w:val="FigureNote Char"/>
    <w:basedOn w:val="BodyTextChar"/>
    <w:link w:val="FigureNote"/>
    <w:rsid w:val="00A946AC"/>
  </w:style>
  <w:style w:type="character" w:styleId="APAEnumeratedChar" w:customStyle="1">
    <w:name w:val="APAEnumerated Char"/>
    <w:basedOn w:val="BodyTextChar"/>
    <w:link w:val="APAEnumerated"/>
    <w:rsid w:val="00717963"/>
  </w:style>
  <w:style w:type="paragraph" w:styleId="FigureWithNote" w:customStyle="1">
    <w:name w:val="FigureWithNote"/>
    <w:basedOn w:val="Figure"/>
    <w:link w:val="FigureWithNoteChar"/>
    <w:qFormat/>
    <w:rsid w:val="00B42EBE"/>
    <w:pPr>
      <w:keepNext/>
    </w:pPr>
  </w:style>
  <w:style w:type="character" w:styleId="FigureWithNoteChar" w:customStyle="1">
    <w:name w:val="FigureWithNote Char"/>
    <w:basedOn w:val="FigureChar"/>
    <w:link w:val="FigureWithNote"/>
    <w:rsid w:val="00B42EBE"/>
  </w:style>
  <w:style w:type="paragraph" w:styleId="FigureWithoutNote" w:customStyle="1">
    <w:name w:val="FigureWithoutNote"/>
    <w:basedOn w:val="Figure"/>
    <w:link w:val="FigureWithoutNoteChar"/>
    <w:qFormat/>
    <w:rsid w:val="00C304F7"/>
    <w:pPr>
      <w:spacing w:after="240"/>
    </w:pPr>
  </w:style>
  <w:style w:type="character" w:styleId="FigureWithoutNoteChar" w:customStyle="1">
    <w:name w:val="FigureWithoutNote Char"/>
    <w:basedOn w:val="FigureChar"/>
    <w:link w:val="FigureWithoutNote"/>
    <w:rsid w:val="00C304F7"/>
  </w:style>
  <w:style w:type="paragraph" w:styleId="AuthorNote" w:customStyle="1">
    <w:name w:val="AuthorNote"/>
    <w:basedOn w:val="Author"/>
    <w:qFormat/>
    <w:rsid w:val="00C84525"/>
    <w:pPr>
      <w:keepNext w:val="0"/>
      <w:keepLines w:val="0"/>
      <w:spacing w:after="0" w:line="480" w:lineRule="auto"/>
      <w:ind w:firstLine="720"/>
      <w:jc w:val="left"/>
    </w:pPr>
  </w:style>
  <w:style w:type="paragraph" w:styleId="AfterWithoutNote" w:customStyle="1">
    <w:name w:val="AfterWithoutNote"/>
    <w:basedOn w:val="BodyText"/>
    <w:link w:val="AfterWithoutNoteChar"/>
    <w:qFormat/>
    <w:rsid w:val="00BB3FEC"/>
    <w:pPr>
      <w:spacing w:before="240"/>
    </w:pPr>
  </w:style>
  <w:style w:type="character" w:styleId="AfterWithoutNoteChar" w:customStyle="1">
    <w:name w:val="AfterWithoutNote Char"/>
    <w:basedOn w:val="BodyTextChar"/>
    <w:link w:val="AfterWithoutNote"/>
    <w:rsid w:val="00BB3FEC"/>
  </w:style>
  <w:style w:type="paragraph" w:styleId="NoIndent" w:customStyle="1">
    <w:name w:val="NoIndent"/>
    <w:basedOn w:val="BodyText"/>
    <w:link w:val="NoIndentChar"/>
    <w:qFormat/>
    <w:rsid w:val="004023D3"/>
    <w:pPr>
      <w:ind w:firstLine="0"/>
    </w:pPr>
  </w:style>
  <w:style w:type="character" w:styleId="NoIndentChar" w:customStyle="1">
    <w:name w:val="NoIndent Char"/>
    <w:basedOn w:val="BodyTextChar"/>
    <w:link w:val="NoIndent"/>
    <w:rsid w:val="004023D3"/>
  </w:style>
  <w:style w:type="paragraph" w:styleId="NextBlockText" w:customStyle="1">
    <w:name w:val="NextBlockText"/>
    <w:basedOn w:val="BlockText"/>
    <w:link w:val="NextBlockTextChar"/>
    <w:qFormat/>
    <w:rsid w:val="00065938"/>
    <w:pPr>
      <w:ind w:firstLine="720"/>
    </w:pPr>
  </w:style>
  <w:style w:type="character" w:styleId="BlockTextChar" w:customStyle="1">
    <w:name w:val="Block Text Char"/>
    <w:basedOn w:val="BodyTextChar"/>
    <w:link w:val="BlockText"/>
    <w:uiPriority w:val="9"/>
    <w:rsid w:val="00065938"/>
  </w:style>
  <w:style w:type="character" w:styleId="NextBlockTextChar" w:customStyle="1">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styleId="H4" w:customStyle="1">
    <w:name w:val="H4"/>
    <w:basedOn w:val="DefaultParagraphFont"/>
    <w:uiPriority w:val="1"/>
    <w:qFormat/>
    <w:rsid w:val="00EA785F"/>
    <w:rPr>
      <w:b/>
    </w:rPr>
  </w:style>
  <w:style w:type="character" w:styleId="H5" w:customStyle="1">
    <w:name w:val="H5"/>
    <w:basedOn w:val="H4"/>
    <w:uiPriority w:val="1"/>
    <w:qFormat/>
    <w:rsid w:val="00EA785F"/>
    <w:rPr>
      <w:b/>
      <w:i/>
    </w:rPr>
  </w:style>
  <w:style w:type="paragraph" w:styleId="AbstractFirstParagraph" w:customStyle="1">
    <w:name w:val="AbstractFirstParagraph"/>
    <w:basedOn w:val="Abstract"/>
    <w:link w:val="AbstractFirstParagraphChar"/>
    <w:qFormat/>
    <w:rsid w:val="00EA7B31"/>
    <w:pPr>
      <w:ind w:firstLine="0"/>
    </w:pPr>
  </w:style>
  <w:style w:type="character" w:styleId="AbstractChar" w:customStyle="1">
    <w:name w:val="Abstract Char"/>
    <w:basedOn w:val="DefaultParagraphFont"/>
    <w:link w:val="Abstract"/>
    <w:rsid w:val="005528BA"/>
    <w:rPr>
      <w:szCs w:val="20"/>
    </w:rPr>
  </w:style>
  <w:style w:type="character" w:styleId="AbstractFirstParagraphChar" w:customStyle="1">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header" Target="header1.xml" Id="rId9" /><Relationship Type="http://schemas.openxmlformats.org/officeDocument/2006/relationships/header" Target="header3.xml" Id="rId10" /><Relationship Type="http://schemas.openxmlformats.org/officeDocument/2006/relationships/header" Target="header2.xml" Id="rId11" /><Relationship Type="http://schemas.openxmlformats.org/officeDocument/2006/relationships/footer" Target="footer3.xml" Id="rId12" /><Relationship Type="http://schemas.openxmlformats.org/officeDocument/2006/relationships/footer" Target="footer2.xml" Id="rId13" /><Relationship Type="http://schemas.openxmlformats.org/officeDocument/2006/relationships/footer" Target="footer1.xml" Id="rId14" /><Relationship Type="http://schemas.openxmlformats.org/officeDocument/2006/relationships/image" Target="media/rId58.png" Id="rId58" /><Relationship Type="http://schemas.openxmlformats.org/officeDocument/2006/relationships/image" Target="media/rId67.png" Id="rId67" /><Relationship Type="http://schemas.openxmlformats.org/officeDocument/2006/relationships/image" Target="media/rId63.png" Id="rId63" /><Relationship Type="http://schemas.openxmlformats.org/officeDocument/2006/relationships/image" Target="media/rId72.png" Id="rId72" /><Relationship Type="http://schemas.openxmlformats.org/officeDocument/2006/relationships/image" Target="media/rId77.png" Id="rId77" /><Relationship Type="http://schemas.openxmlformats.org/officeDocument/2006/relationships/image" Target="media/rId25.png" Id="rId25" /><Relationship Type="http://schemas.openxmlformats.org/officeDocument/2006/relationships/hyperlink" Target="https://doi.org/10.1002/acp.1611" TargetMode="External" Id="rId128" /><Relationship Type="http://schemas.openxmlformats.org/officeDocument/2006/relationships/hyperlink" Target="https://doi.org/10.1002/cpp.2489" TargetMode="External" Id="rId122" /><Relationship Type="http://schemas.openxmlformats.org/officeDocument/2006/relationships/hyperlink" Target="https://doi.org/10.1006/jmps.2001.1388" TargetMode="External" Id="rId110" /><Relationship Type="http://schemas.openxmlformats.org/officeDocument/2006/relationships/hyperlink" Target="https://doi.org/10.1016/S0005-7967(99)00123-0" TargetMode="External" Id="rId98" /><Relationship Type="http://schemas.openxmlformats.org/officeDocument/2006/relationships/hyperlink" Target="https://doi.org/10.1016/j.actpsy.2007.11.002" TargetMode="External" Id="rId100" /><Relationship Type="http://schemas.openxmlformats.org/officeDocument/2006/relationships/hyperlink" Target="https://doi.org/10.1016/j.brat.2017.03.018" TargetMode="External" Id="rId108" /><Relationship Type="http://schemas.openxmlformats.org/officeDocument/2006/relationships/hyperlink" Target="https://doi.org/10.1016/j.cpr.2016.04.010" TargetMode="External" Id="rId119" /><Relationship Type="http://schemas.openxmlformats.org/officeDocument/2006/relationships/hyperlink" Target="https://doi.org/10.1016/j.cpr.2018.08.005" TargetMode="External" Id="rId115" /><Relationship Type="http://schemas.openxmlformats.org/officeDocument/2006/relationships/hyperlink" Target="https://doi.org/10.1016/j.jbtep.2011.10.008" TargetMode="External" Id="rId95" /><Relationship Type="http://schemas.openxmlformats.org/officeDocument/2006/relationships/hyperlink" Target="https://doi.org/10.1016/j.jbtep.2019.01.006" TargetMode="External" Id="rId124" /><Relationship Type="http://schemas.openxmlformats.org/officeDocument/2006/relationships/hyperlink" Target="https://doi.org/10.1016/j.jpsychires.2023.01.028" TargetMode="External" Id="rId85" /><Relationship Type="http://schemas.openxmlformats.org/officeDocument/2006/relationships/hyperlink" Target="https://doi.org/10.1016/j.neuropsychologia.2009.02.013" TargetMode="External" Id="rId138" /><Relationship Type="http://schemas.openxmlformats.org/officeDocument/2006/relationships/hyperlink" Target="https://doi.org/10.1037/0033-295X.103.4.670" TargetMode="External" Id="rId89" /><Relationship Type="http://schemas.openxmlformats.org/officeDocument/2006/relationships/hyperlink" Target="https://doi.org/10.1037/0096-3445.133.1.3" TargetMode="External" Id="rId102" /><Relationship Type="http://schemas.openxmlformats.org/officeDocument/2006/relationships/hyperlink" Target="https://doi.org/10.1037/0278-7393.32.4.792" TargetMode="External" Id="rId150" /><Relationship Type="http://schemas.openxmlformats.org/officeDocument/2006/relationships/hyperlink" Target="https://doi.org/10.1037/a0013396" TargetMode="External" Id="rId142" /><Relationship Type="http://schemas.openxmlformats.org/officeDocument/2006/relationships/hyperlink" Target="https://doi.org/10.1037/a0014420" TargetMode="External" Id="rId136" /><Relationship Type="http://schemas.openxmlformats.org/officeDocument/2006/relationships/hyperlink" Target="https://doi.org/10.1037/a0018113" TargetMode="External" Id="rId91" /><Relationship Type="http://schemas.openxmlformats.org/officeDocument/2006/relationships/hyperlink" Target="https://doi.org/10.1037/a0033722" TargetMode="External" Id="rId87" /><Relationship Type="http://schemas.openxmlformats.org/officeDocument/2006/relationships/hyperlink" Target="https://doi.org/10.1037/a0039036" TargetMode="External" Id="rId134" /><Relationship Type="http://schemas.openxmlformats.org/officeDocument/2006/relationships/hyperlink" Target="https://doi.org/10.1037/rev0000132" TargetMode="External" Id="rId144" /><Relationship Type="http://schemas.openxmlformats.org/officeDocument/2006/relationships/hyperlink" Target="https://doi.org/10.1037/rev0000334" TargetMode="External" Id="rId93" /><Relationship Type="http://schemas.openxmlformats.org/officeDocument/2006/relationships/hyperlink" Target="https://doi.org/10.1037/xge0000598" TargetMode="External" Id="rId130" /><Relationship Type="http://schemas.openxmlformats.org/officeDocument/2006/relationships/hyperlink" Target="https://doi.org/10.1038/mp.2017.23" TargetMode="External" Id="rId113" /><Relationship Type="http://schemas.openxmlformats.org/officeDocument/2006/relationships/hyperlink" Target="https://doi.org/10.1038/nn.2271" TargetMode="External" Id="rId126" /><Relationship Type="http://schemas.openxmlformats.org/officeDocument/2006/relationships/hyperlink" Target="https://doi.org/10.1038/s41562-024-01956-y" TargetMode="External" Id="rId146" /><Relationship Type="http://schemas.openxmlformats.org/officeDocument/2006/relationships/hyperlink" Target="https://doi.org/10.1177/0956797615583071" TargetMode="External" Id="rId117" /><Relationship Type="http://schemas.openxmlformats.org/officeDocument/2006/relationships/hyperlink" Target="https://doi.org/10.1177/2167702621998315" TargetMode="External" Id="rId132" /><Relationship Type="http://schemas.openxmlformats.org/officeDocument/2006/relationships/hyperlink" Target="https://doi.org/10.1371/journal.pone.0004153" TargetMode="External" Id="rId104" /><Relationship Type="http://schemas.openxmlformats.org/officeDocument/2006/relationships/hyperlink" Target="https://doi.org/10.1371/journal.pone.0013706" TargetMode="External" Id="rId106" /><Relationship Type="http://schemas.openxmlformats.org/officeDocument/2006/relationships/hyperlink" Target="https://doi.org/10.1525/collabra.130791" TargetMode="External" Id="rId148" /><Relationship Type="http://schemas.openxmlformats.org/officeDocument/2006/relationships/hyperlink" Target="https://doi.org/10.3758/s13423-011-0086-9" TargetMode="External" Id="rId140" /><Relationship Type="http://schemas.openxmlformats.org/officeDocument/2006/relationships/comments" Target="comments.xml" Id="R866347ba36fc46fe" /><Relationship Type="http://schemas.microsoft.com/office/2016/09/relationships/commentsIds" Target="commentsIds.xml" Id="R8ace7b659eb34c96" /><Relationship Type="http://schemas.microsoft.com/office/2011/relationships/commentsExtended" Target="commentsExtended.xml" Id="R869b31940054422a" /><Relationship Type="http://schemas.microsoft.com/office/2018/08/relationships/commentsExtensible" Target="commentsExtensible.xml" Id="R87a80466bd184365" /><Relationship Type="http://schemas.microsoft.com/office/2011/relationships/people" Target="people.xml" Id="R781b605a661645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dc:description>INTRUSIVE AND VOLUNTARY MEMORY FROM A SINGLE SYSTEM</dc:description>
  <keywords>intrusive memories, voluntary memory, trauma-film paradigm, visuospatial intervention, selective interference, retrieved-context theory, computational modeling</keywords>
  <dcterms:created xsi:type="dcterms:W3CDTF">2026-05-25T05:51:16.0000000Z</dcterms:created>
  <dcterms:modified xsi:type="dcterms:W3CDTF">2026-06-02T14:19:15.4603480Z</dcterms:modified>
  <lastModifiedBy>Deborah Talmi</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Intrusive and Voluntary Memory from a Single System: A Retrieved-Context Account of Selective Interference</vt:lpwstr>
  </property>
  <property fmtid="{D5CDD505-2E9C-101B-9397-08002B2CF9AE}" pid="6" name="apatitledisplay">
    <vt:lpwstr>Intrusive and Voluntary Memory from a Single System: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INTRUSIVE AND VOLUNTARY MEMORY FROM A SINGLE SYSTEM</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