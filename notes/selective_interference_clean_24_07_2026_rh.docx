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083EE0D6" w:rsidR="00F8399E" w:rsidRDefault="00CC1CAB">
      <w:pPr>
        <w:pStyle w:val="Heading1"/>
      </w:pPr>
      <w:bookmarkStart w:id="0" w:name="title"/>
      <w:r w:rsidRPr="00CC1CAB">
        <w:t>Competition and control in episodic memory search</w:t>
      </w:r>
      <w:r w:rsidR="00F54748">
        <w:t>: A retrieved-context account of selective interference</w:t>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77CFF8FE" w14:textId="77777777" w:rsidR="00F8399E" w:rsidRDefault="00F54748">
      <w:pPr>
        <w:pStyle w:val="BodyText"/>
      </w:pPr>
      <w:r>
        <w:t xml:space="preserve"> </w:t>
      </w:r>
    </w:p>
    <w:p w14:paraId="009028EE" w14:textId="77777777" w:rsidR="00F8399E" w:rsidRDefault="00F54748">
      <w:pPr>
        <w:pStyle w:val="BodyText"/>
      </w:pPr>
      <w:r>
        <w:t xml:space="preserve"> </w:t>
      </w:r>
    </w:p>
    <w:p w14:paraId="357EE14B" w14:textId="77777777" w:rsidR="00F8399E" w:rsidRDefault="00F54748">
      <w:pPr>
        <w:pStyle w:val="Heading1"/>
      </w:pPr>
      <w:bookmarkStart w:id="1"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F54748">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F54748">
      <w:r>
        <w:br w:type="page"/>
      </w:r>
    </w:p>
    <w:p w14:paraId="3DAACF2B" w14:textId="6F443301" w:rsidR="00F8399E" w:rsidRDefault="00C16791">
      <w:pPr>
        <w:pStyle w:val="Heading1"/>
      </w:pPr>
      <w:bookmarkStart w:id="2" w:name="firstheader"/>
      <w:bookmarkEnd w:id="1"/>
      <w:r w:rsidRPr="00C16791">
        <w:lastRenderedPageBreak/>
        <w:t>Competition and control in episodic memory search</w:t>
      </w:r>
      <w:r w:rsidR="00F54748">
        <w:t>: A retrieved-context account of selective interference</w:t>
      </w:r>
    </w:p>
    <w:p w14:paraId="5CDA6A4E" w14:textId="77777777" w:rsidR="00F8399E" w:rsidRDefault="00F54748">
      <w:pPr>
        <w:pStyle w:val="Heading1"/>
      </w:pPr>
      <w:bookmarkStart w:id="3" w:name="abstract"/>
      <w:bookmarkEnd w:id="2"/>
      <w:r>
        <w:t>Abstract</w:t>
      </w:r>
    </w:p>
    <w:p w14:paraId="422D0954" w14:textId="0CBBE521" w:rsidR="00F8399E" w:rsidRDefault="00F54748">
      <w:pPr>
        <w:pStyle w:val="FirstParagraph"/>
      </w:pPr>
      <w:r>
        <w:t xml:space="preserve">Goal-directed remembering can </w:t>
      </w:r>
      <w:r w:rsidR="00AE694B">
        <w:t>stay relatively robust even when</w:t>
      </w:r>
      <w:r>
        <w:t xml:space="preserve"> interference </w:t>
      </w:r>
      <w:r w:rsidR="00AE694B">
        <w:t>makes</w:t>
      </w:r>
      <w:r>
        <w:t xml:space="preserve"> the same material less likely to come to mind inadvertently. </w:t>
      </w:r>
      <w:r w:rsidR="00C16791">
        <w:t xml:space="preserve">Studies </w:t>
      </w:r>
      <w:r w:rsidR="00EC5095">
        <w:t>using t</w:t>
      </w:r>
      <w:r>
        <w:t>he trauma-film paradigm examine this asymmetry in memory for distressing films: a</w:t>
      </w:r>
      <w:r w:rsidR="007676E2">
        <w:t>n imagery-competing</w:t>
      </w:r>
      <w:r>
        <w:t xml:space="preserve"> task performed after a film reminder can reduce later</w:t>
      </w:r>
      <w:ins w:id="4" w:author="Rik Henson" w:date="2026-07-25T10:09:00Z">
        <w:r w:rsidR="00BD52B5">
          <w:t xml:space="preserve"> </w:t>
        </w:r>
        <w:commentRangeStart w:id="5"/>
        <w:r w:rsidR="00BD52B5">
          <w:t>involuntary</w:t>
        </w:r>
      </w:ins>
      <w:r>
        <w:t xml:space="preserve"> </w:t>
      </w:r>
      <w:commentRangeEnd w:id="5"/>
      <w:r w:rsidR="00762D11">
        <w:rPr>
          <w:rStyle w:val="CommentReference"/>
          <w:sz w:val="24"/>
          <w:szCs w:val="24"/>
        </w:rPr>
        <w:commentReference w:id="5"/>
      </w:r>
      <w:r>
        <w:t xml:space="preserve">intrusions while leaving </w:t>
      </w:r>
      <w:r w:rsidR="00C16791" w:rsidRPr="00C16791">
        <w:t>goal-directed remembering</w:t>
      </w:r>
      <w:r w:rsidR="00C16791">
        <w:t xml:space="preserve"> </w:t>
      </w:r>
      <w:r>
        <w:t xml:space="preserve">relatively intact. This selective interference effect is often interpreted through 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task competitors 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unguided film recall </w:t>
      </w:r>
      <w:ins w:id="6" w:author="Rik Henson" w:date="2026-07-25T10:10:00Z">
        <w:r w:rsidR="00BD52B5">
          <w:t>(</w:t>
        </w:r>
        <w:commentRangeStart w:id="7"/>
        <w:commentRangeStart w:id="8"/>
        <w:commentRangeStart w:id="9"/>
        <w:r w:rsidR="00BD52B5">
          <w:t>intrusions</w:t>
        </w:r>
      </w:ins>
      <w:commentRangeEnd w:id="7"/>
      <w:ins w:id="10" w:author="Rik Henson" w:date="2026-07-25T10:11:00Z">
        <w:r w:rsidR="00BD52B5">
          <w:rPr>
            <w:rStyle w:val="CommentReference"/>
            <w:sz w:val="24"/>
            <w:szCs w:val="24"/>
          </w:rPr>
          <w:commentReference w:id="7"/>
        </w:r>
      </w:ins>
      <w:commentRangeEnd w:id="8"/>
      <w:r w:rsidR="00762D11">
        <w:rPr>
          <w:rStyle w:val="CommentReference"/>
          <w:sz w:val="24"/>
          <w:szCs w:val="24"/>
        </w:rPr>
        <w:commentReference w:id="8"/>
      </w:r>
      <w:commentRangeEnd w:id="9"/>
      <w:r w:rsidR="00762D11">
        <w:rPr>
          <w:rStyle w:val="CommentReference"/>
          <w:sz w:val="24"/>
          <w:szCs w:val="24"/>
        </w:rPr>
        <w:commentReference w:id="9"/>
      </w:r>
      <w:ins w:id="11" w:author="Rik Henson" w:date="2026-07-25T10:10:00Z">
        <w:r w:rsidR="00BD52B5">
          <w:t xml:space="preserve">) </w:t>
        </w:r>
      </w:ins>
      <w:r w:rsidR="00C63A83" w:rsidRPr="00C63A83">
        <w:t>more than deliberate</w:t>
      </w:r>
      <w:r w:rsidR="00866E4D">
        <w:t xml:space="preserve"> film</w:t>
      </w:r>
      <w:r w:rsidR="00C63A83" w:rsidRPr="00C63A83">
        <w:t xml:space="preserve"> recall when a maintained film-category cue selectively favors film candidates.</w:t>
      </w:r>
      <w:r w:rsidR="00C63A83">
        <w:t xml:space="preserve"> </w:t>
      </w:r>
      <w:commentRangeStart w:id="12"/>
      <w:commentRangeStart w:id="13"/>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commentRangeEnd w:id="12"/>
      <w:r w:rsidR="00BD52B5" w:rsidRPr="00700D0B">
        <w:rPr>
          <w:rStyle w:val="CommentReference"/>
          <w:sz w:val="24"/>
          <w:szCs w:val="24"/>
        </w:rPr>
        <w:commentReference w:id="12"/>
      </w:r>
      <w:commentRangeEnd w:id="13"/>
      <w:r w:rsidR="00762D11" w:rsidRPr="00700D0B">
        <w:rPr>
          <w:rStyle w:val="CommentReference"/>
          <w:sz w:val="24"/>
          <w:szCs w:val="24"/>
        </w:rPr>
        <w:commentReference w:id="13"/>
      </w:r>
      <w:r w:rsidR="00700D0B" w:rsidRPr="00700D0B">
        <w:t>We discuss how these results motivate tests of selective interference in standard episodic memory paradigms.</w:t>
      </w:r>
    </w:p>
    <w:p w14:paraId="54CBB0EF" w14:textId="77777777" w:rsidR="00F8399E" w:rsidRDefault="00F54748">
      <w:pPr>
        <w:pStyle w:val="Heading1"/>
      </w:pPr>
      <w:bookmarkStart w:id="14" w:name="introduction"/>
      <w:bookmarkEnd w:id="3"/>
      <w:r>
        <w:t>Introduction</w:t>
      </w:r>
    </w:p>
    <w:p w14:paraId="254F9D5D" w14:textId="1E0D8B3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A8048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xml:space="preserve">). Participants view </w:t>
      </w:r>
      <w:r w:rsidR="00F07F2D">
        <w:t xml:space="preserve">a </w:t>
      </w:r>
      <w:r>
        <w:t>distressing film, record later intrusi</w:t>
      </w:r>
      <w:r w:rsidR="00F07F2D">
        <w:t>ons</w:t>
      </w:r>
      <w:r>
        <w:t>, and often complete voluntary-memory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xml:space="preserve">). </w:t>
      </w:r>
      <w:r w:rsidR="00934791" w:rsidRPr="00934791">
        <w:t>Memory for the same film can therefore arise involuntarily</w:t>
      </w:r>
      <w:ins w:id="15" w:author="Rik Henson" w:date="2026-07-25T10:14:00Z">
        <w:r w:rsidR="00BD52B5">
          <w:t>,</w:t>
        </w:r>
      </w:ins>
      <w:r w:rsidR="00934791" w:rsidRPr="00934791">
        <w:t xml:space="preserve"> or be retrieved voluntarily, and the</w:t>
      </w:r>
      <w:ins w:id="16" w:author="Rik Henson" w:date="2026-07-25T10:14:00Z">
        <w:r w:rsidR="00BD52B5">
          <w:t>se</w:t>
        </w:r>
      </w:ins>
      <w:r w:rsidR="00934791" w:rsidRPr="00934791">
        <w:t xml:space="preserve"> two outcomes </w:t>
      </w:r>
      <w:del w:id="17" w:author="Rik Henson" w:date="2026-07-25T10:14:00Z">
        <w:r w:rsidR="00934791" w:rsidRPr="00934791" w:rsidDel="00BD52B5">
          <w:delText>need not vary together</w:delText>
        </w:r>
      </w:del>
      <w:ins w:id="18" w:author="Rik Henson" w:date="2026-07-25T10:14:00Z">
        <w:r w:rsidR="00BD52B5">
          <w:t xml:space="preserve"> </w:t>
        </w:r>
      </w:ins>
      <w:ins w:id="19" w:author="Rik Henson" w:date="2026-07-25T10:15:00Z">
        <w:r w:rsidR="00BD52B5">
          <w:t>can be largely</w:t>
        </w:r>
      </w:ins>
      <w:ins w:id="20" w:author="Rik Henson" w:date="2026-07-25T10:14:00Z">
        <w:r w:rsidR="00BD52B5">
          <w:t xml:space="preserve">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w:t>
      </w:r>
      <w:r w:rsidR="007C5A94">
        <w:lastRenderedPageBreak/>
        <w:t>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21"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AEC1400"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22" w:author="Rik Henson" w:date="2026-07-25T10:16:00Z">
        <w:r w:rsidR="00F54748" w:rsidDel="00BD52B5">
          <w:delText xml:space="preserve">link </w:delText>
        </w:r>
      </w:del>
      <w:ins w:id="23" w:author="Rik Henson" w:date="2026-07-25T10:16:00Z">
        <w:r w:rsidR="00BD52B5">
          <w:t xml:space="preserve">postulate that </w:t>
        </w:r>
      </w:ins>
      <w:del w:id="24" w:author="Rik Henson" w:date="2026-07-25T10:16:00Z">
        <w:r w:rsidR="00F54748" w:rsidDel="00BD52B5">
          <w:delText xml:space="preserve">coherent </w:delText>
        </w:r>
      </w:del>
      <w:r>
        <w:t xml:space="preserve">voluntary </w:t>
      </w:r>
      <w:r w:rsidR="00F54748">
        <w:t xml:space="preserve">recollection </w:t>
      </w:r>
      <w:del w:id="25" w:author="Rik Henson" w:date="2026-07-25T10:17:00Z">
        <w:r w:rsidR="00F54748" w:rsidDel="00BD52B5">
          <w:delText xml:space="preserve">to </w:delText>
        </w:r>
      </w:del>
      <w:ins w:id="26" w:author="Rik Henson" w:date="2026-07-25T10:17:00Z">
        <w:r w:rsidR="00BD52B5">
          <w:t xml:space="preserve">arises from </w:t>
        </w:r>
      </w:ins>
      <w:r w:rsidR="00F54748">
        <w:t>hippocampally</w:t>
      </w:r>
      <w:ins w:id="27" w:author="Rik Henson" w:date="2026-07-25T10:16:00Z">
        <w:r w:rsidR="00BD52B5">
          <w:t>-</w:t>
        </w:r>
      </w:ins>
      <w:del w:id="28" w:author="Rik Henson" w:date="2026-07-25T10:16:00Z">
        <w:r w:rsidR="00F54748" w:rsidDel="00BD52B5">
          <w:delText xml:space="preserve"> </w:delText>
        </w:r>
      </w:del>
      <w:r w:rsidR="00F54748">
        <w:t>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29" w:author="Rik Henson" w:date="2026-07-25T10:17:00Z">
        <w:r w:rsidR="00F54748" w:rsidDel="00BD52B5">
          <w:delText xml:space="preserve">. </w:delText>
        </w:r>
        <w:r w:rsidR="007C5A94" w:rsidDel="00BD52B5">
          <w:delText>T</w:delText>
        </w:r>
      </w:del>
      <w:ins w:id="30" w:author="Rik Henson" w:date="2026-07-25T10:17:00Z">
        <w:r w:rsidR="00BD52B5">
          <w:t xml:space="preserve">, whereas </w:t>
        </w:r>
      </w:ins>
      <w:del w:id="31" w:author="Rik Henson" w:date="2026-07-25T10:17:00Z">
        <w:r w:rsidR="007C5A94" w:rsidDel="00BD52B5">
          <w:delText xml:space="preserve">hey suggest that </w:delText>
        </w:r>
      </w:del>
      <w:r w:rsidR="007C5A94">
        <w:t>i</w:t>
      </w:r>
      <w:r w:rsidR="00F54748">
        <w:t xml:space="preserve">ntrusive re-experiencing </w:t>
      </w:r>
      <w:del w:id="32" w:author="Rik Henson" w:date="2026-07-25T10:17:00Z">
        <w:r w:rsidR="00BB0282" w:rsidDel="00BD52B5">
          <w:delText>is</w:delText>
        </w:r>
        <w:r w:rsidR="007C5A94" w:rsidDel="00BD52B5">
          <w:delText xml:space="preserve"> due</w:delText>
        </w:r>
      </w:del>
      <w:ins w:id="33" w:author="Rik Henson" w:date="2026-07-25T10:17:00Z">
        <w:r w:rsidR="00BD52B5">
          <w:t>arises from</w:t>
        </w:r>
      </w:ins>
      <w:del w:id="34"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 xml:space="preserve">The selective interference effect is therefore interpreted as evidence that the intervention disrupts the </w:t>
      </w:r>
      <w:r w:rsidR="007E4C3B" w:rsidRPr="007E4C3B">
        <w:lastRenderedPageBreak/>
        <w:t>sensory-bound representation</w:t>
      </w:r>
      <w:ins w:id="35" w:author="Rik Henson" w:date="2026-07-25T10:18:00Z">
        <w:r w:rsidR="00BD52B5">
          <w:t>s</w:t>
        </w:r>
      </w:ins>
      <w:r w:rsidR="007E4C3B" w:rsidRPr="007E4C3B">
        <w:t xml:space="preserve"> </w:t>
      </w:r>
      <w:ins w:id="36" w:author="Rik Henson" w:date="2026-07-25T10:18:00Z">
        <w:r w:rsidR="00BD52B5">
          <w:t xml:space="preserve">that </w:t>
        </w:r>
      </w:ins>
      <w:r w:rsidR="007E4C3B" w:rsidRPr="007E4C3B">
        <w:t>support</w:t>
      </w:r>
      <w:del w:id="37" w:author="Rik Henson" w:date="2026-07-25T10:18:00Z">
        <w:r w:rsidR="007E4C3B" w:rsidRPr="007E4C3B" w:rsidDel="00BD52B5">
          <w:delText>ing</w:delText>
        </w:r>
      </w:del>
      <w:r w:rsidR="007E4C3B" w:rsidRPr="007E4C3B">
        <w:t xml:space="preserve"> intrusions more strongly than the contextualized representation</w:t>
      </w:r>
      <w:ins w:id="38" w:author="Rik Henson" w:date="2026-07-25T10:18:00Z">
        <w:r w:rsidR="00BD52B5">
          <w:t>s</w:t>
        </w:r>
      </w:ins>
      <w:r w:rsidR="007E4C3B" w:rsidRPr="007E4C3B">
        <w:t xml:space="preserve"> </w:t>
      </w:r>
      <w:ins w:id="39" w:author="Rik Henson" w:date="2026-07-25T10:18:00Z">
        <w:r w:rsidR="00BD52B5">
          <w:t xml:space="preserve">that </w:t>
        </w:r>
      </w:ins>
      <w:r w:rsidR="007E4C3B" w:rsidRPr="007E4C3B">
        <w:t>support</w:t>
      </w:r>
      <w:del w:id="40"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 xml:space="preserve">Selective interference therefore provides a demanding test: </w:t>
      </w:r>
      <w:commentRangeStart w:id="41"/>
      <w:commentRangeStart w:id="42"/>
      <w:r w:rsidR="003D0872" w:rsidRPr="003D0872">
        <w:t>preserved voluntary memory must emerge from the model rather than be assumed to follow from deliberate retrieval.</w:t>
      </w:r>
      <w:commentRangeEnd w:id="41"/>
      <w:r w:rsidR="00905B7C">
        <w:rPr>
          <w:rStyle w:val="CommentReference"/>
          <w:sz w:val="24"/>
          <w:szCs w:val="24"/>
        </w:rPr>
        <w:commentReference w:id="41"/>
      </w:r>
      <w:commentRangeEnd w:id="42"/>
      <w:r w:rsidR="00897D4D">
        <w:rPr>
          <w:rStyle w:val="CommentReference"/>
          <w:sz w:val="24"/>
          <w:szCs w:val="24"/>
        </w:rPr>
        <w:commentReference w:id="42"/>
      </w:r>
    </w:p>
    <w:p w14:paraId="4088CC4E" w14:textId="6BEFD56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w:t>
      </w:r>
      <w:ins w:id="43" w:author="Rik Henson" w:date="2026-07-25T10:20:00Z">
        <w:r w:rsidR="00905B7C">
          <w:t xml:space="preserve">, </w:t>
        </w:r>
      </w:ins>
      <w:ins w:id="44" w:author="Rik Henson" w:date="2026-07-25T10:22:00Z">
        <w:r w:rsidR="00905B7C">
          <w:t xml:space="preserve">such that any </w:t>
        </w:r>
      </w:ins>
      <w:del w:id="45" w:author="Rik Henson" w:date="2026-07-25T10:22:00Z">
        <w:r w:rsidDel="00905B7C">
          <w:delText xml:space="preserve"> </w:delText>
        </w:r>
      </w:del>
      <w:del w:id="46" w:author="Rik Henson" w:date="2026-07-25T10:21:00Z">
        <w:r w:rsidDel="00905B7C">
          <w:delText xml:space="preserve">associated </w:delText>
        </w:r>
      </w:del>
      <w:del w:id="47" w:author="Rik Henson" w:date="2026-07-25T10:22:00Z">
        <w:r w:rsidDel="00905B7C">
          <w:delText xml:space="preserve">task material </w:delText>
        </w:r>
      </w:del>
      <w:del w:id="48" w:author="Rik Henson" w:date="2026-07-25T10:21:00Z">
        <w:r w:rsidDel="00905B7C">
          <w:delText>is encoded</w:delText>
        </w:r>
      </w:del>
      <w:del w:id="49" w:author="Rik Henson" w:date="2026-07-25T10:22:00Z">
        <w:r w:rsidDel="00905B7C">
          <w:delText xml:space="preserve">. </w:delText>
        </w:r>
      </w:del>
      <w:del w:id="50" w:author="Rik Henson" w:date="2026-07-25T10:21:00Z">
        <w:r w:rsidDel="00905B7C">
          <w:delText>T</w:delText>
        </w:r>
      </w:del>
      <w:ins w:id="51" w:author="Rik Henson" w:date="2026-07-25T10:21:00Z">
        <w:r w:rsidR="00905B7C">
          <w:t>t</w:t>
        </w:r>
      </w:ins>
      <w:r>
        <w:t xml:space="preserve">ask material </w:t>
      </w:r>
      <w:ins w:id="52" w:author="Rik Henson" w:date="2026-07-25T10:22:00Z">
        <w:r w:rsidR="00905B7C">
          <w:t>following shortly afterwards</w:t>
        </w:r>
      </w:ins>
      <w:del w:id="53" w:author="Rik Henson" w:date="2026-07-25T10:22:00Z">
        <w:r w:rsidDel="00905B7C">
          <w:delText>then</w:delText>
        </w:r>
      </w:del>
      <w:r>
        <w:t xml:space="preserve"> </w:t>
      </w:r>
      <w:ins w:id="54" w:author="Rik Henson" w:date="2026-07-25T10:22:00Z">
        <w:r w:rsidR="00905B7C">
          <w:t xml:space="preserve">also </w:t>
        </w:r>
      </w:ins>
      <w:r>
        <w:t>become</w:t>
      </w:r>
      <w:r w:rsidR="00567B9E">
        <w:t>s</w:t>
      </w:r>
      <w:r>
        <w:t xml:space="preserve"> </w:t>
      </w:r>
      <w:ins w:id="55" w:author="Rik Henson" w:date="2026-07-25T10:21:00Z">
        <w:r w:rsidR="00905B7C">
          <w:t>associated</w:t>
        </w:r>
      </w:ins>
      <w:del w:id="56" w:author="Rik Henson" w:date="2026-07-25T10:21:00Z">
        <w:r w:rsidDel="00905B7C">
          <w:delText>linked</w:delText>
        </w:r>
      </w:del>
      <w:r>
        <w:t xml:space="preserve"> to th</w:t>
      </w:r>
      <w:r w:rsidR="00360FED">
        <w:t>e reinstated</w:t>
      </w:r>
      <w:r>
        <w:t xml:space="preserve"> context. </w:t>
      </w:r>
      <w:r w:rsidR="001D3FDA" w:rsidRPr="001D3FDA">
        <w:t xml:space="preserve">When this context later guides retrieval, it </w:t>
      </w:r>
      <w:ins w:id="57" w:author="Rik Henson" w:date="2026-07-25T10:23:00Z">
        <w:r w:rsidR="00905B7C">
          <w:t xml:space="preserve">therefore </w:t>
        </w:r>
      </w:ins>
      <w:del w:id="58" w:author="Rik Henson" w:date="2026-07-25T10:23:00Z">
        <w:r w:rsidR="001D3FDA" w:rsidRPr="001D3FDA" w:rsidDel="00905B7C">
          <w:delText xml:space="preserve">supports </w:delText>
        </w:r>
      </w:del>
      <w:ins w:id="59" w:author="Rik Henson" w:date="2026-07-25T10:23:00Z">
        <w:r w:rsidR="00905B7C">
          <w:t>cues</w:t>
        </w:r>
        <w:r w:rsidR="00905B7C" w:rsidRPr="001D3FDA">
          <w:t xml:space="preserve"> </w:t>
        </w:r>
      </w:ins>
      <w:r w:rsidR="001D3FDA" w:rsidRPr="001D3FDA">
        <w:t xml:space="preserve">task items </w:t>
      </w:r>
      <w:del w:id="60" w:author="Rik Henson" w:date="2026-07-25T10:23:00Z">
        <w:r w:rsidR="001D3FDA" w:rsidRPr="001D3FDA" w:rsidDel="00905B7C">
          <w:delText xml:space="preserve">alongside </w:delText>
        </w:r>
      </w:del>
      <w:ins w:id="61" w:author="Rik Henson" w:date="2026-07-25T10:23:00Z">
        <w:r w:rsidR="00905B7C">
          <w:t>as well as</w:t>
        </w:r>
        <w:r w:rsidR="00905B7C" w:rsidRPr="001D3FDA">
          <w:t xml:space="preserve"> </w:t>
        </w:r>
      </w:ins>
      <w:r w:rsidR="001D3FDA" w:rsidRPr="001D3FDA">
        <w:t>film items, placing them in competition for recall.</w:t>
      </w:r>
    </w:p>
    <w:p w14:paraId="43D6CEE9" w14:textId="1D6FDCF8" w:rsidR="00F8399E" w:rsidRDefault="001D3FDA" w:rsidP="006D5518">
      <w:pPr>
        <w:pStyle w:val="BodyText"/>
      </w:pPr>
      <w:r>
        <w:lastRenderedPageBreak/>
        <w:t xml:space="preserve">How strongly this competition affects performance depends on </w:t>
      </w:r>
      <w:commentRangeStart w:id="62"/>
      <w:r>
        <w:t xml:space="preserve">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commentRangeEnd w:id="62"/>
      <w:r w:rsidR="00905B7C">
        <w:rPr>
          <w:rStyle w:val="CommentReference"/>
          <w:sz w:val="24"/>
          <w:szCs w:val="24"/>
        </w:rPr>
        <w:commentReference w:id="62"/>
      </w:r>
      <w:del w:id="63" w:author="Rik Henson" w:date="2026-07-25T10:25:00Z">
        <w:r w:rsidDel="00905B7C">
          <w:delText>The same</w:delText>
        </w:r>
        <w:r w:rsidR="009D1576" w:rsidRPr="009D1576" w:rsidDel="00905B7C">
          <w:delText xml:space="preserve"> contextual associations</w:delText>
        </w:r>
        <w:r w:rsidDel="00905B7C">
          <w:delText xml:space="preserve"> can therefore </w:delText>
        </w:r>
        <w:r w:rsidR="009F1A4A" w:rsidDel="00905B7C">
          <w:delText>yield</w:delText>
        </w:r>
        <w:r w:rsidDel="00905B7C">
          <w:delText xml:space="preserve"> different effects of interference as retrieval goals and test format change.</w:delText>
        </w:r>
        <w:r w:rsidR="006D5518" w:rsidDel="00905B7C">
          <w:delText xml:space="preserve"> </w:delText>
        </w:r>
      </w:del>
      <w:r w:rsidR="00F54748">
        <w:t xml:space="preserve">We formalize this retrieval account in an </w:t>
      </w:r>
      <w:commentRangeStart w:id="64"/>
      <w:r w:rsidR="00F54748">
        <w:t>emotional variant (</w:t>
      </w:r>
      <w:commentRangeEnd w:id="64"/>
      <w:r w:rsidR="00905B7C">
        <w:rPr>
          <w:rStyle w:val="CommentReference"/>
          <w:sz w:val="24"/>
          <w:szCs w:val="24"/>
        </w:rPr>
        <w:commentReference w:id="64"/>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23D95B4" w:rsidR="00F8399E" w:rsidRDefault="00EA4F52">
      <w:pPr>
        <w:pStyle w:val="BodyText"/>
      </w:pPr>
      <w:r w:rsidRPr="00EA4F52">
        <w:t>We test this account in three simulations that move from competitor formation to the roles of retrieval control and test format.</w:t>
      </w:r>
      <w:r>
        <w:t xml:space="preserve"> </w:t>
      </w:r>
      <w:hyperlink w:anchor="fig-empirical-target" w:history="1">
        <w:r w:rsidR="0023026D" w:rsidRPr="00EA4F52">
          <w:rPr>
            <w:rStyle w:val="Hyperlink"/>
          </w:rPr>
          <w:t>Figure 1</w:t>
        </w:r>
      </w:hyperlink>
      <w:ins w:id="65" w:author="Rik Henson" w:date="2026-07-25T10:27:00Z">
        <w:r w:rsidR="00905B7C">
          <w:rPr>
            <w:rStyle w:val="Hyperlink"/>
          </w:rPr>
          <w:t>A</w:t>
        </w:r>
      </w:ins>
      <w:r w:rsidR="0023026D">
        <w:t xml:space="preserve"> summarizes the modeled paradigm </w:t>
      </w:r>
      <w:del w:id="66" w:author="Rik Henson" w:date="2026-07-25T10:27:00Z">
        <w:r w:rsidR="0023026D" w:rsidDel="00905B7C">
          <w:delText>and the</w:delText>
        </w:r>
      </w:del>
      <w:ins w:id="67" w:author="Rik Henson" w:date="2026-07-25T10:27:00Z">
        <w:r w:rsidR="00905B7C">
          <w:t>while</w:t>
        </w:r>
      </w:ins>
      <w:r w:rsidR="0023026D">
        <w:t xml:space="preserve"> </w:t>
      </w:r>
      <w:ins w:id="68"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69" w:author="Rik Henson" w:date="2026-07-25T10:27:00Z">
        <w:r w:rsidR="0023026D" w:rsidDel="00905B7C">
          <w:delText>selective-interference contrast between</w:delText>
        </w:r>
      </w:del>
      <w:ins w:id="70" w:author="Rik Henson" w:date="2026-07-25T10:27:00Z">
        <w:r w:rsidR="00905B7C">
          <w:t>for</w:t>
        </w:r>
      </w:ins>
      <w:r w:rsidR="0023026D">
        <w:t xml:space="preserve"> unguided and deliberate film recall</w:t>
      </w:r>
      <w:ins w:id="71" w:author="Rik Henson" w:date="2026-07-25T10:28:00Z">
        <w:r w:rsidR="00905B7C">
          <w:t>, i.e., the selective interference effect</w:t>
        </w:r>
      </w:ins>
      <w:r w:rsidR="0023026D">
        <w:t xml:space="preserve">.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commentRangeStart w:id="72"/>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commentRangeEnd w:id="72"/>
      <w:r w:rsidR="00B32102">
        <w:rPr>
          <w:rStyle w:val="CommentReference"/>
          <w:sz w:val="24"/>
          <w:szCs w:val="24"/>
        </w:rPr>
        <w:commentReference w:id="72"/>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73" w:name="fig-empirical-target"/>
      <w:r>
        <w:lastRenderedPageBreak/>
        <w:t>Figure 1</w:t>
      </w:r>
    </w:p>
    <w:p w14:paraId="635149B5" w14:textId="045C2E4C"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w:t>
      </w:r>
      <w:r w:rsidR="001B0FFC">
        <w:t>recall simulations target an</w:t>
      </w:r>
      <w:r>
        <w:t xml:space="preserve"> </w:t>
      </w:r>
      <w:del w:id="74" w:author="Rik Henson" w:date="2026-07-25T10:28:00Z">
        <w:r w:rsidDel="00905B7C">
          <w:delText xml:space="preserve">an </w:delText>
        </w:r>
      </w:del>
      <w:r>
        <w:t>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Bars are schematic</w:t>
      </w:r>
      <w:ins w:id="75" w:author="Rik Henson" w:date="2026-07-25T10:31:00Z">
        <w:r w:rsidR="00B32102">
          <w:t>; for individual experiments that contribute to this canonical pattern, see Figure 2</w:t>
        </w:r>
      </w:ins>
      <w:del w:id="76"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lastRenderedPageBreak/>
        <w:t xml:space="preserve"> </w:t>
      </w:r>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77" w:name="Xe49916d2c5d2e2d1ed2bdc43f3c89558696ba75"/>
      <w:bookmarkEnd w:id="73"/>
      <w:r>
        <w:lastRenderedPageBreak/>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78"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lang w:val="en-GB" w:eastAsia="en-GB"/>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78"/>
    <w:p w14:paraId="54702CB6" w14:textId="3F799476" w:rsidR="009F1A4A" w:rsidRDefault="009F1A4A" w:rsidP="009F1A4A">
      <w:pPr>
        <w:pStyle w:val="AfterWithoutNote"/>
      </w:pPr>
      <w:commentRangeStart w:id="79"/>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w:t>
      </w:r>
      <w:r>
        <w:lastRenderedPageBreak/>
        <w:t>remains similarly accessible during deliberate recall or that intentionality alone produced the dissociation.</w:t>
      </w:r>
      <w:commentRangeEnd w:id="79"/>
      <w:r w:rsidR="00B32102">
        <w:rPr>
          <w:rStyle w:val="CommentReference"/>
          <w:sz w:val="24"/>
          <w:szCs w:val="24"/>
        </w:rPr>
        <w:commentReference w:id="79"/>
      </w:r>
    </w:p>
    <w:p w14:paraId="4BFE2725" w14:textId="0FD75366" w:rsidR="00F8399E" w:rsidRDefault="009F1A4A" w:rsidP="009F1A4A">
      <w:pPr>
        <w:pStyle w:val="AfterWithoutNote"/>
        <w:spacing w:before="0"/>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80"/>
      <w:r>
        <w:t>and deliberate recognition to examine the separate contribution of test format</w:t>
      </w:r>
      <w:commentRangeEnd w:id="80"/>
      <w:r w:rsidR="00B32102">
        <w:rPr>
          <w:rStyle w:val="CommentReference"/>
          <w:sz w:val="24"/>
          <w:szCs w:val="24"/>
        </w:rPr>
        <w:commentReference w:id="80"/>
      </w:r>
      <w:r>
        <w:t xml:space="preserve">. </w:t>
      </w:r>
      <w:commentRangeStart w:id="81"/>
      <w:r>
        <w:t>The resulting challenge is to explain both forms of relative preservation within a common episodic memory system</w:t>
      </w:r>
      <w:r w:rsidR="00F54748">
        <w:t>.</w:t>
      </w:r>
      <w:commentRangeEnd w:id="81"/>
      <w:r w:rsidR="00B32102">
        <w:rPr>
          <w:rStyle w:val="CommentReference"/>
          <w:sz w:val="24"/>
          <w:szCs w:val="24"/>
        </w:rPr>
        <w:commentReference w:id="81"/>
      </w:r>
    </w:p>
    <w:p w14:paraId="11A33143" w14:textId="71C001EE" w:rsidR="00F8399E" w:rsidRDefault="00F54748" w:rsidP="00B11715">
      <w:pPr>
        <w:pStyle w:val="Heading1"/>
      </w:pPr>
      <w:bookmarkStart w:id="82" w:name="Xc30ecb24643046c4752102619295de1bc2871c8"/>
      <w:bookmarkEnd w:id="14"/>
      <w:bookmarkEnd w:id="77"/>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83"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w:t>
      </w:r>
      <w:commentRangeStart w:id="84"/>
      <w:r w:rsidR="00E93961" w:rsidRPr="00E93961">
        <w:t>and why presenting a candidate item changes its effect on deliberate recognition.</w:t>
      </w:r>
      <w:commentRangeEnd w:id="84"/>
      <w:r w:rsidR="00B32102">
        <w:rPr>
          <w:rStyle w:val="CommentReference"/>
          <w:sz w:val="24"/>
          <w:szCs w:val="24"/>
        </w:rPr>
        <w:commentReference w:id="84"/>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85"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w:t>
      </w:r>
      <w:r w:rsidR="00360168">
        <w:lastRenderedPageBreak/>
        <w:t xml:space="preserve">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w:t>
      </w:r>
      <w:r w:rsidR="000E6E47">
        <w:lastRenderedPageBreak/>
        <w:t xml:space="preserve">present account, </w:t>
      </w:r>
      <w:commentRangeStart w:id="86"/>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End w:id="86"/>
      <w:r w:rsidR="00B32102">
        <w:rPr>
          <w:rStyle w:val="CommentReference"/>
          <w:sz w:val="24"/>
          <w:szCs w:val="24"/>
        </w:rPr>
        <w:commentReference w:id="86"/>
      </w:r>
    </w:p>
    <w:p w14:paraId="215CF944" w14:textId="17E70945" w:rsidR="00F8399E" w:rsidRDefault="000E6E47">
      <w:pPr>
        <w:pStyle w:val="Heading2"/>
      </w:pPr>
      <w:bookmarkStart w:id="87" w:name="reminder-linked-competitor-encoding"/>
      <w:bookmarkEnd w:id="85"/>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88"/>
      <w:r w:rsidR="001D00DE">
        <w:t>they represent non-film events that can also be encoded and later sampled for retrieval.</w:t>
      </w:r>
      <w:commentRangeEnd w:id="88"/>
      <w:r w:rsidR="003379B4">
        <w:rPr>
          <w:rStyle w:val="CommentReference"/>
          <w:sz w:val="24"/>
          <w:szCs w:val="24"/>
        </w:rPr>
        <w:commentReference w:id="88"/>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w:t>
      </w:r>
      <w:r>
        <w:lastRenderedPageBreak/>
        <w:t xml:space="preserve">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lastRenderedPageBreak/>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89"/>
      <w:r w:rsidRPr="004F231F">
        <w:t>The model stores bidirectional item-context associations: context-to-feature associations cue candidate items, while feature-to-context associations reinstate associated context</w:t>
      </w:r>
      <w:r w:rsidRPr="00700D0B">
        <w:t>.</w:t>
      </w:r>
      <w:r>
        <w:t xml:space="preserve"> </w:t>
      </w:r>
      <w:commentRangeEnd w:id="89"/>
      <w:r w:rsidR="003379B4">
        <w:rPr>
          <w:rStyle w:val="CommentReference"/>
          <w:b/>
          <w:bCs/>
          <w:sz w:val="24"/>
          <w:szCs w:val="24"/>
        </w:rPr>
        <w:commentReference w:id="89"/>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lastRenderedPageBreak/>
        <w:t xml:space="preserve"> </w:t>
      </w:r>
      <w:r w:rsidR="00BD285E">
        <w:rPr>
          <w:noProof/>
          <w:lang w:val="en-GB" w:eastAsia="en-GB"/>
        </w:rPr>
        <w:drawing>
          <wp:inline distT="0" distB="0" distL="0" distR="0" wp14:anchorId="4662BE40" wp14:editId="47997C1D">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90" w:name="Xfbedde256e5c9242b660a2368ef39e7e5be0932"/>
      <w:bookmarkEnd w:id="87"/>
      <w:r>
        <w:lastRenderedPageBreak/>
        <w:t>Retrieval Control</w:t>
      </w:r>
      <w:r w:rsidR="00C50704">
        <w:t xml:space="preserve"> </w:t>
      </w:r>
      <w:r w:rsidR="00AB320F">
        <w:t>in</w:t>
      </w:r>
      <w:r w:rsidR="00C50704">
        <w:t xml:space="preserve"> Deliberate Recall</w:t>
      </w:r>
    </w:p>
    <w:p w14:paraId="3E43B793" w14:textId="1611538B" w:rsidR="00222C09" w:rsidRDefault="00222C09">
      <w:pPr>
        <w:pStyle w:val="FirstParagraph"/>
      </w:pPr>
      <w:r w:rsidRPr="00222C09">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91"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92"/>
      <w:r w:rsidRPr="00222C09">
        <w:t xml:space="preserve">instead </w:t>
      </w:r>
      <w:commentRangeEnd w:id="92"/>
      <w:r w:rsidR="00892177" w:rsidRPr="00222C09">
        <w:rPr>
          <w:rStyle w:val="CommentReference"/>
          <w:sz w:val="24"/>
          <w:szCs w:val="24"/>
        </w:rPr>
        <w:commentReference w:id="92"/>
      </w:r>
      <w:r w:rsidRPr="00222C09">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93"/>
      <w:r w:rsidRPr="00222C09">
        <w:t xml:space="preserve">sequence </w:t>
      </w:r>
      <w:commentRangeEnd w:id="93"/>
      <w:r w:rsidR="00892177" w:rsidRPr="00222C09">
        <w:rPr>
          <w:rStyle w:val="CommentReference"/>
          <w:sz w:val="24"/>
          <w:szCs w:val="24"/>
        </w:rPr>
        <w:commentReference w:id="93"/>
      </w:r>
      <w:r w:rsidRPr="00222C09">
        <w:t>before sampling, maintaining target-selective support during sampling, and limiting the influence of an off-target memory after it is sampled. The following paragraphs develop these processes in the order in which they act</w:t>
      </w:r>
      <w:del w:id="94"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95"/>
      <w:r w:rsidR="00AB320F">
        <w:t xml:space="preserve">shifting </w:t>
      </w:r>
      <w:r w:rsidR="00F54748">
        <w:t xml:space="preserve">the current context toward the state associated with the beginning of the target list before retrieval begins </w:t>
      </w:r>
      <w:commentRangeEnd w:id="95"/>
      <w:r w:rsidR="00892177">
        <w:rPr>
          <w:rStyle w:val="CommentReference"/>
          <w:sz w:val="24"/>
          <w:szCs w:val="24"/>
        </w:rPr>
        <w:commentReference w:id="95"/>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 xml:space="preserve">before </w:t>
      </w:r>
      <w:r w:rsidR="00AB320F">
        <w:lastRenderedPageBreak/>
        <w:t>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96"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w:t>
      </w:r>
      <w:r>
        <w:lastRenderedPageBreak/>
        <w:t>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lastRenderedPageBreak/>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97"/>
      <w:r w:rsidR="00BC4D7F" w:rsidRPr="00BC4D7F">
        <w:t xml:space="preserve">MCF or MFC </w:t>
      </w:r>
      <w:commentRangeEnd w:id="97"/>
      <w:r w:rsidR="00634E77" w:rsidRPr="00BC4D7F">
        <w:rPr>
          <w:rStyle w:val="CommentReference"/>
          <w:sz w:val="24"/>
          <w:szCs w:val="24"/>
        </w:rPr>
        <w:commentReference w:id="97"/>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lang w:val="en-GB" w:eastAsia="en-GB"/>
        </w:rPr>
        <w:lastRenderedPageBreak/>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commentRangeStart w:id="98"/>
      <w:r>
        <w:lastRenderedPageBreak/>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98"/>
      <w:r w:rsidR="00634E77">
        <w:rPr>
          <w:rStyle w:val="CommentReference"/>
          <w:sz w:val="24"/>
          <w:szCs w:val="24"/>
        </w:rPr>
        <w:commentReference w:id="98"/>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99" w:name="model-specification"/>
      <w:bookmarkEnd w:id="82"/>
      <w:bookmarkEnd w:id="90"/>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lastRenderedPageBreak/>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10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10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102"/>
      <w:r>
        <w:t xml:space="preserve">memory, </w:t>
      </w:r>
      <m:oMath>
        <m:sSup>
          <m:sSupPr>
            <m:ctrlPr>
              <w:ins w:id="10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10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10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0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10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0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02"/>
      <w:r w:rsidR="00634E77">
        <w:rPr>
          <w:rStyle w:val="CommentReference"/>
          <w:sz w:val="24"/>
          <w:szCs w:val="24"/>
        </w:rPr>
        <w:commentReference w:id="102"/>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109"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10"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11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112"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11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11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11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11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11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11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11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120"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12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12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12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124"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125"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2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127"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128" w:author="Rik Henson" w:date="2026-07-25T11:28:00Z"/>
        </w:rPr>
        <w:pPrChange w:id="129" w:author="Rik Henson" w:date="2026-07-25T11:28:00Z">
          <w:pPr>
            <w:pStyle w:val="Heading2"/>
          </w:pPr>
        </w:pPrChange>
      </w:pPr>
      <w:bookmarkStart w:id="130" w:name="encoding-the-paradigm-sequence"/>
      <w:bookmarkEnd w:id="110"/>
    </w:p>
    <w:p w14:paraId="30BE9344" w14:textId="04151107" w:rsidR="00F8399E" w:rsidRDefault="00F54748">
      <w:pPr>
        <w:pStyle w:val="Heading2"/>
      </w:pPr>
      <w:r>
        <w:t>Encoding the Paradigm Sequence</w:t>
      </w:r>
    </w:p>
    <w:p w14:paraId="1A2453A6" w14:textId="77777777" w:rsidR="00F8399E" w:rsidRDefault="00F54748">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13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13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13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13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13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138" w:name="eq-mfc-pre"/>
    <w:p w14:paraId="523B47A3" w14:textId="77777777" w:rsidR="00F8399E" w:rsidRDefault="00000000">
      <w:pPr>
        <w:pStyle w:val="BodyText"/>
      </w:pPr>
      <m:oMathPara>
        <m:oMathParaPr>
          <m:jc m:val="center"/>
        </m:oMathParaPr>
        <m:oMath>
          <m:sSubSup>
            <m:sSubSupPr>
              <m:ctrlPr>
                <w:ins w:id="139"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40"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41" w:author="Gunn, Jordan" w:date="2026-07-25T13:08:00Z" w16du:dateUtc="2026-07-25T12:08:00Z">
                  <w:rPr>
                    <w:rFonts w:ascii="Cambria Math" w:hAnsi="Cambria Math"/>
                  </w:rPr>
                </w:ins>
              </m:ctrlPr>
            </m:dPr>
            <m:e>
              <m:m>
                <m:mPr>
                  <m:plcHide m:val="1"/>
                  <m:mcs>
                    <m:mc>
                      <m:mcPr>
                        <m:count m:val="2"/>
                        <m:mcJc m:val="left"/>
                      </m:mcPr>
                    </m:mc>
                  </m:mcs>
                  <m:ctrlPr>
                    <w:ins w:id="142"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43" w:author="Gunn, Jordan" w:date="2026-07-25T13:08:00Z" w16du:dateUtc="2026-07-25T12:08:00Z">
                  <w:rPr>
                    <w:rFonts w:ascii="Cambria Math" w:hAnsi="Cambria Math"/>
                  </w:rPr>
                </w:ins>
              </m:ctrlPr>
            </m:dPr>
            <m:e>
              <m:r>
                <w:rPr>
                  <w:rFonts w:ascii="Cambria Math" w:hAnsi="Cambria Math"/>
                </w:rPr>
                <m:t>1</m:t>
              </m:r>
            </m:e>
          </m:d>
        </m:oMath>
      </m:oMathPara>
      <w:bookmarkEnd w:id="138"/>
    </w:p>
    <w:bookmarkStart w:id="144" w:name="eq-mcf-pre"/>
    <w:p w14:paraId="47380A90" w14:textId="77777777" w:rsidR="00F8399E" w:rsidRDefault="00000000">
      <w:pPr>
        <w:pStyle w:val="FirstParagraph"/>
      </w:pPr>
      <m:oMathPara>
        <m:oMathParaPr>
          <m:jc m:val="center"/>
        </m:oMathParaPr>
        <m:oMath>
          <m:sSubSup>
            <m:sSubSupPr>
              <m:ctrlPr>
                <w:ins w:id="145"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46"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47" w:author="Gunn, Jordan" w:date="2026-07-25T13:08:00Z" w16du:dateUtc="2026-07-25T12:08:00Z">
                  <w:rPr>
                    <w:rFonts w:ascii="Cambria Math" w:hAnsi="Cambria Math"/>
                  </w:rPr>
                </w:ins>
              </m:ctrlPr>
            </m:dPr>
            <m:e>
              <m:m>
                <m:mPr>
                  <m:plcHide m:val="1"/>
                  <m:mcs>
                    <m:mc>
                      <m:mcPr>
                        <m:count m:val="2"/>
                        <m:mcJc m:val="left"/>
                      </m:mcPr>
                    </m:mc>
                  </m:mcs>
                  <m:ctrlPr>
                    <w:ins w:id="148"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49" w:author="Gunn, Jordan" w:date="2026-07-25T13:08:00Z" w16du:dateUtc="2026-07-25T12:08:00Z">
                  <w:rPr>
                    <w:rFonts w:ascii="Cambria Math" w:hAnsi="Cambria Math"/>
                  </w:rPr>
                </w:ins>
              </m:ctrlPr>
            </m:dPr>
            <m:e>
              <m:r>
                <w:rPr>
                  <w:rFonts w:ascii="Cambria Math" w:hAnsi="Cambria Math"/>
                </w:rPr>
                <m:t>2</m:t>
              </m:r>
            </m:e>
          </m:d>
        </m:oMath>
      </m:oMathPara>
      <w:bookmarkEnd w:id="144"/>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15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151" w:name="eq-context-input"/>
    <w:p w14:paraId="511FB2CD" w14:textId="3BE3D9EE" w:rsidR="00F8399E" w:rsidRDefault="00000000">
      <w:pPr>
        <w:pStyle w:val="BodyText"/>
      </w:pPr>
      <m:oMathPara>
        <m:oMathParaPr>
          <m:jc m:val="center"/>
        </m:oMathParaPr>
        <m:oMath>
          <m:sSubSup>
            <m:sSubSupPr>
              <m:ctrlPr>
                <w:ins w:id="152"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5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55" w:author="Rik Henson" w:date="2026-07-25T11:28:00Z">
              <m:rPr>
                <m:sty m:val="p"/>
              </m:rPr>
              <w:rPr>
                <w:rFonts w:ascii="Cambria Math" w:hAnsi="Cambria Math"/>
              </w:rPr>
              <m:t>.</m:t>
            </w:del>
          </m:r>
          <m:r>
            <w:rPr>
              <w:rFonts w:ascii="Cambria Math" w:hAnsi="Cambria Math"/>
            </w:rPr>
            <m:t>  </m:t>
          </m:r>
          <m:d>
            <m:dPr>
              <m:ctrlPr>
                <w:ins w:id="156" w:author="Gunn, Jordan" w:date="2026-07-25T13:08:00Z" w16du:dateUtc="2026-07-25T12:08:00Z">
                  <w:rPr>
                    <w:rFonts w:ascii="Cambria Math" w:hAnsi="Cambria Math"/>
                  </w:rPr>
                </w:ins>
              </m:ctrlPr>
            </m:dPr>
            <m:e>
              <m:r>
                <w:rPr>
                  <w:rFonts w:ascii="Cambria Math" w:hAnsi="Cambria Math"/>
                </w:rPr>
                <m:t>3</m:t>
              </m:r>
            </m:e>
          </m:d>
        </m:oMath>
      </m:oMathPara>
      <w:bookmarkEnd w:id="151"/>
    </w:p>
    <w:p w14:paraId="481B3199" w14:textId="77777777" w:rsidR="00F8399E" w:rsidRDefault="00F54748">
      <w:pPr>
        <w:pStyle w:val="FirstParagraph"/>
      </w:pPr>
      <w:r>
        <w:t xml:space="preserve">Context then drifts toward the normalized input. The coefficient </w:t>
      </w:r>
      <m:oMath>
        <m:sSub>
          <m:sSubPr>
            <m:ctrlPr>
              <w:ins w:id="15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158" w:name="eq-context-update"/>
    <w:p w14:paraId="564A8D3A" w14:textId="77777777" w:rsidR="00F8399E" w:rsidRDefault="00000000">
      <w:pPr>
        <w:pStyle w:val="BodyText"/>
      </w:pPr>
      <m:oMathPara>
        <m:oMathParaPr>
          <m:jc m:val="center"/>
        </m:oMathParaPr>
        <m:oMath>
          <m:sSub>
            <m:sSubPr>
              <m:ctrlPr>
                <w:ins w:id="15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60"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6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6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63" w:author="Gunn, Jordan" w:date="2026-07-25T13:08:00Z" w16du:dateUtc="2026-07-25T12:08:00Z">
                  <w:rPr>
                    <w:rFonts w:ascii="Cambria Math" w:hAnsi="Cambria Math"/>
                  </w:rPr>
                </w:ins>
              </m:ctrlPr>
            </m:sSubSupPr>
            <m:e>
              <m:acc>
                <m:accPr>
                  <m:ctrlPr>
                    <w:ins w:id="164"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65" w:author="Rik Henson" w:date="2026-07-25T11:28:00Z">
              <m:rPr>
                <m:sty m:val="p"/>
              </m:rPr>
              <w:rPr>
                <w:rFonts w:ascii="Cambria Math" w:hAnsi="Cambria Math"/>
              </w:rPr>
              <m:t>.</m:t>
            </w:del>
          </m:r>
          <m:r>
            <w:rPr>
              <w:rFonts w:ascii="Cambria Math" w:hAnsi="Cambria Math"/>
            </w:rPr>
            <m:t>  </m:t>
          </m:r>
          <m:d>
            <m:dPr>
              <m:ctrlPr>
                <w:ins w:id="166" w:author="Gunn, Jordan" w:date="2026-07-25T13:08:00Z" w16du:dateUtc="2026-07-25T12:08:00Z">
                  <w:rPr>
                    <w:rFonts w:ascii="Cambria Math" w:hAnsi="Cambria Math"/>
                  </w:rPr>
                </w:ins>
              </m:ctrlPr>
            </m:dPr>
            <m:e>
              <m:r>
                <w:rPr>
                  <w:rFonts w:ascii="Cambria Math" w:hAnsi="Cambria Math"/>
                </w:rPr>
                <m:t>4</m:t>
              </m:r>
            </m:e>
          </m:d>
        </m:oMath>
      </m:oMathPara>
      <w:bookmarkEnd w:id="158"/>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168" w:name="eq-mfc-learning"/>
      <m:oMathPara>
        <m:oMathParaPr>
          <m:jc m:val="center"/>
        </m:oMathParaPr>
        <m:oMath>
          <m:r>
            <w:rPr>
              <w:rFonts w:ascii="Cambria Math" w:hAnsi="Cambria Math"/>
            </w:rPr>
            <m:t>Δ</m:t>
          </m:r>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17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171"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172" w:author="Rik Henson" w:date="2026-07-25T11:28:00Z">
              <m:rPr>
                <m:sty m:val="p"/>
              </m:rPr>
              <w:rPr>
                <w:rFonts w:ascii="Cambria Math" w:hAnsi="Cambria Math"/>
              </w:rPr>
              <m:t>.</m:t>
            </w:del>
          </m:r>
          <m:r>
            <w:rPr>
              <w:rFonts w:ascii="Cambria Math" w:hAnsi="Cambria Math"/>
            </w:rPr>
            <m:t>  </m:t>
          </m:r>
          <m:d>
            <m:dPr>
              <m:ctrlPr>
                <w:ins w:id="173" w:author="Gunn, Jordan" w:date="2026-07-25T13:08:00Z" w16du:dateUtc="2026-07-25T12:08:00Z">
                  <w:rPr>
                    <w:rFonts w:ascii="Cambria Math" w:hAnsi="Cambria Math"/>
                  </w:rPr>
                </w:ins>
              </m:ctrlPr>
            </m:dPr>
            <m:e>
              <m:r>
                <w:rPr>
                  <w:rFonts w:ascii="Cambria Math" w:hAnsi="Cambria Math"/>
                </w:rPr>
                <m:t>5</m:t>
              </m:r>
            </m:e>
          </m:d>
        </m:oMath>
      </m:oMathPara>
      <w:bookmarkEnd w:id="168"/>
    </w:p>
    <w:p w14:paraId="71FC6E3E" w14:textId="77777777" w:rsidR="00F8399E" w:rsidRDefault="00F54748">
      <w:pPr>
        <w:pStyle w:val="FirstParagraph"/>
      </w:pPr>
      <w:r>
        <w:t xml:space="preserve">Context-to-feature learning updates </w:t>
      </w:r>
      <m:oMath>
        <m:sSup>
          <m:sSupPr>
            <m:ctrlPr>
              <w:ins w:id="17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175" w:name="eq-mcf-learning"/>
      <m:oMathPara>
        <m:oMathParaPr>
          <m:jc m:val="center"/>
        </m:oMathParaPr>
        <m:oMath>
          <m:r>
            <w:rPr>
              <w:rFonts w:ascii="Cambria Math" w:hAnsi="Cambria Math"/>
            </w:rPr>
            <m:t>Δ</m:t>
          </m:r>
          <m:sSup>
            <m:sSupPr>
              <m:ctrlPr>
                <w:ins w:id="17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17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17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179"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180" w:author="Rik Henson" w:date="2026-07-25T11:28:00Z">
              <m:rPr>
                <m:sty m:val="p"/>
              </m:rPr>
              <w:rPr>
                <w:rFonts w:ascii="Cambria Math" w:hAnsi="Cambria Math"/>
              </w:rPr>
              <m:t>.</m:t>
            </w:del>
          </m:r>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6</m:t>
              </m:r>
            </m:e>
          </m:d>
        </m:oMath>
      </m:oMathPara>
      <w:bookmarkEnd w:id="175"/>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182"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18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18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w:t>
      </w:r>
      <w:r>
        <w:lastRenderedPageBreak/>
        <w:t xml:space="preserve">context active for that event, scaled by a baseline source-learning term </w:t>
      </w:r>
      <m:oMath>
        <m:sSub>
          <m:sSubPr>
            <m:ctrlPr>
              <w:ins w:id="185"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186"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187" w:name="reminder-linked-task-encoding"/>
      <w:bookmarkEnd w:id="130"/>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18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189" w:name="eq-reminder-start-update"/>
    <w:p w14:paraId="7C0268D1" w14:textId="77777777" w:rsidR="00F8399E" w:rsidRDefault="00000000">
      <w:pPr>
        <w:pStyle w:val="BodyText"/>
      </w:pPr>
      <m:oMathPara>
        <m:oMathParaPr>
          <m:jc m:val="center"/>
        </m:oMathParaPr>
        <m:oMath>
          <m:sSub>
            <m:sSubPr>
              <m:ctrlPr>
                <w:ins w:id="19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191"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19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19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19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195" w:author="Gunn, Jordan" w:date="2026-07-25T13:08:00Z" w16du:dateUtc="2026-07-25T12:08:00Z">
                  <w:rPr>
                    <w:rFonts w:ascii="Cambria Math" w:hAnsi="Cambria Math"/>
                  </w:rPr>
                </w:ins>
              </m:ctrlPr>
            </m:dPr>
            <m:e>
              <m:r>
                <w:rPr>
                  <w:rFonts w:ascii="Cambria Math" w:hAnsi="Cambria Math"/>
                </w:rPr>
                <m:t>7</m:t>
              </m:r>
            </m:e>
          </m:d>
        </m:oMath>
      </m:oMathPara>
      <w:bookmarkEnd w:id="189"/>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196"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197"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198" w:name="eq-task-mcf-learning"/>
      <m:oMathPara>
        <m:oMathParaPr>
          <m:jc m:val="center"/>
        </m:oMathParaPr>
        <m:oMath>
          <m:r>
            <w:rPr>
              <w:rFonts w:ascii="Cambria Math" w:hAnsi="Cambria Math"/>
            </w:rPr>
            <m:t>Δ</m:t>
          </m:r>
          <m:sSubSup>
            <m:sSubSupPr>
              <m:ctrlPr>
                <w:ins w:id="199"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00"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01"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0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04" w:author="Rik Henson" w:date="2026-07-25T11:29: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8</m:t>
              </m:r>
            </m:e>
          </m:d>
        </m:oMath>
      </m:oMathPara>
      <w:bookmarkEnd w:id="198"/>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06" w:name="Xb155c4bf5ea3a7bf524ee6be8d44f4b46605c57"/>
      <w:bookmarkEnd w:id="187"/>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07" w:name="eq-recall-support"/>
    <w:p w14:paraId="305E92C0" w14:textId="4EF069B0" w:rsidR="00F8399E" w:rsidRDefault="00000000">
      <w:pPr>
        <w:pStyle w:val="BodyText"/>
      </w:pPr>
      <m:oMathPara>
        <m:oMathParaPr>
          <m:jc m:val="center"/>
        </m:oMathParaPr>
        <m:oMath>
          <m:sSub>
            <m:sSubPr>
              <m:ctrlPr>
                <w:ins w:id="20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09" w:author="Gunn, Jordan" w:date="2026-07-25T13:08:00Z" w16du:dateUtc="2026-07-25T12:08:00Z">
                  <w:rPr>
                    <w:rFonts w:ascii="Cambria Math" w:hAnsi="Cambria Math"/>
                  </w:rPr>
                </w:ins>
              </m:ctrlPr>
            </m:sSubPr>
            <m:e>
              <m:d>
                <m:dPr>
                  <m:begChr m:val="["/>
                  <m:endChr m:val="]"/>
                  <m:ctrlPr>
                    <w:ins w:id="210" w:author="Gunn, Jordan" w:date="2026-07-25T13:08:00Z" w16du:dateUtc="2026-07-25T12:08:00Z">
                      <w:rPr>
                        <w:rFonts w:ascii="Cambria Math" w:hAnsi="Cambria Math"/>
                      </w:rPr>
                    </w:ins>
                  </m:ctrlPr>
                </m:dPr>
                <m:e>
                  <m:sSup>
                    <m:sSupPr>
                      <m:ctrlPr>
                        <w:ins w:id="21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1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13" w:author="Rik Henson" w:date="2026-07-25T11:29:00Z">
              <m:rPr>
                <m:sty m:val="p"/>
              </m:rPr>
              <w:rPr>
                <w:rFonts w:ascii="Cambria Math" w:hAnsi="Cambria Math"/>
              </w:rPr>
              <m:t>.</m:t>
            </w:del>
          </m:r>
          <m:r>
            <w:rPr>
              <w:rFonts w:ascii="Cambria Math" w:hAnsi="Cambria Math"/>
            </w:rPr>
            <m:t>  </m:t>
          </m:r>
          <m:d>
            <m:dPr>
              <m:ctrlPr>
                <w:ins w:id="214" w:author="Gunn, Jordan" w:date="2026-07-25T13:08:00Z" w16du:dateUtc="2026-07-25T12:08:00Z">
                  <w:rPr>
                    <w:rFonts w:ascii="Cambria Math" w:hAnsi="Cambria Math"/>
                  </w:rPr>
                </w:ins>
              </m:ctrlPr>
            </m:dPr>
            <m:e>
              <m:r>
                <w:rPr>
                  <w:rFonts w:ascii="Cambria Math" w:hAnsi="Cambria Math"/>
                </w:rPr>
                <m:t>9</m:t>
              </m:r>
            </m:e>
          </m:d>
        </m:oMath>
      </m:oMathPara>
      <w:bookmarkEnd w:id="207"/>
    </w:p>
    <w:p w14:paraId="3730B009" w14:textId="77777777" w:rsidR="00F8399E" w:rsidRDefault="00F54748">
      <w:pPr>
        <w:pStyle w:val="FirstParagraph"/>
      </w:pPr>
      <w:r>
        <w:t xml:space="preserve">The context vector </w:t>
      </w:r>
      <m:oMath>
        <m:sSub>
          <m:sSubPr>
            <m:ctrlPr>
              <w:ins w:id="21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16" w:name="eq-luce-choice"/>
      <m:oMathPara>
        <m:oMathParaPr>
          <m:jc m:val="center"/>
        </m:oMathParaPr>
        <m:oMath>
          <m:r>
            <w:rPr>
              <w:rFonts w:ascii="Cambria Math" w:hAnsi="Cambria Math"/>
            </w:rPr>
            <m:t>P</m:t>
          </m:r>
          <m:d>
            <m:dPr>
              <m:ctrlPr>
                <w:ins w:id="217"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18" w:author="Gunn, Jordan" w:date="2026-07-25T13:08:00Z" w16du:dateUtc="2026-07-25T12:08:00Z">
                  <w:rPr>
                    <w:rFonts w:ascii="Cambria Math" w:hAnsi="Cambria Math"/>
                  </w:rPr>
                </w:ins>
              </m:ctrlPr>
            </m:fPr>
            <m:num>
              <m:sSubSup>
                <m:sSubSupPr>
                  <m:ctrlPr>
                    <w:ins w:id="219"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20"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2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22" w:author="Rik Henson" w:date="2026-07-25T11:29:00Z">
              <m:rPr>
                <m:sty m:val="p"/>
              </m:rPr>
              <w:rPr>
                <w:rFonts w:ascii="Cambria Math" w:hAnsi="Cambria Math"/>
              </w:rPr>
              <m:t>.</m:t>
            </w:del>
          </m:r>
          <m:r>
            <w:rPr>
              <w:rFonts w:ascii="Cambria Math" w:hAnsi="Cambria Math"/>
            </w:rPr>
            <m:t>  </m:t>
          </m:r>
          <m:d>
            <m:dPr>
              <m:ctrlPr>
                <w:ins w:id="223" w:author="Gunn, Jordan" w:date="2026-07-25T13:08:00Z" w16du:dateUtc="2026-07-25T12:08:00Z">
                  <w:rPr>
                    <w:rFonts w:ascii="Cambria Math" w:hAnsi="Cambria Math"/>
                  </w:rPr>
                </w:ins>
              </m:ctrlPr>
            </m:dPr>
            <m:e>
              <m:r>
                <w:rPr>
                  <w:rFonts w:ascii="Cambria Math" w:hAnsi="Cambria Math"/>
                </w:rPr>
                <m:t>10</m:t>
              </m:r>
            </m:e>
          </m:d>
        </m:oMath>
      </m:oMathPara>
      <w:bookmarkEnd w:id="216"/>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24" w:name="eq-stopping"/>
    <w:p w14:paraId="23B2DDB6" w14:textId="77777777" w:rsidR="00F8399E" w:rsidRDefault="00000000">
      <w:pPr>
        <w:pStyle w:val="BodyText"/>
      </w:pPr>
      <m:oMathPara>
        <m:oMathParaPr>
          <m:jc m:val="center"/>
        </m:oMathParaPr>
        <m:oMath>
          <m:sSub>
            <m:sSubPr>
              <m:ctrlPr>
                <w:ins w:id="225"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26"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2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28"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2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30" w:author="Rik Henson" w:date="2026-07-25T11:29:00Z">
              <m:rPr>
                <m:sty m:val="p"/>
              </m:rPr>
              <w:rPr>
                <w:rFonts w:ascii="Cambria Math" w:hAnsi="Cambria Math"/>
              </w:rPr>
              <m:t>.</m:t>
            </w:del>
          </m:r>
          <m:r>
            <w:rPr>
              <w:rFonts w:ascii="Cambria Math" w:hAnsi="Cambria Math"/>
            </w:rPr>
            <m:t>  </m:t>
          </m:r>
          <m:d>
            <m:dPr>
              <m:ctrlPr>
                <w:ins w:id="231" w:author="Gunn, Jordan" w:date="2026-07-25T13:08:00Z" w16du:dateUtc="2026-07-25T12:08:00Z">
                  <w:rPr>
                    <w:rFonts w:ascii="Cambria Math" w:hAnsi="Cambria Math"/>
                  </w:rPr>
                </w:ins>
              </m:ctrlPr>
            </m:dPr>
            <m:e>
              <m:r>
                <w:rPr>
                  <w:rFonts w:ascii="Cambria Math" w:hAnsi="Cambria Math"/>
                </w:rPr>
                <m:t>11</m:t>
              </m:r>
            </m:e>
          </m:d>
        </m:oMath>
      </m:oMathPara>
      <w:bookmarkEnd w:id="224"/>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32" w:name="eq-recall-context-update"/>
    <w:p w14:paraId="1707C72F" w14:textId="77777777" w:rsidR="00F8399E" w:rsidRDefault="00000000">
      <w:pPr>
        <w:pStyle w:val="BodyText"/>
      </w:pPr>
      <m:oMathPara>
        <m:oMathParaPr>
          <m:jc m:val="center"/>
        </m:oMathParaPr>
        <m:oMath>
          <m:sSub>
            <m:sSubPr>
              <m:ctrlPr>
                <w:ins w:id="23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34"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3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3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37" w:author="Gunn, Jordan" w:date="2026-07-25T13:08:00Z" w16du:dateUtc="2026-07-25T12:08:00Z">
                  <w:rPr>
                    <w:rFonts w:ascii="Cambria Math" w:hAnsi="Cambria Math"/>
                  </w:rPr>
                </w:ins>
              </m:ctrlPr>
            </m:accPr>
            <m:e>
              <m:sSup>
                <m:sSupPr>
                  <m:ctrlPr>
                    <w:ins w:id="2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39" w:author="Gunn, Jordan" w:date="2026-07-25T13:08:00Z" w16du:dateUtc="2026-07-25T12:08:00Z">
                      <w:rPr>
                        <w:rFonts w:ascii="Cambria Math" w:hAnsi="Cambria Math"/>
                      </w:rPr>
                    </w:ins>
                  </m:ctrlPr>
                </m:sSubPr>
                <m:e>
                  <m:r>
                    <w:rPr>
                      <w:rFonts w:ascii="Cambria Math" w:hAnsi="Cambria Math"/>
                    </w:rPr>
                    <m:t>f</m:t>
                  </m:r>
                </m:e>
                <m:sub>
                  <m:sSub>
                    <m:sSubPr>
                      <m:ctrlPr>
                        <w:ins w:id="240"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41" w:author="Rik Henson" w:date="2026-07-25T11:29:00Z">
              <m:rPr>
                <m:sty m:val="p"/>
              </m:rPr>
              <w:rPr>
                <w:rFonts w:ascii="Cambria Math" w:hAnsi="Cambria Math"/>
              </w:rPr>
              <m:t>.</m:t>
            </w:del>
          </m:r>
          <m:r>
            <w:rPr>
              <w:rFonts w:ascii="Cambria Math" w:hAnsi="Cambria Math"/>
            </w:rPr>
            <m:t>  </m:t>
          </m:r>
          <m:d>
            <m:dPr>
              <m:ctrlPr>
                <w:ins w:id="242" w:author="Gunn, Jordan" w:date="2026-07-25T13:08:00Z" w16du:dateUtc="2026-07-25T12:08:00Z">
                  <w:rPr>
                    <w:rFonts w:ascii="Cambria Math" w:hAnsi="Cambria Math"/>
                  </w:rPr>
                </w:ins>
              </m:ctrlPr>
            </m:dPr>
            <m:e>
              <m:r>
                <w:rPr>
                  <w:rFonts w:ascii="Cambria Math" w:hAnsi="Cambria Math"/>
                </w:rPr>
                <m:t>12</m:t>
              </m:r>
            </m:e>
          </m:d>
        </m:oMath>
      </m:oMathPara>
      <w:bookmarkEnd w:id="232"/>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4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245" w:name="deliberate-recall-control"/>
      <w:bookmarkEnd w:id="206"/>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24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247"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24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249" w:name="eq-monitoring-update"/>
    <w:p w14:paraId="04ABD58C" w14:textId="77777777" w:rsidR="00F8399E" w:rsidRDefault="00000000">
      <w:pPr>
        <w:pStyle w:val="BodyText"/>
      </w:pPr>
      <m:oMathPara>
        <m:oMathParaPr>
          <m:jc m:val="center"/>
        </m:oMathParaPr>
        <m:oMath>
          <m:sSub>
            <m:sSubPr>
              <m:ctrlPr>
                <w:ins w:id="25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51"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52" w:author="Gunn, Jordan" w:date="2026-07-25T13:08:00Z" w16du:dateUtc="2026-07-25T12:08:00Z">
                  <w:rPr>
                    <w:rFonts w:ascii="Cambria Math" w:hAnsi="Cambria Math"/>
                  </w:rPr>
                </w:ins>
              </m:ctrlPr>
            </m:dPr>
            <m:e>
              <m:sSub>
                <m:sSubPr>
                  <m:ctrlPr>
                    <w:ins w:id="253"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5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5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56"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57"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58" w:author="Gunn, Jordan" w:date="2026-07-25T13:08:00Z" w16du:dateUtc="2026-07-25T12:08:00Z">
                  <w:rPr>
                    <w:rFonts w:ascii="Cambria Math" w:hAnsi="Cambria Math"/>
                  </w:rPr>
                </w:ins>
              </m:ctrlPr>
            </m:accPr>
            <m:e>
              <m:sSup>
                <m:sSupPr>
                  <m:ctrlPr>
                    <w:ins w:id="25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60" w:author="Gunn, Jordan" w:date="2026-07-25T13:08:00Z" w16du:dateUtc="2026-07-25T12:08:00Z">
                      <w:rPr>
                        <w:rFonts w:ascii="Cambria Math" w:hAnsi="Cambria Math"/>
                      </w:rPr>
                    </w:ins>
                  </m:ctrlPr>
                </m:sSubPr>
                <m:e>
                  <m:r>
                    <w:rPr>
                      <w:rFonts w:ascii="Cambria Math" w:hAnsi="Cambria Math"/>
                    </w:rPr>
                    <m:t>f</m:t>
                  </m:r>
                </m:e>
                <m:sub>
                  <m:sSub>
                    <m:sSubPr>
                      <m:ctrlPr>
                        <w:ins w:id="261"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62" w:author="Rik Henson" w:date="2026-07-25T11:32: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13</m:t>
              </m:r>
            </m:e>
          </m:d>
        </m:oMath>
      </m:oMathPara>
      <w:bookmarkEnd w:id="249"/>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264" w:name="eq-film-category-support"/>
    <w:p w14:paraId="6866142C" w14:textId="77777777" w:rsidR="00F8399E" w:rsidRDefault="00000000">
      <w:pPr>
        <w:pStyle w:val="BodyText"/>
      </w:pPr>
      <m:oMathPara>
        <m:oMathParaPr>
          <m:jc m:val="center"/>
        </m:oMathParaPr>
        <m:oMath>
          <m:sSubSup>
            <m:sSubSupPr>
              <m:ctrlPr>
                <w:ins w:id="265"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67"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268"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269" w:author="Rik Henson" w:date="2026-07-25T11:32:00Z">
              <m:rPr>
                <m:sty m:val="p"/>
              </m:rPr>
              <w:rPr>
                <w:rFonts w:ascii="Cambria Math" w:hAnsi="Cambria Math"/>
              </w:rPr>
              <m:t>.</m:t>
            </w:del>
          </m:r>
          <m:r>
            <w:rPr>
              <w:rFonts w:ascii="Cambria Math" w:hAnsi="Cambria Math"/>
            </w:rPr>
            <m:t>  </m:t>
          </m:r>
          <m:d>
            <m:dPr>
              <m:ctrlPr>
                <w:ins w:id="270" w:author="Gunn, Jordan" w:date="2026-07-25T13:08:00Z" w16du:dateUtc="2026-07-25T12:08:00Z">
                  <w:rPr>
                    <w:rFonts w:ascii="Cambria Math" w:hAnsi="Cambria Math"/>
                  </w:rPr>
                </w:ins>
              </m:ctrlPr>
            </m:dPr>
            <m:e>
              <m:r>
                <w:rPr>
                  <w:rFonts w:ascii="Cambria Math" w:hAnsi="Cambria Math"/>
                </w:rPr>
                <m:t>14</m:t>
              </m:r>
            </m:e>
          </m:d>
        </m:oMath>
      </m:oMathPara>
      <w:bookmarkEnd w:id="264"/>
    </w:p>
    <w:p w14:paraId="2F20BAEB" w14:textId="13DB8DD2" w:rsidR="00F8399E" w:rsidRDefault="00F54748">
      <w:pPr>
        <w:pStyle w:val="FirstParagraph"/>
      </w:pPr>
      <w:r>
        <w:t xml:space="preserve">Here, </w:t>
      </w:r>
      <m:oMath>
        <m:sSub>
          <m:sSubPr>
            <m:ctrlPr>
              <w:ins w:id="271"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272"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27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274"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275"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276" w:name="item-recognition"/>
      <w:bookmarkEnd w:id="245"/>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277" w:name="eq-recognition-evidence"/>
    <w:p w14:paraId="71C9DA0C" w14:textId="77777777" w:rsidR="00F8399E" w:rsidRDefault="00000000">
      <w:pPr>
        <w:pStyle w:val="BodyText"/>
      </w:pPr>
      <m:oMathPara>
        <m:oMathParaPr>
          <m:jc m:val="center"/>
        </m:oMathParaPr>
        <m:oMath>
          <m:sSub>
            <m:sSubPr>
              <m:ctrlPr>
                <w:ins w:id="278"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279" w:author="Gunn, Jordan" w:date="2026-07-25T13:08:00Z" w16du:dateUtc="2026-07-25T12:08:00Z">
                  <w:rPr>
                    <w:rFonts w:ascii="Cambria Math" w:hAnsi="Cambria Math"/>
                  </w:rPr>
                </w:ins>
              </m:ctrlPr>
            </m:sSupPr>
            <m:e>
              <m:d>
                <m:dPr>
                  <m:ctrlPr>
                    <w:ins w:id="280" w:author="Gunn, Jordan" w:date="2026-07-25T13:08:00Z" w16du:dateUtc="2026-07-25T12:08:00Z">
                      <w:rPr>
                        <w:rFonts w:ascii="Cambria Math" w:hAnsi="Cambria Math"/>
                      </w:rPr>
                    </w:ins>
                  </m:ctrlPr>
                </m:dPr>
                <m:e>
                  <m:sSup>
                    <m:sSupPr>
                      <m:ctrlPr>
                        <w:ins w:id="28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283"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284" w:author="Rik Henson" w:date="2026-07-25T11:33:00Z">
              <m:rPr>
                <m:sty m:val="p"/>
              </m:rPr>
              <w:rPr>
                <w:rFonts w:ascii="Cambria Math" w:hAnsi="Cambria Math"/>
              </w:rPr>
              <m:t>.</m:t>
            </w:del>
          </m:r>
          <m:r>
            <w:rPr>
              <w:rFonts w:ascii="Cambria Math" w:hAnsi="Cambria Math"/>
            </w:rPr>
            <m:t>  </m:t>
          </m:r>
          <m:d>
            <m:dPr>
              <m:ctrlPr>
                <w:ins w:id="285" w:author="Gunn, Jordan" w:date="2026-07-25T13:08:00Z" w16du:dateUtc="2026-07-25T12:08:00Z">
                  <w:rPr>
                    <w:rFonts w:ascii="Cambria Math" w:hAnsi="Cambria Math"/>
                  </w:rPr>
                </w:ins>
              </m:ctrlPr>
            </m:dPr>
            <m:e>
              <m:r>
                <w:rPr>
                  <w:rFonts w:ascii="Cambria Math" w:hAnsi="Cambria Math"/>
                </w:rPr>
                <m:t>15</m:t>
              </m:r>
            </m:e>
          </m:d>
        </m:oMath>
      </m:oMathPara>
      <w:bookmarkEnd w:id="277"/>
    </w:p>
    <w:p w14:paraId="52919FA3" w14:textId="19D9ABBB" w:rsidR="005E7DC3" w:rsidRDefault="00F54748">
      <w:pPr>
        <w:pStyle w:val="FirstParagraph"/>
      </w:pPr>
      <w:r>
        <w:lastRenderedPageBreak/>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286"/>
      <w:r>
        <w:t xml:space="preserve">The simulation stops at recognition evidence because that evidence is sufficient for the present claim: </w:t>
      </w:r>
      <w:commentRangeEnd w:id="286"/>
      <w:r w:rsidR="00BF26A4">
        <w:rPr>
          <w:rStyle w:val="CommentReference"/>
          <w:sz w:val="24"/>
          <w:szCs w:val="24"/>
        </w:rPr>
        <w:commentReference w:id="286"/>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287" w:name="simulations"/>
      <w:bookmarkEnd w:id="99"/>
      <w:bookmarkEnd w:id="276"/>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w:t>
      </w:r>
      <w:r>
        <w:lastRenderedPageBreak/>
        <w:t>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288"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lastRenderedPageBreak/>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289"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290"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29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29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29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29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29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29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297"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29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299"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300"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30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289"/>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lastRenderedPageBreak/>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02" w:name="X0b57449337501b368012fcfcd473e33f3217151"/>
      <w:bookmarkEnd w:id="288"/>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w:t>
      </w:r>
      <w:r>
        <w:lastRenderedPageBreak/>
        <w:t xml:space="preserve">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303"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04" w:name="fig-simulation1-unguided-sequence"/>
      <w:r>
        <w:lastRenderedPageBreak/>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lang w:val="en-GB" w:eastAsia="en-GB"/>
        </w:rPr>
        <w:lastRenderedPageBreak/>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04"/>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305" w:author="Rik Henson" w:date="2026-07-25T11:57:00Z">
        <w:r w:rsidR="00032458">
          <w:t xml:space="preserve"> </w:t>
        </w:r>
      </w:ins>
      <w:del w:id="306"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 xml:space="preserve">a larger rise in task-position recall. </w:t>
      </w:r>
      <w:ins w:id="307"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308"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309" w:name="fig-simulation1-recall-distributions"/>
      <w:r>
        <w:lastRenderedPageBreak/>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lastRenderedPageBreak/>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09"/>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w:t>
      </w:r>
      <w:r w:rsidR="00F54748">
        <w:lastRenderedPageBreak/>
        <w:t>Simulation 2 examines whether deliberate retrieval control reduces the effect of those learned competitors.</w:t>
      </w:r>
    </w:p>
    <w:p w14:paraId="4AEC6211" w14:textId="77777777" w:rsidR="00F8399E" w:rsidRDefault="00F54748">
      <w:pPr>
        <w:pStyle w:val="Heading2"/>
      </w:pPr>
      <w:bookmarkStart w:id="310" w:name="X01bab10be8432eead1f631bed9fce6a815fd83d"/>
      <w:bookmarkEnd w:id="302"/>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11A3F3C4" w:rsidR="00F8399E" w:rsidRDefault="00F54748">
      <w:pPr>
        <w:pStyle w:val="FigureTitle"/>
      </w:pPr>
      <w:bookmarkStart w:id="311" w:name="fig-simulation2-control-cued-behavioral"/>
      <w:r>
        <w:lastRenderedPageBreak/>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lang w:val="en-GB" w:eastAsia="en-GB"/>
        </w:rPr>
        <w:lastRenderedPageBreak/>
        <w:drawing>
          <wp:inline distT="0" distB="0" distL="0" distR="0" wp14:anchorId="5271594F" wp14:editId="07AE5FAF">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311"/>
    <w:commentRangeStart w:id="312"/>
    <w:p w14:paraId="1BEE8BC3" w14:textId="06FEB18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w:t>
      </w:r>
      <w:commentRangeEnd w:id="312"/>
      <w:r w:rsidR="00B251D2">
        <w:rPr>
          <w:rStyle w:val="CommentReference"/>
          <w:sz w:val="24"/>
          <w:szCs w:val="24"/>
        </w:rPr>
        <w:commentReference w:id="312"/>
      </w:r>
      <w:r>
        <w:t xml:space="preserve">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w:t>
      </w:r>
      <w:commentRangeStart w:id="313"/>
      <w:del w:id="314"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313"/>
      <w:r w:rsidR="00032458">
        <w:rPr>
          <w:rStyle w:val="CommentReference"/>
          <w:sz w:val="24"/>
          <w:szCs w:val="24"/>
        </w:rPr>
        <w:commentReference w:id="313"/>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315" w:name="X3f1d862adb125e692948a0e1917736f72c3ad35"/>
      <w:r>
        <w:lastRenderedPageBreak/>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lang w:val="en-GB" w:eastAsia="en-GB"/>
        </w:rPr>
        <w:drawing>
          <wp:inline distT="0" distB="0" distL="0" distR="0" wp14:anchorId="4B9FA421" wp14:editId="5452CDCF">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315"/>
    <w:p w14:paraId="511C57E5" w14:textId="1C0A72FC"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16"/>
      <w:r>
        <w:t xml:space="preserve">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w:t>
      </w:r>
      <w:commentRangeEnd w:id="316"/>
      <w:r w:rsidR="00032458">
        <w:rPr>
          <w:rStyle w:val="CommentReference"/>
          <w:sz w:val="24"/>
          <w:szCs w:val="24"/>
        </w:rPr>
        <w:commentReference w:id="316"/>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317" w:author="Rik Henson" w:date="2026-07-25T12:04:00Z">
        <w:r w:rsidR="00B70966" w:rsidRPr="00B70966" w:rsidDel="00032458">
          <w:delText>. I</w:delText>
        </w:r>
      </w:del>
      <w:ins w:id="318"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319" w:name="X6daa0b906c5e98f8ec58936bb9080f274712771"/>
    </w:p>
    <w:p w14:paraId="6A1B5F91" w14:textId="70645AA5" w:rsidR="00F8399E" w:rsidRDefault="00F54748">
      <w:pPr>
        <w:pStyle w:val="FigureTitle"/>
      </w:pPr>
      <w:bookmarkStart w:id="320" w:name="Xe96feb7454d6b23e449dfafb9c326dcfa9c3226"/>
      <w:bookmarkEnd w:id="319"/>
      <w:r>
        <w:lastRenderedPageBreak/>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320"/>
    <w:p w14:paraId="3C7A8EE3" w14:textId="62050C4F" w:rsidR="003A4685" w:rsidRDefault="000E09B9">
      <w:pPr>
        <w:pStyle w:val="AfterWithoutNote"/>
      </w:pPr>
      <w:commentRangeStart w:id="321"/>
      <w:r w:rsidRPr="000E09B9">
        <w:t xml:space="preserve">Figure 9 shows </w:t>
      </w:r>
      <w:commentRangeEnd w:id="321"/>
      <w:r w:rsidR="00B251D2" w:rsidRPr="000E09B9">
        <w:rPr>
          <w:rStyle w:val="CommentReference"/>
          <w:sz w:val="24"/>
          <w:szCs w:val="24"/>
        </w:rPr>
        <w:commentReference w:id="321"/>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22"/>
      <w:r w:rsidRPr="000E09B9">
        <w:t>cue, which can support film candidates throughout search</w:t>
      </w:r>
      <w:commentRangeEnd w:id="322"/>
      <w:r w:rsidR="00B251D2" w:rsidRPr="000E09B9">
        <w:rPr>
          <w:rStyle w:val="CommentReference"/>
          <w:sz w:val="24"/>
          <w:szCs w:val="24"/>
        </w:rPr>
        <w:commentReference w:id="322"/>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323" w:author="Rik Henson" w:date="2026-07-25T12:14:00Z"/>
        </w:rPr>
      </w:pPr>
    </w:p>
    <w:p w14:paraId="072D188F" w14:textId="0DE98577" w:rsidR="00F8399E" w:rsidRDefault="00F54748">
      <w:pPr>
        <w:pStyle w:val="BodyText"/>
      </w:pPr>
      <w:commentRangeStart w:id="324"/>
      <w:r>
        <w:lastRenderedPageBreak/>
        <w:t xml:space="preserve">Retrieval monitoring </w:t>
      </w:r>
      <w:ins w:id="325" w:author="Rik Henson" w:date="2026-07-25T12:14:00Z">
        <w:r w:rsidR="00B251D2">
          <w:t>can be</w:t>
        </w:r>
      </w:ins>
      <w:ins w:id="326" w:author="Rik Henson" w:date="2026-07-25T12:15:00Z">
        <w:r w:rsidR="00B251D2">
          <w:t xml:space="preserve"> distinguished from start-state control and maintained film-category by examining the order of items recalled. </w:t>
        </w:r>
      </w:ins>
      <w:commentRangeEnd w:id="324"/>
      <w:ins w:id="327" w:author="Rik Henson" w:date="2026-07-25T12:16:00Z">
        <w:r w:rsidR="00B251D2">
          <w:rPr>
            <w:rStyle w:val="CommentReference"/>
            <w:sz w:val="24"/>
            <w:szCs w:val="24"/>
          </w:rPr>
          <w:commentReference w:id="324"/>
        </w:r>
      </w:ins>
      <w:ins w:id="328" w:author="Rik Henson" w:date="2026-07-25T12:15:00Z">
        <w:r w:rsidR="00B251D2">
          <w:t xml:space="preserve">Because monitoring </w:t>
        </w:r>
      </w:ins>
      <w:r>
        <w:t>acts after a non-film item has already been sampled</w:t>
      </w:r>
      <w:del w:id="329" w:author="Rik Henson" w:date="2026-07-25T12:16:00Z">
        <w:r w:rsidDel="00B251D2">
          <w:delText>. B</w:delText>
        </w:r>
      </w:del>
      <w:ins w:id="330" w:author="Rik Henson" w:date="2026-07-25T12:16:00Z">
        <w:r w:rsidR="00B251D2">
          <w:t xml:space="preserve">, </w:t>
        </w:r>
      </w:ins>
      <w:del w:id="331" w:author="Rik Henson" w:date="2026-07-25T12:16:00Z">
        <w:r w:rsidDel="00B251D2">
          <w:delText xml:space="preserve">y </w:delText>
        </w:r>
      </w:del>
      <w:r>
        <w:t xml:space="preserve">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332" w:name="Xa9c4b5e1618786b5f440768b73dd7732a592b1f"/>
      <w:r>
        <w:lastRenderedPageBreak/>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333"/>
      <w:r>
        <w:rPr>
          <w:b/>
          <w:bCs/>
        </w:rPr>
        <w:t>(B)</w:t>
      </w:r>
      <w:r>
        <w:t xml:space="preserve"> </w:t>
      </w:r>
      <w:r w:rsidR="0046146B" w:rsidRPr="0046146B">
        <w:t>Recall probability by encoded position with no retrieval monitoring versus the moderate retrieval-monitoring setting used in the Simulation 2 anchor figure. Shad</w:t>
      </w:r>
      <w:commentRangeEnd w:id="333"/>
      <w:r w:rsidR="00B14A67" w:rsidRPr="0046146B">
        <w:rPr>
          <w:rStyle w:val="CommentReference"/>
          <w:sz w:val="24"/>
          <w:szCs w:val="24"/>
        </w:rPr>
        <w:commentReference w:id="333"/>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334" w:name="simulation-3-recognition"/>
      <w:bookmarkEnd w:id="310"/>
      <w:bookmarkEnd w:id="332"/>
      <w:commentRangeStart w:id="335"/>
      <w:r>
        <w:t>Simulation 3: Recognition</w:t>
      </w:r>
      <w:commentRangeEnd w:id="335"/>
      <w:r w:rsidR="00B14A67">
        <w:rPr>
          <w:rStyle w:val="CommentReference"/>
          <w:sz w:val="24"/>
          <w:szCs w:val="28"/>
        </w:rPr>
        <w:commentReference w:id="335"/>
      </w:r>
    </w:p>
    <w:p w14:paraId="280204EE" w14:textId="3C0C85AB" w:rsidR="00F8399E" w:rsidRDefault="00F54748">
      <w:pPr>
        <w:pStyle w:val="FirstParagraph"/>
      </w:pPr>
      <w:r>
        <w:t xml:space="preserve">The recognition simulation uses the same reminder conditions, task </w:t>
      </w:r>
      <w:r w:rsidR="00BC4D7F">
        <w:t xml:space="preserve">association </w:t>
      </w:r>
      <w:r>
        <w:t xml:space="preserve">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336" w:name="fig-recognition-test-format"/>
      <w:r>
        <w:lastRenderedPageBreak/>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lang w:val="en-GB" w:eastAsia="en-GB"/>
        </w:rPr>
        <w:lastRenderedPageBreak/>
        <w:drawing>
          <wp:inline distT="0" distB="0" distL="0" distR="0" wp14:anchorId="11F8477C" wp14:editId="04192951">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336"/>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 xml:space="preserve">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337" w:name="general-discussion"/>
      <w:bookmarkEnd w:id="287"/>
      <w:bookmarkEnd w:id="334"/>
      <w:r>
        <w:t>General Discussion</w:t>
      </w:r>
    </w:p>
    <w:p w14:paraId="65B1A9C8" w14:textId="77777777" w:rsidR="00F8399E" w:rsidRDefault="00F54748">
      <w:pPr>
        <w:pStyle w:val="FirstParagraph"/>
      </w:pPr>
      <w:commentRangeStart w:id="338"/>
      <w:r>
        <w:t xml:space="preserve">The simulations identify a condition under which goal-directed remembering can remain selective after target-associated context has become linked to competitors. </w:t>
      </w:r>
      <w:commentRangeEnd w:id="338"/>
      <w:r w:rsidR="00B14A67">
        <w:rPr>
          <w:rStyle w:val="CommentReference"/>
          <w:sz w:val="24"/>
          <w:szCs w:val="24"/>
        </w:rPr>
        <w:commentReference w:id="338"/>
      </w:r>
      <w:r>
        <w:t>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339" w:name="X6c606fadadb583872d6ebe5f2cdc4b983e49bc5"/>
      <w:r>
        <w:t>From Contextual Competition to Selective Retrieval</w:t>
      </w:r>
    </w:p>
    <w:p w14:paraId="35734D7A" w14:textId="53FED35B" w:rsidR="004F2EA3" w:rsidRDefault="004F2EA3">
      <w:pPr>
        <w:pStyle w:val="FirstParagraph"/>
      </w:pPr>
      <w:r w:rsidRPr="004F2EA3">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w:t>
      </w:r>
      <w:r w:rsidRPr="004F2EA3">
        <w:lastRenderedPageBreak/>
        <w:t>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lastRenderedPageBreak/>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340" w:name="X23a5f04ab4e0b3496314c425351c681f17baff0"/>
      <w:bookmarkEnd w:id="339"/>
      <w:r>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341"/>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341"/>
      <w:r w:rsidR="00B14A67">
        <w:rPr>
          <w:rStyle w:val="CommentReference"/>
          <w:sz w:val="24"/>
          <w:szCs w:val="24"/>
        </w:rPr>
        <w:commentReference w:id="341"/>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w:t>
      </w:r>
      <w:r>
        <w:lastRenderedPageBreak/>
        <w:t xml:space="preserve">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42"/>
      <w:r>
        <w:t>retrospectively as consequences of those factors (</w:t>
      </w:r>
      <w:hyperlink w:anchor="ref-mcconnell2026testing">
        <w:r w:rsidR="00F8399E">
          <w:rPr>
            <w:rStyle w:val="Hyperlink"/>
          </w:rPr>
          <w:t>McConnell et al., 2026</w:t>
        </w:r>
      </w:hyperlink>
      <w:r>
        <w:t>).</w:t>
      </w:r>
      <w:commentRangeEnd w:id="342"/>
      <w:r w:rsidR="008C5E4F">
        <w:rPr>
          <w:rStyle w:val="CommentReference"/>
          <w:sz w:val="24"/>
          <w:szCs w:val="24"/>
        </w:rPr>
        <w:commentReference w:id="342"/>
      </w:r>
    </w:p>
    <w:p w14:paraId="72B5F63F" w14:textId="7E6C20A2" w:rsidR="004F2EA3" w:rsidRDefault="00F54748">
      <w:pPr>
        <w:pStyle w:val="BodyText"/>
        <w:pPrChange w:id="343" w:author="Rik Henson" w:date="2026-07-25T12:28:00Z">
          <w:pPr>
            <w:pStyle w:val="BodyText"/>
            <w:ind w:firstLine="0"/>
          </w:pPr>
        </w:pPrChange>
      </w:pPr>
      <w:r>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344"/>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344"/>
      <w:r w:rsidR="008C5E4F">
        <w:rPr>
          <w:rStyle w:val="CommentReference"/>
          <w:sz w:val="24"/>
          <w:szCs w:val="24"/>
        </w:rPr>
        <w:commentReference w:id="344"/>
      </w:r>
      <w:commentRangeStart w:id="345"/>
      <w:r>
        <w:t>The clinical reach of these procedures makes their mechanisms consequential, while the mixed evidence limits the conclusions that can be drawn from any single positive dissociation.</w:t>
      </w:r>
      <w:commentRangeEnd w:id="345"/>
      <w:r w:rsidR="008C5E4F">
        <w:rPr>
          <w:rStyle w:val="CommentReference"/>
          <w:sz w:val="24"/>
          <w:szCs w:val="24"/>
        </w:rPr>
        <w:commentReference w:id="345"/>
      </w:r>
      <w:r>
        <w:t xml:space="preserve"> </w:t>
      </w:r>
      <w:commentRangeStart w:id="346"/>
      <w:r>
        <w:t>Real-world extensions do not themselves establish that retrieved-context competition explains intervention effects outside the laboratory.</w:t>
      </w:r>
      <w:commentRangeEnd w:id="346"/>
      <w:r w:rsidR="008C5E4F">
        <w:rPr>
          <w:rStyle w:val="CommentReference"/>
          <w:sz w:val="24"/>
          <w:szCs w:val="24"/>
        </w:rPr>
        <w:commentReference w:id="346"/>
      </w:r>
    </w:p>
    <w:p w14:paraId="1E80DC23" w14:textId="74D44AD6" w:rsidR="004F2EA3" w:rsidRPr="00B11715" w:rsidRDefault="004F2EA3" w:rsidP="00B11715">
      <w:pPr>
        <w:pStyle w:val="BodyText"/>
        <w:ind w:firstLine="0"/>
        <w:rPr>
          <w:b/>
          <w:bCs/>
        </w:rPr>
      </w:pPr>
      <w:bookmarkStart w:id="347" w:name="X5a924f87084a44c52c4925224a8f2b0af2fbb52"/>
      <w:bookmarkEnd w:id="340"/>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w:t>
      </w:r>
      <w:r w:rsidRPr="004F2EA3">
        <w:lastRenderedPageBreak/>
        <w:t xml:space="preserve">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48"/>
      <w:r w:rsidRPr="004F2EA3">
        <w:t>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48"/>
      <w:r w:rsidR="00DC30F1">
        <w:rPr>
          <w:rStyle w:val="CommentReference"/>
          <w:b/>
          <w:bCs/>
          <w:sz w:val="24"/>
          <w:szCs w:val="24"/>
        </w:rPr>
        <w:commentReference w:id="348"/>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w:t>
      </w:r>
      <w:r w:rsidRPr="004F2EA3">
        <w:lastRenderedPageBreak/>
        <w:t>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349" w:name="limitations-and-scope"/>
      <w:bookmarkEnd w:id="347"/>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 xml:space="preserve">The maintained film-category cue is perfectly selective, whereas real retrieval cues may </w:t>
      </w:r>
      <w:r>
        <w:lastRenderedPageBreak/>
        <w:t>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350"/>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commentRangeEnd w:id="350"/>
      <w:r w:rsidR="00046410">
        <w:rPr>
          <w:rStyle w:val="CommentReference"/>
          <w:sz w:val="24"/>
          <w:szCs w:val="24"/>
        </w:rPr>
        <w:commentReference w:id="350"/>
      </w:r>
    </w:p>
    <w:p w14:paraId="778138E1" w14:textId="77777777" w:rsidR="00F8399E" w:rsidRDefault="00F54748">
      <w:pPr>
        <w:pStyle w:val="Heading1"/>
      </w:pPr>
      <w:bookmarkStart w:id="351" w:name="references"/>
      <w:bookmarkEnd w:id="337"/>
      <w:bookmarkEnd w:id="349"/>
      <w:r>
        <w:t>References</w:t>
      </w:r>
    </w:p>
    <w:p w14:paraId="33700899" w14:textId="77777777" w:rsidR="00F8399E" w:rsidRDefault="00F54748">
      <w:pPr>
        <w:pStyle w:val="Bibliography"/>
      </w:pPr>
      <w:bookmarkStart w:id="352" w:name="ref-asselbergs2024effectiveness"/>
      <w:bookmarkStart w:id="353"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354" w:name="ref-asselbergs2023systematic"/>
      <w:bookmarkEnd w:id="352"/>
      <w:r>
        <w:lastRenderedPageBreak/>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355" w:name="ref-baddeley2000working"/>
      <w:bookmarkEnd w:id="354"/>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356" w:name="ref-beckenstrom2026digital"/>
      <w:bookmarkEnd w:id="355"/>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357" w:name="ref-bird2012hippocampus"/>
      <w:bookmarkEnd w:id="356"/>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358" w:name="ref-bisby2020reduced"/>
      <w:bookmarkEnd w:id="357"/>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359" w:name="ref_brennan2021investigating"/>
      <w:bookmarkStart w:id="360" w:name="ref-brewin2014episodic"/>
      <w:bookmarkEnd w:id="358"/>
      <w:r w:rsidRPr="00575613">
        <w:lastRenderedPageBreak/>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359"/>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361" w:name="ref-brewin1996dual"/>
      <w:bookmarkEnd w:id="360"/>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362" w:name="ref-brewin2010intrusive"/>
      <w:bookmarkEnd w:id="361"/>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363" w:name="ref-busemeyer2000model"/>
      <w:bookmarkEnd w:id="362"/>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364" w:name="ref-cohen2022memory"/>
      <w:bookmarkEnd w:id="363"/>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365" w:name="ref-deeprose2012imagery"/>
      <w:bookmarkEnd w:id="364"/>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w:t>
      </w:r>
      <w:r>
        <w:lastRenderedPageBreak/>
        <w:t xml:space="preserve">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366" w:name="ref-dupertuys2026ukraine"/>
      <w:bookmarkEnd w:id="365"/>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367" w:name="ref-ehlers2000cognitive"/>
      <w:bookmarkEnd w:id="366"/>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368" w:name="ref-hagenaars2017tetris"/>
      <w:bookmarkEnd w:id="367"/>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369" w:name="ref-healey2014memory"/>
      <w:bookmarkEnd w:id="368"/>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370" w:name="ref-healey2016four"/>
      <w:bookmarkEnd w:id="369"/>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371" w:name="ref-healey2024peppr"/>
      <w:bookmarkEnd w:id="370"/>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372" w:name="ref-hemi2023cognitive"/>
      <w:bookmarkEnd w:id="371"/>
      <w:r>
        <w:lastRenderedPageBreak/>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373" w:name="ref-herrema2024first"/>
      <w:bookmarkEnd w:id="372"/>
      <w: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374" w:name="ref-holmes2008inducing"/>
      <w:bookmarkEnd w:id="373"/>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375" w:name="ref-holmes2004trauma"/>
      <w:bookmarkEnd w:id="374"/>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376" w:name="ref-holmes2009can"/>
      <w:bookmarkEnd w:id="375"/>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377" w:name="ref-holmes2010key"/>
      <w:bookmarkEnd w:id="376"/>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378" w:name="ref-horsch2017reducing"/>
      <w:bookmarkEnd w:id="377"/>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379" w:name="ref-howard1999contextual"/>
      <w:bookmarkEnd w:id="378"/>
      <w:r>
        <w:lastRenderedPageBreak/>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380" w:name="ref-howard2002distributed"/>
      <w:bookmarkEnd w:id="379"/>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381" w:name="ref-howard2008persistence"/>
      <w:bookmarkEnd w:id="380"/>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382" w:name="ref-hupbach2008dynamics"/>
      <w:bookmarkEnd w:id="381"/>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383" w:name="ref-iyadurai2018preventing"/>
      <w:bookmarkEnd w:id="382"/>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384" w:name="ref-iyadurai2023reducing"/>
      <w:bookmarkEnd w:id="383"/>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385" w:name="ref-iyadurai2019intrusive"/>
      <w:bookmarkEnd w:id="384"/>
      <w:r>
        <w:lastRenderedPageBreak/>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386" w:name="ref-james2015computer"/>
      <w:bookmarkEnd w:id="385"/>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387" w:name="ref-james2016trauma"/>
      <w:bookmarkEnd w:id="386"/>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388" w:name="ref-jin2024theory"/>
      <w:bookmarkEnd w:id="387"/>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389" w:name="ref-kahana1996associative"/>
      <w:bookmarkEnd w:id="388"/>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390" w:name="ref-kahana2020computational"/>
      <w:bookmarkEnd w:id="389"/>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391" w:name="ref-kanstrup2021single"/>
      <w:bookmarkEnd w:id="390"/>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392" w:name="ref-kanstrup2024guided"/>
      <w:bookmarkEnd w:id="391"/>
      <w:r>
        <w:lastRenderedPageBreak/>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393" w:name="ref_kessler2018reducing"/>
      <w:bookmarkStart w:id="394" w:name="ref-kessler2020visuospatial"/>
      <w:bookmarkEnd w:id="392"/>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393"/>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395" w:name="ref-kindt2009beyond"/>
      <w:bookmarkEnd w:id="394"/>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396" w:name="ref-kragel2015neural"/>
      <w:bookmarkEnd w:id="395"/>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397" w:name="ref-krans2009intrusive"/>
      <w:bookmarkEnd w:id="396"/>
      <w:r>
        <w:lastRenderedPageBreak/>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398" w:name="ref-lau2019intrusive"/>
      <w:bookmarkEnd w:id="397"/>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399" w:name="ref-lau2021selectively"/>
      <w:bookmarkEnd w:id="398"/>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400" w:name="ref-lohnas2023event"/>
      <w:bookmarkEnd w:id="399"/>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401" w:name="ref-lohnas2015expanding"/>
      <w:bookmarkEnd w:id="400"/>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402" w:name="ref-lohnas2026specialized"/>
      <w:bookmarkEnd w:id="401"/>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403" w:name="ref-luce1959individual"/>
      <w:bookmarkEnd w:id="402"/>
      <w:r>
        <w:t xml:space="preserve">Luce, R. D. (1959). </w:t>
      </w:r>
      <w:r>
        <w:rPr>
          <w:i/>
          <w:iCs/>
        </w:rPr>
        <w:t>Individual choice behavior: A theoretical analysis</w:t>
      </w:r>
      <w:r>
        <w:t>. Wiley.</w:t>
      </w:r>
    </w:p>
    <w:p w14:paraId="0DF01E11" w14:textId="77777777" w:rsidR="00F8399E" w:rsidRDefault="00F54748">
      <w:pPr>
        <w:pStyle w:val="Bibliography"/>
      </w:pPr>
      <w:bookmarkStart w:id="404" w:name="ref-mcconnell2026testing"/>
      <w:bookmarkEnd w:id="403"/>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405" w:name="ref-moccia2022cue"/>
      <w:bookmarkEnd w:id="404"/>
      <w:r>
        <w:lastRenderedPageBreak/>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406" w:name="ref-moccia2025effects"/>
      <w:bookmarkEnd w:id="405"/>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407" w:name="ref-morton2016predictive"/>
      <w:bookmarkEnd w:id="406"/>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408" w:name="ref-norman2017neuronal"/>
      <w:bookmarkEnd w:id="407"/>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409" w:name="ref-parks2026unified"/>
      <w:bookmarkEnd w:id="408"/>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410" w:name="ref-polyn2011semantic"/>
      <w:bookmarkEnd w:id="409"/>
      <w:r>
        <w:lastRenderedPageBreak/>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411" w:name="ref-polyn2012neural"/>
      <w:bookmarkEnd w:id="410"/>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412" w:name="ref-polyn2009context"/>
      <w:bookmarkEnd w:id="411"/>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413" w:name="ref-polyn2009task"/>
      <w:bookmarkEnd w:id="412"/>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414" w:name="ref-raaijmakers1980sam"/>
      <w:bookmarkEnd w:id="413"/>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415" w:name="ref-ramineni2023treating"/>
      <w:bookmarkEnd w:id="414"/>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416" w:name="ref-schwartz2005shadows"/>
      <w:bookmarkEnd w:id="415"/>
      <w:r>
        <w:lastRenderedPageBreak/>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417" w:name="ref-sederberg2011human"/>
      <w:bookmarkEnd w:id="416"/>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418" w:name="ref-sederberg2008context"/>
      <w:bookmarkEnd w:id="417"/>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419" w:name="ref-talmi2013enhanced"/>
      <w:bookmarkEnd w:id="418"/>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420" w:name="ref-talmi2019retrieved"/>
      <w:bookmarkEnd w:id="419"/>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421" w:name="ref-talmi2007contribution"/>
      <w:bookmarkEnd w:id="420"/>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422" w:name="ref-talmi2004semantic"/>
      <w:bookmarkEnd w:id="421"/>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423" w:name="ref-unsworth2010understanding"/>
      <w:bookmarkEnd w:id="422"/>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424" w:name="ref-varma2024experimental"/>
      <w:bookmarkEnd w:id="423"/>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425" w:name="ref-wessel2025evidence"/>
      <w:bookmarkEnd w:id="424"/>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Default="00F54748">
      <w:pPr>
        <w:pStyle w:val="Bibliography"/>
      </w:pPr>
      <w:bookmarkStart w:id="426" w:name="ref-zaromb2006temporal"/>
      <w:bookmarkEnd w:id="425"/>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2">
        <w:r w:rsidR="00F8399E">
          <w:rPr>
            <w:rStyle w:val="Hyperlink"/>
          </w:rPr>
          <w:t>https://doi.org/10.1037/0278-7393.32.4.792</w:t>
        </w:r>
      </w:hyperlink>
    </w:p>
    <w:p w14:paraId="45312485" w14:textId="77777777" w:rsidR="00F8399E" w:rsidRDefault="00F54748">
      <w:pPr>
        <w:pStyle w:val="Bibliography"/>
      </w:pPr>
      <w:bookmarkStart w:id="427" w:name="ref-zhou2025episodic"/>
      <w:bookmarkEnd w:id="426"/>
      <w:r>
        <w:lastRenderedPageBreak/>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3">
        <w:r w:rsidR="00F8399E">
          <w:rPr>
            <w:rStyle w:val="Hyperlink"/>
          </w:rPr>
          <w:t>https://doi.org/10.1037/rev0000505</w:t>
        </w:r>
      </w:hyperlink>
      <w:bookmarkEnd w:id="351"/>
      <w:bookmarkEnd w:id="353"/>
      <w:bookmarkEnd w:id="427"/>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lastRenderedPageBreak/>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lastRenderedPageBreak/>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4"/>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Gunn, Jordan" w:date="2026-07-27T09:11:00Z" w:initials="GJ">
    <w:p w14:paraId="0D223C58" w14:textId="77777777" w:rsidR="00762D11" w:rsidRDefault="00762D11" w:rsidP="00762D11">
      <w:r>
        <w:rPr>
          <w:rStyle w:val="CommentReference"/>
        </w:rPr>
        <w:annotationRef/>
      </w:r>
      <w:r>
        <w:rPr>
          <w:sz w:val="20"/>
          <w:szCs w:val="20"/>
        </w:rPr>
        <w:t>Aren't intrusions already involuntary by definition?</w:t>
      </w:r>
    </w:p>
  </w:comment>
  <w:comment w:id="7" w:author="Rik Henson" w:date="2026-07-25T10:11:00Z" w:initials="RH">
    <w:p w14:paraId="7C414769" w14:textId="1CFF5A63" w:rsidR="00DC30F1" w:rsidRDefault="00DC30F1">
      <w:pPr>
        <w:pStyle w:val="CommentText"/>
      </w:pPr>
      <w:r>
        <w:rPr>
          <w:rStyle w:val="CommentReference"/>
        </w:rPr>
        <w:annotationRef/>
      </w:r>
      <w:r w:rsidRPr="00BD52B5">
        <w:t>Reader may not have adopted your abstract terminology yet</w:t>
      </w:r>
    </w:p>
  </w:comment>
  <w:comment w:id="8" w:author="Gunn, Jordan" w:date="2026-07-27T09:08:00Z" w:initials="GJ">
    <w:p w14:paraId="29DD9782" w14:textId="77777777" w:rsidR="00762D11" w:rsidRDefault="00762D11" w:rsidP="00762D11">
      <w:r>
        <w:rPr>
          <w:rStyle w:val="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9" w:author="Gunn, Jordan" w:date="2026-07-27T09:09:00Z" w:initials="GJ">
    <w:p w14:paraId="7C56BD08" w14:textId="77777777" w:rsidR="00762D11" w:rsidRDefault="00762D11" w:rsidP="00762D11">
      <w:r>
        <w:rPr>
          <w:rStyle w:val="CommentReference"/>
        </w:rPr>
        <w:annotationRef/>
      </w:r>
      <w:r>
        <w:rPr>
          <w:sz w:val="20"/>
          <w:szCs w:val="20"/>
        </w:rPr>
        <w:t>Of course, my language here contradicts my approach to using "intrusions" elsewhere in the manuscript, so maybe I'm being overdefensive.</w:t>
      </w:r>
    </w:p>
  </w:comment>
  <w:comment w:id="12"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13" w:author="Gunn, Jordan" w:date="2026-07-27T09:09:00Z" w:initials="GJ">
    <w:p w14:paraId="19C594B0" w14:textId="77777777" w:rsidR="00762D11" w:rsidRDefault="00762D11" w:rsidP="00762D11">
      <w:r>
        <w:rPr>
          <w:rStyle w:val="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41"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42"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62"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64"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72"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79"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80" w:author="Rik Henson" w:date="2026-07-25T10:33:00Z" w:initials="RH">
    <w:p w14:paraId="0205FB06" w14:textId="082616CD" w:rsidR="00DC30F1" w:rsidRDefault="00DC30F1">
      <w:pPr>
        <w:pStyle w:val="CommentText"/>
      </w:pPr>
      <w:r>
        <w:rPr>
          <w:rStyle w:val="CommentReference"/>
        </w:rPr>
        <w:annotationRef/>
      </w:r>
      <w:r>
        <w:t>Or scrap</w:t>
      </w:r>
    </w:p>
  </w:comment>
  <w:comment w:id="81" w:author="Rik Henson" w:date="2026-07-25T10:33:00Z" w:initials="RH">
    <w:p w14:paraId="2C2D4DF6" w14:textId="0192D862" w:rsidR="00DC30F1" w:rsidRDefault="00DC30F1">
      <w:pPr>
        <w:pStyle w:val="CommentText"/>
      </w:pPr>
      <w:r>
        <w:rPr>
          <w:rStyle w:val="CommentReference"/>
        </w:rPr>
        <w:annotationRef/>
      </w:r>
      <w:r>
        <w:t>(and scrap)</w:t>
      </w:r>
    </w:p>
  </w:comment>
  <w:comment w:id="84" w:author="Rik Henson" w:date="2026-07-25T10:34:00Z" w:initials="RH">
    <w:p w14:paraId="4A984B55" w14:textId="48F8F6D2" w:rsidR="00DC30F1" w:rsidRDefault="00DC30F1">
      <w:pPr>
        <w:pStyle w:val="CommentText"/>
      </w:pPr>
      <w:r>
        <w:rPr>
          <w:rStyle w:val="CommentReference"/>
        </w:rPr>
        <w:annotationRef/>
      </w:r>
      <w:r>
        <w:t>obvious</w:t>
      </w:r>
    </w:p>
  </w:comment>
  <w:comment w:id="86"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88"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89"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92"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93"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95"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97"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98" w:author="Rik Henson" w:date="2026-07-25T11:17:00Z" w:initials="RH">
    <w:p w14:paraId="706D80C8" w14:textId="0D9E87BD" w:rsidR="00DC30F1" w:rsidRDefault="00DC30F1">
      <w:pPr>
        <w:pStyle w:val="CommentText"/>
      </w:pPr>
      <w:r>
        <w:rPr>
          <w:rStyle w:val="CommentReference"/>
        </w:rPr>
        <w:annotationRef/>
      </w:r>
      <w:r>
        <w:t>scrap</w:t>
      </w:r>
    </w:p>
  </w:comment>
  <w:comment w:id="102"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286"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312"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13"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316"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21"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22"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324"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33"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335"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338"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341"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342"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344"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345"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346"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348"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350"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223C58"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423E19DA" w15:done="0"/>
  <w15:commentEx w15:paraId="68DC4E1B" w15:paraIdParent="423E19DA" w15:done="0"/>
  <w15:commentEx w15:paraId="35A86ACA" w15:done="0"/>
  <w15:commentEx w15:paraId="5B60186A" w15:done="0"/>
  <w15:commentEx w15:paraId="74EB5188"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7984D9F5" w15:done="0"/>
  <w15:commentEx w15:paraId="5393FA7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1BC697E" w16cex:dateUtc="2026-07-27T08:11:00Z"/>
  <w16cex:commentExtensible w16cex:durableId="73F0F64F" w16cex:dateUtc="2026-07-27T08:08:00Z"/>
  <w16cex:commentExtensible w16cex:durableId="67C16765" w16cex:dateUtc="2026-07-27T08:09:00Z"/>
  <w16cex:commentExtensible w16cex:durableId="32BBF0B5" w16cex:dateUtc="2026-07-27T08:09:00Z"/>
  <w16cex:commentExtensible w16cex:durableId="0C98FE11" w16cex:dateUtc="2026-07-27T09:44: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223C58" w16cid:durableId="61BC697E"/>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423E19DA" w16cid:durableId="423E19DA"/>
  <w16cid:commentId w16cid:paraId="68DC4E1B" w16cid:durableId="0C98FE11"/>
  <w16cid:commentId w16cid:paraId="35A86ACA" w16cid:durableId="35A86ACA"/>
  <w16cid:commentId w16cid:paraId="5B60186A" w16cid:durableId="5B60186A"/>
  <w16cid:commentId w16cid:paraId="74EB5188" w16cid:durableId="74EB518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7984D9F5" w16cid:durableId="7984D9F5"/>
  <w16cid:commentId w16cid:paraId="5393FA72" w16cid:durableId="5393FA72"/>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E9B88" w14:textId="77777777" w:rsidR="001919A6" w:rsidRDefault="001919A6">
      <w:pPr>
        <w:spacing w:line="240" w:lineRule="auto"/>
      </w:pPr>
      <w:r>
        <w:separator/>
      </w:r>
    </w:p>
  </w:endnote>
  <w:endnote w:type="continuationSeparator" w:id="0">
    <w:p w14:paraId="260B62AE" w14:textId="77777777" w:rsidR="001919A6" w:rsidRDefault="00191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D71A7B" w14:textId="77777777" w:rsidR="001919A6" w:rsidRDefault="001919A6">
      <w:pPr>
        <w:spacing w:line="240" w:lineRule="auto"/>
      </w:pPr>
      <w:r>
        <w:separator/>
      </w:r>
    </w:p>
  </w:footnote>
  <w:footnote w:type="continuationSeparator" w:id="0">
    <w:p w14:paraId="251E458B" w14:textId="77777777" w:rsidR="001919A6" w:rsidRDefault="001919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1FF64E58" w:rsidR="00DC30F1"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DC30F1">
          <w:t>COMPETITION AND CONTROL IN EPISODIC MEMORY SEARCH</w:t>
        </w:r>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k Henson">
    <w15:presenceInfo w15:providerId="AD" w15:userId="S-1-5-21-1950246571-422974343-453104363-1239"/>
  </w15:person>
  <w15:person w15:author="Gunn, Jordan">
    <w15:presenceInfo w15:providerId="AD" w15:userId="S::jordan.gunn@vanderbilt.edu::b29e79e1-8b2b-4363-8b26-e3ab7392b99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10E42"/>
    <w:rsid w:val="0001307C"/>
    <w:rsid w:val="000262D9"/>
    <w:rsid w:val="00032458"/>
    <w:rsid w:val="00041AF0"/>
    <w:rsid w:val="0004641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919A6"/>
    <w:rsid w:val="001A345B"/>
    <w:rsid w:val="001A4707"/>
    <w:rsid w:val="001B0FEA"/>
    <w:rsid w:val="001B0FFC"/>
    <w:rsid w:val="001D00DE"/>
    <w:rsid w:val="001D337F"/>
    <w:rsid w:val="001D3FDA"/>
    <w:rsid w:val="001E27D6"/>
    <w:rsid w:val="001E466D"/>
    <w:rsid w:val="001F08F3"/>
    <w:rsid w:val="001F1CB0"/>
    <w:rsid w:val="00204601"/>
    <w:rsid w:val="002135DC"/>
    <w:rsid w:val="00215C2C"/>
    <w:rsid w:val="00216260"/>
    <w:rsid w:val="00222C09"/>
    <w:rsid w:val="002239CF"/>
    <w:rsid w:val="00225010"/>
    <w:rsid w:val="00227ADB"/>
    <w:rsid w:val="0023026D"/>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379B4"/>
    <w:rsid w:val="00340B9E"/>
    <w:rsid w:val="00345646"/>
    <w:rsid w:val="00360168"/>
    <w:rsid w:val="00360FED"/>
    <w:rsid w:val="00387689"/>
    <w:rsid w:val="00393121"/>
    <w:rsid w:val="00396482"/>
    <w:rsid w:val="003A4685"/>
    <w:rsid w:val="003B31D8"/>
    <w:rsid w:val="003B7C65"/>
    <w:rsid w:val="003D0872"/>
    <w:rsid w:val="003D2B82"/>
    <w:rsid w:val="003D2E3A"/>
    <w:rsid w:val="003D73FF"/>
    <w:rsid w:val="003E371B"/>
    <w:rsid w:val="004023D3"/>
    <w:rsid w:val="0041430B"/>
    <w:rsid w:val="00425074"/>
    <w:rsid w:val="00445812"/>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0DCB"/>
    <w:rsid w:val="00586C23"/>
    <w:rsid w:val="0059172B"/>
    <w:rsid w:val="005E7DC3"/>
    <w:rsid w:val="00602337"/>
    <w:rsid w:val="006122FA"/>
    <w:rsid w:val="0061398D"/>
    <w:rsid w:val="00631672"/>
    <w:rsid w:val="00633291"/>
    <w:rsid w:val="00634E77"/>
    <w:rsid w:val="00661B64"/>
    <w:rsid w:val="00666423"/>
    <w:rsid w:val="00682A9F"/>
    <w:rsid w:val="006A7CEE"/>
    <w:rsid w:val="006B4CA7"/>
    <w:rsid w:val="006D1D9D"/>
    <w:rsid w:val="006D3C7F"/>
    <w:rsid w:val="006D5518"/>
    <w:rsid w:val="006D75D7"/>
    <w:rsid w:val="00700D0B"/>
    <w:rsid w:val="00717963"/>
    <w:rsid w:val="007222CE"/>
    <w:rsid w:val="00762D11"/>
    <w:rsid w:val="007676E2"/>
    <w:rsid w:val="0077017D"/>
    <w:rsid w:val="00772034"/>
    <w:rsid w:val="007868AB"/>
    <w:rsid w:val="00796044"/>
    <w:rsid w:val="007A0EEB"/>
    <w:rsid w:val="007A1B2A"/>
    <w:rsid w:val="007B5A30"/>
    <w:rsid w:val="007C4E27"/>
    <w:rsid w:val="007C5A94"/>
    <w:rsid w:val="007E0089"/>
    <w:rsid w:val="007E2A5D"/>
    <w:rsid w:val="007E4C3B"/>
    <w:rsid w:val="007F0D81"/>
    <w:rsid w:val="00801C81"/>
    <w:rsid w:val="00831C20"/>
    <w:rsid w:val="0083560B"/>
    <w:rsid w:val="008412B2"/>
    <w:rsid w:val="008467A3"/>
    <w:rsid w:val="00852D8C"/>
    <w:rsid w:val="0086288E"/>
    <w:rsid w:val="00866E4D"/>
    <w:rsid w:val="00882CFB"/>
    <w:rsid w:val="00892177"/>
    <w:rsid w:val="00897D4D"/>
    <w:rsid w:val="008A1AD9"/>
    <w:rsid w:val="008A445E"/>
    <w:rsid w:val="008A506E"/>
    <w:rsid w:val="008C4BA3"/>
    <w:rsid w:val="008C4FEA"/>
    <w:rsid w:val="008C5E4F"/>
    <w:rsid w:val="008D4A37"/>
    <w:rsid w:val="008F09A9"/>
    <w:rsid w:val="008F27BE"/>
    <w:rsid w:val="008F3762"/>
    <w:rsid w:val="00900362"/>
    <w:rsid w:val="00901AB6"/>
    <w:rsid w:val="00905B7C"/>
    <w:rsid w:val="00932B9C"/>
    <w:rsid w:val="00934791"/>
    <w:rsid w:val="0096078A"/>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1715"/>
    <w:rsid w:val="00B12CE3"/>
    <w:rsid w:val="00B14A67"/>
    <w:rsid w:val="00B203C2"/>
    <w:rsid w:val="00B21373"/>
    <w:rsid w:val="00B234AC"/>
    <w:rsid w:val="00B24206"/>
    <w:rsid w:val="00B251D2"/>
    <w:rsid w:val="00B32102"/>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BD52B5"/>
    <w:rsid w:val="00BF26A4"/>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43714"/>
    <w:rsid w:val="00D630B7"/>
    <w:rsid w:val="00D71331"/>
    <w:rsid w:val="00D807FA"/>
    <w:rsid w:val="00D855D1"/>
    <w:rsid w:val="00DA752F"/>
    <w:rsid w:val="00DB4D47"/>
    <w:rsid w:val="00DC30F1"/>
    <w:rsid w:val="00DD4B3A"/>
    <w:rsid w:val="00DE772F"/>
    <w:rsid w:val="00DF6AC1"/>
    <w:rsid w:val="00E401D3"/>
    <w:rsid w:val="00E401FC"/>
    <w:rsid w:val="00E47871"/>
    <w:rsid w:val="00E528E7"/>
    <w:rsid w:val="00E70600"/>
    <w:rsid w:val="00E71E11"/>
    <w:rsid w:val="00E74A04"/>
    <w:rsid w:val="00E8427C"/>
    <w:rsid w:val="00E868AE"/>
    <w:rsid w:val="00E90878"/>
    <w:rsid w:val="00E93961"/>
    <w:rsid w:val="00EA319C"/>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header" Target="header1.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image" Target="media/image12.png"/><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microsoft.com/office/2011/relationships/people" Target="people.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0278-7393.32.4.792"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hyperlink" Target="https://doi.org/10.1037/rev000050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76</Pages>
  <Words>17187</Words>
  <Characters>97966</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Gunn, Jordan</cp:lastModifiedBy>
  <cp:revision>3</cp:revision>
  <dcterms:created xsi:type="dcterms:W3CDTF">2026-07-27T01:54:00Z</dcterms:created>
  <dcterms:modified xsi:type="dcterms:W3CDTF">2026-07-28T06:43:00Z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