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DB8B1B" w14:textId="77777777" w:rsidR="0076045A" w:rsidRDefault="00000000">
      <w:pPr>
        <w:pStyle w:val="FirstParagraph"/>
      </w:pPr>
      <w:r>
        <w:t xml:space="preserve"> </w:t>
      </w:r>
    </w:p>
    <w:p w14:paraId="3474676C" w14:textId="77777777" w:rsidR="0076045A" w:rsidRDefault="00000000">
      <w:pPr>
        <w:pStyle w:val="BodyText"/>
      </w:pPr>
      <w:r>
        <w:t xml:space="preserve"> </w:t>
      </w:r>
    </w:p>
    <w:p w14:paraId="70B06130" w14:textId="77777777" w:rsidR="0076045A" w:rsidRDefault="00000000">
      <w:pPr>
        <w:pStyle w:val="Heading1"/>
      </w:pPr>
      <w:bookmarkStart w:id="0" w:name="title"/>
      <w:r>
        <w:t>A retrieved-context account of selective interference in intrusive and voluntary remembering</w:t>
      </w:r>
    </w:p>
    <w:p w14:paraId="398D6F2A" w14:textId="77777777" w:rsidR="0076045A" w:rsidRDefault="00000000">
      <w:pPr>
        <w:pStyle w:val="Author"/>
      </w:pPr>
      <w:r>
        <w:t xml:space="preserve"> </w:t>
      </w:r>
    </w:p>
    <w:p w14:paraId="01EE7A80" w14:textId="77777777" w:rsidR="0076045A" w:rsidRDefault="00000000">
      <w:pPr>
        <w:pStyle w:val="Author"/>
      </w:pPr>
      <w:r>
        <w:t>Jordan B Gunn</w:t>
      </w:r>
    </w:p>
    <w:p w14:paraId="34DE249E" w14:textId="77777777" w:rsidR="0076045A" w:rsidRDefault="00000000">
      <w:pPr>
        <w:pStyle w:val="Author"/>
      </w:pPr>
      <w:r>
        <w:t>Department of Psychology, University of Cambridge</w:t>
      </w:r>
    </w:p>
    <w:p w14:paraId="492F8A02" w14:textId="77777777" w:rsidR="0076045A" w:rsidRDefault="00000000">
      <w:pPr>
        <w:pStyle w:val="BodyText"/>
      </w:pPr>
      <w:r>
        <w:t xml:space="preserve"> </w:t>
      </w:r>
    </w:p>
    <w:p w14:paraId="3FCE3995" w14:textId="77777777" w:rsidR="0076045A" w:rsidRDefault="00000000">
      <w:pPr>
        <w:pStyle w:val="BodyText"/>
      </w:pPr>
      <w:r>
        <w:t xml:space="preserve"> </w:t>
      </w:r>
    </w:p>
    <w:p w14:paraId="6583CE36" w14:textId="77777777" w:rsidR="0076045A" w:rsidRDefault="00000000">
      <w:pPr>
        <w:pStyle w:val="Heading1"/>
      </w:pPr>
      <w:bookmarkStart w:id="1" w:name="author-note"/>
      <w:bookmarkEnd w:id="0"/>
      <w:r>
        <w:t>Author Note</w:t>
      </w:r>
    </w:p>
    <w:p w14:paraId="0C8AD998" w14:textId="77777777" w:rsidR="0076045A" w:rsidRDefault="00000000">
      <w:pPr>
        <w:pStyle w:val="FirstParagraph"/>
      </w:pPr>
      <w:r>
        <w:t>This is an in-progress working draft. Please do not cite, quote, or circulate without the authors’ written permission.</w:t>
      </w:r>
    </w:p>
    <w:p w14:paraId="45CA45E1" w14:textId="77777777" w:rsidR="0076045A" w:rsidRDefault="0076045A">
      <w:pPr>
        <w:pStyle w:val="BodyText"/>
      </w:pPr>
    </w:p>
    <w:p w14:paraId="7BE7A246" w14:textId="77777777" w:rsidR="0076045A" w:rsidRDefault="00000000">
      <w:pPr>
        <w:pStyle w:val="BodyText"/>
      </w:pPr>
      <w:r>
        <w:rPr>
          <w:i/>
          <w:iCs/>
        </w:rPr>
        <w:t>Keywords</w:t>
      </w:r>
      <w:r>
        <w:t>: intrusive memories, voluntary memory, trauma-film paradigm, visuospatial intervention, selective interference, retrieved-context theory, computational modeling</w:t>
      </w:r>
    </w:p>
    <w:p w14:paraId="004959F6" w14:textId="77777777" w:rsidR="0076045A" w:rsidRDefault="00000000">
      <w:r>
        <w:br w:type="page"/>
      </w:r>
    </w:p>
    <w:p w14:paraId="190CCFAB" w14:textId="77777777" w:rsidR="0076045A" w:rsidRDefault="00000000">
      <w:pPr>
        <w:pStyle w:val="Heading1"/>
      </w:pPr>
      <w:bookmarkStart w:id="2" w:name="firstheader"/>
      <w:bookmarkEnd w:id="1"/>
      <w:r>
        <w:lastRenderedPageBreak/>
        <w:t>A retrieved-context account of selective interference in intrusive and voluntary remembering</w:t>
      </w:r>
    </w:p>
    <w:p w14:paraId="1B87876D" w14:textId="77777777" w:rsidR="0076045A" w:rsidRDefault="00000000">
      <w:pPr>
        <w:pStyle w:val="Heading1"/>
      </w:pPr>
      <w:bookmarkStart w:id="3" w:name="abstract"/>
      <w:bookmarkEnd w:id="2"/>
      <w:r>
        <w:t>Abstract</w:t>
      </w:r>
    </w:p>
    <w:p w14:paraId="39631A33" w14:textId="67C072A2" w:rsidR="0076045A" w:rsidRDefault="00000000">
      <w:pPr>
        <w:pStyle w:val="FirstParagraph"/>
      </w:pPr>
      <w:r>
        <w:t xml:space="preserve">In the trauma-film paradigm, </w:t>
      </w:r>
      <w:ins w:id="4" w:author="Deborah Talmi" w:date="2026-06-30T16:33:00Z" w16du:dateUtc="2026-06-30T15:33:00Z">
        <w:r w:rsidR="006C56E2">
          <w:t xml:space="preserve">participants typically encode a trauma film, then </w:t>
        </w:r>
      </w:ins>
      <w:ins w:id="5" w:author="Deborah Talmi" w:date="2026-06-30T16:34:00Z" w16du:dateUtc="2026-06-30T15:34:00Z">
        <w:r w:rsidR="006C56E2">
          <w:t xml:space="preserve">after some delay, receive a film reminder, and perform </w:t>
        </w:r>
      </w:ins>
      <w:r>
        <w:t xml:space="preserve">a visuospatial </w:t>
      </w:r>
      <w:ins w:id="6" w:author="Deborah Talmi" w:date="2026-06-30T16:34:00Z" w16du:dateUtc="2026-06-30T15:34:00Z">
        <w:r w:rsidR="006C56E2">
          <w:t xml:space="preserve">intervention </w:t>
        </w:r>
      </w:ins>
      <w:r>
        <w:t>task</w:t>
      </w:r>
      <w:ins w:id="7" w:author="Deborah Talmi" w:date="2026-06-30T16:34:00Z" w16du:dateUtc="2026-06-30T15:34:00Z">
        <w:r w:rsidR="006C56E2">
          <w:t>. The visuospatial task</w:t>
        </w:r>
      </w:ins>
      <w:del w:id="8" w:author="Deborah Talmi" w:date="2026-06-30T16:34:00Z" w16du:dateUtc="2026-06-30T15:34:00Z">
        <w:r w:rsidDel="006C56E2">
          <w:delText xml:space="preserve"> after a </w:delText>
        </w:r>
      </w:del>
      <w:del w:id="9" w:author="Deborah Talmi" w:date="2026-06-30T16:33:00Z" w16du:dateUtc="2026-06-30T15:33:00Z">
        <w:r w:rsidDel="006C56E2">
          <w:delText xml:space="preserve">later </w:delText>
        </w:r>
      </w:del>
      <w:del w:id="10" w:author="Deborah Talmi" w:date="2026-06-30T16:34:00Z" w16du:dateUtc="2026-06-30T15:34:00Z">
        <w:r w:rsidDel="006C56E2">
          <w:delText>film reminder</w:delText>
        </w:r>
      </w:del>
      <w:r>
        <w:t xml:space="preserve"> </w:t>
      </w:r>
      <w:commentRangeStart w:id="11"/>
      <w:r>
        <w:t>can</w:t>
      </w:r>
      <w:commentRangeEnd w:id="11"/>
      <w:r w:rsidR="00E46193">
        <w:rPr>
          <w:rStyle w:val="CommentReference"/>
          <w:sz w:val="24"/>
          <w:szCs w:val="24"/>
        </w:rPr>
        <w:commentReference w:id="11"/>
      </w:r>
      <w:r>
        <w:t xml:space="preserve"> reduce the frequency of film-related intrusions while leaving voluntary memory relatively intact. This selective interference effect is often treated as evidence that involuntary and deliberate remembering depend on different memory representations. We propose instead that the dissociation can reflect differences in how retrieval is cued and controlled. We implement this account in an emotional Context Maintenance and Retrieval (eCMR) model that simulates film, reminder, and task </w:t>
      </w:r>
      <w:del w:id="12" w:author="Deborah Talmi" w:date="2026-06-30T16:34:00Z" w16du:dateUtc="2026-06-30T15:34:00Z">
        <w:r w:rsidDel="006C56E2">
          <w:delText xml:space="preserve">encoding </w:delText>
        </w:r>
      </w:del>
      <w:r>
        <w:t>and predicts sequences of film and non-film recall events. In the model, a film reminder reinstates film-associated context</w:t>
      </w:r>
      <w:del w:id="13" w:author="Deborah Talmi" w:date="2026-06-30T16:35:00Z" w16du:dateUtc="2026-06-30T15:35:00Z">
        <w:r w:rsidDel="006C56E2">
          <w:delText xml:space="preserve"> before the task</w:delText>
        </w:r>
      </w:del>
      <w:r>
        <w:t>. Task items are then encoded in association with that context, so later</w:t>
      </w:r>
      <w:ins w:id="14" w:author="Deborah Talmi" w:date="2026-06-30T16:35:00Z" w16du:dateUtc="2026-06-30T15:35:00Z">
        <w:r w:rsidR="006C56E2">
          <w:t>,</w:t>
        </w:r>
      </w:ins>
      <w:r>
        <w:t xml:space="preserve"> film-</w:t>
      </w:r>
      <w:ins w:id="15" w:author="Deborah Talmi" w:date="2026-06-30T16:36:00Z" w16du:dateUtc="2026-06-30T15:36:00Z">
        <w:r w:rsidR="006C56E2" w:rsidRPr="006C56E2">
          <w:t xml:space="preserve"> </w:t>
        </w:r>
        <w:r w:rsidR="006C56E2">
          <w:t>associated</w:t>
        </w:r>
      </w:ins>
      <w:del w:id="16" w:author="Deborah Talmi" w:date="2026-06-30T16:36:00Z" w16du:dateUtc="2026-06-30T15:36:00Z">
        <w:r w:rsidDel="006C56E2">
          <w:delText>related</w:delText>
        </w:r>
      </w:del>
      <w:r>
        <w:t xml:space="preserve"> context can cue task competitors as well as film items. </w:t>
      </w:r>
      <w:ins w:id="17" w:author="Deborah Talmi" w:date="2026-06-30T16:36:00Z" w16du:dateUtc="2026-06-30T15:36:00Z">
        <w:r w:rsidR="006C56E2">
          <w:t xml:space="preserve">We show that the differential impact of this intervention on </w:t>
        </w:r>
      </w:ins>
      <w:ins w:id="18" w:author="Deborah Talmi" w:date="2026-06-30T16:37:00Z" w16du:dateUtc="2026-06-30T15:37:00Z">
        <w:r w:rsidR="006C56E2">
          <w:t>involuntary and deliberate recall depends on the nature</w:t>
        </w:r>
      </w:ins>
      <w:ins w:id="19" w:author="Deborah Talmi" w:date="2026-06-30T16:38:00Z" w16du:dateUtc="2026-06-30T15:38:00Z">
        <w:r w:rsidR="006C56E2">
          <w:t xml:space="preserve"> of the deliberate memory test. </w:t>
        </w:r>
      </w:ins>
      <w:r>
        <w:t xml:space="preserve">Deliberate recall is less affected when a maintained film-retrieval goal gives film candidates an additional source of support without equally supporting task competitors. </w:t>
      </w:r>
      <w:ins w:id="20" w:author="Deborah Talmi" w:date="2026-06-30T16:38:00Z" w16du:dateUtc="2026-06-30T15:38:00Z">
        <w:r w:rsidR="006C56E2">
          <w:t xml:space="preserve">Recognition is less affected than recall because </w:t>
        </w:r>
      </w:ins>
      <w:del w:id="21" w:author="Deborah Talmi" w:date="2026-06-30T16:38:00Z" w16du:dateUtc="2026-06-30T15:38:00Z">
        <w:r w:rsidDel="006C56E2">
          <w:delText xml:space="preserve">In tasks like recognition, the test presents the item, so </w:delText>
        </w:r>
      </w:del>
      <w:ins w:id="22" w:author="Deborah Talmi" w:date="2026-06-30T16:38:00Z" w16du:dateUtc="2026-06-30T15:38:00Z">
        <w:r w:rsidR="006C56E2">
          <w:t xml:space="preserve">recognition memory decisions in </w:t>
        </w:r>
      </w:ins>
      <w:r>
        <w:t xml:space="preserve">the model </w:t>
      </w:r>
      <w:ins w:id="23" w:author="Deborah Talmi" w:date="2026-06-30T16:38:00Z" w16du:dateUtc="2026-06-30T15:38:00Z">
        <w:r w:rsidR="006C56E2">
          <w:t xml:space="preserve">are a function of </w:t>
        </w:r>
      </w:ins>
      <w:del w:id="24" w:author="Deborah Talmi" w:date="2026-06-30T16:38:00Z" w16du:dateUtc="2026-06-30T15:38:00Z">
        <w:r w:rsidDel="006C56E2">
          <w:delText xml:space="preserve">evaluates </w:delText>
        </w:r>
      </w:del>
      <w:r>
        <w:t>the item’s fit to context</w:t>
      </w:r>
      <w:ins w:id="25" w:author="Deborah Talmi" w:date="2026-06-30T16:39:00Z" w16du:dateUtc="2026-06-30T15:39:00Z">
        <w:r w:rsidR="006C56E2">
          <w:t>, an evaluation that is not affected by the presence of task competitors</w:t>
        </w:r>
      </w:ins>
      <w:del w:id="26" w:author="Deborah Talmi" w:date="2026-06-30T16:39:00Z" w16du:dateUtc="2026-06-30T15:39:00Z">
        <w:r w:rsidDel="006C56E2">
          <w:delText xml:space="preserve"> instead of selecting among film and task candidates. This comparison can therefore make voluntary memory appear spared because of test format rather than because voluntary remembering is generally unaffected</w:delText>
        </w:r>
      </w:del>
      <w:r>
        <w:t>. Interpreting selective interference this way motivates better-matched tests of intrusive and voluntary remembering and situates trauma-film findings within a broader computational account of episodic retrieval.</w:t>
      </w:r>
    </w:p>
    <w:p w14:paraId="29F0EC06" w14:textId="77777777" w:rsidR="0076045A" w:rsidRDefault="00000000">
      <w:pPr>
        <w:pStyle w:val="Heading1"/>
      </w:pPr>
      <w:bookmarkStart w:id="27" w:name="introduction"/>
      <w:bookmarkEnd w:id="3"/>
      <w:r>
        <w:lastRenderedPageBreak/>
        <w:t>Introduction</w:t>
      </w:r>
    </w:p>
    <w:p w14:paraId="1A9B5F53" w14:textId="77777777" w:rsidR="0076045A" w:rsidRDefault="00000000">
      <w:pPr>
        <w:pStyle w:val="FirstParagraph"/>
      </w:pPr>
      <w:r>
        <w:t>Traumatic experience foregrounds a tension between durability and selectivity in episodic memory. From a functional perspective, events with lasting significance need to remain accessible in memory so remembered details can guide later decisions (</w:t>
      </w:r>
      <w:hyperlink w:anchor="ref-zhou2025episodic">
        <w:r w:rsidR="0076045A">
          <w:rPr>
            <w:rStyle w:val="Hyperlink"/>
          </w:rPr>
          <w:t>Zhou et al., 2025</w:t>
        </w:r>
      </w:hyperlink>
      <w:r>
        <w:t>). At the same time, adaptive retrieval is selective: what comes to mind should normally depend on current goals, cues, and circumstances. Intrusive memories after trauma suggest that durable memory can strain the selectivity of retrieval. In PTSD, such memories can come to mind unbidden and poorly matched to the present, causing distress and interfering with ongoing activity (</w:t>
      </w:r>
      <w:hyperlink w:anchor="ref-brewin2010intrusive">
        <w:r w:rsidR="0076045A">
          <w:rPr>
            <w:rStyle w:val="Hyperlink"/>
          </w:rPr>
          <w:t>Brewin et al., 2010</w:t>
        </w:r>
      </w:hyperlink>
      <w:r>
        <w:t xml:space="preserve">; </w:t>
      </w:r>
      <w:hyperlink w:anchor="ref-ehlers2000cognitive">
        <w:r w:rsidR="0076045A">
          <w:rPr>
            <w:rStyle w:val="Hyperlink"/>
          </w:rPr>
          <w:t>Ehlers &amp; Clark, 2000</w:t>
        </w:r>
      </w:hyperlink>
      <w:r>
        <w:t xml:space="preserve">; </w:t>
      </w:r>
      <w:hyperlink w:anchor="ref-iyadurai2019intrusive">
        <w:r w:rsidR="0076045A">
          <w:rPr>
            <w:rStyle w:val="Hyperlink"/>
          </w:rPr>
          <w:t>Iyadurai et al., 2019</w:t>
        </w:r>
      </w:hyperlink>
      <w:r>
        <w:t xml:space="preserve">; </w:t>
      </w:r>
      <w:hyperlink w:anchor="ref-krans2009intrusive">
        <w:r w:rsidR="0076045A">
          <w:rPr>
            <w:rStyle w:val="Hyperlink"/>
          </w:rPr>
          <w:t>Krans et al., 2009</w:t>
        </w:r>
      </w:hyperlink>
      <w:r>
        <w:t xml:space="preserve">). Explaining how episodic memory preserves consequential events while regulating their retrieval is therefore a shared target for both clinical science and mechanistic theories of </w:t>
      </w:r>
      <w:commentRangeStart w:id="28"/>
      <w:r>
        <w:t>memory</w:t>
      </w:r>
      <w:commentRangeEnd w:id="28"/>
      <w:r w:rsidR="00EC14C1">
        <w:rPr>
          <w:rStyle w:val="CommentReference"/>
          <w:sz w:val="24"/>
          <w:szCs w:val="24"/>
        </w:rPr>
        <w:commentReference w:id="28"/>
      </w:r>
      <w:r>
        <w:t>.</w:t>
      </w:r>
    </w:p>
    <w:p w14:paraId="55A4AF05" w14:textId="77777777" w:rsidR="0076045A" w:rsidRDefault="00000000">
      <w:pPr>
        <w:pStyle w:val="BodyText"/>
      </w:pPr>
      <w:r>
        <w:t>The trauma-film paradigm provides a controlled setting for comparing intrusive and voluntary memory for the same event (</w:t>
      </w:r>
      <w:hyperlink w:anchor="ref-holmes2008inducing">
        <w:r w:rsidR="0076045A">
          <w:rPr>
            <w:rStyle w:val="Hyperlink"/>
          </w:rPr>
          <w:t>Holmes &amp; Bourne, 2008</w:t>
        </w:r>
      </w:hyperlink>
      <w:r>
        <w:t xml:space="preserve">; </w:t>
      </w:r>
      <w:hyperlink w:anchor="ref-james2016trauma">
        <w:r w:rsidR="0076045A">
          <w:rPr>
            <w:rStyle w:val="Hyperlink"/>
          </w:rPr>
          <w:t>James et al., 2016</w:t>
        </w:r>
      </w:hyperlink>
      <w:r>
        <w:t xml:space="preserve">). Participants view distressing film material, record later intrusive memories of the film, and often complete voluntary-memory tests for the same material. This design makes it possible to ask whether the same encoded event can remain available to deliberate retrieval while becoming more or less likely to come to mind involuntarily. In such research, intrusion frequency </w:t>
      </w:r>
      <w:commentRangeStart w:id="29"/>
      <w:r>
        <w:t xml:space="preserve">can be weakly </w:t>
      </w:r>
      <w:commentRangeEnd w:id="29"/>
      <w:r w:rsidR="00EC14C1">
        <w:rPr>
          <w:rStyle w:val="CommentReference"/>
          <w:sz w:val="24"/>
          <w:szCs w:val="24"/>
        </w:rPr>
        <w:commentReference w:id="29"/>
      </w:r>
      <w:r>
        <w:t>related to voluntary-memory performance, such that the two measures dissociate (</w:t>
      </w:r>
      <w:hyperlink w:anchor="ref-holmes2004trauma">
        <w:r w:rsidR="0076045A">
          <w:rPr>
            <w:rStyle w:val="Hyperlink"/>
          </w:rPr>
          <w:t>Holmes et al., 2004</w:t>
        </w:r>
      </w:hyperlink>
      <w:r>
        <w:t xml:space="preserve">; </w:t>
      </w:r>
      <w:hyperlink w:anchor="ref-james2016trauma">
        <w:r w:rsidR="0076045A">
          <w:rPr>
            <w:rStyle w:val="Hyperlink"/>
          </w:rPr>
          <w:t>James et al., 2016</w:t>
        </w:r>
      </w:hyperlink>
      <w:r>
        <w:t>). The same encoded episode can therefore support both involuntary and deliberate access, and these modes can come apart empirically.</w:t>
      </w:r>
    </w:p>
    <w:p w14:paraId="29DB31AD" w14:textId="77777777" w:rsidR="0076045A" w:rsidRDefault="00000000">
      <w:pPr>
        <w:pStyle w:val="BodyText"/>
      </w:pPr>
      <w:r>
        <w:t>Visuospatial interference tasks make this dissociation experimentally sharper. In immediate post-film studies, tasks such as Tetris can reduce later film intrusions while voluntary memory for the same material remains relatively intact (</w:t>
      </w:r>
      <w:hyperlink w:anchor="ref-deeprose2012imagery">
        <w:r w:rsidR="0076045A">
          <w:rPr>
            <w:rStyle w:val="Hyperlink"/>
          </w:rPr>
          <w:t>Deeprose et al., 2012</w:t>
        </w:r>
      </w:hyperlink>
      <w:r>
        <w:t xml:space="preserve">; </w:t>
      </w:r>
      <w:hyperlink w:anchor="ref-holmes2009can">
        <w:r w:rsidR="0076045A">
          <w:rPr>
            <w:rStyle w:val="Hyperlink"/>
          </w:rPr>
          <w:t xml:space="preserve">Holmes et al., </w:t>
        </w:r>
        <w:r w:rsidR="0076045A">
          <w:rPr>
            <w:rStyle w:val="Hyperlink"/>
          </w:rPr>
          <w:lastRenderedPageBreak/>
          <w:t>2009</w:t>
        </w:r>
      </w:hyperlink>
      <w:r>
        <w:t xml:space="preserve">, </w:t>
      </w:r>
      <w:hyperlink w:anchor="ref-holmes2010key">
        <w:r w:rsidR="0076045A">
          <w:rPr>
            <w:rStyle w:val="Hyperlink"/>
          </w:rPr>
          <w:t>2010</w:t>
        </w:r>
      </w:hyperlink>
      <w:r>
        <w:t xml:space="preserve">; </w:t>
      </w:r>
      <w:hyperlink w:anchor="ref-lau2019intrusive">
        <w:r w:rsidR="0076045A">
          <w:rPr>
            <w:rStyle w:val="Hyperlink"/>
          </w:rPr>
          <w:t>Lau-Zhu et al., 2019</w:t>
        </w:r>
      </w:hyperlink>
      <w:r>
        <w:t xml:space="preserve">). Delayed variants add a later reminder before the interference task. Participants return after roughly 24 hours to 3 days, view reminder cues for the film, and then complete Tetris. These reminder-plus-Tetris procedures </w:t>
      </w:r>
      <w:commentRangeStart w:id="30"/>
      <w:r>
        <w:t xml:space="preserve">can also reduce </w:t>
      </w:r>
      <w:commentRangeEnd w:id="30"/>
      <w:r w:rsidR="00EC14C1">
        <w:rPr>
          <w:rStyle w:val="CommentReference"/>
          <w:sz w:val="24"/>
          <w:szCs w:val="24"/>
        </w:rPr>
        <w:commentReference w:id="30"/>
      </w:r>
      <w:r>
        <w:t>subsequent intrusions (</w:t>
      </w:r>
      <w:hyperlink w:anchor="ref-james2015computer">
        <w:r w:rsidR="0076045A">
          <w:rPr>
            <w:rStyle w:val="Hyperlink"/>
          </w:rPr>
          <w:t>James et al., 2015</w:t>
        </w:r>
      </w:hyperlink>
      <w:r>
        <w:t xml:space="preserve">; </w:t>
      </w:r>
      <w:hyperlink w:anchor="ref-kessler2020visuospatial">
        <w:r w:rsidR="0076045A">
          <w:rPr>
            <w:rStyle w:val="Hyperlink"/>
          </w:rPr>
          <w:t>Kessler et al., 2020</w:t>
        </w:r>
      </w:hyperlink>
      <w:r>
        <w:t xml:space="preserve">). </w:t>
      </w:r>
      <w:commentRangeStart w:id="31"/>
      <w:r>
        <w:t>Related procedures have been extended beyond analogue trauma films to real-life and occupational trauma, including motor vehicle accidents, emergency caesarean section, refugee trauma, and health-care work during COVID-19 (</w:t>
      </w:r>
      <w:hyperlink w:anchor="ref-beckenstrom2026digital">
        <w:r w:rsidR="0076045A">
          <w:rPr>
            <w:rStyle w:val="Hyperlink"/>
          </w:rPr>
          <w:t>Beckenstrom et al., 2026</w:t>
        </w:r>
      </w:hyperlink>
      <w:r>
        <w:t xml:space="preserve">; </w:t>
      </w:r>
      <w:hyperlink w:anchor="ref-horsch2017reducing">
        <w:r w:rsidR="0076045A">
          <w:rPr>
            <w:rStyle w:val="Hyperlink"/>
          </w:rPr>
          <w:t>Horsch et al., 2017</w:t>
        </w:r>
      </w:hyperlink>
      <w:r>
        <w:t xml:space="preserve">; </w:t>
      </w:r>
      <w:hyperlink w:anchor="ref-iyadurai2018preventing">
        <w:r w:rsidR="0076045A">
          <w:rPr>
            <w:rStyle w:val="Hyperlink"/>
          </w:rPr>
          <w:t>Iyadurai et al., 2018</w:t>
        </w:r>
      </w:hyperlink>
      <w:r>
        <w:t xml:space="preserve">, </w:t>
      </w:r>
      <w:hyperlink w:anchor="ref-iyadurai2023reducing">
        <w:r w:rsidR="0076045A">
          <w:rPr>
            <w:rStyle w:val="Hyperlink"/>
          </w:rPr>
          <w:t>2023</w:t>
        </w:r>
      </w:hyperlink>
      <w:r>
        <w:t xml:space="preserve">; </w:t>
      </w:r>
      <w:hyperlink w:anchor="ref-kanstrup2021single">
        <w:r w:rsidR="0076045A">
          <w:rPr>
            <w:rStyle w:val="Hyperlink"/>
          </w:rPr>
          <w:t>Kanstrup et al., 2021</w:t>
        </w:r>
      </w:hyperlink>
      <w:r>
        <w:t xml:space="preserve">, </w:t>
      </w:r>
      <w:hyperlink w:anchor="ref-kanstrup2024guided">
        <w:r w:rsidR="0076045A">
          <w:rPr>
            <w:rStyle w:val="Hyperlink"/>
          </w:rPr>
          <w:t>2024</w:t>
        </w:r>
      </w:hyperlink>
      <w:r>
        <w:t xml:space="preserve">; </w:t>
      </w:r>
      <w:hyperlink w:anchor="ref-ramineni2023treating">
        <w:r w:rsidR="0076045A">
          <w:rPr>
            <w:rStyle w:val="Hyperlink"/>
          </w:rPr>
          <w:t>Ramineni et al., 2023</w:t>
        </w:r>
      </w:hyperlink>
      <w:r>
        <w:t>). At the same time, recent reviews and replication attempts caution against treating the effect as settled or uniform (</w:t>
      </w:r>
      <w:hyperlink w:anchor="ref-asselbergs2023systematic">
        <w:r w:rsidR="0076045A">
          <w:rPr>
            <w:rStyle w:val="Hyperlink"/>
          </w:rPr>
          <w:t>Asselbergs et al., 2023</w:t>
        </w:r>
      </w:hyperlink>
      <w:r>
        <w:t xml:space="preserve">; </w:t>
      </w:r>
      <w:hyperlink w:anchor="ref-mcconnell2026testing">
        <w:r w:rsidR="0076045A">
          <w:rPr>
            <w:rStyle w:val="Hyperlink"/>
          </w:rPr>
          <w:t>McConnell et al., 2026</w:t>
        </w:r>
      </w:hyperlink>
      <w:r>
        <w:t xml:space="preserve">; </w:t>
      </w:r>
      <w:hyperlink w:anchor="ref-varma2024experimental">
        <w:r w:rsidR="0076045A">
          <w:rPr>
            <w:rStyle w:val="Hyperlink"/>
          </w:rPr>
          <w:t>Varma et al., 2024</w:t>
        </w:r>
      </w:hyperlink>
      <w:r>
        <w:t xml:space="preserve">; </w:t>
      </w:r>
      <w:hyperlink w:anchor="ref-wessel2025evidence">
        <w:r w:rsidR="0076045A">
          <w:rPr>
            <w:rStyle w:val="Hyperlink"/>
          </w:rPr>
          <w:t>Wessel et al., 2025</w:t>
        </w:r>
      </w:hyperlink>
      <w:r>
        <w:t xml:space="preserve">). </w:t>
      </w:r>
      <w:commentRangeEnd w:id="31"/>
      <w:r w:rsidR="00EC14C1">
        <w:rPr>
          <w:rStyle w:val="CommentReference"/>
          <w:sz w:val="24"/>
          <w:szCs w:val="24"/>
        </w:rPr>
        <w:commentReference w:id="31"/>
      </w:r>
      <w:r>
        <w:t xml:space="preserve">This selective interference effect therefore raises a theoretical question: when and why can an intervention alter intrusion-like and voluntary access differently, </w:t>
      </w:r>
      <w:del w:id="32" w:author="Deborah Talmi" w:date="2026-06-30T17:22:00Z" w16du:dateUtc="2026-06-30T16:22:00Z">
        <w:r w:rsidDel="00EC14C1">
          <w:delText xml:space="preserve">even </w:delText>
        </w:r>
      </w:del>
      <w:r>
        <w:t xml:space="preserve">when both concern the same recent experience? </w:t>
      </w:r>
      <w:hyperlink w:anchor="fig-empirical-target">
        <w:r w:rsidR="0076045A">
          <w:rPr>
            <w:rStyle w:val="Hyperlink"/>
          </w:rPr>
          <w:t>Figure 1</w:t>
        </w:r>
      </w:hyperlink>
      <w:r>
        <w:t xml:space="preserve"> </w:t>
      </w:r>
      <w:commentRangeStart w:id="33"/>
      <w:r>
        <w:t>schematizes this target as an interaction</w:t>
      </w:r>
      <w:commentRangeEnd w:id="33"/>
      <w:r w:rsidR="00EC14C1">
        <w:rPr>
          <w:rStyle w:val="CommentReference"/>
          <w:sz w:val="24"/>
          <w:szCs w:val="24"/>
        </w:rPr>
        <w:commentReference w:id="33"/>
      </w:r>
      <w:r>
        <w:t xml:space="preserve"> among reminder timing, task condition, and retrieval condition.</w:t>
      </w:r>
    </w:p>
    <w:p w14:paraId="590D9209" w14:textId="77777777" w:rsidR="0076045A" w:rsidRDefault="00000000">
      <w:pPr>
        <w:pStyle w:val="BodyText"/>
      </w:pPr>
      <w:r>
        <w:t>The selective interference effect has been used to argue that intrusive and voluntary remembering depend on differently vulnerable memory representations (</w:t>
      </w:r>
      <w:hyperlink w:anchor="ref-brewin1996dual">
        <w:r w:rsidR="0076045A">
          <w:rPr>
            <w:rStyle w:val="Hyperlink"/>
          </w:rPr>
          <w:t>Brewin et al., 1996</w:t>
        </w:r>
      </w:hyperlink>
      <w:r>
        <w:t xml:space="preserve">; </w:t>
      </w:r>
      <w:hyperlink w:anchor="ref-brewin2014episodic">
        <w:r w:rsidR="0076045A">
          <w:rPr>
            <w:rStyle w:val="Hyperlink"/>
          </w:rPr>
          <w:t>Brewin, 2014</w:t>
        </w:r>
      </w:hyperlink>
      <w:r>
        <w:t xml:space="preserve">). Dual-representation accounts give this interpretation an architectural basis. </w:t>
      </w:r>
      <w:commentRangeStart w:id="34"/>
      <w:r>
        <w:t>Intrusive re-experiencing is linked especially to sensory-bound representations, whereas deliberate remembering depends more on contextualized episodic representations (</w:t>
      </w:r>
      <w:hyperlink w:anchor="ref-brewin2010intrusive">
        <w:r w:rsidR="0076045A">
          <w:rPr>
            <w:rStyle w:val="Hyperlink"/>
          </w:rPr>
          <w:t>Brewin et al., 2010</w:t>
        </w:r>
      </w:hyperlink>
      <w:r>
        <w:t xml:space="preserve">; </w:t>
      </w:r>
      <w:hyperlink w:anchor="ref-brewin2014episodic">
        <w:r w:rsidR="0076045A">
          <w:rPr>
            <w:rStyle w:val="Hyperlink"/>
          </w:rPr>
          <w:t>Brewin, 2014</w:t>
        </w:r>
      </w:hyperlink>
      <w:r>
        <w:t>).</w:t>
      </w:r>
      <w:commentRangeEnd w:id="34"/>
      <w:r w:rsidR="00EC14C1">
        <w:rPr>
          <w:rStyle w:val="CommentReference"/>
          <w:sz w:val="24"/>
          <w:szCs w:val="24"/>
        </w:rPr>
        <w:commentReference w:id="34"/>
      </w:r>
      <w:r>
        <w:t xml:space="preserve"> In immediate post-film interventions, visuospatial tasks are understood to compete for working-memory resources while sensory-perceptual imagery from the film is still being maintained and consolidated (</w:t>
      </w:r>
      <w:hyperlink w:anchor="ref-baddeley2000working">
        <w:r w:rsidR="0076045A">
          <w:rPr>
            <w:rStyle w:val="Hyperlink"/>
          </w:rPr>
          <w:t>Baddeley &amp; Andrade, 2000</w:t>
        </w:r>
      </w:hyperlink>
      <w:r>
        <w:t xml:space="preserve">). Because later intrusions are assumed to arise especially from sensory-bound representations, this competition </w:t>
      </w:r>
      <w:commentRangeStart w:id="35"/>
      <w:r>
        <w:t xml:space="preserve">should reduce </w:t>
      </w:r>
      <w:commentRangeEnd w:id="35"/>
      <w:r w:rsidR="00EC14C1">
        <w:rPr>
          <w:rStyle w:val="CommentReference"/>
          <w:sz w:val="24"/>
          <w:szCs w:val="24"/>
        </w:rPr>
        <w:commentReference w:id="35"/>
      </w:r>
      <w:r>
        <w:t>intrusions while leaving voluntary-memory performance relatively preserved (</w:t>
      </w:r>
      <w:hyperlink w:anchor="ref-deeprose2012imagery">
        <w:r w:rsidR="0076045A">
          <w:rPr>
            <w:rStyle w:val="Hyperlink"/>
          </w:rPr>
          <w:t xml:space="preserve">Deeprose et al., </w:t>
        </w:r>
        <w:r w:rsidR="0076045A">
          <w:rPr>
            <w:rStyle w:val="Hyperlink"/>
          </w:rPr>
          <w:lastRenderedPageBreak/>
          <w:t>2012</w:t>
        </w:r>
      </w:hyperlink>
      <w:r>
        <w:t xml:space="preserve">; </w:t>
      </w:r>
      <w:hyperlink w:anchor="ref-holmes2009can">
        <w:r w:rsidR="0076045A">
          <w:rPr>
            <w:rStyle w:val="Hyperlink"/>
          </w:rPr>
          <w:t>Holmes et al., 2009</w:t>
        </w:r>
      </w:hyperlink>
      <w:r>
        <w:t xml:space="preserve">, </w:t>
      </w:r>
      <w:hyperlink w:anchor="ref-holmes2010key">
        <w:r w:rsidR="0076045A">
          <w:rPr>
            <w:rStyle w:val="Hyperlink"/>
          </w:rPr>
          <w:t>2010</w:t>
        </w:r>
      </w:hyperlink>
      <w:r>
        <w:t xml:space="preserve">; </w:t>
      </w:r>
      <w:hyperlink w:anchor="ref-lau2019intrusive">
        <w:r w:rsidR="0076045A">
          <w:rPr>
            <w:rStyle w:val="Hyperlink"/>
          </w:rPr>
          <w:t>Lau-Zhu et al., 2019</w:t>
        </w:r>
      </w:hyperlink>
      <w:r>
        <w:t>). In delayed post-reminder interventions, the reminder is instead treated as reactivating the relevant memory before the task, allowing the interference procedure to alter later availability through reconsolidation or post-reactivation updating (</w:t>
      </w:r>
      <w:hyperlink w:anchor="ref-james2015computer">
        <w:r w:rsidR="0076045A">
          <w:rPr>
            <w:rStyle w:val="Hyperlink"/>
          </w:rPr>
          <w:t>James et al., 2015</w:t>
        </w:r>
      </w:hyperlink>
      <w:r>
        <w:t xml:space="preserve">; </w:t>
      </w:r>
      <w:hyperlink w:anchor="ref-kindt2009beyond">
        <w:r w:rsidR="0076045A">
          <w:rPr>
            <w:rStyle w:val="Hyperlink"/>
          </w:rPr>
          <w:t>Kindt et al., 2009</w:t>
        </w:r>
      </w:hyperlink>
      <w:r>
        <w:t xml:space="preserve">). Across these variants, selectivity is explained as a stronger effect on the </w:t>
      </w:r>
      <w:commentRangeStart w:id="36"/>
      <w:r>
        <w:t>memory basis</w:t>
      </w:r>
      <w:commentRangeEnd w:id="36"/>
      <w:r w:rsidR="00EC14C1">
        <w:rPr>
          <w:rStyle w:val="CommentReference"/>
          <w:sz w:val="24"/>
          <w:szCs w:val="24"/>
        </w:rPr>
        <w:commentReference w:id="36"/>
      </w:r>
      <w:r>
        <w:t xml:space="preserve"> for intrusions than for voluntary remembering.</w:t>
      </w:r>
    </w:p>
    <w:p w14:paraId="3AEA6E5B" w14:textId="77777777" w:rsidR="00EC14C1" w:rsidRDefault="00000000">
      <w:pPr>
        <w:pStyle w:val="BodyText"/>
        <w:rPr>
          <w:ins w:id="37" w:author="Deborah Talmi" w:date="2026-06-30T17:27:00Z" w16du:dateUtc="2026-06-30T16:27:00Z"/>
        </w:rPr>
      </w:pPr>
      <w:r>
        <w:t xml:space="preserve">Here we argue that preserved voluntary memory does not, by itself, establish that a separate representation was spared. Selective interference can instead arise from differences in how film memories are cued and controlled at </w:t>
      </w:r>
      <w:commentRangeStart w:id="38"/>
      <w:r>
        <w:t>retrieval</w:t>
      </w:r>
      <w:commentRangeEnd w:id="38"/>
      <w:r w:rsidR="00EC14C1">
        <w:rPr>
          <w:rStyle w:val="CommentReference"/>
          <w:sz w:val="24"/>
          <w:szCs w:val="24"/>
        </w:rPr>
        <w:commentReference w:id="38"/>
      </w:r>
      <w:r>
        <w:t xml:space="preserve">. </w:t>
      </w:r>
    </w:p>
    <w:p w14:paraId="78A85B74" w14:textId="1CF3BBBB" w:rsidR="0076045A" w:rsidRDefault="00000000">
      <w:pPr>
        <w:pStyle w:val="BodyText"/>
      </w:pPr>
      <w:commentRangeStart w:id="39"/>
      <w:commentRangeStart w:id="40"/>
      <w:commentRangeStart w:id="41"/>
      <w:r>
        <w:t>In the account developed below, a film reminder reinstates context associated with the film before task material is encoded</w:t>
      </w:r>
      <w:commentRangeEnd w:id="39"/>
      <w:r w:rsidR="00EC14C1">
        <w:rPr>
          <w:rStyle w:val="CommentReference"/>
          <w:sz w:val="24"/>
          <w:szCs w:val="24"/>
        </w:rPr>
        <w:commentReference w:id="39"/>
      </w:r>
      <w:commentRangeEnd w:id="40"/>
      <w:r w:rsidR="000C470F">
        <w:rPr>
          <w:rStyle w:val="CommentReference"/>
          <w:sz w:val="24"/>
          <w:szCs w:val="24"/>
        </w:rPr>
        <w:commentReference w:id="40"/>
      </w:r>
      <w:commentRangeEnd w:id="41"/>
      <w:r w:rsidR="000C470F">
        <w:rPr>
          <w:rStyle w:val="CommentReference"/>
          <w:sz w:val="24"/>
          <w:szCs w:val="24"/>
        </w:rPr>
        <w:commentReference w:id="41"/>
      </w:r>
      <w:r>
        <w:t xml:space="preserve">. Task material then becomes linked to that context. When later remembering is guided by film-related context, task and film material </w:t>
      </w:r>
      <w:del w:id="42" w:author="Deborah Talmi" w:date="2026-06-30T17:29:00Z" w16du:dateUtc="2026-06-30T16:29:00Z">
        <w:r w:rsidDel="00EC14C1">
          <w:delText xml:space="preserve">can therefore </w:delText>
        </w:r>
      </w:del>
      <w:r>
        <w:t>compete, interfering with film recall. The task interferes less when retrieval depends less on context to access film material. Deliberate recall can be less affected when a maintained film-retrieval goal gives film candidates an additional source of support without equally supporting task competitors. Tasks like recognition can also be less affected, because the test presents a candidate film item for judgment rather than requiring film material to be brought to mind. On this account, the selective-interference effect emerges when retrieval conditions differ in how much they depend on film-related context that also cues task material.</w:t>
      </w:r>
    </w:p>
    <w:p w14:paraId="6DC95877" w14:textId="77777777" w:rsidR="0076045A" w:rsidRDefault="00000000">
      <w:pPr>
        <w:pStyle w:val="BodyText"/>
      </w:pPr>
      <w:r>
        <w:t>We formalize this retrieval account in an emotional variant (</w:t>
      </w:r>
      <w:hyperlink w:anchor="ref-cohen2022memory">
        <w:r w:rsidR="0076045A">
          <w:rPr>
            <w:rStyle w:val="Hyperlink"/>
          </w:rPr>
          <w:t>Cohen &amp; Kahana, 2022</w:t>
        </w:r>
      </w:hyperlink>
      <w:r>
        <w:t xml:space="preserve">; </w:t>
      </w:r>
      <w:hyperlink w:anchor="ref-talmi2019retrieved">
        <w:r w:rsidR="0076045A">
          <w:rPr>
            <w:rStyle w:val="Hyperlink"/>
          </w:rPr>
          <w:t>Talmi et al., 2019</w:t>
        </w:r>
      </w:hyperlink>
      <w:r>
        <w:t>) of the Context Maintenance and Retrieval (CMR) model (</w:t>
      </w:r>
      <w:hyperlink w:anchor="ref-polyn2009context">
        <w:r w:rsidR="0076045A">
          <w:rPr>
            <w:rStyle w:val="Hyperlink"/>
          </w:rPr>
          <w:t>Polyn et al., 2009a</w:t>
        </w:r>
      </w:hyperlink>
      <w:r>
        <w:t>). Retrieved-context models treat context as a gradually changing state that is shaped by experience, reinstated by retrieval, and used to cue later memory search (</w:t>
      </w:r>
      <w:hyperlink w:anchor="ref-howard2002distributed">
        <w:r w:rsidR="0076045A">
          <w:rPr>
            <w:rStyle w:val="Hyperlink"/>
          </w:rPr>
          <w:t>Howard &amp; Kahana, 2002</w:t>
        </w:r>
      </w:hyperlink>
      <w:r>
        <w:t xml:space="preserve">; </w:t>
      </w:r>
      <w:hyperlink w:anchor="ref-polyn2009context">
        <w:r w:rsidR="0076045A">
          <w:rPr>
            <w:rStyle w:val="Hyperlink"/>
          </w:rPr>
          <w:t>Polyn et al., 2009a</w:t>
        </w:r>
      </w:hyperlink>
      <w:r>
        <w:t xml:space="preserve">; </w:t>
      </w:r>
      <w:hyperlink w:anchor="ref-sederberg2008context">
        <w:r w:rsidR="0076045A">
          <w:rPr>
            <w:rStyle w:val="Hyperlink"/>
          </w:rPr>
          <w:t>Sederberg et al., 2008</w:t>
        </w:r>
      </w:hyperlink>
      <w:r>
        <w:t xml:space="preserve">). In CMR, items and context are linked by </w:t>
      </w:r>
      <w:r>
        <w:lastRenderedPageBreak/>
        <w:t>bidirectional associations. Context cues candidate items, and retrieved items or items presented at test reinstate associated context (</w:t>
      </w:r>
      <w:hyperlink w:anchor="ref-polyn2009context">
        <w:r w:rsidR="0076045A">
          <w:rPr>
            <w:rStyle w:val="Hyperlink"/>
          </w:rPr>
          <w:t>Polyn et al., 2009a</w:t>
        </w:r>
      </w:hyperlink>
      <w:r>
        <w:t xml:space="preserve">, </w:t>
      </w:r>
      <w:hyperlink w:anchor="ref-polyn2009task">
        <w:r w:rsidR="0076045A">
          <w:rPr>
            <w:rStyle w:val="Hyperlink"/>
          </w:rPr>
          <w:t>2009b</w:t>
        </w:r>
      </w:hyperlink>
      <w:r>
        <w:t>). Emotional CMR variants retain this item-context architecture while allowing emotional or source context to shape what is bound and later retrieved (</w:t>
      </w:r>
      <w:hyperlink w:anchor="ref-cohen2022memory">
        <w:r w:rsidR="0076045A">
          <w:rPr>
            <w:rStyle w:val="Hyperlink"/>
          </w:rPr>
          <w:t>Cohen &amp; Kahana, 2022</w:t>
        </w:r>
      </w:hyperlink>
      <w:r>
        <w:t xml:space="preserve">; </w:t>
      </w:r>
      <w:hyperlink w:anchor="ref-talmi2019retrieved">
        <w:r w:rsidR="0076045A">
          <w:rPr>
            <w:rStyle w:val="Hyperlink"/>
          </w:rPr>
          <w:t>Talmi et al., 2019</w:t>
        </w:r>
      </w:hyperlink>
      <w:r>
        <w:t>). These properties make CMR a principled setting for a retrieved-context account of selective interference based on context reinstatement and item-context binding.</w:t>
      </w:r>
    </w:p>
    <w:p w14:paraId="6053B9A6" w14:textId="0670BB88" w:rsidR="0076045A" w:rsidRDefault="00000000">
      <w:pPr>
        <w:pStyle w:val="BodyText"/>
      </w:pPr>
      <w:r>
        <w:t>We use simulations of emotional CMR to explore what the formalized account predicts about when and how the dissociation should appear. The simulations first show how a film reminder can make task material compete with film recall by linking task encoding to film-associated context. They then decompose wh</w:t>
      </w:r>
      <w:ins w:id="43" w:author="Deborah Talmi" w:date="2026-06-30T17:32:00Z" w16du:dateUtc="2026-06-30T16:32:00Z">
        <w:r w:rsidR="000C470F">
          <w:t>en</w:t>
        </w:r>
      </w:ins>
      <w:del w:id="44" w:author="Deborah Talmi" w:date="2026-06-30T17:32:00Z" w16du:dateUtc="2026-06-30T16:32:00Z">
        <w:r w:rsidDel="000C470F">
          <w:delText>y</w:delText>
        </w:r>
      </w:del>
      <w:r>
        <w:t xml:space="preserve"> this competition has </w:t>
      </w:r>
      <w:ins w:id="45" w:author="Deborah Talmi" w:date="2026-06-30T17:32:00Z" w16du:dateUtc="2026-06-30T16:32:00Z">
        <w:r w:rsidR="000C470F">
          <w:t>effects, and how these vary</w:t>
        </w:r>
      </w:ins>
      <w:del w:id="46" w:author="Deborah Talmi" w:date="2026-06-30T17:32:00Z" w16du:dateUtc="2026-06-30T16:32:00Z">
        <w:r w:rsidDel="000C470F">
          <w:delText>different effects</w:delText>
        </w:r>
      </w:del>
      <w:r>
        <w:t xml:space="preserve"> across retrieval conditions</w:t>
      </w:r>
      <w:ins w:id="47" w:author="Deborah Talmi" w:date="2026-06-30T17:32:00Z" w16du:dateUtc="2026-06-30T16:32:00Z">
        <w:r w:rsidR="000C470F">
          <w:t>. We observe that</w:t>
        </w:r>
      </w:ins>
      <w:del w:id="48" w:author="Deborah Talmi" w:date="2026-06-30T17:32:00Z" w16du:dateUtc="2026-06-30T16:32:00Z">
        <w:r w:rsidDel="000C470F">
          <w:delText>:</w:delText>
        </w:r>
      </w:del>
      <w:r>
        <w:t xml:space="preserve"> deliberate recall can give film material a more selective basis for recall, </w:t>
      </w:r>
      <w:commentRangeStart w:id="49"/>
      <w:r>
        <w:t xml:space="preserve">and recognition-like tests can present the candidate item for judgment rather than requiring it to be brought to mind. </w:t>
      </w:r>
      <w:commentRangeEnd w:id="49"/>
      <w:r w:rsidR="000C470F">
        <w:rPr>
          <w:rStyle w:val="CommentReference"/>
          <w:sz w:val="24"/>
          <w:szCs w:val="24"/>
        </w:rPr>
        <w:commentReference w:id="49"/>
      </w:r>
      <w:r>
        <w:t xml:space="preserve">The result is a mechanistic </w:t>
      </w:r>
      <w:del w:id="50" w:author="Deborah Talmi" w:date="2026-06-30T17:33:00Z" w16du:dateUtc="2026-06-30T16:33:00Z">
        <w:r w:rsidDel="000C470F">
          <w:delText xml:space="preserve">alternative to selective-vulnerability </w:delText>
        </w:r>
      </w:del>
      <w:r>
        <w:t>account</w:t>
      </w:r>
      <w:del w:id="51" w:author="Deborah Talmi" w:date="2026-06-30T17:33:00Z" w16du:dateUtc="2026-06-30T16:33:00Z">
        <w:r w:rsidDel="000C470F">
          <w:delText>s</w:delText>
        </w:r>
      </w:del>
      <w:r>
        <w:t xml:space="preserve"> of the selective-interference effect that </w:t>
      </w:r>
      <w:ins w:id="52" w:author="Deborah Talmi" w:date="2026-06-30T17:33:00Z" w16du:dateUtc="2026-06-30T16:33:00Z">
        <w:r w:rsidR="000C470F">
          <w:t>does not rely on the presence of separate mem</w:t>
        </w:r>
      </w:ins>
      <w:ins w:id="53" w:author="Deborah Talmi" w:date="2026-06-30T17:34:00Z" w16du:dateUtc="2026-06-30T16:34:00Z">
        <w:r w:rsidR="000C470F">
          <w:t xml:space="preserve">ory representations. It </w:t>
        </w:r>
      </w:ins>
      <w:r>
        <w:t xml:space="preserve">clarifies boundary conditions for the </w:t>
      </w:r>
      <w:commentRangeStart w:id="54"/>
      <w:r>
        <w:t>dissociation</w:t>
      </w:r>
      <w:commentRangeEnd w:id="54"/>
      <w:r w:rsidR="000C470F">
        <w:rPr>
          <w:rStyle w:val="CommentReference"/>
          <w:sz w:val="24"/>
          <w:szCs w:val="24"/>
        </w:rPr>
        <w:commentReference w:id="54"/>
      </w:r>
      <w:r>
        <w:t xml:space="preserve"> and motivates better-matched tests of intrusive and voluntary remembering.</w:t>
      </w:r>
    </w:p>
    <w:p w14:paraId="07060F38" w14:textId="77777777" w:rsidR="0076045A" w:rsidRDefault="00000000">
      <w:pPr>
        <w:pStyle w:val="FigureTitle"/>
      </w:pPr>
      <w:bookmarkStart w:id="55" w:name="fig-empirical-target"/>
      <w:r>
        <w:lastRenderedPageBreak/>
        <w:t>Figure 1</w:t>
      </w:r>
    </w:p>
    <w:p w14:paraId="0E8278C4" w14:textId="7D8BD729" w:rsidR="0076045A" w:rsidRDefault="00000000">
      <w:pPr>
        <w:pStyle w:val="Caption"/>
      </w:pPr>
      <w:r>
        <w:rPr>
          <w:b/>
          <w:bCs/>
        </w:rPr>
        <w:t>Paradigm variables and canonical selective interference effect.</w:t>
      </w:r>
      <w:r>
        <w:t xml:space="preserve"> </w:t>
      </w:r>
      <w:r>
        <w:rPr>
          <w:b/>
          <w:bCs/>
        </w:rPr>
        <w:t>(A)</w:t>
      </w:r>
      <w:r>
        <w:t xml:space="preserve"> The modeled trauma-film paradigm includes film encoding, an intervening delay, a possible pre-task film reminder, an intervening task, a post-task delay, and a later test of unguided or voluntary recall. </w:t>
      </w:r>
      <w:r>
        <w:rPr>
          <w:b/>
          <w:bCs/>
        </w:rPr>
        <w:t>(B)</w:t>
      </w:r>
      <w:r>
        <w:t xml:space="preserve"> The canonical selective interference effect is summarized as </w:t>
      </w:r>
      <w:del w:id="56" w:author="Deborah Talmi" w:date="2026-06-30T17:37:00Z" w16du:dateUtc="2026-06-30T16:37:00Z">
        <w:r w:rsidDel="000C470F">
          <w:delText>a schematic</w:delText>
        </w:r>
      </w:del>
      <w:ins w:id="57" w:author="Deborah Talmi" w:date="2026-06-30T17:37:00Z" w16du:dateUtc="2026-06-30T16:37:00Z">
        <w:r w:rsidR="000C470F">
          <w:t>an</w:t>
        </w:r>
      </w:ins>
      <w:r>
        <w:t xml:space="preserve"> interaction among reminder condition, intervening task, and retrieval condition. Columns distinguish whether the task is preceded by a film reminder, rows distinguish intrusion-like film access from voluntary film recall, and paired bars compare film output after a comparison task versus an interference task. The interference task produces the largest reduction in intrusion-like film access when it follows a film reminder, whereas voluntary film recall shows a smaller reduction under the same conditions. Bars are schematic and do not plot empirical counts, fitted values, or model output.</w:t>
      </w:r>
    </w:p>
    <w:p w14:paraId="3E5FAB21" w14:textId="77777777" w:rsidR="0076045A" w:rsidRDefault="00000000">
      <w:pPr>
        <w:pStyle w:val="FigureWithoutNote"/>
      </w:pPr>
      <w:r>
        <w:rPr>
          <w:noProof/>
        </w:rPr>
        <w:lastRenderedPageBreak/>
        <w:drawing>
          <wp:inline distT="0" distB="0" distL="0" distR="0" wp14:anchorId="37E56D15" wp14:editId="77969804">
            <wp:extent cx="5943600" cy="482127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11"/>
                    <a:stretch>
                      <a:fillRect/>
                    </a:stretch>
                  </pic:blipFill>
                  <pic:spPr bwMode="auto">
                    <a:xfrm>
                      <a:off x="0" y="0"/>
                      <a:ext cx="5943600" cy="4821271"/>
                    </a:xfrm>
                    <a:prstGeom prst="rect">
                      <a:avLst/>
                    </a:prstGeom>
                    <a:noFill/>
                    <a:ln w="9525">
                      <a:noFill/>
                      <a:headEnd/>
                      <a:tailEnd/>
                    </a:ln>
                  </pic:spPr>
                </pic:pic>
              </a:graphicData>
            </a:graphic>
          </wp:inline>
        </w:drawing>
      </w:r>
    </w:p>
    <w:p w14:paraId="7734E61B" w14:textId="77777777" w:rsidR="0076045A" w:rsidRDefault="00000000">
      <w:pPr>
        <w:pStyle w:val="Heading2"/>
      </w:pPr>
      <w:bookmarkStart w:id="58" w:name="Xc897a8b9721a90617e40ad358cd74b83536e295"/>
      <w:bookmarkEnd w:id="55"/>
      <w:r>
        <w:t>Retrieval Conditions in Selective Interference</w:t>
      </w:r>
    </w:p>
    <w:p w14:paraId="436C80D6" w14:textId="76581651" w:rsidR="0076045A" w:rsidRDefault="0076045A">
      <w:pPr>
        <w:pStyle w:val="FirstParagraph"/>
      </w:pPr>
      <w:hyperlink w:anchor="fig-empirical-target">
        <w:r>
          <w:rPr>
            <w:rStyle w:val="Hyperlink"/>
          </w:rPr>
          <w:t>Figure 1</w:t>
        </w:r>
      </w:hyperlink>
      <w:r w:rsidR="00000000">
        <w:t xml:space="preserve"> summarizes the selective interference effect as a reduction in intrusion-like access with relatively preserved voluntary memory for the same film material. Much of the evidence for that pattern comes from studies that measure intrusions alongside predominantly recognition-based voluntary-memory tests (</w:t>
      </w:r>
      <w:hyperlink w:anchor="ref-holmes2009can">
        <w:r>
          <w:rPr>
            <w:rStyle w:val="Hyperlink"/>
          </w:rPr>
          <w:t>Holmes et al., 2009</w:t>
        </w:r>
      </w:hyperlink>
      <w:r w:rsidR="00000000">
        <w:t xml:space="preserve">, </w:t>
      </w:r>
      <w:hyperlink w:anchor="ref-holmes2010key">
        <w:r>
          <w:rPr>
            <w:rStyle w:val="Hyperlink"/>
          </w:rPr>
          <w:t>2010</w:t>
        </w:r>
      </w:hyperlink>
      <w:r w:rsidR="00000000">
        <w:t xml:space="preserve">; </w:t>
      </w:r>
      <w:hyperlink w:anchor="ref-james2015computer">
        <w:r>
          <w:rPr>
            <w:rStyle w:val="Hyperlink"/>
          </w:rPr>
          <w:t>James et al., 2015</w:t>
        </w:r>
      </w:hyperlink>
      <w:r w:rsidR="00000000">
        <w:t xml:space="preserve">; </w:t>
      </w:r>
      <w:hyperlink w:anchor="ref-kessler2020visuospatial">
        <w:r>
          <w:rPr>
            <w:rStyle w:val="Hyperlink"/>
          </w:rPr>
          <w:t>Kessler et al., 2020</w:t>
        </w:r>
      </w:hyperlink>
      <w:r w:rsidR="00000000">
        <w:t xml:space="preserve">; </w:t>
      </w:r>
      <w:hyperlink w:anchor="ref-lau2021selectively">
        <w:r>
          <w:rPr>
            <w:rStyle w:val="Hyperlink"/>
          </w:rPr>
          <w:t>Lau-Zhu et al., 2021</w:t>
        </w:r>
      </w:hyperlink>
      <w:r w:rsidR="00000000">
        <w:t xml:space="preserve">). </w:t>
      </w:r>
      <w:commentRangeStart w:id="59"/>
      <w:r w:rsidR="00000000">
        <w:t>Diary</w:t>
      </w:r>
      <w:commentRangeEnd w:id="59"/>
      <w:r w:rsidR="000C470F">
        <w:rPr>
          <w:rStyle w:val="CommentReference"/>
          <w:sz w:val="24"/>
          <w:szCs w:val="24"/>
        </w:rPr>
        <w:commentReference w:id="59"/>
      </w:r>
      <w:r w:rsidR="00000000">
        <w:t xml:space="preserve"> measures </w:t>
      </w:r>
      <w:del w:id="60" w:author="Deborah Talmi" w:date="2026-06-30T17:38:00Z" w16du:dateUtc="2026-06-30T16:38:00Z">
        <w:r w:rsidR="00000000" w:rsidDel="000C470F">
          <w:delText xml:space="preserve">attempt to </w:delText>
        </w:r>
      </w:del>
      <w:r w:rsidR="00000000">
        <w:t>count film memories that inadvertently arise during daily life (</w:t>
      </w:r>
      <w:hyperlink w:anchor="ref-holmes2008inducing">
        <w:r>
          <w:rPr>
            <w:rStyle w:val="Hyperlink"/>
          </w:rPr>
          <w:t>Holmes &amp; Bourne, 2008</w:t>
        </w:r>
      </w:hyperlink>
      <w:r w:rsidR="00000000">
        <w:t xml:space="preserve">; </w:t>
      </w:r>
      <w:hyperlink w:anchor="ref-james2016trauma">
        <w:r>
          <w:rPr>
            <w:rStyle w:val="Hyperlink"/>
          </w:rPr>
          <w:t>James et al., 2016</w:t>
        </w:r>
      </w:hyperlink>
      <w:r w:rsidR="00000000">
        <w:t xml:space="preserve">; </w:t>
      </w:r>
      <w:hyperlink w:anchor="ref-singh2023daily">
        <w:r>
          <w:rPr>
            <w:rStyle w:val="Hyperlink"/>
          </w:rPr>
          <w:t>Singh et al., 2023</w:t>
        </w:r>
      </w:hyperlink>
      <w:r w:rsidR="00000000">
        <w:t xml:space="preserve">). Laboratory intrusion tasks bring intrusion measurement into a more controlled setting, often by adding monitoring instructions alongside film cues during a defined reporting period </w:t>
      </w:r>
      <w:r w:rsidR="00000000">
        <w:lastRenderedPageBreak/>
        <w:t>(</w:t>
      </w:r>
      <w:hyperlink w:anchor="ref-james2015computer">
        <w:r>
          <w:rPr>
            <w:rStyle w:val="Hyperlink"/>
          </w:rPr>
          <w:t>James et al., 2015</w:t>
        </w:r>
      </w:hyperlink>
      <w:r w:rsidR="00000000">
        <w:t xml:space="preserve">; </w:t>
      </w:r>
      <w:hyperlink w:anchor="ref-lau2019intrusive">
        <w:r>
          <w:rPr>
            <w:rStyle w:val="Hyperlink"/>
          </w:rPr>
          <w:t>Lau-Zhu et al., 2019</w:t>
        </w:r>
      </w:hyperlink>
      <w:r w:rsidR="00000000">
        <w:t xml:space="preserve">, </w:t>
      </w:r>
      <w:hyperlink w:anchor="ref-lau2021selectively">
        <w:r>
          <w:rPr>
            <w:rStyle w:val="Hyperlink"/>
          </w:rPr>
          <w:t>2021</w:t>
        </w:r>
      </w:hyperlink>
      <w:r w:rsidR="00000000">
        <w:t xml:space="preserve">). Voluntary-memory tests vary as well: many </w:t>
      </w:r>
      <w:ins w:id="61" w:author="Deborah Talmi" w:date="2026-06-30T17:39:00Z" w16du:dateUtc="2026-06-30T16:39:00Z">
        <w:r w:rsidR="003025C8">
          <w:t xml:space="preserve">ask participants to distinguish between true and false </w:t>
        </w:r>
      </w:ins>
      <w:del w:id="62" w:author="Deborah Talmi" w:date="2026-06-30T17:39:00Z" w16du:dateUtc="2026-06-30T16:39:00Z">
        <w:r w:rsidR="00000000" w:rsidDel="003025C8">
          <w:delText xml:space="preserve">present film </w:delText>
        </w:r>
      </w:del>
      <w:r w:rsidR="00000000">
        <w:t xml:space="preserve">statements </w:t>
      </w:r>
      <w:ins w:id="63" w:author="Deborah Talmi" w:date="2026-06-30T17:40:00Z" w16du:dateUtc="2026-06-30T16:40:00Z">
        <w:r w:rsidR="003025C8">
          <w:t xml:space="preserve">about the film </w:t>
        </w:r>
      </w:ins>
      <w:r w:rsidR="00000000">
        <w:t xml:space="preserve">or </w:t>
      </w:r>
      <w:ins w:id="64" w:author="Deborah Talmi" w:date="2026-06-30T17:40:00Z" w16du:dateUtc="2026-06-30T16:40:00Z">
        <w:r w:rsidR="003025C8">
          <w:t xml:space="preserve">between </w:t>
        </w:r>
      </w:ins>
      <w:r w:rsidR="00000000">
        <w:t xml:space="preserve">still images </w:t>
      </w:r>
      <w:ins w:id="65" w:author="Deborah Talmi" w:date="2026-06-30T17:40:00Z" w16du:dateUtc="2026-06-30T16:40:00Z">
        <w:r w:rsidR="003025C8">
          <w:t>from the film and lure images</w:t>
        </w:r>
      </w:ins>
      <w:del w:id="66" w:author="Deborah Talmi" w:date="2026-06-30T17:40:00Z" w16du:dateUtc="2026-06-30T16:40:00Z">
        <w:r w:rsidR="00000000" w:rsidDel="003025C8">
          <w:delText>for</w:delText>
        </w:r>
      </w:del>
      <w:r w:rsidR="00000000">
        <w:t xml:space="preserve"> </w:t>
      </w:r>
      <w:ins w:id="67" w:author="Deborah Talmi" w:date="2026-06-30T17:40:00Z" w16du:dateUtc="2026-06-30T16:40:00Z">
        <w:r w:rsidR="003025C8">
          <w:t xml:space="preserve">(often termed verbal and visual </w:t>
        </w:r>
      </w:ins>
      <w:r w:rsidR="00000000">
        <w:t>recognition</w:t>
      </w:r>
      <w:ins w:id="68" w:author="Deborah Talmi" w:date="2026-06-30T17:40:00Z" w16du:dateUtc="2026-06-30T16:40:00Z">
        <w:r w:rsidR="003025C8">
          <w:t xml:space="preserve"> tests)</w:t>
        </w:r>
      </w:ins>
      <w:r w:rsidR="00000000">
        <w:t>, whereas some ask participants to produce or elaborate film details through free recall or specific probing (</w:t>
      </w:r>
      <w:hyperlink w:anchor="ref-lau2019intrusive">
        <w:r>
          <w:rPr>
            <w:rStyle w:val="Hyperlink"/>
          </w:rPr>
          <w:t>Lau-Zhu et al., 2019</w:t>
        </w:r>
      </w:hyperlink>
      <w:r w:rsidR="00000000">
        <w:t xml:space="preserve">, </w:t>
      </w:r>
      <w:hyperlink w:anchor="ref-lau2021selectively">
        <w:r>
          <w:rPr>
            <w:rStyle w:val="Hyperlink"/>
          </w:rPr>
          <w:t>2021</w:t>
        </w:r>
      </w:hyperlink>
      <w:r w:rsidR="00000000">
        <w:t xml:space="preserve">). The selective interference effect must therefore be interpreted in light of </w:t>
      </w:r>
      <w:commentRangeStart w:id="69"/>
      <w:r w:rsidR="00000000">
        <w:t>the retrieval conditions used to measure it</w:t>
      </w:r>
      <w:commentRangeEnd w:id="69"/>
      <w:r w:rsidR="003025C8">
        <w:rPr>
          <w:rStyle w:val="CommentReference"/>
          <w:sz w:val="24"/>
          <w:szCs w:val="24"/>
        </w:rPr>
        <w:commentReference w:id="69"/>
      </w:r>
      <w:r w:rsidR="00000000">
        <w:t>.</w:t>
      </w:r>
    </w:p>
    <w:p w14:paraId="3497624B" w14:textId="77777777" w:rsidR="0076045A" w:rsidRDefault="00000000">
      <w:pPr>
        <w:pStyle w:val="BodyText"/>
      </w:pPr>
      <w:r>
        <w:t xml:space="preserve">The </w:t>
      </w:r>
      <w:commentRangeStart w:id="70"/>
      <w:r>
        <w:t xml:space="preserve">recognition-heavy pattern </w:t>
      </w:r>
      <w:commentRangeEnd w:id="70"/>
      <w:r w:rsidR="003025C8">
        <w:rPr>
          <w:rStyle w:val="CommentReference"/>
          <w:sz w:val="24"/>
          <w:szCs w:val="24"/>
        </w:rPr>
        <w:commentReference w:id="70"/>
      </w:r>
      <w:r>
        <w:t>appears across both immediate post-film and delayed-reminder procedures. In immediate post-film studies, Tetris reduced intrusions during the intervention period and over the following week, while later verbal recognition did not differ reliably from control groups (</w:t>
      </w:r>
      <w:hyperlink w:anchor="ref-holmes2009can">
        <w:r w:rsidR="0076045A">
          <w:rPr>
            <w:rStyle w:val="Hyperlink"/>
          </w:rPr>
          <w:t>Holmes et al., 2009</w:t>
        </w:r>
      </w:hyperlink>
      <w:r>
        <w:t xml:space="preserve">, </w:t>
      </w:r>
      <w:hyperlink w:anchor="ref-holmes2010key">
        <w:r w:rsidR="0076045A">
          <w:rPr>
            <w:rStyle w:val="Hyperlink"/>
          </w:rPr>
          <w:t>2010</w:t>
        </w:r>
      </w:hyperlink>
      <w:r>
        <w:t xml:space="preserve">). </w:t>
      </w:r>
      <w:commentRangeStart w:id="71"/>
      <w:r>
        <w:t xml:space="preserve">Delayed-reminder studies </w:t>
      </w:r>
      <w:commentRangeEnd w:id="71"/>
      <w:r w:rsidR="003025C8">
        <w:rPr>
          <w:rStyle w:val="CommentReference"/>
          <w:sz w:val="24"/>
          <w:szCs w:val="24"/>
        </w:rPr>
        <w:commentReference w:id="71"/>
      </w:r>
      <w:r>
        <w:t>found a similar pattern when diary or laboratory intrusion measures were paired with verbal or visual recognition (</w:t>
      </w:r>
      <w:hyperlink w:anchor="ref-james2015computer">
        <w:r w:rsidR="0076045A">
          <w:rPr>
            <w:rStyle w:val="Hyperlink"/>
          </w:rPr>
          <w:t>James et al., 2015</w:t>
        </w:r>
      </w:hyperlink>
      <w:r>
        <w:t xml:space="preserve">; </w:t>
      </w:r>
      <w:hyperlink w:anchor="ref-kessler2020visuospatial">
        <w:r w:rsidR="0076045A">
          <w:rPr>
            <w:rStyle w:val="Hyperlink"/>
          </w:rPr>
          <w:t>Kessler et al., 2020</w:t>
        </w:r>
      </w:hyperlink>
      <w:r>
        <w:t>). Later diary-recognition work followed the same basic design (</w:t>
      </w:r>
      <w:hyperlink w:anchor="ref-asselbergs2024effectiveness">
        <w:r w:rsidR="0076045A">
          <w:rPr>
            <w:rStyle w:val="Hyperlink"/>
          </w:rPr>
          <w:t>Asselbergs et al., 2024</w:t>
        </w:r>
      </w:hyperlink>
      <w:r>
        <w:t xml:space="preserve">). These studies establish a recurring pairing of reduced intrusion reports and preserved recognition. </w:t>
      </w:r>
      <w:commentRangeStart w:id="72"/>
      <w:r>
        <w:t>Across the broader evidence base, recent reviews, replication attempts, and new tests caution against treating the effect as settled or uniform (</w:t>
      </w:r>
      <w:hyperlink w:anchor="ref-asselbergs2023systematic">
        <w:r w:rsidR="0076045A">
          <w:rPr>
            <w:rStyle w:val="Hyperlink"/>
          </w:rPr>
          <w:t>Asselbergs et al., 2023</w:t>
        </w:r>
      </w:hyperlink>
      <w:r>
        <w:t xml:space="preserve">; </w:t>
      </w:r>
      <w:hyperlink w:anchor="ref-hemi2023cognitive">
        <w:r w:rsidR="0076045A">
          <w:rPr>
            <w:rStyle w:val="Hyperlink"/>
          </w:rPr>
          <w:t>Hemi et al., 2023</w:t>
        </w:r>
      </w:hyperlink>
      <w:r>
        <w:t xml:space="preserve">; </w:t>
      </w:r>
      <w:hyperlink w:anchor="ref-mcconnell2026testing">
        <w:r w:rsidR="0076045A">
          <w:rPr>
            <w:rStyle w:val="Hyperlink"/>
          </w:rPr>
          <w:t>McConnell et al., 2026</w:t>
        </w:r>
      </w:hyperlink>
      <w:r>
        <w:t xml:space="preserve">; </w:t>
      </w:r>
      <w:hyperlink w:anchor="ref-varma2024experimental">
        <w:r w:rsidR="0076045A">
          <w:rPr>
            <w:rStyle w:val="Hyperlink"/>
          </w:rPr>
          <w:t>Varma et al., 2024</w:t>
        </w:r>
      </w:hyperlink>
      <w:r>
        <w:t xml:space="preserve">; </w:t>
      </w:r>
      <w:hyperlink w:anchor="ref-wessel2025evidence">
        <w:r w:rsidR="0076045A">
          <w:rPr>
            <w:rStyle w:val="Hyperlink"/>
          </w:rPr>
          <w:t>Wessel et al., 2025</w:t>
        </w:r>
      </w:hyperlink>
      <w:r>
        <w:t>).</w:t>
      </w:r>
      <w:commentRangeEnd w:id="72"/>
      <w:r w:rsidR="003025C8">
        <w:rPr>
          <w:rStyle w:val="CommentReference"/>
          <w:sz w:val="24"/>
          <w:szCs w:val="24"/>
        </w:rPr>
        <w:commentReference w:id="72"/>
      </w:r>
    </w:p>
    <w:p w14:paraId="2EA294D7" w14:textId="77777777" w:rsidR="0076045A" w:rsidRDefault="00000000">
      <w:pPr>
        <w:pStyle w:val="BodyText"/>
      </w:pPr>
      <w:r>
        <w:t xml:space="preserve">Several studies have addressed </w:t>
      </w:r>
      <w:commentRangeStart w:id="73"/>
      <w:r>
        <w:t xml:space="preserve">this measurement problem </w:t>
      </w:r>
      <w:commentRangeEnd w:id="73"/>
      <w:r w:rsidR="003025C8">
        <w:rPr>
          <w:rStyle w:val="CommentReference"/>
          <w:sz w:val="24"/>
          <w:szCs w:val="24"/>
        </w:rPr>
        <w:commentReference w:id="73"/>
      </w:r>
      <w:r>
        <w:t>by asking whether selective interference survives more closely matched intrusion and voluntary-memory measures. Lau-Zhu et al. (</w:t>
      </w:r>
      <w:hyperlink w:anchor="ref-lau2019intrusive">
        <w:r w:rsidR="0076045A">
          <w:rPr>
            <w:rStyle w:val="Hyperlink"/>
          </w:rPr>
          <w:t>2019</w:t>
        </w:r>
      </w:hyperlink>
      <w:r>
        <w:t xml:space="preserve">) tested whether </w:t>
      </w:r>
      <w:commentRangeStart w:id="74"/>
      <w:r>
        <w:t xml:space="preserve">the diary-recognition dissociation </w:t>
      </w:r>
      <w:commentRangeEnd w:id="74"/>
      <w:r w:rsidR="003025C8">
        <w:rPr>
          <w:rStyle w:val="CommentReference"/>
          <w:sz w:val="24"/>
          <w:szCs w:val="24"/>
        </w:rPr>
        <w:commentReference w:id="74"/>
      </w:r>
      <w:r>
        <w:t xml:space="preserve">survived changes in retrieval intention, cue overlap, attentional capture, and retrieval load. One experiment added free recall, specific probing, priming, and visual recognition; another added a vigilance-intrusion task that measured intrusions while participants performed an attention task in the laboratory. Lau-Zhu et </w:t>
      </w:r>
      <w:r>
        <w:lastRenderedPageBreak/>
        <w:t>al. (</w:t>
      </w:r>
      <w:hyperlink w:anchor="ref-lau2021selectively">
        <w:r w:rsidR="0076045A">
          <w:rPr>
            <w:rStyle w:val="Hyperlink"/>
          </w:rPr>
          <w:t>2021</w:t>
        </w:r>
      </w:hyperlink>
      <w:r>
        <w:t>) then paired a vigilance-intrusion task with a modified recognition task and varied whether trauma-film or foil cues were present. McConnell et al. (</w:t>
      </w:r>
      <w:hyperlink w:anchor="ref-mcconnell2026testing">
        <w:r w:rsidR="0076045A">
          <w:rPr>
            <w:rStyle w:val="Hyperlink"/>
          </w:rPr>
          <w:t>2026</w:t>
        </w:r>
      </w:hyperlink>
      <w:r>
        <w:t xml:space="preserve">), from an overlapping author group, pushed the same logic further by testing DRA predictions while matching voluntary and involuntary retrieval conditions more closely. This line of work shifts the empirical target from whether recognition is spared to how cueing, monitoring, item availability, and retrieval instructions shape the </w:t>
      </w:r>
      <w:commentRangeStart w:id="75"/>
      <w:r>
        <w:t>dissociation</w:t>
      </w:r>
      <w:commentRangeEnd w:id="75"/>
      <w:r w:rsidR="003025C8">
        <w:rPr>
          <w:rStyle w:val="CommentReference"/>
          <w:sz w:val="24"/>
          <w:szCs w:val="24"/>
        </w:rPr>
        <w:commentReference w:id="75"/>
      </w:r>
      <w:r>
        <w:t>.</w:t>
      </w:r>
    </w:p>
    <w:p w14:paraId="2E34BB6C" w14:textId="30D6E37D" w:rsidR="0076045A" w:rsidRDefault="00000000">
      <w:pPr>
        <w:pStyle w:val="BodyText"/>
      </w:pPr>
      <w:r>
        <w:t xml:space="preserve">For the present account, these designs pose different retrieval problems. A diary intrusion reflects film material coming to mind in the course of ongoing activity. </w:t>
      </w:r>
      <w:commentRangeStart w:id="76"/>
      <w:r>
        <w:t>A vigilance-intrusion task</w:t>
      </w:r>
      <w:commentRangeEnd w:id="76"/>
      <w:r w:rsidR="003025C8">
        <w:rPr>
          <w:rStyle w:val="CommentReference"/>
          <w:sz w:val="24"/>
          <w:szCs w:val="24"/>
        </w:rPr>
        <w:commentReference w:id="76"/>
      </w:r>
      <w:del w:id="77" w:author="Deborah Talmi" w:date="2026-06-30T17:48:00Z" w16du:dateUtc="2026-06-30T16:48:00Z">
        <w:r w:rsidDel="003025C8">
          <w:delText xml:space="preserve"> can</w:delText>
        </w:r>
      </w:del>
      <w:r>
        <w:t xml:space="preserve"> make</w:t>
      </w:r>
      <w:ins w:id="78" w:author="Deborah Talmi" w:date="2026-06-30T17:48:00Z" w16du:dateUtc="2026-06-30T16:48:00Z">
        <w:r w:rsidR="003025C8">
          <w:t>s</w:t>
        </w:r>
      </w:ins>
      <w:r>
        <w:t xml:space="preserve"> film cues available while participants monitor for intrusions. Recognition begins with candidate film material already present at test. Free recall and probing provide less candidate information and require more film material to be produced. </w:t>
      </w:r>
      <w:hyperlink w:anchor="fig-empirical-examples">
        <w:r w:rsidR="0076045A">
          <w:rPr>
            <w:rStyle w:val="Hyperlink"/>
          </w:rPr>
          <w:t>Figure 2</w:t>
        </w:r>
      </w:hyperlink>
      <w:r>
        <w:t xml:space="preserve"> illustrates this range with three exemplar designs: delayed-reminder diary-plus-recognition, delayed-reminder diary-plus-free-recall, and trauma-film-cued vigilance-intrusion-plus-recognition. Reading the evidence this way gives the model a more specific target. It has to explain when reminder-linked task material competes with film retrieval, and when the test conditions make film memory appear relatively </w:t>
      </w:r>
      <w:commentRangeStart w:id="79"/>
      <w:r>
        <w:t>preserved</w:t>
      </w:r>
      <w:commentRangeEnd w:id="79"/>
      <w:r w:rsidR="003025C8">
        <w:rPr>
          <w:rStyle w:val="CommentReference"/>
          <w:sz w:val="24"/>
          <w:szCs w:val="24"/>
        </w:rPr>
        <w:commentReference w:id="79"/>
      </w:r>
      <w:r>
        <w:t>.</w:t>
      </w:r>
    </w:p>
    <w:p w14:paraId="3806E45E" w14:textId="77777777" w:rsidR="0076045A" w:rsidRDefault="00000000">
      <w:pPr>
        <w:pStyle w:val="FigureTitle"/>
      </w:pPr>
      <w:bookmarkStart w:id="80" w:name="fig-empirical-examples"/>
      <w:r>
        <w:lastRenderedPageBreak/>
        <w:t>Figure </w:t>
      </w:r>
      <w:commentRangeStart w:id="81"/>
      <w:r>
        <w:t>2</w:t>
      </w:r>
      <w:commentRangeEnd w:id="81"/>
      <w:r w:rsidR="00085445">
        <w:rPr>
          <w:rStyle w:val="CommentReference"/>
          <w:sz w:val="24"/>
          <w:szCs w:val="24"/>
        </w:rPr>
        <w:commentReference w:id="81"/>
      </w:r>
    </w:p>
    <w:p w14:paraId="7B73C495" w14:textId="77777777" w:rsidR="0076045A" w:rsidRDefault="00000000">
      <w:pPr>
        <w:pStyle w:val="Caption"/>
      </w:pPr>
      <w:r>
        <w:rPr>
          <w:b/>
          <w:bCs/>
        </w:rPr>
        <w:t>Empirical examples of selective interference across trauma-film paradigms.</w:t>
      </w:r>
      <w:r>
        <w:t xml:space="preserve"> Rows show three exemplar studies: a delayed-reminder diary-plus-recognition design, a delayed-reminder diary-plus-free-recall design, and a trauma-film-cued vigilance-intrusion-plus-recognition design. Left panels plot intrusion-like film access and right panels plot deliberate memory. Gray bars indicate comparison or rest conditions and orange bars indicate Tetris interference. Bar heights reproduce published condition means in native study units, so y-axis scales differ across outcomes.</w:t>
      </w:r>
    </w:p>
    <w:p w14:paraId="2349918D" w14:textId="77777777" w:rsidR="0076045A" w:rsidRDefault="00000000">
      <w:pPr>
        <w:pStyle w:val="FigureWithoutNote"/>
      </w:pPr>
      <w:r>
        <w:rPr>
          <w:noProof/>
        </w:rPr>
        <w:drawing>
          <wp:inline distT="0" distB="0" distL="0" distR="0" wp14:anchorId="6752C60A" wp14:editId="6D845FBF">
            <wp:extent cx="5943600" cy="4821903"/>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4821903"/>
                    </a:xfrm>
                    <a:prstGeom prst="rect">
                      <a:avLst/>
                    </a:prstGeom>
                    <a:noFill/>
                    <a:ln w="9525">
                      <a:noFill/>
                      <a:headEnd/>
                      <a:tailEnd/>
                    </a:ln>
                  </pic:spPr>
                </pic:pic>
              </a:graphicData>
            </a:graphic>
          </wp:inline>
        </w:drawing>
      </w:r>
    </w:p>
    <w:p w14:paraId="586186CB" w14:textId="77777777" w:rsidR="0076045A" w:rsidRDefault="00000000">
      <w:pPr>
        <w:pStyle w:val="Heading1"/>
      </w:pPr>
      <w:bookmarkStart w:id="82" w:name="Xc30ecb24643046c4752102619295de1bc2871c8"/>
      <w:bookmarkEnd w:id="27"/>
      <w:bookmarkEnd w:id="58"/>
      <w:bookmarkEnd w:id="80"/>
      <w:r>
        <w:lastRenderedPageBreak/>
        <w:t>A Retrieved-Context Account of Selective Interference</w:t>
      </w:r>
    </w:p>
    <w:p w14:paraId="307CF8E8" w14:textId="4BBCCC58" w:rsidR="0076045A" w:rsidRDefault="00000000">
      <w:pPr>
        <w:pStyle w:val="FirstParagraph"/>
      </w:pPr>
      <w:r>
        <w:t>The simulations</w:t>
      </w:r>
      <w:ins w:id="83" w:author="Deborah Talmi" w:date="2026-06-30T17:49:00Z" w16du:dateUtc="2026-06-30T16:49:00Z">
        <w:r w:rsidR="00085445">
          <w:t xml:space="preserve"> reported below</w:t>
        </w:r>
      </w:ins>
      <w:r>
        <w:t xml:space="preserve"> rely on three retrieved-context mechanisms. First, current context cues candidate items, so film and task items can compete when they have been encoded in similar context states. Second, items retrieved from memory, presented as reminders, or presented during a test can reinstate associated context, allowing reminders and test cues to change the context that guides later retrieval. These two item-context mechanisms are standard components of retrieved-context models (</w:t>
      </w:r>
      <w:hyperlink w:anchor="ref-polyn2009context">
        <w:r w:rsidR="0076045A">
          <w:rPr>
            <w:rStyle w:val="Hyperlink"/>
          </w:rPr>
          <w:t>Polyn et al., 2009a</w:t>
        </w:r>
      </w:hyperlink>
      <w:r>
        <w:t xml:space="preserve">; </w:t>
      </w:r>
      <w:hyperlink w:anchor="ref-sederberg2008context">
        <w:r w:rsidR="0076045A">
          <w:rPr>
            <w:rStyle w:val="Hyperlink"/>
          </w:rPr>
          <w:t>Sederberg et al., 2008</w:t>
        </w:r>
      </w:hyperlink>
      <w:r>
        <w:t xml:space="preserve">). Third, controlled retrieval can alter this same retrieval process. </w:t>
      </w:r>
      <w:commentRangeStart w:id="84"/>
      <w:r>
        <w:t xml:space="preserve">In the present simulations, this control component changes three settings: the context state from which search begins, whether a maintained film-retrieval goal supports film material during sampling, and how much off-target samples update later context. </w:t>
      </w:r>
      <w:commentRangeEnd w:id="84"/>
      <w:r w:rsidR="00085445">
        <w:rPr>
          <w:rStyle w:val="CommentReference"/>
          <w:sz w:val="24"/>
          <w:szCs w:val="24"/>
        </w:rPr>
        <w:commentReference w:id="84"/>
      </w:r>
      <w:r>
        <w:t xml:space="preserve">These settings correspond to start-of-film context reinstatement, a maintained film-retrieval goal, and retrieval monitoring. </w:t>
      </w:r>
      <w:hyperlink w:anchor="X510f1211e07a3ef8f4aa5eaadde4214adc1a9dc">
        <w:r w:rsidR="0076045A">
          <w:rPr>
            <w:rStyle w:val="Hyperlink"/>
          </w:rPr>
          <w:t>Figure 3</w:t>
        </w:r>
      </w:hyperlink>
      <w:r>
        <w:t xml:space="preserve"> summarizes the encoding and associative structure used to explain the trauma-film paradigm. </w:t>
      </w:r>
      <w:hyperlink w:anchor="X199e0fd137172f53af28b87c55ae7adfa6c74ee">
        <w:r w:rsidR="0076045A">
          <w:rPr>
            <w:rStyle w:val="Hyperlink"/>
          </w:rPr>
          <w:t>Figure 4</w:t>
        </w:r>
      </w:hyperlink>
      <w:r>
        <w:t xml:space="preserve"> then shows how </w:t>
      </w:r>
      <w:commentRangeStart w:id="85"/>
      <w:r>
        <w:t xml:space="preserve">those associations </w:t>
      </w:r>
      <w:commentRangeEnd w:id="85"/>
      <w:r w:rsidR="00085445">
        <w:rPr>
          <w:rStyle w:val="CommentReference"/>
          <w:sz w:val="24"/>
          <w:szCs w:val="24"/>
        </w:rPr>
        <w:commentReference w:id="85"/>
      </w:r>
      <w:r>
        <w:t xml:space="preserve">shape retrieval onset and later context updating. </w:t>
      </w:r>
      <w:commentRangeStart w:id="86"/>
      <w:r>
        <w:t>Film reminders are film cues presented before task encoding, so they can change the context in which task items are learned.</w:t>
      </w:r>
      <w:commentRangeEnd w:id="86"/>
      <w:r w:rsidR="00085445">
        <w:rPr>
          <w:rStyle w:val="CommentReference"/>
          <w:sz w:val="24"/>
          <w:szCs w:val="24"/>
        </w:rPr>
        <w:commentReference w:id="86"/>
      </w:r>
      <w:r>
        <w:t xml:space="preserve"> </w:t>
      </w:r>
      <w:commentRangeStart w:id="87"/>
      <w:r>
        <w:t>Some laboratory intrusion measures, especially vigilance-intrusion tasks, present film-related cues during an attention task to elicit intrusions (</w:t>
      </w:r>
      <w:hyperlink w:anchor="ref-lau2019intrusive">
        <w:r w:rsidR="0076045A">
          <w:rPr>
            <w:rStyle w:val="Hyperlink"/>
          </w:rPr>
          <w:t>Lau-Zhu et al., 2019</w:t>
        </w:r>
      </w:hyperlink>
      <w:r>
        <w:t xml:space="preserve">, </w:t>
      </w:r>
      <w:hyperlink w:anchor="ref-lau2021selectively">
        <w:r w:rsidR="0076045A">
          <w:rPr>
            <w:rStyle w:val="Hyperlink"/>
          </w:rPr>
          <w:t>2021</w:t>
        </w:r>
      </w:hyperlink>
      <w:r>
        <w:t xml:space="preserve">). </w:t>
      </w:r>
      <w:commentRangeEnd w:id="87"/>
      <w:r w:rsidR="00085445">
        <w:rPr>
          <w:rStyle w:val="CommentReference"/>
          <w:sz w:val="24"/>
          <w:szCs w:val="24"/>
        </w:rPr>
        <w:commentReference w:id="87"/>
      </w:r>
      <w:commentRangeStart w:id="88"/>
      <w:r>
        <w:t>The recall simulations approximate that retrieval setting by including weak test-phase film cues held constant across the main recall conditions.</w:t>
      </w:r>
      <w:commentRangeEnd w:id="88"/>
      <w:r w:rsidR="00085445">
        <w:rPr>
          <w:rStyle w:val="CommentReference"/>
          <w:sz w:val="24"/>
          <w:szCs w:val="24"/>
        </w:rPr>
        <w:commentReference w:id="88"/>
      </w:r>
      <w:r>
        <w:t xml:space="preserve"> </w:t>
      </w:r>
      <w:commentRangeStart w:id="89"/>
      <w:r>
        <w:t>Recognition tests present a candidate film item for judgment.</w:t>
      </w:r>
      <w:commentRangeEnd w:id="89"/>
      <w:r w:rsidR="00085445">
        <w:rPr>
          <w:rStyle w:val="CommentReference"/>
          <w:sz w:val="24"/>
          <w:szCs w:val="24"/>
        </w:rPr>
        <w:commentReference w:id="89"/>
      </w:r>
    </w:p>
    <w:p w14:paraId="4565A9FB" w14:textId="77777777" w:rsidR="0076045A" w:rsidRDefault="00000000">
      <w:r>
        <w:br w:type="page"/>
      </w:r>
    </w:p>
    <w:p w14:paraId="6836E9E2" w14:textId="77777777" w:rsidR="0076045A" w:rsidRDefault="00000000">
      <w:pPr>
        <w:pStyle w:val="FigureTitle"/>
      </w:pPr>
      <w:bookmarkStart w:id="90" w:name="X510f1211e07a3ef8f4aa5eaadde4214adc1a9dc"/>
      <w:commentRangeStart w:id="91"/>
      <w:r>
        <w:lastRenderedPageBreak/>
        <w:t>Figure 3</w:t>
      </w:r>
      <w:commentRangeEnd w:id="91"/>
      <w:r w:rsidR="00085445">
        <w:rPr>
          <w:rStyle w:val="CommentReference"/>
          <w:sz w:val="24"/>
          <w:szCs w:val="24"/>
        </w:rPr>
        <w:commentReference w:id="91"/>
      </w:r>
    </w:p>
    <w:p w14:paraId="1DB76BEE" w14:textId="02D3ADE3" w:rsidR="0076045A" w:rsidRDefault="00000000">
      <w:pPr>
        <w:pStyle w:val="Caption"/>
      </w:pPr>
      <w:r>
        <w:rPr>
          <w:b/>
          <w:bCs/>
        </w:rPr>
        <w:t>Encoding and associative structure in the retrieved-context account.</w:t>
      </w:r>
      <w:r>
        <w:t xml:space="preserve"> </w:t>
      </w:r>
      <w:r>
        <w:rPr>
          <w:b/>
          <w:bCs/>
        </w:rPr>
        <w:t>(A)</w:t>
      </w:r>
      <w:r>
        <w:t xml:space="preserve"> The model stores bidirectional item-context associations: context-to-feature associations cue candidate items from the current context, and feature-to-context associations reinstate context when an item is recalled or when a film reminder or test cue is presented. This associative structure determines which items can compete during later retrieval. </w:t>
      </w:r>
      <w:r>
        <w:rPr>
          <w:b/>
          <w:bCs/>
        </w:rPr>
        <w:t>(B)</w:t>
      </w:r>
      <w:r>
        <w:t xml:space="preserve"> The interference intervention alters this structure during encoding. </w:t>
      </w:r>
      <w:commentRangeStart w:id="92"/>
      <w:r>
        <w:t xml:space="preserve">Without a pre-task reminder, task items are encoded in relatively distinct context states. With a pre-task film reminder, task encoding occurs after film-associated context has been reinstated. </w:t>
      </w:r>
      <w:commentRangeEnd w:id="92"/>
      <w:r w:rsidR="00085445">
        <w:rPr>
          <w:rStyle w:val="CommentReference"/>
          <w:sz w:val="24"/>
          <w:szCs w:val="24"/>
        </w:rPr>
        <w:commentReference w:id="92"/>
      </w:r>
      <w:r>
        <w:t xml:space="preserve">When task encoding is strong, task items become strongly linked to those </w:t>
      </w:r>
      <w:commentRangeStart w:id="93"/>
      <w:r>
        <w:t xml:space="preserve">film-overlapping </w:t>
      </w:r>
      <w:commentRangeEnd w:id="93"/>
      <w:r w:rsidR="00085445">
        <w:rPr>
          <w:rStyle w:val="CommentReference"/>
          <w:sz w:val="24"/>
          <w:szCs w:val="24"/>
        </w:rPr>
        <w:commentReference w:id="93"/>
      </w:r>
      <w:r>
        <w:t>context states</w:t>
      </w:r>
      <w:ins w:id="94" w:author="Deborah Talmi" w:date="2026-06-30T17:58:00Z" w16du:dateUtc="2026-06-30T16:58:00Z">
        <w:r w:rsidR="00085445">
          <w:t xml:space="preserve"> (thicker lines between ‘task items’ and context units)</w:t>
        </w:r>
      </w:ins>
      <w:r>
        <w:t xml:space="preserve">. </w:t>
      </w:r>
      <w:commentRangeStart w:id="95"/>
      <w:r>
        <w:t>Thus, the same context that can cue film items can also cue task competitors during later retrieval.</w:t>
      </w:r>
      <w:commentRangeEnd w:id="95"/>
      <w:r w:rsidR="00085445">
        <w:rPr>
          <w:rStyle w:val="CommentReference"/>
          <w:sz w:val="24"/>
          <w:szCs w:val="24"/>
        </w:rPr>
        <w:commentReference w:id="95"/>
      </w:r>
      <w:r>
        <w:t xml:space="preserve"> </w:t>
      </w:r>
      <w:commentRangeStart w:id="96"/>
      <w:r>
        <w:t>Blue marks film items or film-linked context, orange marks task items or task-linked context, green marks film reminder cues</w:t>
      </w:r>
      <w:commentRangeEnd w:id="96"/>
      <w:r w:rsidR="00085445">
        <w:rPr>
          <w:rStyle w:val="CommentReference"/>
          <w:sz w:val="24"/>
          <w:szCs w:val="24"/>
        </w:rPr>
        <w:commentReference w:id="96"/>
      </w:r>
      <w:r>
        <w:t xml:space="preserve">, and </w:t>
      </w:r>
      <w:commentRangeStart w:id="97"/>
      <w:r>
        <w:t>gray marks neutral, delay, comparison</w:t>
      </w:r>
      <w:commentRangeEnd w:id="97"/>
      <w:r w:rsidR="00085445">
        <w:rPr>
          <w:rStyle w:val="CommentReference"/>
          <w:sz w:val="24"/>
          <w:szCs w:val="24"/>
        </w:rPr>
        <w:commentReference w:id="97"/>
      </w:r>
      <w:r>
        <w:t>,</w:t>
      </w:r>
      <w:commentRangeStart w:id="98"/>
      <w:r>
        <w:t xml:space="preserve"> or shared model structure</w:t>
      </w:r>
      <w:commentRangeEnd w:id="98"/>
      <w:r w:rsidR="00085445">
        <w:rPr>
          <w:rStyle w:val="CommentReference"/>
          <w:sz w:val="24"/>
          <w:szCs w:val="24"/>
        </w:rPr>
        <w:commentReference w:id="98"/>
      </w:r>
      <w:r>
        <w:t>.</w:t>
      </w:r>
    </w:p>
    <w:p w14:paraId="20B4415C" w14:textId="77777777" w:rsidR="0076045A" w:rsidRDefault="00000000">
      <w:pPr>
        <w:pStyle w:val="FigureWithoutNote"/>
      </w:pPr>
      <w:r>
        <w:rPr>
          <w:noProof/>
        </w:rPr>
        <w:lastRenderedPageBreak/>
        <w:drawing>
          <wp:inline distT="0" distB="0" distL="0" distR="0" wp14:anchorId="0A5A14BB" wp14:editId="3CDA049A">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13"/>
                    <a:stretch>
                      <a:fillRect/>
                    </a:stretch>
                  </pic:blipFill>
                  <pic:spPr bwMode="auto">
                    <a:xfrm>
                      <a:off x="0" y="0"/>
                      <a:ext cx="5943600" cy="4781436"/>
                    </a:xfrm>
                    <a:prstGeom prst="rect">
                      <a:avLst/>
                    </a:prstGeom>
                    <a:noFill/>
                    <a:ln w="9525">
                      <a:noFill/>
                      <a:headEnd/>
                      <a:tailEnd/>
                    </a:ln>
                  </pic:spPr>
                </pic:pic>
              </a:graphicData>
            </a:graphic>
          </wp:inline>
        </w:drawing>
      </w:r>
    </w:p>
    <w:bookmarkEnd w:id="90"/>
    <w:p w14:paraId="3E3C2D3B" w14:textId="77777777" w:rsidR="0076045A" w:rsidRDefault="00000000">
      <w:r>
        <w:br w:type="page"/>
      </w:r>
    </w:p>
    <w:p w14:paraId="259FFCDD" w14:textId="77777777" w:rsidR="0076045A" w:rsidRDefault="00000000">
      <w:pPr>
        <w:pStyle w:val="FigureTitle"/>
      </w:pPr>
      <w:bookmarkStart w:id="99" w:name="X199e0fd137172f53af28b87c55ae7adfa6c74ee"/>
      <w:r>
        <w:lastRenderedPageBreak/>
        <w:t>Figure 4</w:t>
      </w:r>
    </w:p>
    <w:p w14:paraId="05B46841" w14:textId="77777777" w:rsidR="0076045A" w:rsidRDefault="00000000">
      <w:pPr>
        <w:pStyle w:val="Caption"/>
      </w:pPr>
      <w:r>
        <w:rPr>
          <w:b/>
          <w:bCs/>
        </w:rPr>
        <w:t>Retrieval operations in the retrieved-context account.</w:t>
      </w:r>
      <w:r>
        <w:t xml:space="preserve"> </w:t>
      </w:r>
      <w:r>
        <w:rPr>
          <w:b/>
          <w:bCs/>
        </w:rPr>
        <w:t>(A)</w:t>
      </w:r>
      <w:r>
        <w:t xml:space="preserve"> The upper box represents stored film and task associations; the lower boxes compare the context state used to begin unguided retrieval and deliberate recall. Unguided retrieval begins from ongoing context, which can support film and task candidates together. Deliberate recall can begin with start-of-film context reinstatement, giving stronger support to film candidates while task candidates remain weakly supported. </w:t>
      </w:r>
      <w:r>
        <w:rPr>
          <w:b/>
          <w:bCs/>
        </w:rPr>
        <w:t>(B)</w:t>
      </w:r>
      <w:r>
        <w:t xml:space="preserve"> A maintained film goal provides an additional deliberate-retrieval signal through context-to-feature memory. Ongoing context can still cue both film items and task competitors, but the film goal adds support to film candidates rather than to task competitors. </w:t>
      </w:r>
      <w:r>
        <w:rPr>
          <w:b/>
          <w:bCs/>
        </w:rPr>
        <w:t>(C)</w:t>
      </w:r>
      <w:r>
        <w:t xml:space="preserve"> Rows compare film recall, unmonitored task recall, and monitored task recall. A recalled item updates the next context through feature-to-context memory, and that next context cues later candidates. Without monitoring, recalling a task item can shift later context toward task candidates; with retrieval monitoring, that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14:paraId="75104167" w14:textId="77777777" w:rsidR="0076045A" w:rsidRDefault="00000000">
      <w:pPr>
        <w:pStyle w:val="FigureWithoutNote"/>
      </w:pPr>
      <w:r>
        <w:rPr>
          <w:noProof/>
        </w:rPr>
        <w:lastRenderedPageBreak/>
        <w:drawing>
          <wp:inline distT="0" distB="0" distL="0" distR="0" wp14:anchorId="12EF6A67" wp14:editId="05D1BED3">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4"/>
                    <a:stretch>
                      <a:fillRect/>
                    </a:stretch>
                  </pic:blipFill>
                  <pic:spPr bwMode="auto">
                    <a:xfrm>
                      <a:off x="0" y="0"/>
                      <a:ext cx="5943600" cy="4505122"/>
                    </a:xfrm>
                    <a:prstGeom prst="rect">
                      <a:avLst/>
                    </a:prstGeom>
                    <a:noFill/>
                    <a:ln w="9525">
                      <a:noFill/>
                      <a:headEnd/>
                      <a:tailEnd/>
                    </a:ln>
                  </pic:spPr>
                </pic:pic>
              </a:graphicData>
            </a:graphic>
          </wp:inline>
        </w:drawing>
      </w:r>
    </w:p>
    <w:bookmarkEnd w:id="99"/>
    <w:p w14:paraId="0BAA0AAD" w14:textId="77777777" w:rsidR="0076045A" w:rsidRDefault="00000000">
      <w:r>
        <w:br w:type="page"/>
      </w:r>
    </w:p>
    <w:p w14:paraId="156844E0" w14:textId="77777777" w:rsidR="0076045A" w:rsidRDefault="00000000">
      <w:pPr>
        <w:pStyle w:val="BodyText"/>
      </w:pPr>
      <w:commentRangeStart w:id="100"/>
      <w:r>
        <w:lastRenderedPageBreak/>
        <w:t xml:space="preserve">Contextual similarity is established during encoding. </w:t>
      </w:r>
      <w:commentRangeEnd w:id="100"/>
      <w:r w:rsidR="00085445">
        <w:rPr>
          <w:rStyle w:val="CommentReference"/>
          <w:sz w:val="24"/>
          <w:szCs w:val="24"/>
        </w:rPr>
        <w:commentReference w:id="100"/>
      </w:r>
      <w:r>
        <w:t>In CMR, an item is a discrete encoded unit. A film item can stand for a scene or segment, and task or filler items stand for events during the task or delay. Film items and task items are distinct item representations, but each is linked to the context state active when it is encountered. Task items are most likely to share film-associated temporal context when they are encoded soon after the film or after a reminder has reinstated film-associated context. Source context provides a non-temporal context pathway in the model. Emotional extensions of CMR treat affect as one source-context dimension (</w:t>
      </w:r>
      <w:hyperlink w:anchor="ref-cohen2022memory">
        <w:r w:rsidR="0076045A">
          <w:rPr>
            <w:rStyle w:val="Hyperlink"/>
          </w:rPr>
          <w:t>Cohen &amp; Kahana, 2022</w:t>
        </w:r>
      </w:hyperlink>
      <w:r>
        <w:t xml:space="preserve">; </w:t>
      </w:r>
      <w:hyperlink w:anchor="ref-talmi2019retrieved">
        <w:r w:rsidR="0076045A">
          <w:rPr>
            <w:rStyle w:val="Hyperlink"/>
          </w:rPr>
          <w:t>Talmi et al., 2019</w:t>
        </w:r>
      </w:hyperlink>
      <w:r>
        <w:t>), and the present model uses the same architectural role for a simplified film/source feature. Film items carry the marked film/source feature. Neutral task and filler items lack that feature and can weakly bind active source context during encoding. Delay periods, filled either by laboratory tasks or by later daily activity, move context away from the film, reducing the likelihood that film items and task competitors enter the same later retrieval competition. These conditions determine whether film and task items enter the same retrieval competition; task encoding strength determines how strongly task items compete in that competition. The current simulations use source context as part of the retrieval architecture and leave task-category specificity for later discussion.</w:t>
      </w:r>
    </w:p>
    <w:p w14:paraId="5C26F76D" w14:textId="77777777" w:rsidR="0076045A" w:rsidRDefault="00000000">
      <w:pPr>
        <w:pStyle w:val="BodyText"/>
      </w:pPr>
      <w:r>
        <w:t xml:space="preserve">Context-to-item retrieval uses the current context state to cue candidate items. Unguided retrieval approximates the retrieval condition relevant to intrusive or involuntary access: film memories can be sampled when there is no explicit goal to recall the film. When the current context resembles states associated with both film items and task items, it supports candidates from both phases. This mixed cue makes film recall vulnerable to task competition: as task items receive support, any given film item becomes less likely to be selected over a competitor. The amount of competition depends on how many task competitors are available, how strongly those </w:t>
      </w:r>
      <w:r>
        <w:lastRenderedPageBreak/>
        <w:t>competitors were encoded, and how similar their temporal or source context is to film context. In these simulations, task modality is represented through task encoding strength and the similarity between task-associated context and film-associated context.</w:t>
      </w:r>
    </w:p>
    <w:p w14:paraId="5DEEF753" w14:textId="77777777" w:rsidR="0076045A" w:rsidRDefault="00000000">
      <w:pPr>
        <w:pStyle w:val="BodyText"/>
      </w:pPr>
      <w:r>
        <w:t>Item-to-context associations allow recalled items, reminder cues, and film items presented by a test to reinstate associated context. In ordinary recall, a retrieved item shifts context toward the state in which that item was encoded, making nearby studied items more likely to be retrieved next. This context-updating loop is the standard retrieved-context explanation of temporal contiguity and temporally organized recall (</w:t>
      </w:r>
      <w:hyperlink w:anchor="ref-howard2002distributed">
        <w:r w:rsidR="0076045A">
          <w:rPr>
            <w:rStyle w:val="Hyperlink"/>
          </w:rPr>
          <w:t>Howard &amp; Kahana, 2002</w:t>
        </w:r>
      </w:hyperlink>
      <w:r>
        <w:t xml:space="preserve">; </w:t>
      </w:r>
      <w:hyperlink w:anchor="ref-kahana1996associative">
        <w:r w:rsidR="0076045A">
          <w:rPr>
            <w:rStyle w:val="Hyperlink"/>
          </w:rPr>
          <w:t>Kahana, 1996</w:t>
        </w:r>
      </w:hyperlink>
      <w:r>
        <w:t xml:space="preserve">; </w:t>
      </w:r>
      <w:hyperlink w:anchor="ref-sederberg2008context">
        <w:r w:rsidR="0076045A">
          <w:rPr>
            <w:rStyle w:val="Hyperlink"/>
          </w:rPr>
          <w:t>Sederberg et al., 2008</w:t>
        </w:r>
      </w:hyperlink>
      <w:r>
        <w:t>). The same dynamics can persist across filled delays, allowing recent but irrelevant experiences to intrude during recall of a target episode, with intrusion frequency decaying gradually over intervening time (</w:t>
      </w:r>
      <w:hyperlink w:anchor="ref-howard2008persistence">
        <w:r w:rsidR="0076045A">
          <w:rPr>
            <w:rStyle w:val="Hyperlink"/>
          </w:rPr>
          <w:t>Howard et al., 2008</w:t>
        </w:r>
      </w:hyperlink>
      <w:r>
        <w:t xml:space="preserve">; </w:t>
      </w:r>
      <w:hyperlink w:anchor="ref-lohnas2015expanding">
        <w:r w:rsidR="0076045A">
          <w:rPr>
            <w:rStyle w:val="Hyperlink"/>
          </w:rPr>
          <w:t>Lohnas et al., 2015</w:t>
        </w:r>
      </w:hyperlink>
      <w:r>
        <w:t xml:space="preserve">; </w:t>
      </w:r>
      <w:hyperlink w:anchor="ref-zaromb2006temporal">
        <w:r w:rsidR="0076045A">
          <w:rPr>
            <w:rStyle w:val="Hyperlink"/>
          </w:rPr>
          <w:t>Zaromb et al., 2006</w:t>
        </w:r>
      </w:hyperlink>
      <w:r>
        <w:t>). When the interference task is delayed after film encoding, studies have presented a film reminder before the task and interpreted the procedure as memory reactivation (</w:t>
      </w:r>
      <w:hyperlink w:anchor="ref-james2015computer">
        <w:r w:rsidR="0076045A">
          <w:rPr>
            <w:rStyle w:val="Hyperlink"/>
          </w:rPr>
          <w:t>James et al., 2015</w:t>
        </w:r>
      </w:hyperlink>
      <w:r>
        <w:t xml:space="preserve">; </w:t>
      </w:r>
      <w:hyperlink w:anchor="ref-kessler2020visuospatial">
        <w:r w:rsidR="0076045A">
          <w:rPr>
            <w:rStyle w:val="Hyperlink"/>
          </w:rPr>
          <w:t>Kessler et al., 2020</w:t>
        </w:r>
      </w:hyperlink>
      <w:r>
        <w:t>). On the present account, the reminder uses item-to-context associations to reinstate film-associated context, paralleling temporal-context explanations of human reminder effects after initial learning (</w:t>
      </w:r>
      <w:hyperlink w:anchor="ref-sederberg2011human">
        <w:r w:rsidR="0076045A">
          <w:rPr>
            <w:rStyle w:val="Hyperlink"/>
          </w:rPr>
          <w:t>Sederberg et al., 2011</w:t>
        </w:r>
      </w:hyperlink>
      <w:r>
        <w:t>). The effect of a delayed interference task is therefore graded by reminder strength and subsequent drift: stronger reminder reinstatement and weaker subsequent drift leave more film-associated context available when the task is encoded.</w:t>
      </w:r>
    </w:p>
    <w:p w14:paraId="3393061E" w14:textId="77777777" w:rsidR="0076045A" w:rsidRDefault="00000000">
      <w:pPr>
        <w:pStyle w:val="BodyText"/>
      </w:pPr>
      <w:r>
        <w:t xml:space="preserve">Item-to-context associations also matter at test. As retrieval unfolds, a recalled film item pulls context toward film-associated states and can support retrieval of additional film items. A sampled task competitor pulls context toward task-associated states and can prolong competition. Weak film-related cues are included during recall to approximate vigilance-intrusion tasks, </w:t>
      </w:r>
      <w:r>
        <w:lastRenderedPageBreak/>
        <w:t>where film cues are presented during an attention task to elicit intrusions (</w:t>
      </w:r>
      <w:hyperlink w:anchor="ref-lau2019intrusive">
        <w:r w:rsidR="0076045A">
          <w:rPr>
            <w:rStyle w:val="Hyperlink"/>
          </w:rPr>
          <w:t>Lau-Zhu et al., 2019</w:t>
        </w:r>
      </w:hyperlink>
      <w:r>
        <w:t xml:space="preserve">, </w:t>
      </w:r>
      <w:hyperlink w:anchor="ref-lau2021selectively">
        <w:r w:rsidR="0076045A">
          <w:rPr>
            <w:rStyle w:val="Hyperlink"/>
          </w:rPr>
          <w:t>2021</w:t>
        </w:r>
      </w:hyperlink>
      <w:r>
        <w:t>). These cues update context through the same item-to-context operation as recalled items and are held constant across the main recall conditions. The pre-task film reminder plays a different role, occurring before task encoding and changing what task items become associated with. Recognition tests create a further distinction because the test presents a candidate film item for judgment. Because that film item is already available, context reinstatement can begin before any context-to-item competition with task items. The recognition simulation isolates this access step. It does not model criterion, confidence, or complete foil processing (</w:t>
      </w:r>
      <w:hyperlink w:anchor="ref-lau2021selectively">
        <w:r w:rsidR="0076045A">
          <w:rPr>
            <w:rStyle w:val="Hyperlink"/>
          </w:rPr>
          <w:t>Lau-Zhu et al., 2021</w:t>
        </w:r>
      </w:hyperlink>
      <w:r>
        <w:t>).</w:t>
      </w:r>
    </w:p>
    <w:p w14:paraId="2A5E7402" w14:textId="77777777" w:rsidR="0076045A" w:rsidRDefault="00000000">
      <w:pPr>
        <w:pStyle w:val="BodyText"/>
      </w:pPr>
      <w:r>
        <w:t xml:space="preserve">Deliberate recall is represented as controlled retrieval over the same stored associations used by unguided retrieval. Protection of film recall depends on how these control settings change context-to-item search. Like unguided retrieval, deliberate recall can still be guided by context states that cue both film items and task competitors, so it remains exposed to interference. The deliberate-recall simulations focus on three controls: start-of-film context reinstatement, a maintained film-retrieval goal, and retrieval monitoring. Start-of-film context reinstatement drifts retrieval context toward the start of the encoded sequence before recall. Because the film is encoded first in the present paradigm, that start state supports early film items more than later task or filler items. The maintained film-retrieval goal provides film-directed support during candidate sampling. Retrieval monitoring limits how much sampled off-target items update later context. Start-of-film reinstatement and retrieval monitoring can increase film recall in some conditions, but the smallest endpoint differences occur when deliberate recall includes the maintained film-retrieval goal. The maintained film-retrieval goal is treated as source/goal-like film-directed support: a maintained retrieval state that targets film </w:t>
      </w:r>
      <w:r>
        <w:lastRenderedPageBreak/>
        <w:t>material more strongly than task material. The model specification implements this source/goal-like support in simplified form.</w:t>
      </w:r>
    </w:p>
    <w:p w14:paraId="049532AB" w14:textId="77777777" w:rsidR="0076045A" w:rsidRDefault="00000000">
      <w:pPr>
        <w:pStyle w:val="BodyText"/>
      </w:pPr>
      <w:r>
        <w:t>The simulations instantiate this account in an emotional CMR model (</w:t>
      </w:r>
      <w:hyperlink w:anchor="ref-cohen2022memory">
        <w:r w:rsidR="0076045A">
          <w:rPr>
            <w:rStyle w:val="Hyperlink"/>
          </w:rPr>
          <w:t>Cohen &amp; Kahana, 2022</w:t>
        </w:r>
      </w:hyperlink>
      <w:r>
        <w:t xml:space="preserve">; </w:t>
      </w:r>
      <w:hyperlink w:anchor="ref-talmi2019retrieved">
        <w:r w:rsidR="0076045A">
          <w:rPr>
            <w:rStyle w:val="Hyperlink"/>
          </w:rPr>
          <w:t>Talmi et al., 2019</w:t>
        </w:r>
      </w:hyperlink>
      <w:r>
        <w:t>). The model departs from standard list-learning applications of CMR in two ways. First, it treats the film sequence, intervening delay, reminder, post-film task, and post-task delay as one evolving context stream. Within that stream, reminder cues can reinstate film-associated context before task encoding. Second, it simulates non-film material from the delay and task periods as distinct items that can be sampled during retrieval and compete with film items. Because those items can win retrieval attempts, the model can express selective interference as a shift in what is retrieved while film-item associations are held fixed across the task manipulation. The simulations use this architecture to evaluate three consequences: reminder-linked task encoding creates competitors, deliberate-recall controls reduce the impact of those competitors under specific settings, and recognition-like tests change the retrieval problem because the candidate item is presented.</w:t>
      </w:r>
    </w:p>
    <w:p w14:paraId="6AC5779A" w14:textId="77777777" w:rsidR="0076045A" w:rsidRDefault="00000000">
      <w:pPr>
        <w:pStyle w:val="Heading1"/>
      </w:pPr>
      <w:bookmarkStart w:id="101" w:name="model-specification"/>
      <w:bookmarkEnd w:id="82"/>
      <w:r>
        <w:t>Model Specification</w:t>
      </w:r>
    </w:p>
    <w:p w14:paraId="348A329A" w14:textId="77777777" w:rsidR="0076045A" w:rsidRDefault="00000000">
      <w:pPr>
        <w:pStyle w:val="FirstParagraph"/>
      </w:pPr>
      <w:r>
        <w:t>The formal model keeps the standard CMR separation between item features, context, feature-to-context memory, and context-to-feature memory. The section first defines these inherited representations and base parameters, then specifies the context-updating, learning, retrieval, and control operations used to configure the selective interference simulations.</w:t>
      </w:r>
    </w:p>
    <w:p w14:paraId="34C407E7" w14:textId="77777777" w:rsidR="0076045A" w:rsidRDefault="00000000">
      <w:pPr>
        <w:pStyle w:val="Heading2"/>
      </w:pPr>
      <w:bookmarkStart w:id="102" w:name="representations-and-parameters"/>
      <w:r>
        <w:t>Representations and Parameters</w:t>
      </w:r>
    </w:p>
    <w:p w14:paraId="5F6FE71B" w14:textId="77777777" w:rsidR="0076045A" w:rsidRDefault="00000000">
      <w:pPr>
        <w:pStyle w:val="FirstParagraph"/>
      </w:pPr>
      <w:r>
        <w:t xml:space="preserve">Each study event </w:t>
      </w:r>
      <m:oMath>
        <m:r>
          <w:rPr>
            <w:rFonts w:ascii="Cambria Math" w:hAnsi="Cambria Math"/>
          </w:rPr>
          <m:t>i</m:t>
        </m:r>
      </m:oMath>
      <w:r>
        <w:t xml:space="preserve"> has an orthonormal feature vector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where </w:t>
      </w:r>
      <m:oMath>
        <m:r>
          <w:rPr>
            <w:rFonts w:ascii="Cambria Math" w:hAnsi="Cambria Math"/>
          </w:rPr>
          <m:t>N</m:t>
        </m:r>
      </m:oMath>
      <w:r>
        <w:t xml:space="preserve"> is the number of encoded item features in the simulated paradigm. The model maintains a unit-length context vector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where </w:t>
      </w:r>
      <m:oMath>
        <m:r>
          <w:rPr>
            <w:rFonts w:ascii="Cambria Math" w:hAnsi="Cambria Math"/>
          </w:rPr>
          <m:t>D</m:t>
        </m:r>
      </m:oMath>
      <w:r>
        <w:t xml:space="preserve"> is the number of context units. The core context units represent the start </w:t>
      </w:r>
      <w:r>
        <w:lastRenderedPageBreak/>
        <w:t xml:space="preserve">state and item-associated temporal context. Before encoding begins, context is initialized to the start state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with the start unit active and item-associated temporal-context units inactive. Subsequent events update this state, so the context associated with each film, task, or filler item depends on where it occurs in the continuous paradigm stream. The model contains two associative matrices. The matrix </w:t>
      </w:r>
      <m:oMath>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N</m:t>
            </m:r>
          </m:sup>
        </m:sSup>
      </m:oMath>
      <w:r>
        <w:t xml:space="preserve"> maps feature vectors to context input. The matrix </w:t>
      </w:r>
      <m:oMath>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maps context to feature support. All vectors are treated as column vectors, so </w:t>
      </w:r>
      <m:oMath>
        <m:sSup>
          <m:sSupPr>
            <m:ctrlPr>
              <w:rPr>
                <w:rFonts w:ascii="Cambria Math" w:hAnsi="Cambria Math"/>
              </w:rPr>
            </m:ctrlPr>
          </m:sSupPr>
          <m:e>
            <m:r>
              <w:rPr>
                <w:rFonts w:ascii="Cambria Math" w:hAnsi="Cambria Math"/>
              </w:rPr>
              <m:t>M</m:t>
            </m:r>
          </m:e>
          <m:sup>
            <m:r>
              <w:rPr>
                <w:rFonts w:ascii="Cambria Math" w:hAnsi="Cambria Math"/>
              </w:rPr>
              <m:t>FC</m:t>
            </m:r>
          </m:sup>
        </m:sSup>
        <m:r>
          <w:rPr>
            <w:rFonts w:ascii="Cambria Math" w:hAnsi="Cambria Math"/>
          </w:rPr>
          <m:t>f</m:t>
        </m:r>
      </m:oMath>
      <w:r>
        <w:t xml:space="preserve"> is a context vector and </w:t>
      </w:r>
      <m:oMath>
        <m:sSup>
          <m:sSupPr>
            <m:ctrlPr>
              <w:rPr>
                <w:rFonts w:ascii="Cambria Math" w:hAnsi="Cambria Math"/>
              </w:rPr>
            </m:ctrlPr>
          </m:sSupPr>
          <m:e>
            <m:r>
              <w:rPr>
                <w:rFonts w:ascii="Cambria Math" w:hAnsi="Cambria Math"/>
              </w:rPr>
              <m:t>M</m:t>
            </m:r>
          </m:e>
          <m:sup>
            <m:r>
              <w:rPr>
                <w:rFonts w:ascii="Cambria Math" w:hAnsi="Cambria Math"/>
              </w:rPr>
              <m:t>CF</m:t>
            </m:r>
          </m:sup>
        </m:sSup>
        <m:r>
          <w:rPr>
            <w:rFonts w:ascii="Cambria Math" w:hAnsi="Cambria Math"/>
          </w:rPr>
          <m:t>c</m:t>
        </m:r>
      </m:oMath>
      <w:r>
        <w:t xml:space="preserve"> is a feature-support vector.</w:t>
      </w:r>
    </w:p>
    <w:p w14:paraId="6301EDDE" w14:textId="77777777" w:rsidR="0076045A" w:rsidRDefault="0076045A">
      <w:pPr>
        <w:pStyle w:val="BodyText"/>
      </w:pPr>
      <w:hyperlink w:anchor="tbl-base-parameters">
        <w:r>
          <w:rPr>
            <w:rStyle w:val="Hyperlink"/>
          </w:rPr>
          <w:t>Table 1</w:t>
        </w:r>
      </w:hyperlink>
      <w:r w:rsidR="00000000">
        <w:t xml:space="preserve"> lists the model parameters used in the equations below. The notation is adapted across several retrieved-context and CMR implementations, including foundational free-recall models (</w:t>
      </w:r>
      <w:hyperlink w:anchor="ref-polyn2009context">
        <w:r>
          <w:rPr>
            <w:rStyle w:val="Hyperlink"/>
          </w:rPr>
          <w:t>Polyn et al., 2009a</w:t>
        </w:r>
      </w:hyperlink>
      <w:r w:rsidR="00000000">
        <w:t xml:space="preserve">; </w:t>
      </w:r>
      <w:hyperlink w:anchor="ref-sederberg2008context">
        <w:r>
          <w:rPr>
            <w:rStyle w:val="Hyperlink"/>
          </w:rPr>
          <w:t>Sederberg et al., 2008</w:t>
        </w:r>
      </w:hyperlink>
      <w:r w:rsidR="00000000">
        <w:t>), later likelihood-based variants (</w:t>
      </w:r>
      <w:hyperlink w:anchor="ref-kragel2015neural">
        <w:r>
          <w:rPr>
            <w:rStyle w:val="Hyperlink"/>
          </w:rPr>
          <w:t>Kragel et al., 2015</w:t>
        </w:r>
      </w:hyperlink>
      <w:r w:rsidR="00000000">
        <w:t xml:space="preserve">; </w:t>
      </w:r>
      <w:hyperlink w:anchor="ref-morton2016predictive">
        <w:r>
          <w:rPr>
            <w:rStyle w:val="Hyperlink"/>
          </w:rPr>
          <w:t>Morton &amp; Polyn, 2016</w:t>
        </w:r>
      </w:hyperlink>
      <w:r w:rsidR="00000000">
        <w:t>), emotional CMR variants (</w:t>
      </w:r>
      <w:hyperlink w:anchor="ref-cohen2022memory">
        <w:r>
          <w:rPr>
            <w:rStyle w:val="Hyperlink"/>
          </w:rPr>
          <w:t>Cohen &amp; Kahana, 2022</w:t>
        </w:r>
      </w:hyperlink>
      <w:r w:rsidR="00000000">
        <w:t xml:space="preserve">; </w:t>
      </w:r>
      <w:hyperlink w:anchor="ref-talmi2019retrieved">
        <w:r>
          <w:rPr>
            <w:rStyle w:val="Hyperlink"/>
          </w:rPr>
          <w:t>Talmi et al., 2019</w:t>
        </w:r>
      </w:hyperlink>
      <w:r w:rsidR="00000000">
        <w:t>), and target-monitoring extensions (</w:t>
      </w:r>
      <w:hyperlink w:anchor="ref-lohnas2015expanding">
        <w:r>
          <w:rPr>
            <w:rStyle w:val="Hyperlink"/>
          </w:rPr>
          <w:t>Lohnas et al., 2015</w:t>
        </w:r>
      </w:hyperlink>
      <w:r w:rsidR="00000000">
        <w:t>).</w:t>
      </w:r>
    </w:p>
    <w:p w14:paraId="5C0F4F8A" w14:textId="77777777" w:rsidR="0076045A" w:rsidRDefault="00000000">
      <w:pPr>
        <w:pStyle w:val="FigureTitle"/>
      </w:pPr>
      <w:bookmarkStart w:id="103" w:name="tbl-base-parameters"/>
      <w:r>
        <w:t>Table 1</w:t>
      </w:r>
    </w:p>
    <w:p w14:paraId="526B3E91" w14:textId="77777777" w:rsidR="0076045A" w:rsidRDefault="00000000">
      <w:pPr>
        <w:pStyle w:val="Caption"/>
      </w:pPr>
      <w:r>
        <w:t>Model parameters and roles in the model specification. Base parameters are the unscaled values used by the model equations before simulation-specific multipliers are applied. A phase is a segment of the simulated paradigm, such as film encoding, intervening delay, reminder, task encoding, post-task delay, or retrieval.</w:t>
      </w:r>
    </w:p>
    <w:tbl>
      <w:tblPr>
        <w:tblStyle w:val="Table"/>
        <w:tblW w:w="5000" w:type="pct"/>
        <w:tblLayout w:type="fixed"/>
        <w:tblLook w:val="0020" w:firstRow="1" w:lastRow="0" w:firstColumn="0" w:lastColumn="0" w:noHBand="0" w:noVBand="0"/>
      </w:tblPr>
      <w:tblGrid>
        <w:gridCol w:w="3120"/>
        <w:gridCol w:w="3120"/>
        <w:gridCol w:w="3120"/>
      </w:tblGrid>
      <w:tr w:rsidR="0076045A" w14:paraId="0064E492" w14:textId="77777777" w:rsidTr="0076045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4C2DEB" w14:textId="77777777" w:rsidR="0076045A" w:rsidRDefault="00000000">
            <w:pPr>
              <w:pStyle w:val="Compact"/>
            </w:pPr>
            <w:r>
              <w:t>Symbol</w:t>
            </w:r>
          </w:p>
        </w:tc>
        <w:tc>
          <w:tcPr>
            <w:tcW w:w="2640" w:type="dxa"/>
          </w:tcPr>
          <w:p w14:paraId="408A8A21" w14:textId="77777777" w:rsidR="0076045A" w:rsidRDefault="00000000">
            <w:pPr>
              <w:pStyle w:val="Compact"/>
            </w:pPr>
            <w:r>
              <w:t>Name</w:t>
            </w:r>
          </w:p>
        </w:tc>
        <w:tc>
          <w:tcPr>
            <w:tcW w:w="2640" w:type="dxa"/>
          </w:tcPr>
          <w:p w14:paraId="1DE1F446" w14:textId="77777777" w:rsidR="0076045A" w:rsidRDefault="00000000">
            <w:pPr>
              <w:pStyle w:val="Compact"/>
            </w:pPr>
            <w:r>
              <w:t>Role</w:t>
            </w:r>
          </w:p>
        </w:tc>
      </w:tr>
      <w:tr w:rsidR="0076045A" w14:paraId="40C73378" w14:textId="77777777">
        <w:tc>
          <w:tcPr>
            <w:tcW w:w="2640" w:type="dxa"/>
          </w:tcPr>
          <w:p w14:paraId="39A15EED" w14:textId="77777777" w:rsidR="0076045A"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2640" w:type="dxa"/>
          </w:tcPr>
          <w:p w14:paraId="7EC3722D" w14:textId="77777777" w:rsidR="0076045A" w:rsidRDefault="00000000">
            <w:pPr>
              <w:pStyle w:val="Compact"/>
            </w:pPr>
            <w:r>
              <w:t>encoding drift rate</w:t>
            </w:r>
          </w:p>
        </w:tc>
        <w:tc>
          <w:tcPr>
            <w:tcW w:w="2640" w:type="dxa"/>
          </w:tcPr>
          <w:p w14:paraId="2B002CE6" w14:textId="77777777" w:rsidR="0076045A" w:rsidRDefault="00000000">
            <w:pPr>
              <w:pStyle w:val="Compact"/>
            </w:pPr>
            <w:r>
              <w:t>Context drift during study</w:t>
            </w:r>
          </w:p>
        </w:tc>
      </w:tr>
      <w:tr w:rsidR="0076045A" w14:paraId="14EB0B7D" w14:textId="77777777">
        <w:tc>
          <w:tcPr>
            <w:tcW w:w="2640" w:type="dxa"/>
          </w:tcPr>
          <w:p w14:paraId="350E5A1C" w14:textId="77777777" w:rsidR="0076045A"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2640" w:type="dxa"/>
          </w:tcPr>
          <w:p w14:paraId="02A3C402" w14:textId="77777777" w:rsidR="0076045A" w:rsidRDefault="00000000">
            <w:pPr>
              <w:pStyle w:val="Compact"/>
            </w:pPr>
            <w:r>
              <w:t>start drift rate</w:t>
            </w:r>
          </w:p>
        </w:tc>
        <w:tc>
          <w:tcPr>
            <w:tcW w:w="2640" w:type="dxa"/>
          </w:tcPr>
          <w:p w14:paraId="5FA3406A" w14:textId="77777777" w:rsidR="0076045A" w:rsidRDefault="00000000">
            <w:pPr>
              <w:pStyle w:val="Compact"/>
            </w:pPr>
            <w:r>
              <w:t>Drift toward start-of-film context at recall onset</w:t>
            </w:r>
          </w:p>
        </w:tc>
      </w:tr>
      <w:tr w:rsidR="0076045A" w14:paraId="7EC24124" w14:textId="77777777">
        <w:tc>
          <w:tcPr>
            <w:tcW w:w="2640" w:type="dxa"/>
          </w:tcPr>
          <w:p w14:paraId="182470E3" w14:textId="77777777" w:rsidR="0076045A"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2640" w:type="dxa"/>
          </w:tcPr>
          <w:p w14:paraId="490B69F7" w14:textId="77777777" w:rsidR="0076045A" w:rsidRDefault="00000000">
            <w:pPr>
              <w:pStyle w:val="Compact"/>
            </w:pPr>
            <w:r>
              <w:t>recall drift rate</w:t>
            </w:r>
          </w:p>
        </w:tc>
        <w:tc>
          <w:tcPr>
            <w:tcW w:w="2640" w:type="dxa"/>
          </w:tcPr>
          <w:p w14:paraId="55ECF6BB" w14:textId="77777777" w:rsidR="0076045A" w:rsidRDefault="00000000">
            <w:pPr>
              <w:pStyle w:val="Compact"/>
            </w:pPr>
            <w:r>
              <w:t>Context drift after recall</w:t>
            </w:r>
          </w:p>
        </w:tc>
      </w:tr>
      <w:tr w:rsidR="0076045A" w14:paraId="08128CB7" w14:textId="77777777">
        <w:tc>
          <w:tcPr>
            <w:tcW w:w="2640" w:type="dxa"/>
          </w:tcPr>
          <w:p w14:paraId="7D4A00C7" w14:textId="77777777" w:rsidR="0076045A" w:rsidRDefault="00000000">
            <w:pPr>
              <w:pStyle w:val="Compact"/>
            </w:pPr>
            <m:oMathPara>
              <m:oMath>
                <m:r>
                  <w:rPr>
                    <w:rFonts w:ascii="Cambria Math" w:hAnsi="Cambria Math"/>
                  </w:rPr>
                  <m:t>γ</m:t>
                </m:r>
              </m:oMath>
            </m:oMathPara>
          </w:p>
        </w:tc>
        <w:tc>
          <w:tcPr>
            <w:tcW w:w="2640" w:type="dxa"/>
          </w:tcPr>
          <w:p w14:paraId="1B0CD87E" w14:textId="77777777" w:rsidR="0076045A" w:rsidRDefault="00000000">
            <w:pPr>
              <w:pStyle w:val="Compact"/>
            </w:pPr>
            <w:r>
              <w:t>feature-to-context learning rate</w:t>
            </w:r>
          </w:p>
        </w:tc>
        <w:tc>
          <w:tcPr>
            <w:tcW w:w="2640" w:type="dxa"/>
          </w:tcPr>
          <w:p w14:paraId="56DA1989" w14:textId="77777777" w:rsidR="0076045A" w:rsidRDefault="00000000">
            <w:pPr>
              <w:pStyle w:val="Compact"/>
            </w:pPr>
            <w:r>
              <w:t xml:space="preserve">Learning rate for </w:t>
            </w:r>
            <m:oMath>
              <m:sSup>
                <m:sSupPr>
                  <m:ctrlPr>
                    <w:rPr>
                      <w:rFonts w:ascii="Cambria Math" w:hAnsi="Cambria Math"/>
                    </w:rPr>
                  </m:ctrlPr>
                </m:sSupPr>
                <m:e>
                  <m:r>
                    <w:rPr>
                      <w:rFonts w:ascii="Cambria Math" w:hAnsi="Cambria Math"/>
                    </w:rPr>
                    <m:t>M</m:t>
                  </m:r>
                </m:e>
                <m:sup>
                  <m:r>
                    <w:rPr>
                      <w:rFonts w:ascii="Cambria Math" w:hAnsi="Cambria Math"/>
                    </w:rPr>
                    <m:t>FC</m:t>
                  </m:r>
                </m:sup>
              </m:sSup>
            </m:oMath>
          </w:p>
        </w:tc>
      </w:tr>
      <w:tr w:rsidR="0076045A" w14:paraId="09F815FD" w14:textId="77777777">
        <w:tc>
          <w:tcPr>
            <w:tcW w:w="2640" w:type="dxa"/>
          </w:tcPr>
          <w:p w14:paraId="4AAD0A31" w14:textId="77777777" w:rsidR="0076045A" w:rsidRDefault="00000000">
            <w:pPr>
              <w:pStyle w:val="Compact"/>
            </w:pPr>
            <m:oMathPara>
              <m:oMath>
                <m:r>
                  <w:rPr>
                    <w:rFonts w:ascii="Cambria Math" w:hAnsi="Cambria Math"/>
                  </w:rPr>
                  <w:lastRenderedPageBreak/>
                  <m:t>λ</m:t>
                </m:r>
              </m:oMath>
            </m:oMathPara>
          </w:p>
        </w:tc>
        <w:tc>
          <w:tcPr>
            <w:tcW w:w="2640" w:type="dxa"/>
          </w:tcPr>
          <w:p w14:paraId="6B6CDF1A" w14:textId="77777777" w:rsidR="0076045A" w:rsidRDefault="00000000">
            <w:pPr>
              <w:pStyle w:val="Compact"/>
            </w:pPr>
            <w:r>
              <w:t>context-to-feature learning scale</w:t>
            </w:r>
          </w:p>
        </w:tc>
        <w:tc>
          <w:tcPr>
            <w:tcW w:w="2640" w:type="dxa"/>
          </w:tcPr>
          <w:p w14:paraId="4AB7D876" w14:textId="77777777" w:rsidR="0076045A" w:rsidRDefault="00000000">
            <w:pPr>
              <w:pStyle w:val="Compact"/>
            </w:pPr>
            <w:r>
              <w:t xml:space="preserve">Baseline or phase-scaled learning rate for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76045A" w14:paraId="4FA4A243" w14:textId="77777777">
        <w:tc>
          <w:tcPr>
            <w:tcW w:w="2640" w:type="dxa"/>
          </w:tcPr>
          <w:p w14:paraId="0D704CB3" w14:textId="77777777" w:rsidR="0076045A" w:rsidRDefault="00000000">
            <w:pPr>
              <w:pStyle w:val="Compact"/>
            </w:pPr>
            <m:oMathPara>
              <m:oMath>
                <m:r>
                  <w:rPr>
                    <w:rFonts w:ascii="Cambria Math" w:hAnsi="Cambria Math"/>
                  </w:rPr>
                  <m:t>α</m:t>
                </m:r>
              </m:oMath>
            </m:oMathPara>
          </w:p>
        </w:tc>
        <w:tc>
          <w:tcPr>
            <w:tcW w:w="2640" w:type="dxa"/>
          </w:tcPr>
          <w:p w14:paraId="283B34F0" w14:textId="77777777" w:rsidR="0076045A" w:rsidRDefault="00000000">
            <w:pPr>
              <w:pStyle w:val="Compact"/>
            </w:pPr>
            <w:r>
              <w:t>shared support</w:t>
            </w:r>
          </w:p>
        </w:tc>
        <w:tc>
          <w:tcPr>
            <w:tcW w:w="2640" w:type="dxa"/>
          </w:tcPr>
          <w:p w14:paraId="026AA0BA" w14:textId="77777777" w:rsidR="0076045A" w:rsidRDefault="00000000">
            <w:pPr>
              <w:pStyle w:val="Compact"/>
            </w:pPr>
            <w:r>
              <w:t xml:space="preserve">Pre-experimental shared 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76045A" w14:paraId="6308D945" w14:textId="77777777">
        <w:tc>
          <w:tcPr>
            <w:tcW w:w="2640" w:type="dxa"/>
          </w:tcPr>
          <w:p w14:paraId="79F1C200" w14:textId="77777777" w:rsidR="0076045A" w:rsidRDefault="00000000">
            <w:pPr>
              <w:pStyle w:val="Compact"/>
            </w:pPr>
            <m:oMathPara>
              <m:oMath>
                <m:r>
                  <w:rPr>
                    <w:rFonts w:ascii="Cambria Math" w:hAnsi="Cambria Math"/>
                  </w:rPr>
                  <m:t>δ</m:t>
                </m:r>
              </m:oMath>
            </m:oMathPara>
          </w:p>
        </w:tc>
        <w:tc>
          <w:tcPr>
            <w:tcW w:w="2640" w:type="dxa"/>
          </w:tcPr>
          <w:p w14:paraId="4AAC6CCA" w14:textId="77777777" w:rsidR="0076045A" w:rsidRDefault="00000000">
            <w:pPr>
              <w:pStyle w:val="Compact"/>
            </w:pPr>
            <w:r>
              <w:t>self support</w:t>
            </w:r>
          </w:p>
        </w:tc>
        <w:tc>
          <w:tcPr>
            <w:tcW w:w="2640" w:type="dxa"/>
          </w:tcPr>
          <w:p w14:paraId="53D665B6" w14:textId="77777777" w:rsidR="0076045A" w:rsidRDefault="00000000">
            <w:pPr>
              <w:pStyle w:val="Compact"/>
            </w:pPr>
            <w:r>
              <w:t xml:space="preserve">Pre-experimental self-support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76045A" w14:paraId="7776DBAC" w14:textId="77777777">
        <w:tc>
          <w:tcPr>
            <w:tcW w:w="2640" w:type="dxa"/>
          </w:tcPr>
          <w:p w14:paraId="65842A52" w14:textId="77777777" w:rsidR="0076045A"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2640" w:type="dxa"/>
          </w:tcPr>
          <w:p w14:paraId="1A58681A" w14:textId="77777777" w:rsidR="0076045A" w:rsidRDefault="00000000">
            <w:pPr>
              <w:pStyle w:val="Compact"/>
            </w:pPr>
            <w:r>
              <w:t>primacy scale</w:t>
            </w:r>
          </w:p>
        </w:tc>
        <w:tc>
          <w:tcPr>
            <w:tcW w:w="2640" w:type="dxa"/>
          </w:tcPr>
          <w:p w14:paraId="4C9E7EE4" w14:textId="77777777" w:rsidR="0076045A" w:rsidRDefault="00000000">
            <w:pPr>
              <w:pStyle w:val="Compact"/>
            </w:pPr>
            <w:r>
              <w:t>Initial boost to context-to-feature learning</w:t>
            </w:r>
          </w:p>
        </w:tc>
      </w:tr>
      <w:tr w:rsidR="0076045A" w14:paraId="759FF3F4" w14:textId="77777777">
        <w:tc>
          <w:tcPr>
            <w:tcW w:w="2640" w:type="dxa"/>
          </w:tcPr>
          <w:p w14:paraId="25D65670" w14:textId="77777777" w:rsidR="0076045A"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2640" w:type="dxa"/>
          </w:tcPr>
          <w:p w14:paraId="2ABED165" w14:textId="77777777" w:rsidR="0076045A" w:rsidRDefault="00000000">
            <w:pPr>
              <w:pStyle w:val="Compact"/>
            </w:pPr>
            <w:r>
              <w:t>primacy decay</w:t>
            </w:r>
          </w:p>
        </w:tc>
        <w:tc>
          <w:tcPr>
            <w:tcW w:w="2640" w:type="dxa"/>
          </w:tcPr>
          <w:p w14:paraId="7573C6D6" w14:textId="77777777" w:rsidR="0076045A" w:rsidRDefault="00000000">
            <w:pPr>
              <w:pStyle w:val="Compact"/>
            </w:pPr>
            <w:r>
              <w:t>Decay rate of primacy boost</w:t>
            </w:r>
          </w:p>
        </w:tc>
      </w:tr>
      <w:tr w:rsidR="0076045A" w14:paraId="7C3AC052" w14:textId="77777777">
        <w:tc>
          <w:tcPr>
            <w:tcW w:w="2640" w:type="dxa"/>
          </w:tcPr>
          <w:p w14:paraId="145ECD5B" w14:textId="77777777" w:rsidR="0076045A" w:rsidRDefault="00000000">
            <w:pPr>
              <w:pStyle w:val="Compact"/>
            </w:pPr>
            <m:oMathPara>
              <m:oMath>
                <m:r>
                  <w:rPr>
                    <w:rFonts w:ascii="Cambria Math" w:hAnsi="Cambria Math"/>
                  </w:rPr>
                  <m:t>τ</m:t>
                </m:r>
              </m:oMath>
            </m:oMathPara>
          </w:p>
        </w:tc>
        <w:tc>
          <w:tcPr>
            <w:tcW w:w="2640" w:type="dxa"/>
          </w:tcPr>
          <w:p w14:paraId="13F8DD53" w14:textId="77777777" w:rsidR="0076045A" w:rsidRDefault="00000000">
            <w:pPr>
              <w:pStyle w:val="Compact"/>
            </w:pPr>
            <w:r>
              <w:t>choice sensitivity</w:t>
            </w:r>
          </w:p>
        </w:tc>
        <w:tc>
          <w:tcPr>
            <w:tcW w:w="2640" w:type="dxa"/>
          </w:tcPr>
          <w:p w14:paraId="4D4F74A5" w14:textId="77777777" w:rsidR="0076045A" w:rsidRDefault="00000000">
            <w:pPr>
              <w:pStyle w:val="Compact"/>
            </w:pPr>
            <w:r>
              <w:t>Sensitivity of choice to support differences</w:t>
            </w:r>
          </w:p>
        </w:tc>
      </w:tr>
      <w:tr w:rsidR="0076045A" w14:paraId="3CD898EA" w14:textId="77777777">
        <w:tc>
          <w:tcPr>
            <w:tcW w:w="2640" w:type="dxa"/>
          </w:tcPr>
          <w:p w14:paraId="74F0F695" w14:textId="77777777" w:rsidR="0076045A"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2640" w:type="dxa"/>
          </w:tcPr>
          <w:p w14:paraId="5B30A870" w14:textId="77777777" w:rsidR="0076045A" w:rsidRDefault="00000000">
            <w:pPr>
              <w:pStyle w:val="Compact"/>
            </w:pPr>
            <w:r>
              <w:t>source-context drift rate</w:t>
            </w:r>
          </w:p>
        </w:tc>
        <w:tc>
          <w:tcPr>
            <w:tcW w:w="2640" w:type="dxa"/>
          </w:tcPr>
          <w:p w14:paraId="74BAC9B2" w14:textId="77777777" w:rsidR="0076045A" w:rsidRDefault="00000000">
            <w:pPr>
              <w:pStyle w:val="Compact"/>
            </w:pPr>
            <w:r>
              <w:t>Source context drift</w:t>
            </w:r>
          </w:p>
        </w:tc>
      </w:tr>
      <w:tr w:rsidR="0076045A" w14:paraId="5EEE5178" w14:textId="77777777">
        <w:tc>
          <w:tcPr>
            <w:tcW w:w="2640" w:type="dxa"/>
          </w:tcPr>
          <w:p w14:paraId="5C6F2E89" w14:textId="77777777" w:rsidR="0076045A"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2640" w:type="dxa"/>
          </w:tcPr>
          <w:p w14:paraId="30591C55" w14:textId="77777777" w:rsidR="0076045A" w:rsidRDefault="00000000">
            <w:pPr>
              <w:pStyle w:val="Compact"/>
            </w:pPr>
            <w:r>
              <w:t>source learning scale</w:t>
            </w:r>
          </w:p>
        </w:tc>
        <w:tc>
          <w:tcPr>
            <w:tcW w:w="2640" w:type="dxa"/>
          </w:tcPr>
          <w:p w14:paraId="65A0A532" w14:textId="77777777" w:rsidR="0076045A" w:rsidRDefault="00000000">
            <w:pPr>
              <w:pStyle w:val="Compact"/>
            </w:pPr>
            <w:r>
              <w:t>Learning scale for the marked source feature</w:t>
            </w:r>
          </w:p>
        </w:tc>
      </w:tr>
      <w:tr w:rsidR="0076045A" w14:paraId="25E22007" w14:textId="77777777">
        <w:tc>
          <w:tcPr>
            <w:tcW w:w="2640" w:type="dxa"/>
          </w:tcPr>
          <w:p w14:paraId="77B84E6B" w14:textId="77777777" w:rsidR="0076045A"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2640" w:type="dxa"/>
          </w:tcPr>
          <w:p w14:paraId="74A5594D" w14:textId="77777777" w:rsidR="0076045A" w:rsidRDefault="00000000">
            <w:pPr>
              <w:pStyle w:val="Compact"/>
            </w:pPr>
            <w:r>
              <w:t>source learning baseline</w:t>
            </w:r>
          </w:p>
        </w:tc>
        <w:tc>
          <w:tcPr>
            <w:tcW w:w="2640" w:type="dxa"/>
          </w:tcPr>
          <w:p w14:paraId="065FD7B0" w14:textId="77777777" w:rsidR="0076045A" w:rsidRDefault="00000000">
            <w:pPr>
              <w:pStyle w:val="Compact"/>
            </w:pPr>
            <w:r>
              <w:t>Baseline source-context learning for neutral/default items</w:t>
            </w:r>
          </w:p>
        </w:tc>
      </w:tr>
      <w:tr w:rsidR="0076045A" w14:paraId="084A3244" w14:textId="77777777">
        <w:tc>
          <w:tcPr>
            <w:tcW w:w="2640" w:type="dxa"/>
          </w:tcPr>
          <w:p w14:paraId="6EF38302" w14:textId="77777777" w:rsidR="0076045A"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film-src</m:t>
                    </m:r>
                  </m:sub>
                </m:sSub>
              </m:oMath>
            </m:oMathPara>
          </w:p>
        </w:tc>
        <w:tc>
          <w:tcPr>
            <w:tcW w:w="2640" w:type="dxa"/>
          </w:tcPr>
          <w:p w14:paraId="0EF5D519" w14:textId="77777777" w:rsidR="0076045A" w:rsidRDefault="00000000">
            <w:pPr>
              <w:pStyle w:val="Compact"/>
            </w:pPr>
            <w:r>
              <w:t>film-source orientation</w:t>
            </w:r>
          </w:p>
        </w:tc>
        <w:tc>
          <w:tcPr>
            <w:tcW w:w="2640" w:type="dxa"/>
          </w:tcPr>
          <w:p w14:paraId="07FCCCD1" w14:textId="77777777" w:rsidR="0076045A" w:rsidRDefault="00000000">
            <w:pPr>
              <w:pStyle w:val="Compact"/>
            </w:pPr>
            <w:r>
              <w:t>Fixed partial reinstatement of marked film-source context at retrieval onset</w:t>
            </w:r>
          </w:p>
        </w:tc>
      </w:tr>
      <w:tr w:rsidR="0076045A" w14:paraId="14074EE4" w14:textId="77777777">
        <w:tc>
          <w:tcPr>
            <w:tcW w:w="2640" w:type="dxa"/>
          </w:tcPr>
          <w:p w14:paraId="217700FE" w14:textId="77777777" w:rsidR="0076045A" w:rsidRDefault="00000000">
            <w:pPr>
              <w:pStyle w:val="Compact"/>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goal</m:t>
                    </m:r>
                  </m:sub>
                </m:sSub>
              </m:oMath>
            </m:oMathPara>
          </w:p>
        </w:tc>
        <w:tc>
          <w:tcPr>
            <w:tcW w:w="2640" w:type="dxa"/>
          </w:tcPr>
          <w:p w14:paraId="6D6DE324" w14:textId="77777777" w:rsidR="0076045A" w:rsidRDefault="00000000">
            <w:pPr>
              <w:pStyle w:val="Compact"/>
            </w:pPr>
            <w:r>
              <w:t>film-goal support</w:t>
            </w:r>
          </w:p>
        </w:tc>
        <w:tc>
          <w:tcPr>
            <w:tcW w:w="2640" w:type="dxa"/>
          </w:tcPr>
          <w:p w14:paraId="2BAFD83C" w14:textId="77777777" w:rsidR="0076045A" w:rsidRDefault="00000000">
            <w:pPr>
              <w:pStyle w:val="Compact"/>
            </w:pPr>
            <w:r>
              <w:t xml:space="preserve">Support from a maintained film-retrieval goal, weighted by goal match </w:t>
            </w:r>
            <m:oMath>
              <m:sSub>
                <m:sSubPr>
                  <m:ctrlPr>
                    <w:rPr>
                      <w:rFonts w:ascii="Cambria Math" w:hAnsi="Cambria Math"/>
                    </w:rPr>
                  </m:ctrlPr>
                </m:sSubPr>
                <m:e>
                  <m:r>
                    <w:rPr>
                      <w:rFonts w:ascii="Cambria Math" w:hAnsi="Cambria Math"/>
                    </w:rPr>
                    <m:t>g</m:t>
                  </m:r>
                </m:e>
                <m:sub>
                  <m:r>
                    <w:rPr>
                      <w:rFonts w:ascii="Cambria Math" w:hAnsi="Cambria Math"/>
                    </w:rPr>
                    <m:t>i</m:t>
                  </m:r>
                </m:sub>
              </m:sSub>
            </m:oMath>
          </w:p>
        </w:tc>
      </w:tr>
      <w:tr w:rsidR="0076045A" w14:paraId="36F15DF4" w14:textId="77777777">
        <w:tc>
          <w:tcPr>
            <w:tcW w:w="2640" w:type="dxa"/>
          </w:tcPr>
          <w:p w14:paraId="776A332D" w14:textId="77777777" w:rsidR="0076045A" w:rsidRDefault="00000000">
            <w:pPr>
              <w:pStyle w:val="Compact"/>
            </w:pPr>
            <m:oMathPara>
              <m:oMath>
                <m:r>
                  <w:rPr>
                    <w:rFonts w:ascii="Cambria Math" w:hAnsi="Cambria Math"/>
                  </w:rPr>
                  <m:t>κ</m:t>
                </m:r>
              </m:oMath>
            </m:oMathPara>
          </w:p>
        </w:tc>
        <w:tc>
          <w:tcPr>
            <w:tcW w:w="2640" w:type="dxa"/>
          </w:tcPr>
          <w:p w14:paraId="403A47F3" w14:textId="77777777" w:rsidR="0076045A" w:rsidRDefault="00000000">
            <w:pPr>
              <w:pStyle w:val="Compact"/>
            </w:pPr>
            <w:r>
              <w:t>target-monitoring scale</w:t>
            </w:r>
          </w:p>
        </w:tc>
        <w:tc>
          <w:tcPr>
            <w:tcW w:w="2640" w:type="dxa"/>
          </w:tcPr>
          <w:p w14:paraId="16E6FFD5" w14:textId="77777777" w:rsidR="0076045A" w:rsidRDefault="00000000">
            <w:pPr>
              <w:pStyle w:val="Compact"/>
            </w:pPr>
            <w:r>
              <w:t>Reduced context updating after sampled off-target candidates when target monitoring is enabled</w:t>
            </w:r>
          </w:p>
        </w:tc>
      </w:tr>
      <w:tr w:rsidR="0076045A" w14:paraId="7345AADD" w14:textId="77777777">
        <w:tc>
          <w:tcPr>
            <w:tcW w:w="2640" w:type="dxa"/>
          </w:tcPr>
          <w:p w14:paraId="64AE2FBB" w14:textId="77777777" w:rsidR="0076045A"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2640" w:type="dxa"/>
          </w:tcPr>
          <w:p w14:paraId="096A0DD3" w14:textId="77777777" w:rsidR="0076045A" w:rsidRDefault="00000000">
            <w:pPr>
              <w:pStyle w:val="Compact"/>
            </w:pPr>
            <w:r>
              <w:t>stop scale</w:t>
            </w:r>
          </w:p>
        </w:tc>
        <w:tc>
          <w:tcPr>
            <w:tcW w:w="2640" w:type="dxa"/>
          </w:tcPr>
          <w:p w14:paraId="44A118EA" w14:textId="77777777" w:rsidR="0076045A" w:rsidRDefault="00000000">
            <w:pPr>
              <w:pStyle w:val="Compact"/>
            </w:pPr>
            <w:r>
              <w:t>Baseline stopping probability</w:t>
            </w:r>
          </w:p>
        </w:tc>
      </w:tr>
      <w:tr w:rsidR="0076045A" w14:paraId="13D3FF3C" w14:textId="77777777">
        <w:tc>
          <w:tcPr>
            <w:tcW w:w="2640" w:type="dxa"/>
          </w:tcPr>
          <w:p w14:paraId="52B8C2AA" w14:textId="77777777" w:rsidR="0076045A"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2640" w:type="dxa"/>
          </w:tcPr>
          <w:p w14:paraId="1510E0A2" w14:textId="77777777" w:rsidR="0076045A" w:rsidRDefault="00000000">
            <w:pPr>
              <w:pStyle w:val="Compact"/>
            </w:pPr>
            <w:r>
              <w:t>stop growth</w:t>
            </w:r>
          </w:p>
        </w:tc>
        <w:tc>
          <w:tcPr>
            <w:tcW w:w="2640" w:type="dxa"/>
          </w:tcPr>
          <w:p w14:paraId="43865768" w14:textId="77777777" w:rsidR="0076045A" w:rsidRDefault="00000000">
            <w:pPr>
              <w:pStyle w:val="Compact"/>
            </w:pPr>
            <w:r>
              <w:t>Growth of stopping probability across retrieval-attempt positions</w:t>
            </w:r>
          </w:p>
        </w:tc>
      </w:tr>
    </w:tbl>
    <w:bookmarkEnd w:id="103"/>
    <w:p w14:paraId="46F35B17" w14:textId="77777777" w:rsidR="0076045A" w:rsidRDefault="00000000">
      <w:pPr>
        <w:pStyle w:val="AfterWithoutNote"/>
      </w:pPr>
      <w:r>
        <w:lastRenderedPageBreak/>
        <w:t>Pre-experimental associations represent background memory structure already present before the simulated paradigm begins. They give each item baseline self-support and shared support, so later retrieval reflects both pre-existing structure and associations learned during the film, task, and filler phases. The selective interference simulations vary the new associations formed across phases. These baseline associations are fixed model architecture and are held constant across the selective interference simulations. For the start unit and item-associated temporal context units:</w:t>
      </w:r>
    </w:p>
    <w:bookmarkStart w:id="104" w:name="eq-mfc-pre"/>
    <w:p w14:paraId="00FA6756" w14:textId="77777777" w:rsidR="0076045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104"/>
    </w:p>
    <w:bookmarkStart w:id="105" w:name="eq-mcf-pre"/>
    <w:p w14:paraId="215B09E3" w14:textId="77777777" w:rsidR="0076045A"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105"/>
    </w:p>
    <w:p w14:paraId="3C97136C" w14:textId="77777777" w:rsidR="0076045A" w:rsidRDefault="00000000">
      <w:pPr>
        <w:pStyle w:val="FirstParagraph"/>
      </w:pPr>
      <w:r>
        <w:t xml:space="preserve">The start context has no pre-experimental context-to-feature support. For context units corresponding to items, </w:t>
      </w:r>
      <m:oMath>
        <m:r>
          <w:rPr>
            <w:rFonts w:ascii="Cambria Math" w:hAnsi="Cambria Math"/>
          </w:rPr>
          <m:t>δ</m:t>
        </m:r>
      </m:oMath>
      <w:r>
        <w:t xml:space="preserve"> gives each item self-support and </w:t>
      </w:r>
      <m:oMath>
        <m:r>
          <w:rPr>
            <w:rFonts w:ascii="Cambria Math" w:hAnsi="Cambria Math"/>
          </w:rPr>
          <m:t>α</m:t>
        </m:r>
      </m:oMath>
      <w:r>
        <w:t xml:space="preserve"> gives all other items shared support. This initialization supplies baseline support before experimental learning.</w:t>
      </w:r>
    </w:p>
    <w:p w14:paraId="0AD0DFEE" w14:textId="77777777" w:rsidR="0076045A" w:rsidRDefault="00000000">
      <w:pPr>
        <w:pStyle w:val="Heading2"/>
      </w:pPr>
      <w:bookmarkStart w:id="106" w:name="context-updating-learning-and-retrieval"/>
      <w:bookmarkEnd w:id="102"/>
      <w:r>
        <w:t>Context Updating, Learning, and Retrieval</w:t>
      </w:r>
    </w:p>
    <w:p w14:paraId="0A2B6669" w14:textId="77777777" w:rsidR="0076045A" w:rsidRDefault="00000000">
      <w:pPr>
        <w:pStyle w:val="FirstParagraph"/>
      </w:pPr>
      <w:r>
        <w:t xml:space="preserve">Context updating defines both gradual drift during encoding and reinstatement by recalled items and by items presented as reminders or test cues. The same feature-to-context operation updates context when an item is encoded, recalled, presented as a reminder, or presented as a cue by the test. When feature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active, it probes feature-to-context memory to retrieve context input:</w:t>
      </w:r>
    </w:p>
    <w:bookmarkStart w:id="107" w:name="eq-context-input"/>
    <w:p w14:paraId="3E047F6B" w14:textId="77777777" w:rsidR="0076045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3</m:t>
              </m:r>
            </m:e>
          </m:d>
        </m:oMath>
      </m:oMathPara>
      <w:bookmarkEnd w:id="107"/>
    </w:p>
    <w:p w14:paraId="4D990B54" w14:textId="77777777" w:rsidR="0076045A" w:rsidRDefault="00000000">
      <w:pPr>
        <w:pStyle w:val="FirstParagraph"/>
      </w:pPr>
      <w:r>
        <w:t xml:space="preserve">The model normalizes this input to unit length, yielding </w:t>
      </w:r>
      <m:oMath>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oMath>
      <w:r>
        <w:t xml:space="preserve">. Context then drifts toward the normalized input with a drift rate </w:t>
      </w:r>
      <m:oMath>
        <m:r>
          <w:rPr>
            <w:rFonts w:ascii="Cambria Math" w:hAnsi="Cambria Math"/>
          </w:rPr>
          <m:t>β</m:t>
        </m:r>
      </m:oMath>
      <w:r>
        <w:t>:</w:t>
      </w:r>
    </w:p>
    <w:bookmarkStart w:id="108" w:name="eq-context-update"/>
    <w:p w14:paraId="03547F18" w14:textId="77777777" w:rsidR="0076045A"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β </m:t>
          </m:r>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rPr>
              <w:rFonts w:ascii="Cambria Math" w:hAnsi="Cambria Math"/>
            </w:rPr>
            <m:t>  </m:t>
          </m:r>
          <m:d>
            <m:dPr>
              <m:ctrlPr>
                <w:rPr>
                  <w:rFonts w:ascii="Cambria Math" w:hAnsi="Cambria Math"/>
                </w:rPr>
              </m:ctrlPr>
            </m:dPr>
            <m:e>
              <m:r>
                <w:rPr>
                  <w:rFonts w:ascii="Cambria Math" w:hAnsi="Cambria Math"/>
                </w:rPr>
                <m:t>4</m:t>
              </m:r>
            </m:e>
          </m:d>
        </m:oMath>
      </m:oMathPara>
      <w:bookmarkEnd w:id="108"/>
    </w:p>
    <w:p w14:paraId="5B9C6C92" w14:textId="77777777" w:rsidR="0076045A" w:rsidRDefault="00000000">
      <w:pPr>
        <w:pStyle w:val="FirstParagraph"/>
      </w:pPr>
      <w:r>
        <w:t xml:space="preserve">Let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oMath>
      <w:r>
        <w:t>. The normalization coefficient is:</w:t>
      </w:r>
    </w:p>
    <w:bookmarkStart w:id="109" w:name="eq-context-rho"/>
    <w:p w14:paraId="1AFE075E" w14:textId="77777777" w:rsidR="0076045A"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1</m:t>
                  </m:r>
                </m:e>
              </m:d>
            </m:e>
          </m:ra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5</m:t>
              </m:r>
            </m:e>
          </m:d>
        </m:oMath>
      </m:oMathPara>
      <w:bookmarkEnd w:id="109"/>
    </w:p>
    <w:p w14:paraId="1E6D61F7" w14:textId="77777777" w:rsidR="0076045A" w:rsidRDefault="00000000">
      <w:pPr>
        <w:pStyle w:val="FirstParagraph"/>
      </w:pPr>
      <w:r>
        <w:t xml:space="preserve">The coefficient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is the nonnegative solution that keeps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at unit length. Associative learning defines how encoded film, task, and filler events become later retrieval candidates. When a new event is encoded, the active feature and updated context are associated via outer-product learning. Feature-to-context associations update as:</w:t>
      </w:r>
    </w:p>
    <w:p w14:paraId="6553F8C6" w14:textId="77777777" w:rsidR="0076045A" w:rsidRDefault="00000000">
      <w:pPr>
        <w:pStyle w:val="BodyText"/>
      </w:pPr>
      <w:bookmarkStart w:id="110" w:name="eq-mfc-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rPr>
              <w:rFonts w:ascii="Cambria Math" w:hAnsi="Cambria Math"/>
            </w:rPr>
            <m:t>  </m:t>
          </m:r>
          <m:d>
            <m:dPr>
              <m:ctrlPr>
                <w:rPr>
                  <w:rFonts w:ascii="Cambria Math" w:hAnsi="Cambria Math"/>
                </w:rPr>
              </m:ctrlPr>
            </m:dPr>
            <m:e>
              <m:r>
                <w:rPr>
                  <w:rFonts w:ascii="Cambria Math" w:hAnsi="Cambria Math"/>
                </w:rPr>
                <m:t>6</m:t>
              </m:r>
            </m:e>
          </m:d>
        </m:oMath>
      </m:oMathPara>
      <w:bookmarkEnd w:id="110"/>
    </w:p>
    <w:p w14:paraId="617BBF09" w14:textId="77777777" w:rsidR="0076045A" w:rsidRDefault="00000000">
      <w:pPr>
        <w:pStyle w:val="FirstParagraph"/>
      </w:pPr>
      <w:r>
        <w:t>A primacy function weights context-to-feature learning:</w:t>
      </w:r>
    </w:p>
    <w:bookmarkStart w:id="111" w:name="eq-primacy"/>
    <w:p w14:paraId="635CA6D1" w14:textId="77777777" w:rsidR="0076045A"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r>
                <m:rPr>
                  <m:sty m:val="p"/>
                </m:rPr>
                <w:rPr>
                  <w:rFonts w:ascii="Cambria Math" w:hAnsi="Cambria Math"/>
                </w:rPr>
                <m:t>⋅</m:t>
              </m:r>
              <m:r>
                <w:rPr>
                  <w:rFonts w:ascii="Cambria Math" w:hAnsi="Cambria Math"/>
                </w:rPr>
                <m:t>i</m:t>
              </m:r>
            </m:sup>
          </m:sSup>
          <m:r>
            <m:rPr>
              <m:sty m:val="p"/>
            </m:rPr>
            <w:rPr>
              <w:rFonts w:ascii="Cambria Math" w:hAnsi="Cambria Math"/>
            </w:rPr>
            <m:t>+</m:t>
          </m:r>
          <m:r>
            <w:rPr>
              <w:rFonts w:ascii="Cambria Math" w:hAnsi="Cambria Math"/>
            </w:rPr>
            <m:t>1  </m:t>
          </m:r>
          <m:d>
            <m:dPr>
              <m:ctrlPr>
                <w:rPr>
                  <w:rFonts w:ascii="Cambria Math" w:hAnsi="Cambria Math"/>
                </w:rPr>
              </m:ctrlPr>
            </m:dPr>
            <m:e>
              <m:r>
                <w:rPr>
                  <w:rFonts w:ascii="Cambria Math" w:hAnsi="Cambria Math"/>
                </w:rPr>
                <m:t>7</m:t>
              </m:r>
            </m:e>
          </m:d>
        </m:oMath>
      </m:oMathPara>
      <w:bookmarkEnd w:id="111"/>
    </w:p>
    <w:p w14:paraId="74788500" w14:textId="77777777" w:rsidR="0076045A" w:rsidRDefault="00000000">
      <w:pPr>
        <w:pStyle w:val="FirstParagraph"/>
      </w:pPr>
      <w:r>
        <w:t>Context-to-feature associations update as:</w:t>
      </w:r>
    </w:p>
    <w:p w14:paraId="4E93527A" w14:textId="77777777" w:rsidR="0076045A" w:rsidRDefault="00000000">
      <w:pPr>
        <w:pStyle w:val="BodyText"/>
      </w:pPr>
      <w:bookmarkStart w:id="112" w:name="eq-mcf-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  </m:t>
          </m:r>
          <m:d>
            <m:dPr>
              <m:ctrlPr>
                <w:rPr>
                  <w:rFonts w:ascii="Cambria Math" w:hAnsi="Cambria Math"/>
                </w:rPr>
              </m:ctrlPr>
            </m:dPr>
            <m:e>
              <m:r>
                <w:rPr>
                  <w:rFonts w:ascii="Cambria Math" w:hAnsi="Cambria Math"/>
                </w:rPr>
                <m:t>8</m:t>
              </m:r>
            </m:e>
          </m:d>
        </m:oMath>
      </m:oMathPara>
      <w:bookmarkEnd w:id="112"/>
    </w:p>
    <w:p w14:paraId="04CFE75E" w14:textId="77777777" w:rsidR="0076045A" w:rsidRDefault="00000000">
      <w:pPr>
        <w:pStyle w:val="FirstParagraph"/>
      </w:pPr>
      <w:r>
        <w:t xml:space="preserve">Here, </w:t>
      </w:r>
      <m:oMath>
        <m:r>
          <w:rPr>
            <w:rFonts w:ascii="Cambria Math" w:hAnsi="Cambria Math"/>
          </w:rPr>
          <m:t>λ</m:t>
        </m:r>
      </m:oMath>
      <w:r>
        <w:t xml:space="preserve"> scales context-to-feature learning, while </w:t>
      </w:r>
      <m:oMath>
        <m:sSub>
          <m:sSubPr>
            <m:ctrlPr>
              <w:rPr>
                <w:rFonts w:ascii="Cambria Math" w:hAnsi="Cambria Math"/>
              </w:rPr>
            </m:ctrlPr>
          </m:sSubPr>
          <m:e>
            <m:r>
              <w:rPr>
                <w:rFonts w:ascii="Cambria Math" w:hAnsi="Cambria Math"/>
              </w:rPr>
              <m:t>ϕ</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ϕ</m:t>
            </m:r>
          </m:e>
          <m:sub>
            <m:r>
              <w:rPr>
                <w:rFonts w:ascii="Cambria Math" w:hAnsi="Cambria Math"/>
              </w:rPr>
              <m:t>d</m:t>
            </m:r>
          </m:sub>
        </m:sSub>
      </m:oMath>
      <w:r>
        <w:t xml:space="preserve"> define the size and decay of the primacy boost. Retrieval uses the current context state to assign support to candidate items, sample from the resulting competition, and terminate the sampling sequence. During context-guided retrieval, temporal context and source context cue encoded items through their context-to-feature associations. A maintained film-retrieval goal can also contribute source/goal-like support to candidates that match the film target:</w:t>
      </w:r>
    </w:p>
    <w:bookmarkStart w:id="113" w:name="eq-retrieval-support"/>
    <w:p w14:paraId="36EBBAD8" w14:textId="77777777" w:rsidR="0076045A"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r>
                    <w:rPr>
                      <w:rFonts w:ascii="Cambria Math" w:hAnsi="Cambria Math"/>
                    </w:rPr>
                    <m:t>c</m:t>
                  </m:r>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CF</m:t>
                      </m:r>
                    </m:sup>
                  </m:sSubSup>
                  <m:sSub>
                    <m:sSubPr>
                      <m:ctrlPr>
                        <w:rPr>
                          <w:rFonts w:ascii="Cambria Math" w:hAnsi="Cambria Math"/>
                        </w:rPr>
                      </m:ctrlPr>
                    </m:sSubPr>
                    <m:e>
                      <m:r>
                        <w:rPr>
                          <w:rFonts w:ascii="Cambria Math" w:hAnsi="Cambria Math"/>
                        </w:rPr>
                        <m:t>c</m:t>
                      </m:r>
                    </m:e>
                    <m:sub>
                      <m:r>
                        <m:rPr>
                          <m:sty m:val="p"/>
                        </m:rPr>
                        <w:rPr>
                          <w:rFonts w:ascii="Cambria Math" w:hAnsi="Cambria Math"/>
                        </w:rPr>
                        <m:t>emot</m:t>
                      </m:r>
                    </m:sub>
                  </m:sSub>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goal</m:t>
              </m:r>
            </m:sub>
          </m:sSub>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9</m:t>
              </m:r>
            </m:e>
          </m:d>
        </m:oMath>
      </m:oMathPara>
      <w:bookmarkEnd w:id="113"/>
    </w:p>
    <w:p w14:paraId="0C6BC511" w14:textId="77777777" w:rsidR="0076045A" w:rsidRDefault="00000000">
      <w:pPr>
        <w:pStyle w:val="FirstParagraph"/>
      </w:pPr>
      <w:r>
        <w:t xml:space="preserve">Here, </w:t>
      </w:r>
      <m:oMath>
        <m:sSub>
          <m:sSubPr>
            <m:ctrlPr>
              <w:rPr>
                <w:rFonts w:ascii="Cambria Math" w:hAnsi="Cambria Math"/>
              </w:rPr>
            </m:ctrlPr>
          </m:sSubPr>
          <m:e>
            <m:r>
              <w:rPr>
                <w:rFonts w:ascii="Cambria Math" w:hAnsi="Cambria Math"/>
              </w:rPr>
              <m:t>c</m:t>
            </m:r>
          </m:e>
          <m:sub>
            <m:r>
              <m:rPr>
                <m:sty m:val="p"/>
              </m:rPr>
              <w:rPr>
                <w:rFonts w:ascii="Cambria Math" w:hAnsi="Cambria Math"/>
              </w:rPr>
              <m:t>emot</m:t>
            </m:r>
          </m:sub>
        </m:sSub>
      </m:oMath>
      <w:r>
        <w:t xml:space="preserve"> denotes the source-context state, and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the degree to which item </w:t>
      </w:r>
      <m:oMath>
        <m:r>
          <w:rPr>
            <w:rFonts w:ascii="Cambria Math" w:hAnsi="Cambria Math"/>
          </w:rPr>
          <m:t>i</m:t>
        </m:r>
      </m:oMath>
      <w:r>
        <w:t xml:space="preserve"> matches the maintained film-retrieval goal. For the present simulations, film items match the goal and task, break, and filler items do not.</w:t>
      </w:r>
    </w:p>
    <w:p w14:paraId="1D73D36D" w14:textId="77777777" w:rsidR="0076045A" w:rsidRDefault="00000000">
      <w:pPr>
        <w:pStyle w:val="BodyText"/>
      </w:pPr>
      <w:r>
        <w:lastRenderedPageBreak/>
        <w:t xml:space="preserve">The choice sensitivity </w:t>
      </w:r>
      <m:oMath>
        <m:r>
          <w:rPr>
            <w:rFonts w:ascii="Cambria Math" w:hAnsi="Cambria Math"/>
          </w:rPr>
          <m:t>τ</m:t>
        </m:r>
      </m:oMath>
      <w:r>
        <w:t xml:space="preserve"> controls how strongly support differences affect choice among candidates:</w:t>
      </w:r>
    </w:p>
    <w:bookmarkStart w:id="114" w:name="eq-choice-sensitivity"/>
    <w:p w14:paraId="7F82C38D" w14:textId="77777777" w:rsidR="0076045A"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τ</m:t>
              </m:r>
            </m:sup>
          </m:sSubSup>
          <m:r>
            <w:rPr>
              <w:rFonts w:ascii="Cambria Math" w:hAnsi="Cambria Math"/>
            </w:rPr>
            <m:t>  </m:t>
          </m:r>
          <m:d>
            <m:dPr>
              <m:ctrlPr>
                <w:rPr>
                  <w:rFonts w:ascii="Cambria Math" w:hAnsi="Cambria Math"/>
                </w:rPr>
              </m:ctrlPr>
            </m:dPr>
            <m:e>
              <m:r>
                <w:rPr>
                  <w:rFonts w:ascii="Cambria Math" w:hAnsi="Cambria Math"/>
                </w:rPr>
                <m:t>10</m:t>
              </m:r>
            </m:e>
          </m:d>
        </m:oMath>
      </m:oMathPara>
      <w:bookmarkEnd w:id="114"/>
    </w:p>
    <w:p w14:paraId="5694F8F3" w14:textId="77777777" w:rsidR="0076045A" w:rsidRDefault="00000000">
      <w:pPr>
        <w:pStyle w:val="FirstParagraph"/>
      </w:pPr>
      <w:r>
        <w:t xml:space="preserve">The probability of sampling item </w:t>
      </w:r>
      <m:oMath>
        <m:r>
          <w:rPr>
            <w:rFonts w:ascii="Cambria Math" w:hAnsi="Cambria Math"/>
          </w:rPr>
          <m:t>i</m:t>
        </m:r>
      </m:oMath>
      <w:r>
        <w:t>, conditional on continuing retrieval, follows a Luce choice rule over currently unsampled items:</w:t>
      </w:r>
    </w:p>
    <w:p w14:paraId="2C1F5E84" w14:textId="77777777" w:rsidR="0076045A" w:rsidRDefault="00000000">
      <w:pPr>
        <w:pStyle w:val="BodyText"/>
      </w:pPr>
      <w:bookmarkStart w:id="115" w:name="eq-luce-choice"/>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m:rPr>
                  <m:nor/>
                </m:rPr>
                <m:t>continue</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m:t>
                      </m:r>
                    </m:sub>
                  </m:sSub>
                </m:e>
              </m:nary>
            </m:den>
          </m:f>
          <m:r>
            <w:rPr>
              <w:rFonts w:ascii="Cambria Math" w:hAnsi="Cambria Math"/>
            </w:rPr>
            <m:t>  </m:t>
          </m:r>
          <m:d>
            <m:dPr>
              <m:ctrlPr>
                <w:rPr>
                  <w:rFonts w:ascii="Cambria Math" w:hAnsi="Cambria Math"/>
                </w:rPr>
              </m:ctrlPr>
            </m:dPr>
            <m:e>
              <m:r>
                <w:rPr>
                  <w:rFonts w:ascii="Cambria Math" w:hAnsi="Cambria Math"/>
                </w:rPr>
                <m:t>11</m:t>
              </m:r>
            </m:e>
          </m:d>
        </m:oMath>
      </m:oMathPara>
      <w:bookmarkEnd w:id="115"/>
    </w:p>
    <w:p w14:paraId="4A79B86E" w14:textId="77777777" w:rsidR="0076045A" w:rsidRDefault="00000000">
      <w:pPr>
        <w:pStyle w:val="FirstParagraph"/>
      </w:pPr>
      <w:r>
        <w:t xml:space="preserve">At each retrieval step, the model may terminate with probability </w:t>
      </w: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oMath>
      <w:r>
        <w:t xml:space="preserve"> or sample an item with probability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m:rPr>
                <m:nor/>
              </m:rPr>
              <m:t>continue</m:t>
            </m:r>
          </m:e>
        </m:d>
      </m:oMath>
      <w:r>
        <w:t>. Termination probability grows with retrieval-attempt position:</w:t>
      </w:r>
    </w:p>
    <w:bookmarkStart w:id="116" w:name="eq-stopping"/>
    <w:p w14:paraId="3AA542EE" w14:textId="77777777" w:rsidR="0076045A"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r</m:t>
                  </m:r>
                </m:sub>
              </m:sSub>
            </m:sup>
          </m:sSup>
          <m:r>
            <w:rPr>
              <w:rFonts w:ascii="Cambria Math" w:hAnsi="Cambria Math"/>
            </w:rPr>
            <m:t>  </m:t>
          </m:r>
          <m:d>
            <m:dPr>
              <m:ctrlPr>
                <w:rPr>
                  <w:rFonts w:ascii="Cambria Math" w:hAnsi="Cambria Math"/>
                </w:rPr>
              </m:ctrlPr>
            </m:dPr>
            <m:e>
              <m:r>
                <w:rPr>
                  <w:rFonts w:ascii="Cambria Math" w:hAnsi="Cambria Math"/>
                </w:rPr>
                <m:t>12</m:t>
              </m:r>
            </m:e>
          </m:d>
        </m:oMath>
      </m:oMathPara>
      <w:bookmarkEnd w:id="116"/>
    </w:p>
    <w:p w14:paraId="71057EAC" w14:textId="77777777" w:rsidR="0076045A" w:rsidRDefault="00000000">
      <w:pPr>
        <w:pStyle w:val="FirstParagraph"/>
      </w:pPr>
      <w:r>
        <w:t xml:space="preserve">Here, </w:t>
      </w:r>
      <m:oMath>
        <m:r>
          <w:rPr>
            <w:rFonts w:ascii="Cambria Math" w:hAnsi="Cambria Math"/>
          </w:rPr>
          <m:t>j</m:t>
        </m:r>
      </m:oMath>
      <w:r>
        <w:t xml:space="preserve"> is the number of items already sampled,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 sets the baseline termination probability, and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controls its growth. In simulations, this value is bounded to remain a valid probability. After a sampled item </w:t>
      </w:r>
      <m:oMath>
        <m:sSub>
          <m:sSubPr>
            <m:ctrlPr>
              <w:rPr>
                <w:rFonts w:ascii="Cambria Math" w:hAnsi="Cambria Math"/>
              </w:rPr>
            </m:ctrlPr>
          </m:sSubPr>
          <m:e>
            <m:r>
              <w:rPr>
                <w:rFonts w:ascii="Cambria Math" w:hAnsi="Cambria Math"/>
              </w:rPr>
              <m:t>r</m:t>
            </m:r>
          </m:e>
          <m:sub>
            <m:r>
              <w:rPr>
                <w:rFonts w:ascii="Cambria Math" w:hAnsi="Cambria Math"/>
              </w:rPr>
              <m:t>j</m:t>
            </m:r>
          </m:sub>
        </m:sSub>
      </m:oMath>
      <w:r>
        <w:t>, context is updated through the same feature-to-context pathway:</w:t>
      </w:r>
    </w:p>
    <w:bookmarkStart w:id="117" w:name="eq-recall-context-update"/>
    <w:p w14:paraId="7AD980FF" w14:textId="77777777" w:rsidR="0076045A"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rec</m:t>
              </m:r>
            </m:sub>
          </m:sSub>
          <m:r>
            <w:rPr>
              <w:rFonts w:ascii="Cambria Math" w:hAnsi="Cambria Math"/>
            </w:rPr>
            <m:t> </m:t>
          </m:r>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w:rPr>
              <w:rFonts w:ascii="Cambria Math" w:hAnsi="Cambria Math"/>
            </w:rPr>
            <m:t>  </m:t>
          </m:r>
          <m:d>
            <m:dPr>
              <m:ctrlPr>
                <w:rPr>
                  <w:rFonts w:ascii="Cambria Math" w:hAnsi="Cambria Math"/>
                </w:rPr>
              </m:ctrlPr>
            </m:dPr>
            <m:e>
              <m:r>
                <w:rPr>
                  <w:rFonts w:ascii="Cambria Math" w:hAnsi="Cambria Math"/>
                </w:rPr>
                <m:t>13</m:t>
              </m:r>
            </m:e>
          </m:d>
        </m:oMath>
      </m:oMathPara>
      <w:bookmarkEnd w:id="117"/>
    </w:p>
    <w:p w14:paraId="0536A1DD" w14:textId="77777777" w:rsidR="0076045A" w:rsidRDefault="00000000">
      <w:pPr>
        <w:pStyle w:val="FirstParagraph"/>
      </w:pPr>
      <w:r>
        <w:t>This sampled-item update drives context toward the sampled item’s encoding neighborhood, biasing subsequent retrievals toward nearby items and producing temporal organization in retrieval. Encoding operations use the context update and learning equations together, whereas reminders, sampled items, and candidate film items presented by the test use the context update without adding a new recallable event.</w:t>
      </w:r>
    </w:p>
    <w:p w14:paraId="1BEC4C11" w14:textId="77777777" w:rsidR="0076045A" w:rsidRDefault="00000000">
      <w:pPr>
        <w:pStyle w:val="Heading2"/>
      </w:pPr>
      <w:bookmarkStart w:id="118" w:name="retrieval-control"/>
      <w:bookmarkEnd w:id="106"/>
      <w:r>
        <w:lastRenderedPageBreak/>
        <w:t>Retrieval Control</w:t>
      </w:r>
    </w:p>
    <w:p w14:paraId="532EE52B" w14:textId="77777777" w:rsidR="0076045A" w:rsidRDefault="00000000">
      <w:pPr>
        <w:pStyle w:val="FirstParagraph"/>
      </w:pPr>
      <w:r>
        <w:t xml:space="preserve">Retrieval-control settings alter the starting state, goal-directed support, and context updating used by the same context-to-feature retrieval operation. Unguided retrieval and deliberate recall use the same retrieval-support and choice rules in </w:t>
      </w:r>
      <w:hyperlink w:anchor="eq-retrieval-support">
        <w:r w:rsidR="0076045A">
          <w:rPr>
            <w:rStyle w:val="Hyperlink"/>
          </w:rPr>
          <w:t>Equation 9</w:t>
        </w:r>
      </w:hyperlink>
      <w:r>
        <w:t xml:space="preserve"> and </w:t>
      </w:r>
      <w:hyperlink w:anchor="eq-luce-choice">
        <w:r w:rsidR="0076045A">
          <w:rPr>
            <w:rStyle w:val="Hyperlink"/>
          </w:rPr>
          <w:t>Equation 11</w:t>
        </w:r>
      </w:hyperlink>
      <w:r>
        <w:t>. They differ in the control settings applied to the retrieval state and sampling process. The first deliberate-recall control setting is start-of-film context reinstatement:</w:t>
      </w:r>
    </w:p>
    <w:bookmarkStart w:id="119" w:name="eq-start-context-reinstatement"/>
    <w:p w14:paraId="491A76EA" w14:textId="77777777" w:rsidR="0076045A"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start</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start</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start</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m:t>
          </m:r>
          <m:d>
            <m:dPr>
              <m:ctrlPr>
                <w:rPr>
                  <w:rFonts w:ascii="Cambria Math" w:hAnsi="Cambria Math"/>
                </w:rPr>
              </m:ctrlPr>
            </m:dPr>
            <m:e>
              <m:r>
                <w:rPr>
                  <w:rFonts w:ascii="Cambria Math" w:hAnsi="Cambria Math"/>
                </w:rPr>
                <m:t>14</m:t>
              </m:r>
            </m:e>
          </m:d>
        </m:oMath>
      </m:oMathPara>
      <w:bookmarkEnd w:id="119"/>
    </w:p>
    <w:p w14:paraId="1750D61D" w14:textId="77777777" w:rsidR="0076045A" w:rsidRDefault="00000000">
      <w:pPr>
        <w:pStyle w:val="FirstParagraph"/>
      </w:pPr>
      <w:r>
        <w:t xml:space="preserve">Here, </w:t>
      </w:r>
      <m:oMath>
        <m:sSub>
          <m:sSubPr>
            <m:ctrlPr>
              <w:rPr>
                <w:rFonts w:ascii="Cambria Math" w:hAnsi="Cambria Math"/>
              </w:rPr>
            </m:ctrlPr>
          </m:sSubPr>
          <m:e>
            <m:r>
              <w:rPr>
                <w:rFonts w:ascii="Cambria Math" w:hAnsi="Cambria Math"/>
              </w:rPr>
              <m:t>ρ</m:t>
            </m:r>
          </m:e>
          <m:sub>
            <m:r>
              <m:rPr>
                <m:nor/>
              </m:rPr>
              <m:t>start</m:t>
            </m:r>
          </m:sub>
        </m:sSub>
      </m:oMath>
      <w:r>
        <w:t xml:space="preserve"> is calculated from </w:t>
      </w:r>
      <w:hyperlink w:anchor="eq-context-rho">
        <w:r w:rsidR="0076045A">
          <w:rPr>
            <w:rStyle w:val="Hyperlink"/>
          </w:rPr>
          <w:t>Equation 5</w:t>
        </w:r>
      </w:hyperlink>
      <w:r>
        <w:t xml:space="preserve"> using </w:t>
      </w:r>
      <m:oMath>
        <m:sSub>
          <m:sSubPr>
            <m:ctrlPr>
              <w:rPr>
                <w:rFonts w:ascii="Cambria Math" w:hAnsi="Cambria Math"/>
              </w:rPr>
            </m:ctrlPr>
          </m:sSubPr>
          <m:e>
            <m:r>
              <w:rPr>
                <w:rFonts w:ascii="Cambria Math" w:hAnsi="Cambria Math"/>
              </w:rPr>
              <m:t>β</m:t>
            </m:r>
          </m:e>
          <m:sub>
            <m:r>
              <w:rPr>
                <w:rFonts w:ascii="Cambria Math" w:hAnsi="Cambria Math"/>
              </w:rPr>
              <m:t>start</m:t>
            </m:r>
          </m:sub>
        </m:sSub>
      </m:oMath>
      <w:r>
        <w:t xml:space="preserve">. Simulation settings can use the fitted </w:t>
      </w:r>
      <m:oMath>
        <m:sSub>
          <m:sSubPr>
            <m:ctrlPr>
              <w:rPr>
                <w:rFonts w:ascii="Cambria Math" w:hAnsi="Cambria Math"/>
              </w:rPr>
            </m:ctrlPr>
          </m:sSubPr>
          <m:e>
            <m:r>
              <w:rPr>
                <w:rFonts w:ascii="Cambria Math" w:hAnsi="Cambria Math"/>
              </w:rPr>
              <m:t>β</m:t>
            </m:r>
          </m:e>
          <m:sub>
            <m:r>
              <w:rPr>
                <w:rFonts w:ascii="Cambria Math" w:hAnsi="Cambria Math"/>
              </w:rPr>
              <m:t>start</m:t>
            </m:r>
          </m:sub>
        </m:sSub>
      </m:oMath>
      <w:r>
        <w:t xml:space="preserve"> value directly or multiply it to vary the degree of start-of-film context reinstatement. The second control setting is a maintained film-retrieval goal. It is represented by the goal-match term </w:t>
      </w:r>
      <m:oMath>
        <m:sSub>
          <m:sSubPr>
            <m:ctrlPr>
              <w:rPr>
                <w:rFonts w:ascii="Cambria Math" w:hAnsi="Cambria Math"/>
              </w:rPr>
            </m:ctrlPr>
          </m:sSubPr>
          <m:e>
            <m:r>
              <w:rPr>
                <w:rFonts w:ascii="Cambria Math" w:hAnsi="Cambria Math"/>
              </w:rPr>
              <m:t>ω</m:t>
            </m:r>
          </m:e>
          <m:sub>
            <m:r>
              <m:rPr>
                <m:sty m:val="p"/>
              </m:rPr>
              <w:rPr>
                <w:rFonts w:ascii="Cambria Math" w:hAnsi="Cambria Math"/>
              </w:rPr>
              <m:t>goal</m:t>
            </m:r>
          </m:sub>
        </m:sSub>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in </w:t>
      </w:r>
      <w:hyperlink w:anchor="eq-retrieval-support">
        <w:r w:rsidR="0076045A">
          <w:rPr>
            <w:rStyle w:val="Hyperlink"/>
          </w:rPr>
          <w:t>Equation 9</w:t>
        </w:r>
      </w:hyperlink>
      <w:r>
        <w:t xml:space="preserve">, so a film-directed goal contributes support to film candidates without giving the same support to task or filler candidates. The third control setting is retrieval monitoring after an off-target item is sampled. Let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items and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oMath>
      <w:r>
        <w:t xml:space="preserve"> otherwise, and define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κ</m:t>
        </m:r>
      </m:oMath>
      <w:r>
        <w:t xml:space="preserve">. Retrieval monitoring modifies the sampled-item context update in </w:t>
      </w:r>
      <w:hyperlink w:anchor="eq-recall-context-update">
        <w:r w:rsidR="0076045A">
          <w:rPr>
            <w:rStyle w:val="Hyperlink"/>
          </w:rPr>
          <w:t>Equation 13</w:t>
        </w:r>
      </w:hyperlink>
      <w:r>
        <w:t xml:space="preserve">. With retrieval monitoring, the context update after sampled item </w:t>
      </w:r>
      <m:oMath>
        <m:r>
          <w:rPr>
            <w:rFonts w:ascii="Cambria Math" w:hAnsi="Cambria Math"/>
          </w:rPr>
          <m:t>i</m:t>
        </m:r>
      </m:oMath>
      <w:r>
        <w:t xml:space="preserve"> becomes:</w:t>
      </w:r>
    </w:p>
    <w:bookmarkStart w:id="120" w:name="eq-target-monitoring-update"/>
    <w:p w14:paraId="1332C79E" w14:textId="77777777" w:rsidR="0076045A"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w:rPr>
                  <w:rFonts w:ascii="Cambria Math" w:hAnsi="Cambria Math"/>
                </w:rPr>
                <m:t>rec</m:t>
              </m:r>
            </m:sub>
          </m:sSub>
          <m:r>
            <w:rPr>
              <w:rFonts w:ascii="Cambria Math" w:hAnsi="Cambria Math"/>
            </w:rPr>
            <m:t> </m:t>
          </m:r>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e>
          </m:acc>
          <m:r>
            <w:rPr>
              <w:rFonts w:ascii="Cambria Math" w:hAnsi="Cambria Math"/>
            </w:rPr>
            <m:t>  </m:t>
          </m:r>
          <m:d>
            <m:dPr>
              <m:ctrlPr>
                <w:rPr>
                  <w:rFonts w:ascii="Cambria Math" w:hAnsi="Cambria Math"/>
                </w:rPr>
              </m:ctrlPr>
            </m:dPr>
            <m:e>
              <m:r>
                <w:rPr>
                  <w:rFonts w:ascii="Cambria Math" w:hAnsi="Cambria Math"/>
                </w:rPr>
                <m:t>15</m:t>
              </m:r>
            </m:e>
          </m:d>
        </m:oMath>
      </m:oMathPara>
      <w:bookmarkEnd w:id="120"/>
    </w:p>
    <w:p w14:paraId="1E20AAE7" w14:textId="77777777" w:rsidR="0076045A" w:rsidRDefault="00000000">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xml:space="preserve">, sampled off-target candidates have less influence on the next context state than sampled film items. This convention is used for deliberate recall when simulations manipulate rejected-sample updating. Recognition-like tests are not retrieval-control settings in this sense. When a test presents a candidate film item, the item is represented as cue-driven context reinstatement using the same feature-to-context input operation as </w:t>
      </w:r>
      <w:hyperlink w:anchor="eq-context-input">
        <w:r w:rsidR="0076045A">
          <w:rPr>
            <w:rStyle w:val="Hyperlink"/>
          </w:rPr>
          <w:t>Equation 3</w:t>
        </w:r>
      </w:hyperlink>
      <w:r>
        <w:t>:</w:t>
      </w:r>
    </w:p>
    <w:bookmarkStart w:id="121" w:name="eq-film-cue-input"/>
    <w:p w14:paraId="664923BA" w14:textId="77777777" w:rsidR="0076045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m:rPr>
                  <m:nor/>
                </m:rPr>
                <m:t>film</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m:rPr>
                  <m:nor/>
                </m:rPr>
                <m:t>film</m:t>
              </m:r>
            </m:sub>
          </m:sSub>
          <m:r>
            <w:rPr>
              <w:rFonts w:ascii="Cambria Math" w:hAnsi="Cambria Math"/>
            </w:rPr>
            <m:t>  </m:t>
          </m:r>
          <m:d>
            <m:dPr>
              <m:ctrlPr>
                <w:rPr>
                  <w:rFonts w:ascii="Cambria Math" w:hAnsi="Cambria Math"/>
                </w:rPr>
              </m:ctrlPr>
            </m:dPr>
            <m:e>
              <m:r>
                <w:rPr>
                  <w:rFonts w:ascii="Cambria Math" w:hAnsi="Cambria Math"/>
                </w:rPr>
                <m:t>16</m:t>
              </m:r>
            </m:e>
          </m:d>
        </m:oMath>
      </m:oMathPara>
      <w:bookmarkEnd w:id="121"/>
    </w:p>
    <w:p w14:paraId="1EEC7F2C" w14:textId="77777777" w:rsidR="0076045A" w:rsidRDefault="00000000">
      <w:pPr>
        <w:pStyle w:val="FirstParagraph"/>
      </w:pPr>
      <w:r>
        <w:lastRenderedPageBreak/>
        <w:t>Candidate film items presented by the test therefore use the same feature-to-context operation as sampled and reminded items.</w:t>
      </w:r>
    </w:p>
    <w:p w14:paraId="71D78456" w14:textId="77777777" w:rsidR="0076045A" w:rsidRDefault="00000000">
      <w:pPr>
        <w:pStyle w:val="Heading2"/>
      </w:pPr>
      <w:bookmarkStart w:id="122" w:name="source-context"/>
      <w:bookmarkEnd w:id="118"/>
      <w:r>
        <w:t>Source Context</w:t>
      </w:r>
    </w:p>
    <w:p w14:paraId="73FCD0C6" w14:textId="77777777" w:rsidR="0076045A" w:rsidRDefault="00000000">
      <w:pPr>
        <w:pStyle w:val="FirstParagraph"/>
      </w:pPr>
      <w:r>
        <w:t>The source-context pathway adapts the emotional/source-context machinery of eCMR and CMR3 to the present trauma-film setting. In published emotional CMR models, emotional features update a source-context subregion and can form item-context associations (</w:t>
      </w:r>
      <w:hyperlink w:anchor="ref-cohen2022memory">
        <w:r w:rsidR="0076045A">
          <w:rPr>
            <w:rStyle w:val="Hyperlink"/>
          </w:rPr>
          <w:t>Cohen &amp; Kahana, 2022</w:t>
        </w:r>
      </w:hyperlink>
      <w:r>
        <w:t xml:space="preserve">; </w:t>
      </w:r>
      <w:hyperlink w:anchor="ref-talmi2019retrieved">
        <w:r w:rsidR="0076045A">
          <w:rPr>
            <w:rStyle w:val="Hyperlink"/>
          </w:rPr>
          <w:t>Talmi et al., 2019</w:t>
        </w:r>
      </w:hyperlink>
      <w:r>
        <w:t>). Here, we use the same architectural role for a simplified film-source dimension: a non-temporal context feature that can organize recall when shared across items (</w:t>
      </w:r>
      <w:hyperlink w:anchor="ref-cohen2022memory">
        <w:r w:rsidR="0076045A">
          <w:rPr>
            <w:rStyle w:val="Hyperlink"/>
          </w:rPr>
          <w:t>Cohen &amp; Kahana, 2022</w:t>
        </w:r>
      </w:hyperlink>
      <w:r>
        <w:t xml:space="preserve">; </w:t>
      </w:r>
      <w:hyperlink w:anchor="ref-polyn2009context">
        <w:r w:rsidR="0076045A">
          <w:rPr>
            <w:rStyle w:val="Hyperlink"/>
          </w:rPr>
          <w:t>Polyn et al., 2009a</w:t>
        </w:r>
      </w:hyperlink>
      <w:r>
        <w:t xml:space="preserve">; </w:t>
      </w:r>
      <w:hyperlink w:anchor="ref-talmi2019retrieved">
        <w:r w:rsidR="0076045A">
          <w:rPr>
            <w:rStyle w:val="Hyperlink"/>
          </w:rPr>
          <w:t>Talmi et al., 2019</w:t>
        </w:r>
      </w:hyperlink>
      <w:r>
        <w:t xml:space="preserve">). In the present simulations, this pathway is represented by a simplified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with a marked film/source feature and a neutral/default feature. Film items are assigned the marked source feature, whereas break, task, and filler items are assigned the neutral/default feature. The source feature vector initializes </w:t>
      </w:r>
      <m:oMath>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FC</m:t>
            </m:r>
          </m:sup>
        </m:sSubSup>
      </m:oMath>
      <w:r>
        <w:t xml:space="preserve"> so that an item can cue its source-context components:</w:t>
      </w:r>
    </w:p>
    <w:bookmarkStart w:id="123" w:name="eq-emot-mfc-pre"/>
    <w:p w14:paraId="44E22DBF" w14:textId="77777777" w:rsidR="0076045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FC</m:t>
              </m:r>
            </m:sup>
          </m:sSubSup>
          <m:d>
            <m:dPr>
              <m:ctrlPr>
                <w:rPr>
                  <w:rFonts w:ascii="Cambria Math" w:hAnsi="Cambria Math"/>
                </w:rPr>
              </m:ctrlPr>
            </m:dPr>
            <m:e>
              <m:r>
                <m:rPr>
                  <m:sty m:val="p"/>
                </m:rPr>
                <w:rPr>
                  <w:rFonts w:ascii="Cambria Math" w:hAnsi="Cambria Math"/>
                </w:rPr>
                <m:t>⋅,</m:t>
              </m:r>
              <m:r>
                <w:rPr>
                  <w:rFonts w:ascii="Cambria Math" w:hAnsi="Cambria Math"/>
                </w:rPr>
                <m:t>i</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17</m:t>
              </m:r>
            </m:e>
          </m:d>
        </m:oMath>
      </m:oMathPara>
      <w:bookmarkEnd w:id="123"/>
    </w:p>
    <w:p w14:paraId="3401CEEE" w14:textId="77777777" w:rsidR="0076045A" w:rsidRDefault="00000000">
      <w:pPr>
        <w:pStyle w:val="FirstParagraph"/>
      </w:pPr>
      <w:r>
        <w:t>Source-context-to-feature support begins at zero:</w:t>
      </w:r>
    </w:p>
    <w:bookmarkStart w:id="124" w:name="eq-emot-mcf-pre"/>
    <w:p w14:paraId="446C526F" w14:textId="77777777" w:rsidR="0076045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e>
          </m:d>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18</m:t>
              </m:r>
            </m:e>
          </m:d>
        </m:oMath>
      </m:oMathPara>
      <w:bookmarkEnd w:id="124"/>
    </w:p>
    <w:p w14:paraId="0AA33B3A" w14:textId="77777777" w:rsidR="0076045A" w:rsidRDefault="00000000">
      <w:pPr>
        <w:pStyle w:val="FirstParagraph"/>
      </w:pPr>
      <w:r>
        <w:t xml:space="preserve">Thus, source context can update during experience before it contributes retrieval support. Source-context components use the same context-update rule in </w:t>
      </w:r>
      <w:hyperlink w:anchor="eq-context-update">
        <w:r w:rsidR="0076045A">
          <w:rPr>
            <w:rStyle w:val="Hyperlink"/>
          </w:rPr>
          <w:t>Equation 4</w:t>
        </w:r>
      </w:hyperlink>
      <w:r>
        <w:t xml:space="preserve"> with source-context drift rate </w:t>
      </w:r>
      <m:oMath>
        <m:sSub>
          <m:sSubPr>
            <m:ctrlPr>
              <w:rPr>
                <w:rFonts w:ascii="Cambria Math" w:hAnsi="Cambria Math"/>
              </w:rPr>
            </m:ctrlPr>
          </m:sSubPr>
          <m:e>
            <m:r>
              <w:rPr>
                <w:rFonts w:ascii="Cambria Math" w:hAnsi="Cambria Math"/>
              </w:rPr>
              <m:t>β</m:t>
            </m:r>
          </m:e>
          <m:sub>
            <m:r>
              <w:rPr>
                <w:rFonts w:ascii="Cambria Math" w:hAnsi="Cambria Math"/>
              </w:rPr>
              <m:t>emot</m:t>
            </m:r>
          </m:sub>
        </m:sSub>
      </m:oMath>
      <w:r>
        <w:t xml:space="preserve">. Let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denote baseline source-context-to-feature learning and let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r>
              <w:rPr>
                <w:rFonts w:ascii="Cambria Math" w:hAnsi="Cambria Math"/>
              </w:rPr>
              <m:t>i</m:t>
            </m:r>
          </m:sub>
        </m:sSub>
      </m:oMath>
      <w:r>
        <w:t xml:space="preserve"> denote added learning for item </w:t>
      </w:r>
      <m:oMath>
        <m:r>
          <w:rPr>
            <w:rFonts w:ascii="Cambria Math" w:hAnsi="Cambria Math"/>
          </w:rPr>
          <m:t>i</m:t>
        </m:r>
      </m:oMath>
      <w:r>
        <w:t xml:space="preserve"> in the marked source pathway. With the binary vector above,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emot</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e>
          <m:sub>
            <m:r>
              <w:rPr>
                <w:rFonts w:ascii="Cambria Math" w:hAnsi="Cambria Math"/>
              </w:rPr>
              <m:t>1</m:t>
            </m:r>
          </m:sub>
        </m:sSub>
      </m:oMath>
      <w:r>
        <w:t xml:space="preserve">, so film items assigned the marked source feature receive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and neutral/default items receive 0. When source-context learning is engaged, the source components of context receive additional context-to-feature learning:</w:t>
      </w:r>
    </w:p>
    <w:p w14:paraId="3323DDD0" w14:textId="77777777" w:rsidR="0076045A" w:rsidRDefault="00000000">
      <w:pPr>
        <w:pStyle w:val="BodyText"/>
      </w:pPr>
      <w:bookmarkStart w:id="125" w:name="eq-emot-mcf-learning"/>
      <m:oMathPara>
        <m:oMathParaPr>
          <m:jc m:val="center"/>
        </m:oMathParaPr>
        <m:oMath>
          <m:r>
            <w:rPr>
              <w:rFonts w:ascii="Cambria Math" w:hAnsi="Cambria Math"/>
            </w:rPr>
            <w:lastRenderedPageBreak/>
            <m:t>Δ</m:t>
          </m:r>
          <m:sSubSup>
            <m:sSubSupPr>
              <m:ctrlPr>
                <w:rPr>
                  <w:rFonts w:ascii="Cambria Math" w:hAnsi="Cambria Math"/>
                </w:rPr>
              </m:ctrlPr>
            </m:sSubSupPr>
            <m:e>
              <m:r>
                <w:rPr>
                  <w:rFonts w:ascii="Cambria Math" w:hAnsi="Cambria Math"/>
                </w:rPr>
                <m:t>M</m:t>
              </m:r>
            </m:e>
            <m:sub>
              <m:r>
                <w:rPr>
                  <w:rFonts w:ascii="Cambria Math" w:hAnsi="Cambria Math"/>
                </w:rPr>
                <m:t>emot</m:t>
              </m:r>
            </m:sub>
            <m:sup>
              <m:r>
                <w:rPr>
                  <w:rFonts w:ascii="Cambria Math" w:hAnsi="Cambria Math"/>
                </w:rPr>
                <m:t>CF</m:t>
              </m:r>
            </m:sup>
          </m:sSub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emot,</m:t>
                  </m:r>
                  <m:r>
                    <w:rPr>
                      <w:rFonts w:ascii="Cambria Math" w:hAnsi="Cambria Math"/>
                    </w:rPr>
                    <m:t>i</m:t>
                  </m:r>
                </m:sub>
              </m:sSub>
            </m:e>
          </m:d>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m:rPr>
                  <m:sty m:val="p"/>
                </m:rPr>
                <w:rPr>
                  <w:rFonts w:ascii="Cambria Math" w:hAnsi="Cambria Math"/>
                </w:rPr>
                <m:t>emot,</m:t>
              </m:r>
              <m:r>
                <w:rPr>
                  <w:rFonts w:ascii="Cambria Math" w:hAnsi="Cambria Math"/>
                </w:rPr>
                <m:t>i</m:t>
              </m:r>
            </m:sub>
            <m:sup>
              <m:r>
                <m:rPr>
                  <m:sty m:val="p"/>
                </m:rPr>
                <w:rPr>
                  <w:rFonts w:ascii="Cambria Math" w:hAnsi="Cambria Math"/>
                </w:rPr>
                <m:t>⊤</m:t>
              </m:r>
            </m:sup>
          </m:sSubSup>
          <m:r>
            <w:rPr>
              <w:rFonts w:ascii="Cambria Math" w:hAnsi="Cambria Math"/>
            </w:rPr>
            <m:t>  </m:t>
          </m:r>
          <m:d>
            <m:dPr>
              <m:ctrlPr>
                <w:rPr>
                  <w:rFonts w:ascii="Cambria Math" w:hAnsi="Cambria Math"/>
                </w:rPr>
              </m:ctrlPr>
            </m:dPr>
            <m:e>
              <m:r>
                <w:rPr>
                  <w:rFonts w:ascii="Cambria Math" w:hAnsi="Cambria Math"/>
                </w:rPr>
                <m:t>19</m:t>
              </m:r>
            </m:e>
          </m:d>
        </m:oMath>
      </m:oMathPara>
      <w:bookmarkEnd w:id="125"/>
    </w:p>
    <w:p w14:paraId="020141D1" w14:textId="77777777" w:rsidR="0076045A" w:rsidRDefault="00000000">
      <w:pPr>
        <w:pStyle w:val="FirstParagraph"/>
      </w:pPr>
      <w:r>
        <w:t xml:space="preserve">Here, </w:t>
      </w:r>
      <m:oMath>
        <m:sSub>
          <m:sSubPr>
            <m:ctrlPr>
              <w:rPr>
                <w:rFonts w:ascii="Cambria Math" w:hAnsi="Cambria Math"/>
              </w:rPr>
            </m:ctrlPr>
          </m:sSubPr>
          <m:e>
            <m:r>
              <w:rPr>
                <w:rFonts w:ascii="Cambria Math" w:hAnsi="Cambria Math"/>
              </w:rPr>
              <m:t>c</m:t>
            </m:r>
          </m:e>
          <m:sub>
            <m:r>
              <m:rPr>
                <m:sty m:val="p"/>
              </m:rPr>
              <w:rPr>
                <w:rFonts w:ascii="Cambria Math" w:hAnsi="Cambria Math"/>
              </w:rPr>
              <m:t>emot,</m:t>
            </m:r>
            <m:r>
              <w:rPr>
                <w:rFonts w:ascii="Cambria Math" w:hAnsi="Cambria Math"/>
              </w:rPr>
              <m:t>i</m:t>
            </m:r>
          </m:sub>
        </m:sSub>
      </m:oMath>
      <w:r>
        <w:t xml:space="preserve"> denotes the source components of context. Source-context support enters retrieval through learned source context-to-feature associations and contributes to the same competition defined in </w:t>
      </w:r>
      <w:hyperlink w:anchor="eq-retrieval-support">
        <w:r w:rsidR="0076045A">
          <w:rPr>
            <w:rStyle w:val="Hyperlink"/>
          </w:rPr>
          <w:t>Equation 9</w:t>
        </w:r>
      </w:hyperlink>
      <w:r>
        <w:t xml:space="preserve">. Because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is nonzero in the current simulations, neutral/default items can weakly bind the source context active during encoding without being assigned the marked film/source feature. This lets task items inherit some influence from reinstated film-source context when the task is encoded after a film reminder, while still preserving a distinction between marked film items and neutral task competitors.</w:t>
      </w:r>
    </w:p>
    <w:p w14:paraId="0546ACD2" w14:textId="77777777" w:rsidR="0076045A" w:rsidRDefault="00000000">
      <w:pPr>
        <w:pStyle w:val="BodyText"/>
      </w:pPr>
      <w:r>
        <w:t xml:space="preserve">At retrieval onset, all current simulations include a fixed partial reinstatement of the marked film-source context, governed by </w:t>
      </w:r>
      <m:oMath>
        <m:sSub>
          <m:sSubPr>
            <m:ctrlPr>
              <w:rPr>
                <w:rFonts w:ascii="Cambria Math" w:hAnsi="Cambria Math"/>
              </w:rPr>
            </m:ctrlPr>
          </m:sSubPr>
          <m:e>
            <m:r>
              <w:rPr>
                <w:rFonts w:ascii="Cambria Math" w:hAnsi="Cambria Math"/>
              </w:rPr>
              <m:t>β</m:t>
            </m:r>
          </m:e>
          <m:sub>
            <m:r>
              <m:rPr>
                <m:sty m:val="p"/>
              </m:rPr>
              <w:rPr>
                <w:rFonts w:ascii="Cambria Math" w:hAnsi="Cambria Math"/>
              </w:rPr>
              <m:t>film-src</m:t>
            </m:r>
          </m:sub>
        </m:sSub>
      </m:oMath>
      <w:r>
        <w:t>. This fixed source-context orientation represents the test setting orienting retrieval toward the film episode at the level of source context. It is held constant across unguided and deliberate retrieval and is separate from the start-of-film context reinstatement manipulated in Simulation 2.</w:t>
      </w:r>
    </w:p>
    <w:p w14:paraId="0360A91F" w14:textId="77777777" w:rsidR="0076045A" w:rsidRDefault="00000000">
      <w:pPr>
        <w:pStyle w:val="BodyText"/>
      </w:pPr>
      <w:r>
        <w:t>These equations define the item-context architecture used in all simulations. During retrieval, the model samples one candidate at a time until stopping. Task competitors reduce film recall when they are sampled instead of film items, using retrieval attempts that could otherwise have returned film material.</w:t>
      </w:r>
    </w:p>
    <w:p w14:paraId="2E44B08B" w14:textId="77777777" w:rsidR="0076045A" w:rsidRDefault="00000000">
      <w:pPr>
        <w:pStyle w:val="Heading1"/>
      </w:pPr>
      <w:bookmarkStart w:id="126" w:name="simulations"/>
      <w:bookmarkEnd w:id="101"/>
      <w:bookmarkEnd w:id="122"/>
      <w:r>
        <w:t>Simulations</w:t>
      </w:r>
    </w:p>
    <w:p w14:paraId="1C35881D" w14:textId="77777777" w:rsidR="0076045A" w:rsidRDefault="00000000">
      <w:pPr>
        <w:pStyle w:val="FirstParagraph"/>
      </w:pPr>
      <w:r>
        <w:t>The simulations instantiate the retrieved-context account in a controlled trauma-film analogue: a laboratory task in which distressing film material is used to study memory processes relevant to responses to real-life trauma (</w:t>
      </w:r>
      <w:hyperlink w:anchor="ref-holmes2008inducing">
        <w:r w:rsidR="0076045A">
          <w:rPr>
            <w:rStyle w:val="Hyperlink"/>
          </w:rPr>
          <w:t>Holmes &amp; Bourne, 2008</w:t>
        </w:r>
      </w:hyperlink>
      <w:r>
        <w:t xml:space="preserve">; </w:t>
      </w:r>
      <w:hyperlink w:anchor="ref-james2016trauma">
        <w:r w:rsidR="0076045A">
          <w:rPr>
            <w:rStyle w:val="Hyperlink"/>
          </w:rPr>
          <w:t>James et al., 2016</w:t>
        </w:r>
      </w:hyperlink>
      <w:r>
        <w:t xml:space="preserve">). The simulations are organized into three linked groups: reminder-linked task competition, retrieval-control consequences for deliberate recall, and recognition-like test-format consequences of </w:t>
      </w:r>
      <w:r>
        <w:lastRenderedPageBreak/>
        <w:t>bidirectional item-context associations. Simulation 1 shows how a task performed after a film reminder attenuates film recall when task encoding is strong and occurs in context states that overlap with film encoding context. Simulation 2 adds the intentionality manipulation by comparing unguided retrieval with deliberate recall and then decomposing the control settings that protect film recall during deliberate retrieval. The recognition simulation compares context-to-item recall with a test format in which a candidate film item is presented for judgment.</w:t>
      </w:r>
    </w:p>
    <w:p w14:paraId="4CB37549" w14:textId="77777777" w:rsidR="0076045A" w:rsidRDefault="00000000">
      <w:pPr>
        <w:pStyle w:val="FigureTitle"/>
      </w:pPr>
      <w:bookmarkStart w:id="127" w:name="tbl-simulation-overview"/>
      <w:r>
        <w:t>Table 2</w:t>
      </w:r>
    </w:p>
    <w:p w14:paraId="1BA74691" w14:textId="77777777" w:rsidR="0076045A" w:rsidRDefault="00000000">
      <w:pPr>
        <w:pStyle w:val="Caption"/>
      </w:pPr>
      <w:r>
        <w:t>Overview of what is held fixed, varied, and measured across simulations.</w:t>
      </w:r>
    </w:p>
    <w:tbl>
      <w:tblPr>
        <w:tblStyle w:val="Table"/>
        <w:tblW w:w="5000" w:type="pct"/>
        <w:tblLayout w:type="fixed"/>
        <w:tblLook w:val="0020" w:firstRow="1" w:lastRow="0" w:firstColumn="0" w:lastColumn="0" w:noHBand="0" w:noVBand="0"/>
      </w:tblPr>
      <w:tblGrid>
        <w:gridCol w:w="2340"/>
        <w:gridCol w:w="2340"/>
        <w:gridCol w:w="2340"/>
        <w:gridCol w:w="2340"/>
      </w:tblGrid>
      <w:tr w:rsidR="0076045A" w14:paraId="3BD2100F" w14:textId="77777777" w:rsidTr="0076045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4AE25E" w14:textId="77777777" w:rsidR="0076045A" w:rsidRDefault="00000000">
            <w:pPr>
              <w:pStyle w:val="Compact"/>
            </w:pPr>
            <w:r>
              <w:t>Simulation</w:t>
            </w:r>
          </w:p>
        </w:tc>
        <w:tc>
          <w:tcPr>
            <w:tcW w:w="1980" w:type="dxa"/>
          </w:tcPr>
          <w:p w14:paraId="02DB2B1C" w14:textId="77777777" w:rsidR="0076045A" w:rsidRDefault="00000000">
            <w:pPr>
              <w:pStyle w:val="Compact"/>
            </w:pPr>
            <w:r>
              <w:t>Main fixed structure</w:t>
            </w:r>
          </w:p>
        </w:tc>
        <w:tc>
          <w:tcPr>
            <w:tcW w:w="1980" w:type="dxa"/>
          </w:tcPr>
          <w:p w14:paraId="2D11877F" w14:textId="77777777" w:rsidR="0076045A" w:rsidRDefault="00000000">
            <w:pPr>
              <w:pStyle w:val="Compact"/>
            </w:pPr>
            <w:r>
              <w:t>Varied or compared</w:t>
            </w:r>
          </w:p>
        </w:tc>
        <w:tc>
          <w:tcPr>
            <w:tcW w:w="1980" w:type="dxa"/>
          </w:tcPr>
          <w:p w14:paraId="1487E111" w14:textId="77777777" w:rsidR="0076045A" w:rsidRDefault="00000000">
            <w:pPr>
              <w:pStyle w:val="Compact"/>
            </w:pPr>
            <w:r>
              <w:t>Primary readout</w:t>
            </w:r>
          </w:p>
        </w:tc>
      </w:tr>
      <w:tr w:rsidR="0076045A" w14:paraId="54453087" w14:textId="77777777">
        <w:tc>
          <w:tcPr>
            <w:tcW w:w="1980" w:type="dxa"/>
          </w:tcPr>
          <w:p w14:paraId="04BEE2D9" w14:textId="77777777" w:rsidR="0076045A" w:rsidRDefault="00000000">
            <w:pPr>
              <w:pStyle w:val="Compact"/>
            </w:pPr>
            <w:r>
              <w:t>1</w:t>
            </w:r>
          </w:p>
        </w:tc>
        <w:tc>
          <w:tcPr>
            <w:tcW w:w="1980" w:type="dxa"/>
          </w:tcPr>
          <w:p w14:paraId="2A1158AE" w14:textId="77777777" w:rsidR="0076045A" w:rsidRDefault="00000000">
            <w:pPr>
              <w:pStyle w:val="Compact"/>
            </w:pPr>
            <w:r>
              <w:t>Unguided retrieval settings; film, delay, task, and filler phases</w:t>
            </w:r>
          </w:p>
        </w:tc>
        <w:tc>
          <w:tcPr>
            <w:tcW w:w="1980" w:type="dxa"/>
          </w:tcPr>
          <w:p w14:paraId="7683C760" w14:textId="77777777" w:rsidR="0076045A" w:rsidRDefault="00000000">
            <w:pPr>
              <w:pStyle w:val="Compact"/>
            </w:pPr>
            <w:r>
              <w:t>No-reminder versus with-reminder task encoding; task encoding multiplier</w:t>
            </w:r>
          </w:p>
        </w:tc>
        <w:tc>
          <w:tcPr>
            <w:tcW w:w="1980" w:type="dxa"/>
          </w:tcPr>
          <w:p w14:paraId="3884A89C" w14:textId="77777777" w:rsidR="0076045A" w:rsidRDefault="00000000">
            <w:pPr>
              <w:pStyle w:val="Compact"/>
            </w:pPr>
            <w:r>
              <w:t>Film and task recall by encoded position; film-task context overlap</w:t>
            </w:r>
          </w:p>
        </w:tc>
      </w:tr>
      <w:tr w:rsidR="0076045A" w14:paraId="44C74C93" w14:textId="77777777">
        <w:tc>
          <w:tcPr>
            <w:tcW w:w="1980" w:type="dxa"/>
          </w:tcPr>
          <w:p w14:paraId="7D638C4C" w14:textId="77777777" w:rsidR="0076045A" w:rsidRDefault="00000000">
            <w:pPr>
              <w:pStyle w:val="Compact"/>
            </w:pPr>
            <w:r>
              <w:t>2</w:t>
            </w:r>
          </w:p>
        </w:tc>
        <w:tc>
          <w:tcPr>
            <w:tcW w:w="1980" w:type="dxa"/>
          </w:tcPr>
          <w:p w14:paraId="6F0A36F8" w14:textId="77777777" w:rsidR="0076045A" w:rsidRDefault="00000000">
            <w:pPr>
              <w:pStyle w:val="Compact"/>
            </w:pPr>
            <w:r>
              <w:t>Reminder condition and task encoding strength crossed as in Simulation 1</w:t>
            </w:r>
          </w:p>
        </w:tc>
        <w:tc>
          <w:tcPr>
            <w:tcW w:w="1980" w:type="dxa"/>
          </w:tcPr>
          <w:p w14:paraId="75EBAF91" w14:textId="77777777" w:rsidR="0076045A" w:rsidRDefault="00000000">
            <w:pPr>
              <w:pStyle w:val="Compact"/>
            </w:pPr>
            <w:r>
              <w:t>Unguided retrieval versus deliberate recall; start-of-film context reinstatement, maintained film-retrieval goal, and retrieval monitoring</w:t>
            </w:r>
          </w:p>
        </w:tc>
        <w:tc>
          <w:tcPr>
            <w:tcW w:w="1980" w:type="dxa"/>
          </w:tcPr>
          <w:p w14:paraId="6DBB4808" w14:textId="77777777" w:rsidR="0076045A" w:rsidRDefault="00000000">
            <w:pPr>
              <w:pStyle w:val="Compact"/>
            </w:pPr>
            <w:r>
              <w:t>Film recall across retrieval modes; endpoint differences across control settings; recall initiation and film return after off-target samples</w:t>
            </w:r>
          </w:p>
        </w:tc>
      </w:tr>
      <w:tr w:rsidR="0076045A" w14:paraId="2300E152" w14:textId="77777777">
        <w:tc>
          <w:tcPr>
            <w:tcW w:w="1980" w:type="dxa"/>
          </w:tcPr>
          <w:p w14:paraId="2CD16C02" w14:textId="77777777" w:rsidR="0076045A" w:rsidRDefault="00000000">
            <w:pPr>
              <w:pStyle w:val="Compact"/>
            </w:pPr>
            <w:r>
              <w:t>Recognition</w:t>
            </w:r>
          </w:p>
        </w:tc>
        <w:tc>
          <w:tcPr>
            <w:tcW w:w="1980" w:type="dxa"/>
          </w:tcPr>
          <w:p w14:paraId="792962F0" w14:textId="77777777" w:rsidR="0076045A" w:rsidRDefault="00000000">
            <w:pPr>
              <w:pStyle w:val="Compact"/>
            </w:pPr>
            <w:r>
              <w:t>Same reminder and task-encoding conditions used in recall simulations, without a full recognition-decision model</w:t>
            </w:r>
          </w:p>
        </w:tc>
        <w:tc>
          <w:tcPr>
            <w:tcW w:w="1980" w:type="dxa"/>
          </w:tcPr>
          <w:p w14:paraId="43C585B3" w14:textId="77777777" w:rsidR="0076045A" w:rsidRDefault="00000000">
            <w:pPr>
              <w:pStyle w:val="Compact"/>
            </w:pPr>
            <w:r>
              <w:t>Context-to-item recall versus candidate film items presented for judgment</w:t>
            </w:r>
          </w:p>
        </w:tc>
        <w:tc>
          <w:tcPr>
            <w:tcW w:w="1980" w:type="dxa"/>
          </w:tcPr>
          <w:p w14:paraId="0BA70F41" w14:textId="77777777" w:rsidR="0076045A" w:rsidRDefault="00000000">
            <w:pPr>
              <w:pStyle w:val="Compact"/>
            </w:pPr>
            <w:r>
              <w:t>Whether item-to-context access changes where interference enters retrieval</w:t>
            </w:r>
          </w:p>
        </w:tc>
      </w:tr>
    </w:tbl>
    <w:p w14:paraId="73D0BCCF" w14:textId="77777777" w:rsidR="0076045A" w:rsidRDefault="00000000">
      <w:pPr>
        <w:pStyle w:val="Heading2"/>
      </w:pPr>
      <w:bookmarkStart w:id="128" w:name="methodology"/>
      <w:bookmarkEnd w:id="127"/>
      <w:r>
        <w:t>Methodology</w:t>
      </w:r>
    </w:p>
    <w:p w14:paraId="29E84FFB" w14:textId="77777777" w:rsidR="0076045A" w:rsidRDefault="00000000">
      <w:pPr>
        <w:pStyle w:val="FirstParagraph"/>
      </w:pPr>
      <w:r>
        <w:t xml:space="preserve">The simulations require default values for context drift, associative learning, retrieval choice, and stopping before the trauma-film manipulations are applied. Ideally, these values would be estimated from a selective interference experiment that implements the full paradigm </w:t>
      </w:r>
      <w:r>
        <w:lastRenderedPageBreak/>
        <w:t>modeled here: film encoding, reminder or no-reminder conditions, an interference task, a later retrieval test, and an observed dissociation between unguided and deliberate retrieval measures. Such a dataset would also need trial-by-trial recall sequences that identify which film, task, and non-film candidates entered the retrieval stream and in what order, so the model could estimate retrieval competition rather than only final film memory scores. Existing trauma-film studies define the target phenomenon, but they typically do not provide this model-fitting structure. We therefore use an immediate affective free-recall dataset as a provisional anchor for core eCMR dynamics before applying the selective interference manipulations in simulation. The anchor dataset included participants who reported concern about the war in Ukraine and studied and recalled lists of war-related and neutral photographs (</w:t>
      </w:r>
      <w:hyperlink w:anchor="ref-dupertuys2026ukraine">
        <w:r w:rsidR="0076045A">
          <w:rPr>
            <w:rStyle w:val="Hyperlink"/>
          </w:rPr>
          <w:t>Dupertuys et al., 2026</w:t>
        </w:r>
      </w:hyperlink>
      <w:r>
        <w:t xml:space="preserve">). The fitted dataset included 123 participants, four lists per participant, 492 immediate recall sequences, and 3,804 scored recall events. The fit provides an externally estimated eCMR regime for deliberate context-guided recall of affective and neutral photographs. The fitted parameters set the starting encoding, retrieval, and stopping dynamics before the selective interference manipulations are applied as phase-specific encoding or retrieval-control settings. In these simulations, film items reinstate the marked source feature into source context, neutral/default events can weakly bind active source context, and retrieval begins with partial film-source reinstatement. To accommodate the difference in total encoded items between the immediate-recall paradigm and the current simulations, the primacy profile is also moderated relative to the immediate-recall fit so that the film sequence is not dominated by an unrealistically steep first-item advantage. </w:t>
      </w:r>
      <w:hyperlink w:anchor="tbl-simulation-parameters">
        <w:r w:rsidR="0076045A">
          <w:rPr>
            <w:rStyle w:val="Hyperlink"/>
          </w:rPr>
          <w:t>Table 3</w:t>
        </w:r>
      </w:hyperlink>
      <w:r>
        <w:t xml:space="preserve"> gives the default numerical values used in the current simulations.</w:t>
      </w:r>
    </w:p>
    <w:p w14:paraId="5051108C" w14:textId="77777777" w:rsidR="0076045A" w:rsidRDefault="00000000">
      <w:pPr>
        <w:pStyle w:val="FigureTitle"/>
      </w:pPr>
      <w:bookmarkStart w:id="129" w:name="tbl-simulation-parameters"/>
      <w:r>
        <w:lastRenderedPageBreak/>
        <w:t>Table 3</w:t>
      </w:r>
    </w:p>
    <w:p w14:paraId="50F4A5D2" w14:textId="77777777" w:rsidR="0076045A" w:rsidRDefault="00000000">
      <w:pPr>
        <w:pStyle w:val="Caption"/>
      </w:pPr>
      <w:r>
        <w:t>Default numerical parameter values. Values are from a pooled eCMR fit to the immediate free-recall sequences from Dupertuys et al. (</w:t>
      </w:r>
      <w:hyperlink w:anchor="ref-dupertuys2026ukraine">
        <w:r w:rsidR="0076045A">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76045A" w14:paraId="419F685F" w14:textId="77777777" w:rsidTr="0076045A">
        <w:trPr>
          <w:cnfStyle w:val="100000000000" w:firstRow="1" w:lastRow="0" w:firstColumn="0" w:lastColumn="0" w:oddVBand="0" w:evenVBand="0" w:oddHBand="0" w:evenHBand="0" w:firstRowFirstColumn="0" w:firstRowLastColumn="0" w:lastRowFirstColumn="0" w:lastRowLastColumn="0"/>
          <w:tblHeader/>
        </w:trPr>
        <w:tc>
          <w:tcPr>
            <w:tcW w:w="2376" w:type="dxa"/>
          </w:tcPr>
          <w:p w14:paraId="548A56C2" w14:textId="77777777" w:rsidR="0076045A" w:rsidRDefault="00000000">
            <w:pPr>
              <w:pStyle w:val="Compact"/>
            </w:pPr>
            <w:r>
              <w:t>Symbol</w:t>
            </w:r>
          </w:p>
        </w:tc>
        <w:tc>
          <w:tcPr>
            <w:tcW w:w="3168" w:type="dxa"/>
          </w:tcPr>
          <w:p w14:paraId="5A2F38C7" w14:textId="77777777" w:rsidR="0076045A" w:rsidRDefault="00000000">
            <w:pPr>
              <w:pStyle w:val="Compact"/>
              <w:jc w:val="right"/>
            </w:pPr>
            <w:r>
              <w:t>Value</w:t>
            </w:r>
          </w:p>
        </w:tc>
        <w:tc>
          <w:tcPr>
            <w:tcW w:w="2376" w:type="dxa"/>
          </w:tcPr>
          <w:p w14:paraId="60A1FE23" w14:textId="77777777" w:rsidR="0076045A" w:rsidRDefault="00000000">
            <w:pPr>
              <w:pStyle w:val="Compact"/>
            </w:pPr>
            <w:r>
              <w:t>Role</w:t>
            </w:r>
          </w:p>
        </w:tc>
      </w:tr>
      <w:tr w:rsidR="0076045A" w14:paraId="1F89D7F8" w14:textId="77777777">
        <w:tc>
          <w:tcPr>
            <w:tcW w:w="2376" w:type="dxa"/>
          </w:tcPr>
          <w:p w14:paraId="1B73CE52" w14:textId="77777777" w:rsidR="0076045A"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168" w:type="dxa"/>
          </w:tcPr>
          <w:p w14:paraId="44BED00B" w14:textId="77777777" w:rsidR="0076045A" w:rsidRDefault="00000000">
            <w:pPr>
              <w:pStyle w:val="Compact"/>
              <w:jc w:val="right"/>
            </w:pPr>
            <w:r>
              <w:t>0.440</w:t>
            </w:r>
          </w:p>
        </w:tc>
        <w:tc>
          <w:tcPr>
            <w:tcW w:w="2376" w:type="dxa"/>
          </w:tcPr>
          <w:p w14:paraId="67400EEF" w14:textId="77777777" w:rsidR="0076045A" w:rsidRDefault="00000000">
            <w:pPr>
              <w:pStyle w:val="Compact"/>
            </w:pPr>
            <w:r>
              <w:t>Encoding drift rate</w:t>
            </w:r>
          </w:p>
        </w:tc>
      </w:tr>
      <w:tr w:rsidR="0076045A" w14:paraId="33F4A33F" w14:textId="77777777">
        <w:tc>
          <w:tcPr>
            <w:tcW w:w="2376" w:type="dxa"/>
          </w:tcPr>
          <w:p w14:paraId="062F0337" w14:textId="77777777" w:rsidR="0076045A"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168" w:type="dxa"/>
          </w:tcPr>
          <w:p w14:paraId="549AF858" w14:textId="77777777" w:rsidR="0076045A" w:rsidRDefault="00000000">
            <w:pPr>
              <w:pStyle w:val="Compact"/>
              <w:jc w:val="right"/>
            </w:pPr>
            <w:r>
              <w:t>0.766</w:t>
            </w:r>
          </w:p>
        </w:tc>
        <w:tc>
          <w:tcPr>
            <w:tcW w:w="2376" w:type="dxa"/>
          </w:tcPr>
          <w:p w14:paraId="58363DFB" w14:textId="77777777" w:rsidR="0076045A" w:rsidRDefault="00000000">
            <w:pPr>
              <w:pStyle w:val="Compact"/>
            </w:pPr>
            <w:r>
              <w:t>Start drift rate</w:t>
            </w:r>
          </w:p>
        </w:tc>
      </w:tr>
      <w:tr w:rsidR="0076045A" w14:paraId="28318A77" w14:textId="77777777">
        <w:tc>
          <w:tcPr>
            <w:tcW w:w="2376" w:type="dxa"/>
          </w:tcPr>
          <w:p w14:paraId="4B27724A" w14:textId="77777777" w:rsidR="0076045A"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168" w:type="dxa"/>
          </w:tcPr>
          <w:p w14:paraId="435868E2" w14:textId="77777777" w:rsidR="0076045A" w:rsidRDefault="00000000">
            <w:pPr>
              <w:pStyle w:val="Compact"/>
              <w:jc w:val="right"/>
            </w:pPr>
            <w:r>
              <w:t>0.678</w:t>
            </w:r>
          </w:p>
        </w:tc>
        <w:tc>
          <w:tcPr>
            <w:tcW w:w="2376" w:type="dxa"/>
          </w:tcPr>
          <w:p w14:paraId="31BC8470" w14:textId="77777777" w:rsidR="0076045A" w:rsidRDefault="00000000">
            <w:pPr>
              <w:pStyle w:val="Compact"/>
            </w:pPr>
            <w:r>
              <w:t>Recall drift rate</w:t>
            </w:r>
          </w:p>
        </w:tc>
      </w:tr>
      <w:tr w:rsidR="0076045A" w14:paraId="75991180" w14:textId="77777777">
        <w:tc>
          <w:tcPr>
            <w:tcW w:w="2376" w:type="dxa"/>
          </w:tcPr>
          <w:p w14:paraId="0F99BF8A" w14:textId="77777777" w:rsidR="0076045A" w:rsidRDefault="00000000">
            <w:pPr>
              <w:pStyle w:val="Compact"/>
            </w:pPr>
            <m:oMathPara>
              <m:oMath>
                <m:r>
                  <w:rPr>
                    <w:rFonts w:ascii="Cambria Math" w:hAnsi="Cambria Math"/>
                  </w:rPr>
                  <m:t>γ</m:t>
                </m:r>
              </m:oMath>
            </m:oMathPara>
          </w:p>
        </w:tc>
        <w:tc>
          <w:tcPr>
            <w:tcW w:w="3168" w:type="dxa"/>
          </w:tcPr>
          <w:p w14:paraId="1855CF7A" w14:textId="77777777" w:rsidR="0076045A" w:rsidRDefault="00000000">
            <w:pPr>
              <w:pStyle w:val="Compact"/>
              <w:jc w:val="right"/>
            </w:pPr>
            <w:r>
              <w:t>0.468</w:t>
            </w:r>
          </w:p>
        </w:tc>
        <w:tc>
          <w:tcPr>
            <w:tcW w:w="2376" w:type="dxa"/>
          </w:tcPr>
          <w:p w14:paraId="2F053398" w14:textId="77777777" w:rsidR="0076045A" w:rsidRDefault="00000000">
            <w:pPr>
              <w:pStyle w:val="Compact"/>
            </w:pPr>
            <w:r>
              <w:t>Feature-to-context learning rate</w:t>
            </w:r>
          </w:p>
        </w:tc>
      </w:tr>
      <w:tr w:rsidR="0076045A" w14:paraId="56053BC4" w14:textId="77777777">
        <w:tc>
          <w:tcPr>
            <w:tcW w:w="2376" w:type="dxa"/>
          </w:tcPr>
          <w:p w14:paraId="0C41600D" w14:textId="77777777" w:rsidR="0076045A" w:rsidRDefault="00000000">
            <w:pPr>
              <w:pStyle w:val="Compact"/>
            </w:pPr>
            <m:oMathPara>
              <m:oMath>
                <m:r>
                  <w:rPr>
                    <w:rFonts w:ascii="Cambria Math" w:hAnsi="Cambria Math"/>
                  </w:rPr>
                  <m:t>δ</m:t>
                </m:r>
              </m:oMath>
            </m:oMathPara>
          </w:p>
        </w:tc>
        <w:tc>
          <w:tcPr>
            <w:tcW w:w="3168" w:type="dxa"/>
          </w:tcPr>
          <w:p w14:paraId="430E92A3" w14:textId="77777777" w:rsidR="0076045A" w:rsidRDefault="00000000">
            <w:pPr>
              <w:pStyle w:val="Compact"/>
              <w:jc w:val="right"/>
            </w:pPr>
            <w:r>
              <w:t>0.00022</w:t>
            </w:r>
          </w:p>
        </w:tc>
        <w:tc>
          <w:tcPr>
            <w:tcW w:w="2376" w:type="dxa"/>
          </w:tcPr>
          <w:p w14:paraId="211C4EBC" w14:textId="77777777" w:rsidR="0076045A" w:rsidRDefault="00000000">
            <w:pPr>
              <w:pStyle w:val="Compact"/>
            </w:pPr>
            <w:r>
              <w:t>Pre-experimental self-support</w:t>
            </w:r>
          </w:p>
        </w:tc>
      </w:tr>
      <w:tr w:rsidR="0076045A" w14:paraId="313B2CDE" w14:textId="77777777">
        <w:tc>
          <w:tcPr>
            <w:tcW w:w="2376" w:type="dxa"/>
          </w:tcPr>
          <w:p w14:paraId="21D2B442" w14:textId="77777777" w:rsidR="0076045A" w:rsidRDefault="00000000">
            <w:pPr>
              <w:pStyle w:val="Compact"/>
            </w:pPr>
            <m:oMathPara>
              <m:oMath>
                <m:r>
                  <w:rPr>
                    <w:rFonts w:ascii="Cambria Math" w:hAnsi="Cambria Math"/>
                  </w:rPr>
                  <m:t>α</m:t>
                </m:r>
              </m:oMath>
            </m:oMathPara>
          </w:p>
        </w:tc>
        <w:tc>
          <w:tcPr>
            <w:tcW w:w="3168" w:type="dxa"/>
          </w:tcPr>
          <w:p w14:paraId="2B5A0A97" w14:textId="77777777" w:rsidR="0076045A" w:rsidRDefault="00000000">
            <w:pPr>
              <w:pStyle w:val="Compact"/>
              <w:jc w:val="right"/>
            </w:pPr>
            <w:r>
              <w:t>0</w:t>
            </w:r>
          </w:p>
        </w:tc>
        <w:tc>
          <w:tcPr>
            <w:tcW w:w="2376" w:type="dxa"/>
          </w:tcPr>
          <w:p w14:paraId="385508B0" w14:textId="77777777" w:rsidR="0076045A" w:rsidRDefault="00000000">
            <w:pPr>
              <w:pStyle w:val="Compact"/>
            </w:pPr>
            <w:r>
              <w:t>Pre-experimental shared support</w:t>
            </w:r>
          </w:p>
        </w:tc>
      </w:tr>
      <w:tr w:rsidR="0076045A" w14:paraId="358E75C6" w14:textId="77777777">
        <w:tc>
          <w:tcPr>
            <w:tcW w:w="2376" w:type="dxa"/>
          </w:tcPr>
          <w:p w14:paraId="46350DD3" w14:textId="77777777" w:rsidR="0076045A"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168" w:type="dxa"/>
          </w:tcPr>
          <w:p w14:paraId="7C6034EF" w14:textId="77777777" w:rsidR="0076045A" w:rsidRDefault="00000000">
            <w:pPr>
              <w:pStyle w:val="Compact"/>
              <w:jc w:val="right"/>
            </w:pPr>
            <w:r>
              <w:t>0.100</w:t>
            </w:r>
          </w:p>
        </w:tc>
        <w:tc>
          <w:tcPr>
            <w:tcW w:w="2376" w:type="dxa"/>
          </w:tcPr>
          <w:p w14:paraId="11DBBA80" w14:textId="77777777" w:rsidR="0076045A" w:rsidRDefault="00000000">
            <w:pPr>
              <w:pStyle w:val="Compact"/>
            </w:pPr>
            <w:r>
              <w:t>Primacy scale used in simulations</w:t>
            </w:r>
          </w:p>
        </w:tc>
      </w:tr>
      <w:tr w:rsidR="0076045A" w14:paraId="359EC4A8" w14:textId="77777777">
        <w:tc>
          <w:tcPr>
            <w:tcW w:w="2376" w:type="dxa"/>
          </w:tcPr>
          <w:p w14:paraId="35490C64" w14:textId="77777777" w:rsidR="0076045A"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168" w:type="dxa"/>
          </w:tcPr>
          <w:p w14:paraId="4E6D1B8A" w14:textId="77777777" w:rsidR="0076045A" w:rsidRDefault="00000000">
            <w:pPr>
              <w:pStyle w:val="Compact"/>
              <w:jc w:val="right"/>
            </w:pPr>
            <w:r>
              <w:t>1.500</w:t>
            </w:r>
          </w:p>
        </w:tc>
        <w:tc>
          <w:tcPr>
            <w:tcW w:w="2376" w:type="dxa"/>
          </w:tcPr>
          <w:p w14:paraId="4AC65459" w14:textId="77777777" w:rsidR="0076045A" w:rsidRDefault="00000000">
            <w:pPr>
              <w:pStyle w:val="Compact"/>
            </w:pPr>
            <w:r>
              <w:t>Primacy decay used in simulations</w:t>
            </w:r>
          </w:p>
        </w:tc>
      </w:tr>
      <w:tr w:rsidR="0076045A" w14:paraId="2F1C2FCD" w14:textId="77777777">
        <w:tc>
          <w:tcPr>
            <w:tcW w:w="2376" w:type="dxa"/>
          </w:tcPr>
          <w:p w14:paraId="26EB3135" w14:textId="77777777" w:rsidR="0076045A" w:rsidRDefault="00000000">
            <w:pPr>
              <w:pStyle w:val="Compact"/>
            </w:pPr>
            <m:oMathPara>
              <m:oMath>
                <m:r>
                  <w:rPr>
                    <w:rFonts w:ascii="Cambria Math" w:hAnsi="Cambria Math"/>
                  </w:rPr>
                  <m:t>τ</m:t>
                </m:r>
              </m:oMath>
            </m:oMathPara>
          </w:p>
        </w:tc>
        <w:tc>
          <w:tcPr>
            <w:tcW w:w="3168" w:type="dxa"/>
          </w:tcPr>
          <w:p w14:paraId="27CB7F5E" w14:textId="77777777" w:rsidR="0076045A" w:rsidRDefault="00000000">
            <w:pPr>
              <w:pStyle w:val="Compact"/>
              <w:jc w:val="right"/>
            </w:pPr>
            <w:r>
              <w:t>3.562</w:t>
            </w:r>
          </w:p>
        </w:tc>
        <w:tc>
          <w:tcPr>
            <w:tcW w:w="2376" w:type="dxa"/>
          </w:tcPr>
          <w:p w14:paraId="44E20D11" w14:textId="77777777" w:rsidR="0076045A" w:rsidRDefault="00000000">
            <w:pPr>
              <w:pStyle w:val="Compact"/>
            </w:pPr>
            <w:r>
              <w:t>Choice sensitivity</w:t>
            </w:r>
          </w:p>
        </w:tc>
      </w:tr>
      <w:tr w:rsidR="0076045A" w14:paraId="7600AF9E" w14:textId="77777777">
        <w:tc>
          <w:tcPr>
            <w:tcW w:w="2376" w:type="dxa"/>
          </w:tcPr>
          <w:p w14:paraId="67629127" w14:textId="77777777" w:rsidR="0076045A"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3168" w:type="dxa"/>
          </w:tcPr>
          <w:p w14:paraId="4B678286" w14:textId="77777777" w:rsidR="0076045A" w:rsidRDefault="00000000">
            <w:pPr>
              <w:pStyle w:val="Compact"/>
              <w:jc w:val="right"/>
            </w:pPr>
            <w:r>
              <w:t>0.696</w:t>
            </w:r>
          </w:p>
        </w:tc>
        <w:tc>
          <w:tcPr>
            <w:tcW w:w="2376" w:type="dxa"/>
          </w:tcPr>
          <w:p w14:paraId="5D072419" w14:textId="77777777" w:rsidR="0076045A" w:rsidRDefault="00000000">
            <w:pPr>
              <w:pStyle w:val="Compact"/>
            </w:pPr>
            <w:r>
              <w:t>Source-context drift rate</w:t>
            </w:r>
          </w:p>
        </w:tc>
      </w:tr>
      <w:tr w:rsidR="0076045A" w14:paraId="3B1F8C6F" w14:textId="77777777">
        <w:tc>
          <w:tcPr>
            <w:tcW w:w="2376" w:type="dxa"/>
          </w:tcPr>
          <w:p w14:paraId="135E26C1" w14:textId="77777777" w:rsidR="0076045A"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3168" w:type="dxa"/>
          </w:tcPr>
          <w:p w14:paraId="1E017263" w14:textId="77777777" w:rsidR="0076045A" w:rsidRDefault="00000000">
            <w:pPr>
              <w:pStyle w:val="Compact"/>
              <w:jc w:val="right"/>
            </w:pPr>
            <w:r>
              <w:t>0.130</w:t>
            </w:r>
          </w:p>
        </w:tc>
        <w:tc>
          <w:tcPr>
            <w:tcW w:w="2376" w:type="dxa"/>
          </w:tcPr>
          <w:p w14:paraId="388E0340" w14:textId="77777777" w:rsidR="0076045A" w:rsidRDefault="00000000">
            <w:pPr>
              <w:pStyle w:val="Compact"/>
            </w:pPr>
            <w:r>
              <w:t>Learning scale for the marked source feature</w:t>
            </w:r>
          </w:p>
        </w:tc>
      </w:tr>
      <w:tr w:rsidR="0076045A" w14:paraId="4BA475E1" w14:textId="77777777">
        <w:tc>
          <w:tcPr>
            <w:tcW w:w="2376" w:type="dxa"/>
          </w:tcPr>
          <w:p w14:paraId="445B6487" w14:textId="77777777" w:rsidR="0076045A"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3168" w:type="dxa"/>
          </w:tcPr>
          <w:p w14:paraId="012C5F98" w14:textId="77777777" w:rsidR="0076045A" w:rsidRDefault="00000000">
            <w:pPr>
              <w:pStyle w:val="Compact"/>
              <w:jc w:val="right"/>
            </w:pPr>
            <w:r>
              <w:t>0.050</w:t>
            </w:r>
          </w:p>
        </w:tc>
        <w:tc>
          <w:tcPr>
            <w:tcW w:w="2376" w:type="dxa"/>
          </w:tcPr>
          <w:p w14:paraId="1E5C07D0" w14:textId="77777777" w:rsidR="0076045A" w:rsidRDefault="00000000">
            <w:pPr>
              <w:pStyle w:val="Compact"/>
            </w:pPr>
            <w:r>
              <w:t>Baseline source-context-to-feature learning</w:t>
            </w:r>
          </w:p>
        </w:tc>
      </w:tr>
      <w:tr w:rsidR="0076045A" w14:paraId="58E27528" w14:textId="77777777">
        <w:tc>
          <w:tcPr>
            <w:tcW w:w="2376" w:type="dxa"/>
          </w:tcPr>
          <w:p w14:paraId="7F4B0A5E" w14:textId="77777777" w:rsidR="0076045A"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film-src</m:t>
                    </m:r>
                  </m:sub>
                </m:sSub>
              </m:oMath>
            </m:oMathPara>
          </w:p>
        </w:tc>
        <w:tc>
          <w:tcPr>
            <w:tcW w:w="3168" w:type="dxa"/>
          </w:tcPr>
          <w:p w14:paraId="7CD9C78F" w14:textId="77777777" w:rsidR="0076045A" w:rsidRDefault="00000000">
            <w:pPr>
              <w:pStyle w:val="Compact"/>
              <w:jc w:val="right"/>
            </w:pPr>
            <w:r>
              <w:t>0.500</w:t>
            </w:r>
          </w:p>
        </w:tc>
        <w:tc>
          <w:tcPr>
            <w:tcW w:w="2376" w:type="dxa"/>
          </w:tcPr>
          <w:p w14:paraId="49C9AC43" w14:textId="77777777" w:rsidR="0076045A" w:rsidRDefault="00000000">
            <w:pPr>
              <w:pStyle w:val="Compact"/>
            </w:pPr>
            <w:r>
              <w:t>Fixed film-source reinstatement at retrieval onset</w:t>
            </w:r>
          </w:p>
        </w:tc>
      </w:tr>
      <w:tr w:rsidR="0076045A" w14:paraId="7282FC90" w14:textId="77777777">
        <w:tc>
          <w:tcPr>
            <w:tcW w:w="2376" w:type="dxa"/>
          </w:tcPr>
          <w:p w14:paraId="02B5722D" w14:textId="77777777" w:rsidR="0076045A"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3168" w:type="dxa"/>
          </w:tcPr>
          <w:p w14:paraId="05E9D861" w14:textId="77777777" w:rsidR="0076045A" w:rsidRDefault="00000000">
            <w:pPr>
              <w:pStyle w:val="Compact"/>
              <w:jc w:val="right"/>
            </w:pPr>
            <w:r>
              <w:t>0.0123</w:t>
            </w:r>
          </w:p>
        </w:tc>
        <w:tc>
          <w:tcPr>
            <w:tcW w:w="2376" w:type="dxa"/>
          </w:tcPr>
          <w:p w14:paraId="771EC546" w14:textId="77777777" w:rsidR="0076045A" w:rsidRDefault="00000000">
            <w:pPr>
              <w:pStyle w:val="Compact"/>
            </w:pPr>
            <w:r>
              <w:t>Stop scale</w:t>
            </w:r>
          </w:p>
        </w:tc>
      </w:tr>
      <w:tr w:rsidR="0076045A" w14:paraId="12DA0054" w14:textId="77777777">
        <w:tc>
          <w:tcPr>
            <w:tcW w:w="2376" w:type="dxa"/>
          </w:tcPr>
          <w:p w14:paraId="262011D5" w14:textId="77777777" w:rsidR="0076045A"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3168" w:type="dxa"/>
          </w:tcPr>
          <w:p w14:paraId="3758D30C" w14:textId="77777777" w:rsidR="0076045A" w:rsidRDefault="00000000">
            <w:pPr>
              <w:pStyle w:val="Compact"/>
              <w:jc w:val="right"/>
            </w:pPr>
            <w:r>
              <w:t>0.372</w:t>
            </w:r>
          </w:p>
        </w:tc>
        <w:tc>
          <w:tcPr>
            <w:tcW w:w="2376" w:type="dxa"/>
          </w:tcPr>
          <w:p w14:paraId="65A555D0" w14:textId="77777777" w:rsidR="0076045A" w:rsidRDefault="00000000">
            <w:pPr>
              <w:pStyle w:val="Compact"/>
            </w:pPr>
            <w:r>
              <w:t>Stop growth</w:t>
            </w:r>
          </w:p>
        </w:tc>
      </w:tr>
    </w:tbl>
    <w:bookmarkEnd w:id="129"/>
    <w:p w14:paraId="504B6258" w14:textId="77777777" w:rsidR="0076045A" w:rsidRDefault="00000000">
      <w:pPr>
        <w:pStyle w:val="AfterWithoutNote"/>
      </w:pPr>
      <w:r>
        <w:lastRenderedPageBreak/>
        <w:t xml:space="preserve">The current simulations update associations after context integration and disallow repeated sampling of the same item. Across simulations, each condition sets phase-specific drift, learning, and retrieval-control parameters, then runs the model through encoding and retrieval. Film, break/buffer, task, and filler items are encoded by the same CMR operations defined above. When modeled as cue events, reminder cues and candidate film items presented by the test update context through </w:t>
      </w:r>
      <w:hyperlink w:anchor="eq-context-input">
        <w:r w:rsidR="0076045A">
          <w:rPr>
            <w:rStyle w:val="Hyperlink"/>
          </w:rPr>
          <w:t>Equation 3</w:t>
        </w:r>
      </w:hyperlink>
      <w:r>
        <w:t xml:space="preserve"> and </w:t>
      </w:r>
      <w:hyperlink w:anchor="eq-context-update">
        <w:r w:rsidR="0076045A">
          <w:rPr>
            <w:rStyle w:val="Hyperlink"/>
          </w:rPr>
          <w:t>Equation 4</w:t>
        </w:r>
      </w:hyperlink>
      <w:r>
        <w:t xml:space="preserve"> without adding new recallable items. Simulations that present candidate item information in a different test format state that separately. Each simulated trial contains 16 film items, 16 break/buffer items, 16 task items, and 16 filler items unless otherwise noted. Equal phase lengths make redistribution across film, task, and filler periods directly comparable. Retrieval allows up to 48 sampling attempts. In context-to-item recall simulations, all encoded film, break/buffer, task, and filler items can enter the retrieval competition. The simulated retrieval sequence records sampled candidates rather than only final accepted responses. This convention lets retrieval monitoring count an off-target sample as a retrieval attempt, attenuate its context update, and still allow search to continue.</w:t>
      </w:r>
    </w:p>
    <w:p w14:paraId="77089CE9" w14:textId="77777777" w:rsidR="0076045A" w:rsidRDefault="00000000">
      <w:pPr>
        <w:pStyle w:val="BodyText"/>
      </w:pPr>
      <w:r>
        <w:t xml:space="preserve">A parameter sweep involves rerunning the full encode-then-retrieve simulation across planned values of a manipulated parameter. For each simulation condition and manipulated parameter value, the model first completes the phase sequence, then enters retrieval and samples recallable items using </w:t>
      </w:r>
      <w:hyperlink w:anchor="eq-luce-choice">
        <w:r w:rsidR="0076045A">
          <w:rPr>
            <w:rStyle w:val="Hyperlink"/>
          </w:rPr>
          <w:t>Equation 11</w:t>
        </w:r>
      </w:hyperlink>
      <w:r>
        <w:t xml:space="preserve"> and </w:t>
      </w:r>
      <w:hyperlink w:anchor="eq-stopping">
        <w:r w:rsidR="0076045A">
          <w:rPr>
            <w:rStyle w:val="Hyperlink"/>
          </w:rPr>
          <w:t>Equation 12</w:t>
        </w:r>
      </w:hyperlink>
      <w:r>
        <w:t xml:space="preserve">. This procedure is repeated across simulated trials within each condition/value cell. When figures plot recall across the encoded stream, they summarize retrieval after the full phase sequence has been encoded. Recall curves are estimated across simulated trials by scoring which encoded items appeared in each retrieval sequence. Serial-position curves plot the proportion of trials in which each encoding position was retrieved, </w:t>
      </w:r>
      <w:r>
        <w:lastRenderedPageBreak/>
        <w:t>and phase summaries average those proportions within phase. Thus, position and phase labels identify the encoding positions, whereas recall probabilities refer to subsequent retrieval.</w:t>
      </w:r>
    </w:p>
    <w:p w14:paraId="207899C5" w14:textId="77777777" w:rsidR="0076045A" w:rsidRDefault="00000000">
      <w:pPr>
        <w:pStyle w:val="Heading2"/>
      </w:pPr>
      <w:bookmarkStart w:id="130" w:name="X2c2b19ca61f0d8679fb357e3aa386e7efdd5f9f"/>
      <w:bookmarkEnd w:id="128"/>
      <w:r>
        <w:t>Simulation 1: Task Encoding and Contextual Overlap</w:t>
      </w:r>
    </w:p>
    <w:p w14:paraId="4DAFEF9C" w14:textId="77777777" w:rsidR="0076045A" w:rsidRDefault="00000000">
      <w:pPr>
        <w:pStyle w:val="FirstParagraph"/>
      </w:pPr>
      <w:r>
        <w:t xml:space="preserve">Simulation 1 demonstrates how a post-film task can reduce later film recall when task events are encoded in context states that overlap with the film sequence. To separate task encoding strength from reminder-driven context reinstatement, the simulation runs both the no-reminder and with-reminder conditions across the same set of task encoding strengths. We express task encoding strength as a task encoding multiplier that scales task-phase context-to-feature learning in </w:t>
      </w:r>
      <w:hyperlink w:anchor="eq-mcf-learning">
        <w:r w:rsidR="0076045A">
          <w:rPr>
            <w:rStyle w:val="Hyperlink"/>
          </w:rPr>
          <w:t>Equation 8</w:t>
        </w:r>
      </w:hyperlink>
      <w:r>
        <w:t xml:space="preserve">: 0 removes new task context-to-feature learning, 1 applies the baseline fitted rate, and values above 1 strengthen task item-context binding.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76045A">
          <w:rPr>
            <w:rStyle w:val="Hyperlink"/>
          </w:rPr>
          <w:t>Equation 6</w:t>
        </w:r>
      </w:hyperlink>
      <w:r>
        <w:t xml:space="preserve"> or </w:t>
      </w:r>
      <w:hyperlink w:anchor="eq-mcf-learning">
        <w:r w:rsidR="0076045A">
          <w:rPr>
            <w:rStyle w:val="Hyperlink"/>
          </w:rPr>
          <w:t>Equation 8</w:t>
        </w:r>
      </w:hyperlink>
      <w:r>
        <w:t xml:space="preserve"> and without adding new recallable items. Retrieval settings are held fixed, so differences in recall reflect the item-context associations formed before retrieval rather than changes in retrieval control. Because each film position is encoded with a different temporal-context state, the model predicts a serial-position pattern, not only an overall change in film recall. Task items should compete most with the film positions whose encoding contexts are most similar to the contexts active during task encoding. Simulation 1 first isolates the unguided side of the effect summarized in </w:t>
      </w:r>
      <w:hyperlink w:anchor="fig-empirical-target">
        <w:r w:rsidR="0076045A">
          <w:rPr>
            <w:rStyle w:val="Hyperlink"/>
          </w:rPr>
          <w:t>Figure 1</w:t>
        </w:r>
      </w:hyperlink>
      <w:r>
        <w:t xml:space="preserve">. It implements the empirical task contrast as a manipulation of task encoding strength, crossed with whether a film reminder precedes task encoding. In the fixed-cue version shown in </w:t>
      </w:r>
      <w:hyperlink w:anchor="fig-simulation1-unguided-sequence">
        <w:r w:rsidR="0076045A">
          <w:rPr>
            <w:rStyle w:val="Hyperlink"/>
          </w:rPr>
          <w:t>Figure 5</w:t>
        </w:r>
      </w:hyperlink>
      <w:r>
        <w:t>, weak film cues are supplied periodically during recall in all conditions.</w:t>
      </w:r>
    </w:p>
    <w:p w14:paraId="718813BA" w14:textId="77777777" w:rsidR="0076045A" w:rsidRDefault="00000000">
      <w:pPr>
        <w:pStyle w:val="FigureTitle"/>
      </w:pPr>
      <w:bookmarkStart w:id="131" w:name="fig-simulation1-unguided-sequence"/>
      <w:r>
        <w:lastRenderedPageBreak/>
        <w:t>Figure 5</w:t>
      </w:r>
    </w:p>
    <w:p w14:paraId="0C69C188" w14:textId="77777777" w:rsidR="0076045A" w:rsidRDefault="00000000">
      <w:pPr>
        <w:pStyle w:val="Caption"/>
      </w:pPr>
      <w:r>
        <w:rPr>
          <w:b/>
          <w:bCs/>
        </w:rPr>
        <w:t>Simulation 1: unguided film recall after task encoding.</w:t>
      </w:r>
      <w:r>
        <w:t xml:space="preserve"> Reminder condition and task encoding strength were crossed while retrieval mode was held unguided; weak film cues were supplied periodically during recall in every condition. </w:t>
      </w:r>
      <w:r>
        <w:rPr>
          <w:b/>
          <w:bCs/>
        </w:rPr>
        <w:t>(A)</w:t>
      </w:r>
      <w:r>
        <w:t xml:space="preserve"> Example generated recall sequences for each condition. Each horizontal lane is one simulated trial selected near the condition mean for film output, with output positions running left to right. Colors mark film items, task items, delay/filler items, and unfilled output positions. </w:t>
      </w:r>
      <w:r>
        <w:rPr>
          <w:b/>
          <w:bCs/>
        </w:rPr>
        <w:t>(B)</w:t>
      </w:r>
      <w:r>
        <w:t xml:space="preserve"> Mean number of film items recalled across all simulated trials. Film-item recall was lowest when a film reminder preceded strong task encoding, isolating the unguided-retrieval component of the selective interference effect.</w:t>
      </w:r>
    </w:p>
    <w:p w14:paraId="503234BB" w14:textId="77777777" w:rsidR="0076045A" w:rsidRDefault="00000000">
      <w:pPr>
        <w:pStyle w:val="FigureWithoutNote"/>
      </w:pPr>
      <w:r>
        <w:rPr>
          <w:noProof/>
        </w:rPr>
        <w:lastRenderedPageBreak/>
        <w:drawing>
          <wp:inline distT="0" distB="0" distL="0" distR="0" wp14:anchorId="5A924A1D" wp14:editId="393233D8">
            <wp:extent cx="5943600" cy="524883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work/simulation1_unguided_cued/simulation1_unguided_cued_sequence_summary.png"/>
                    <pic:cNvPicPr>
                      <a:picLocks noChangeAspect="1" noChangeArrowheads="1"/>
                    </pic:cNvPicPr>
                  </pic:nvPicPr>
                  <pic:blipFill>
                    <a:blip r:embed="rId15"/>
                    <a:stretch>
                      <a:fillRect/>
                    </a:stretch>
                  </pic:blipFill>
                  <pic:spPr bwMode="auto">
                    <a:xfrm>
                      <a:off x="0" y="0"/>
                      <a:ext cx="5943600" cy="5248831"/>
                    </a:xfrm>
                    <a:prstGeom prst="rect">
                      <a:avLst/>
                    </a:prstGeom>
                    <a:noFill/>
                    <a:ln w="9525">
                      <a:noFill/>
                      <a:headEnd/>
                      <a:tailEnd/>
                    </a:ln>
                  </pic:spPr>
                </pic:pic>
              </a:graphicData>
            </a:graphic>
          </wp:inline>
        </w:drawing>
      </w:r>
    </w:p>
    <w:bookmarkEnd w:id="131"/>
    <w:p w14:paraId="311DB7DC" w14:textId="77777777" w:rsidR="0076045A" w:rsidRDefault="00000000">
      <w:pPr>
        <w:pStyle w:val="AfterWithoutNote"/>
      </w:pPr>
      <w:r>
        <w:t xml:space="preserve">These aggregate results establish the unguided interference component. The diagnostics below first show how this redistribution appears across encoded positions, then examine how it follows from context overlap; Simulation 2 then asks which deliberate-retrieval controls attenuate this loss. </w:t>
      </w:r>
      <w:hyperlink w:anchor="tbl-simulation1-phase-settings">
        <w:r w:rsidR="0076045A">
          <w:rPr>
            <w:rStyle w:val="Hyperlink"/>
          </w:rPr>
          <w:t>Table 4</w:t>
        </w:r>
      </w:hyperlink>
      <w:r>
        <w:t xml:space="preserve"> summarizes the phase structure and settings used for Simulation 1. In the table, break/buffer items implement the intervening delay, and filler items implement the post-task delay. For each reminder condition and task encoding strength, serial-position curves show retrieval-test outcomes sorted by where each item appeared in the encoded sequence. </w:t>
      </w:r>
      <w:hyperlink w:anchor="fig-simulation1-context-overlap">
        <w:r w:rsidR="0076045A">
          <w:rPr>
            <w:rStyle w:val="Hyperlink"/>
          </w:rPr>
          <w:t>Figure 7</w:t>
        </w:r>
      </w:hyperlink>
      <w:r>
        <w:t xml:space="preserve"> inspects the context-overlap structure that helps explain the aggregate film and task output in </w:t>
      </w:r>
      <w:hyperlink w:anchor="fig-simulation1-unguided-sequence">
        <w:r w:rsidR="0076045A">
          <w:rPr>
            <w:rStyle w:val="Hyperlink"/>
          </w:rPr>
          <w:t>Figure 5</w:t>
        </w:r>
      </w:hyperlink>
      <w:r>
        <w:t>. The context-similarity analysis asks how similar each film-encoding context is to the contexts active while task items are encoded, using cosine similarity over unit-normalized temporal context states.</w:t>
      </w:r>
    </w:p>
    <w:p w14:paraId="5C23492A" w14:textId="77777777" w:rsidR="0076045A" w:rsidRDefault="00000000">
      <w:pPr>
        <w:pStyle w:val="FigureTitle"/>
      </w:pPr>
      <w:bookmarkStart w:id="132" w:name="tbl-simulation1-phase-settings"/>
      <w:r>
        <w:t>Table 4</w:t>
      </w:r>
    </w:p>
    <w:p w14:paraId="50BAACB8" w14:textId="77777777" w:rsidR="0076045A" w:rsidRDefault="00000000">
      <w:pPr>
        <w:pStyle w:val="Caption"/>
      </w:pPr>
      <w:r>
        <w:t>Phase structure and settings for Simulation 1. Scale values multiply the corresponding base rates or learning strengths.</w:t>
      </w:r>
    </w:p>
    <w:tbl>
      <w:tblPr>
        <w:tblStyle w:val="Table"/>
        <w:tblW w:w="5000" w:type="pct"/>
        <w:tblLayout w:type="fixed"/>
        <w:tblLook w:val="0020" w:firstRow="1" w:lastRow="0" w:firstColumn="0" w:lastColumn="0" w:noHBand="0" w:noVBand="0"/>
      </w:tblPr>
      <w:tblGrid>
        <w:gridCol w:w="2808"/>
        <w:gridCol w:w="3744"/>
        <w:gridCol w:w="2808"/>
      </w:tblGrid>
      <w:tr w:rsidR="0076045A" w14:paraId="32C6AE06" w14:textId="77777777" w:rsidTr="0076045A">
        <w:trPr>
          <w:cnfStyle w:val="100000000000" w:firstRow="1" w:lastRow="0" w:firstColumn="0" w:lastColumn="0" w:oddVBand="0" w:evenVBand="0" w:oddHBand="0" w:evenHBand="0" w:firstRowFirstColumn="0" w:firstRowLastColumn="0" w:lastRowFirstColumn="0" w:lastRowLastColumn="0"/>
          <w:tblHeader/>
        </w:trPr>
        <w:tc>
          <w:tcPr>
            <w:tcW w:w="2376" w:type="dxa"/>
          </w:tcPr>
          <w:p w14:paraId="2480EE3B" w14:textId="77777777" w:rsidR="0076045A" w:rsidRDefault="00000000">
            <w:pPr>
              <w:pStyle w:val="Compact"/>
            </w:pPr>
            <w:r>
              <w:t>Phase or setting</w:t>
            </w:r>
          </w:p>
        </w:tc>
        <w:tc>
          <w:tcPr>
            <w:tcW w:w="3168" w:type="dxa"/>
          </w:tcPr>
          <w:p w14:paraId="014009AE" w14:textId="77777777" w:rsidR="0076045A" w:rsidRDefault="00000000">
            <w:pPr>
              <w:pStyle w:val="Compact"/>
              <w:jc w:val="right"/>
            </w:pPr>
            <w:r>
              <w:t>Current value</w:t>
            </w:r>
          </w:p>
        </w:tc>
        <w:tc>
          <w:tcPr>
            <w:tcW w:w="2376" w:type="dxa"/>
          </w:tcPr>
          <w:p w14:paraId="10C00D30" w14:textId="77777777" w:rsidR="0076045A" w:rsidRDefault="00000000">
            <w:pPr>
              <w:pStyle w:val="Compact"/>
            </w:pPr>
            <w:r>
              <w:t>Role</w:t>
            </w:r>
          </w:p>
        </w:tc>
      </w:tr>
      <w:tr w:rsidR="0076045A" w14:paraId="6B9B583B" w14:textId="77777777">
        <w:tc>
          <w:tcPr>
            <w:tcW w:w="2376" w:type="dxa"/>
          </w:tcPr>
          <w:p w14:paraId="0B0EFB61" w14:textId="77777777" w:rsidR="0076045A" w:rsidRDefault="00000000">
            <w:pPr>
              <w:pStyle w:val="Compact"/>
            </w:pPr>
            <w:r>
              <w:t>Film items</w:t>
            </w:r>
          </w:p>
        </w:tc>
        <w:tc>
          <w:tcPr>
            <w:tcW w:w="3168" w:type="dxa"/>
          </w:tcPr>
          <w:p w14:paraId="58CE763E" w14:textId="77777777" w:rsidR="0076045A" w:rsidRDefault="00000000">
            <w:pPr>
              <w:pStyle w:val="Compact"/>
              <w:jc w:val="right"/>
            </w:pPr>
            <w:r>
              <w:t>16</w:t>
            </w:r>
          </w:p>
        </w:tc>
        <w:tc>
          <w:tcPr>
            <w:tcW w:w="2376" w:type="dxa"/>
          </w:tcPr>
          <w:p w14:paraId="039AFAFC" w14:textId="77777777" w:rsidR="0076045A" w:rsidRDefault="00000000">
            <w:pPr>
              <w:pStyle w:val="Compact"/>
            </w:pPr>
            <w:r>
              <w:t>Target episode</w:t>
            </w:r>
          </w:p>
        </w:tc>
      </w:tr>
      <w:tr w:rsidR="0076045A" w14:paraId="580D8865" w14:textId="77777777">
        <w:tc>
          <w:tcPr>
            <w:tcW w:w="2376" w:type="dxa"/>
          </w:tcPr>
          <w:p w14:paraId="4194C299" w14:textId="77777777" w:rsidR="0076045A" w:rsidRDefault="00000000">
            <w:pPr>
              <w:pStyle w:val="Compact"/>
            </w:pPr>
            <w:r>
              <w:t>Break/buffer items</w:t>
            </w:r>
          </w:p>
        </w:tc>
        <w:tc>
          <w:tcPr>
            <w:tcW w:w="3168" w:type="dxa"/>
          </w:tcPr>
          <w:p w14:paraId="02FA4878" w14:textId="77777777" w:rsidR="0076045A" w:rsidRDefault="00000000">
            <w:pPr>
              <w:pStyle w:val="Compact"/>
              <w:jc w:val="right"/>
            </w:pPr>
            <w:r>
              <w:t>16</w:t>
            </w:r>
          </w:p>
        </w:tc>
        <w:tc>
          <w:tcPr>
            <w:tcW w:w="2376" w:type="dxa"/>
          </w:tcPr>
          <w:p w14:paraId="56BAD1C0" w14:textId="77777777" w:rsidR="0076045A" w:rsidRDefault="00000000">
            <w:pPr>
              <w:pStyle w:val="Compact"/>
            </w:pPr>
            <w:r>
              <w:t>Intervening non-film experience before reminder/task</w:t>
            </w:r>
          </w:p>
        </w:tc>
      </w:tr>
      <w:tr w:rsidR="0076045A" w14:paraId="7EA9E88F" w14:textId="77777777">
        <w:tc>
          <w:tcPr>
            <w:tcW w:w="2376" w:type="dxa"/>
          </w:tcPr>
          <w:p w14:paraId="1A366CC6" w14:textId="77777777" w:rsidR="0076045A" w:rsidRDefault="00000000">
            <w:pPr>
              <w:pStyle w:val="Compact"/>
            </w:pPr>
            <w:r>
              <w:t>Film reminder cues</w:t>
            </w:r>
          </w:p>
        </w:tc>
        <w:tc>
          <w:tcPr>
            <w:tcW w:w="3168" w:type="dxa"/>
          </w:tcPr>
          <w:p w14:paraId="34F7B8DA" w14:textId="77777777" w:rsidR="0076045A" w:rsidRDefault="00000000">
            <w:pPr>
              <w:pStyle w:val="Compact"/>
              <w:jc w:val="right"/>
            </w:pPr>
            <w:r>
              <w:t>16</w:t>
            </w:r>
          </w:p>
        </w:tc>
        <w:tc>
          <w:tcPr>
            <w:tcW w:w="2376" w:type="dxa"/>
          </w:tcPr>
          <w:p w14:paraId="1E7B63A1" w14:textId="77777777" w:rsidR="0076045A" w:rsidRDefault="00000000">
            <w:pPr>
              <w:pStyle w:val="Compact"/>
            </w:pPr>
            <w:r>
              <w:t>Sequential film cues, no new learning</w:t>
            </w:r>
          </w:p>
        </w:tc>
      </w:tr>
      <w:tr w:rsidR="0076045A" w14:paraId="046F1C00" w14:textId="77777777">
        <w:tc>
          <w:tcPr>
            <w:tcW w:w="2376" w:type="dxa"/>
          </w:tcPr>
          <w:p w14:paraId="574BA451" w14:textId="77777777" w:rsidR="0076045A" w:rsidRDefault="00000000">
            <w:pPr>
              <w:pStyle w:val="Compact"/>
            </w:pPr>
            <w:r>
              <w:t>Task items</w:t>
            </w:r>
          </w:p>
        </w:tc>
        <w:tc>
          <w:tcPr>
            <w:tcW w:w="3168" w:type="dxa"/>
          </w:tcPr>
          <w:p w14:paraId="0BEBA6B3" w14:textId="77777777" w:rsidR="0076045A" w:rsidRDefault="00000000">
            <w:pPr>
              <w:pStyle w:val="Compact"/>
              <w:jc w:val="right"/>
            </w:pPr>
            <w:r>
              <w:t>16</w:t>
            </w:r>
          </w:p>
        </w:tc>
        <w:tc>
          <w:tcPr>
            <w:tcW w:w="2376" w:type="dxa"/>
          </w:tcPr>
          <w:p w14:paraId="6A66CA63" w14:textId="77777777" w:rsidR="0076045A" w:rsidRDefault="00000000">
            <w:pPr>
              <w:pStyle w:val="Compact"/>
            </w:pPr>
            <w:r>
              <w:t>Potential competitors</w:t>
            </w:r>
          </w:p>
        </w:tc>
      </w:tr>
      <w:tr w:rsidR="0076045A" w14:paraId="655E240F" w14:textId="77777777">
        <w:tc>
          <w:tcPr>
            <w:tcW w:w="2376" w:type="dxa"/>
          </w:tcPr>
          <w:p w14:paraId="3591CBEC" w14:textId="77777777" w:rsidR="0076045A" w:rsidRDefault="00000000">
            <w:pPr>
              <w:pStyle w:val="Compact"/>
            </w:pPr>
            <w:r>
              <w:t>Filler items</w:t>
            </w:r>
          </w:p>
        </w:tc>
        <w:tc>
          <w:tcPr>
            <w:tcW w:w="3168" w:type="dxa"/>
          </w:tcPr>
          <w:p w14:paraId="3548DEBF" w14:textId="77777777" w:rsidR="0076045A" w:rsidRDefault="00000000">
            <w:pPr>
              <w:pStyle w:val="Compact"/>
              <w:jc w:val="right"/>
            </w:pPr>
            <w:r>
              <w:t>16</w:t>
            </w:r>
          </w:p>
        </w:tc>
        <w:tc>
          <w:tcPr>
            <w:tcW w:w="2376" w:type="dxa"/>
          </w:tcPr>
          <w:p w14:paraId="47962033" w14:textId="77777777" w:rsidR="0076045A" w:rsidRDefault="00000000">
            <w:pPr>
              <w:pStyle w:val="Compact"/>
            </w:pPr>
            <w:r>
              <w:t>Post-task non-film experience</w:t>
            </w:r>
          </w:p>
        </w:tc>
      </w:tr>
      <w:tr w:rsidR="0076045A" w14:paraId="02E2DB7D" w14:textId="77777777">
        <w:tc>
          <w:tcPr>
            <w:tcW w:w="2376" w:type="dxa"/>
          </w:tcPr>
          <w:p w14:paraId="679A43FD" w14:textId="77777777" w:rsidR="0076045A" w:rsidRDefault="00000000">
            <w:pPr>
              <w:pStyle w:val="Compact"/>
            </w:pPr>
            <w:r>
              <w:t>Maximum sampling attempts</w:t>
            </w:r>
          </w:p>
        </w:tc>
        <w:tc>
          <w:tcPr>
            <w:tcW w:w="3168" w:type="dxa"/>
          </w:tcPr>
          <w:p w14:paraId="242F3A5F" w14:textId="77777777" w:rsidR="0076045A" w:rsidRDefault="00000000">
            <w:pPr>
              <w:pStyle w:val="Compact"/>
              <w:jc w:val="right"/>
            </w:pPr>
            <w:r>
              <w:t>48</w:t>
            </w:r>
          </w:p>
        </w:tc>
        <w:tc>
          <w:tcPr>
            <w:tcW w:w="2376" w:type="dxa"/>
          </w:tcPr>
          <w:p w14:paraId="42DF12D9" w14:textId="77777777" w:rsidR="0076045A" w:rsidRDefault="00000000">
            <w:pPr>
              <w:pStyle w:val="Compact"/>
            </w:pPr>
            <w:r>
              <w:t>Upper bound on sampled retrieval attempts</w:t>
            </w:r>
          </w:p>
        </w:tc>
      </w:tr>
      <w:tr w:rsidR="0076045A" w14:paraId="478FDE79" w14:textId="77777777">
        <w:tc>
          <w:tcPr>
            <w:tcW w:w="2376" w:type="dxa"/>
          </w:tcPr>
          <w:p w14:paraId="540AF6EB" w14:textId="77777777" w:rsidR="0076045A" w:rsidRDefault="00000000">
            <w:pPr>
              <w:pStyle w:val="Compact"/>
            </w:pPr>
            <w:r>
              <w:t>Simulated trials per condition</w:t>
            </w:r>
          </w:p>
        </w:tc>
        <w:tc>
          <w:tcPr>
            <w:tcW w:w="3168" w:type="dxa"/>
          </w:tcPr>
          <w:p w14:paraId="43AF6B2B" w14:textId="77777777" w:rsidR="0076045A" w:rsidRDefault="00000000">
            <w:pPr>
              <w:pStyle w:val="Compact"/>
              <w:jc w:val="right"/>
            </w:pPr>
            <w:r>
              <w:t>5000</w:t>
            </w:r>
          </w:p>
        </w:tc>
        <w:tc>
          <w:tcPr>
            <w:tcW w:w="2376" w:type="dxa"/>
          </w:tcPr>
          <w:p w14:paraId="3BAF1A47" w14:textId="77777777" w:rsidR="0076045A" w:rsidRDefault="00000000">
            <w:pPr>
              <w:pStyle w:val="Compact"/>
            </w:pPr>
            <w:r>
              <w:t>For each reminder condition and task encoding multiplier</w:t>
            </w:r>
          </w:p>
        </w:tc>
      </w:tr>
      <w:tr w:rsidR="0076045A" w14:paraId="7DA07874" w14:textId="77777777">
        <w:tc>
          <w:tcPr>
            <w:tcW w:w="2376" w:type="dxa"/>
          </w:tcPr>
          <w:p w14:paraId="7556A923" w14:textId="77777777" w:rsidR="0076045A" w:rsidRDefault="00000000">
            <w:pPr>
              <w:pStyle w:val="Compact"/>
            </w:pPr>
            <w:r>
              <w:t>Break and filler drift/learning scales</w:t>
            </w:r>
          </w:p>
        </w:tc>
        <w:tc>
          <w:tcPr>
            <w:tcW w:w="3168" w:type="dxa"/>
          </w:tcPr>
          <w:p w14:paraId="18A3941C" w14:textId="77777777" w:rsidR="0076045A" w:rsidRDefault="00000000">
            <w:pPr>
              <w:pStyle w:val="Compact"/>
              <w:jc w:val="right"/>
            </w:pPr>
            <w:r>
              <w:t>1.0</w:t>
            </w:r>
          </w:p>
        </w:tc>
        <w:tc>
          <w:tcPr>
            <w:tcW w:w="2376" w:type="dxa"/>
          </w:tcPr>
          <w:p w14:paraId="5675BB54" w14:textId="77777777" w:rsidR="0076045A" w:rsidRDefault="00000000">
            <w:pPr>
              <w:pStyle w:val="Compact"/>
            </w:pPr>
            <w:r>
              <w:t>Baseline non-film encoding settings</w:t>
            </w:r>
          </w:p>
        </w:tc>
      </w:tr>
      <w:tr w:rsidR="0076045A" w14:paraId="7240037E" w14:textId="77777777">
        <w:tc>
          <w:tcPr>
            <w:tcW w:w="2376" w:type="dxa"/>
          </w:tcPr>
          <w:p w14:paraId="1039EC69" w14:textId="77777777" w:rsidR="0076045A" w:rsidRDefault="00000000">
            <w:pPr>
              <w:pStyle w:val="Compact"/>
            </w:pPr>
            <w:r>
              <w:t>No-reminder drift scales</w:t>
            </w:r>
          </w:p>
        </w:tc>
        <w:tc>
          <w:tcPr>
            <w:tcW w:w="3168" w:type="dxa"/>
          </w:tcPr>
          <w:p w14:paraId="192F2BC6" w14:textId="77777777" w:rsidR="0076045A" w:rsidRDefault="00000000">
            <w:pPr>
              <w:pStyle w:val="Compact"/>
              <w:jc w:val="right"/>
            </w:pPr>
            <w:r>
              <w:t>0.0</w:t>
            </w:r>
          </w:p>
        </w:tc>
        <w:tc>
          <w:tcPr>
            <w:tcW w:w="2376" w:type="dxa"/>
          </w:tcPr>
          <w:p w14:paraId="41AF042D" w14:textId="77777777" w:rsidR="0076045A" w:rsidRDefault="00000000">
            <w:pPr>
              <w:pStyle w:val="Compact"/>
            </w:pPr>
            <w:r>
              <w:t>Omits reminder-start and reminder-cue reinstatement</w:t>
            </w:r>
          </w:p>
        </w:tc>
      </w:tr>
      <w:tr w:rsidR="0076045A" w14:paraId="2530CEDD" w14:textId="77777777">
        <w:tc>
          <w:tcPr>
            <w:tcW w:w="2376" w:type="dxa"/>
          </w:tcPr>
          <w:p w14:paraId="1CD2EE1D" w14:textId="77777777" w:rsidR="0076045A" w:rsidRDefault="00000000">
            <w:pPr>
              <w:pStyle w:val="Compact"/>
            </w:pPr>
            <w:r>
              <w:t>With-reminder drift scales</w:t>
            </w:r>
          </w:p>
        </w:tc>
        <w:tc>
          <w:tcPr>
            <w:tcW w:w="3168" w:type="dxa"/>
          </w:tcPr>
          <w:p w14:paraId="63059364" w14:textId="77777777" w:rsidR="0076045A" w:rsidRDefault="00000000">
            <w:pPr>
              <w:pStyle w:val="Compact"/>
              <w:jc w:val="right"/>
            </w:pPr>
            <w:r>
              <w:t>1.0</w:t>
            </w:r>
          </w:p>
        </w:tc>
        <w:tc>
          <w:tcPr>
            <w:tcW w:w="2376" w:type="dxa"/>
          </w:tcPr>
          <w:p w14:paraId="67F460C2" w14:textId="77777777" w:rsidR="0076045A" w:rsidRDefault="00000000">
            <w:pPr>
              <w:pStyle w:val="Compact"/>
            </w:pPr>
            <w:r>
              <w:t>Applies reminder-start and film cue reinstatement</w:t>
            </w:r>
          </w:p>
        </w:tc>
      </w:tr>
      <w:tr w:rsidR="0076045A" w14:paraId="4B5C4E5F" w14:textId="77777777">
        <w:tc>
          <w:tcPr>
            <w:tcW w:w="2376" w:type="dxa"/>
          </w:tcPr>
          <w:p w14:paraId="5C7CCCB3" w14:textId="77777777" w:rsidR="0076045A" w:rsidRDefault="00000000">
            <w:pPr>
              <w:pStyle w:val="Compact"/>
            </w:pPr>
            <w:r>
              <w:lastRenderedPageBreak/>
              <w:t>Task encoding multiplier</w:t>
            </w:r>
          </w:p>
        </w:tc>
        <w:tc>
          <w:tcPr>
            <w:tcW w:w="3168" w:type="dxa"/>
          </w:tcPr>
          <w:p w14:paraId="3AC5D5C1" w14:textId="77777777" w:rsidR="0076045A" w:rsidRDefault="00000000">
            <w:pPr>
              <w:pStyle w:val="Compact"/>
              <w:jc w:val="right"/>
            </w:pPr>
            <w:r>
              <w:t>1.0 or 2.0</w:t>
            </w:r>
          </w:p>
        </w:tc>
        <w:tc>
          <w:tcPr>
            <w:tcW w:w="2376" w:type="dxa"/>
          </w:tcPr>
          <w:p w14:paraId="52A62813" w14:textId="77777777" w:rsidR="0076045A" w:rsidRDefault="00000000">
            <w:pPr>
              <w:pStyle w:val="Compact"/>
            </w:pPr>
            <w:r>
              <w:t>Multiplies task-phase context-to-feature learning during task encoding</w:t>
            </w:r>
          </w:p>
        </w:tc>
      </w:tr>
      <w:tr w:rsidR="0076045A" w14:paraId="119F20A5" w14:textId="77777777">
        <w:tc>
          <w:tcPr>
            <w:tcW w:w="2376" w:type="dxa"/>
          </w:tcPr>
          <w:p w14:paraId="2F377AD0" w14:textId="77777777" w:rsidR="0076045A" w:rsidRDefault="00000000">
            <w:pPr>
              <w:pStyle w:val="Compact"/>
            </w:pPr>
            <w:r>
              <w:t>Film source marking</w:t>
            </w:r>
          </w:p>
        </w:tc>
        <w:tc>
          <w:tcPr>
            <w:tcW w:w="3168" w:type="dxa"/>
          </w:tcPr>
          <w:p w14:paraId="7E6F5167" w14:textId="77777777" w:rsidR="0076045A" w:rsidRDefault="00000000">
            <w:pPr>
              <w:pStyle w:val="Compact"/>
              <w:jc w:val="right"/>
            </w:pPr>
            <w:r>
              <w:t>On</w:t>
            </w:r>
          </w:p>
        </w:tc>
        <w:tc>
          <w:tcPr>
            <w:tcW w:w="2376" w:type="dxa"/>
          </w:tcPr>
          <w:p w14:paraId="0F92E670" w14:textId="77777777" w:rsidR="0076045A" w:rsidRDefault="00000000">
            <w:pPr>
              <w:pStyle w:val="Compact"/>
            </w:pPr>
            <w:r>
              <w:t>Film items carry the marked source feature</w:t>
            </w:r>
          </w:p>
        </w:tc>
      </w:tr>
      <w:tr w:rsidR="0076045A" w14:paraId="0EFEE3B0" w14:textId="77777777">
        <w:tc>
          <w:tcPr>
            <w:tcW w:w="2376" w:type="dxa"/>
          </w:tcPr>
          <w:p w14:paraId="20B41822" w14:textId="77777777" w:rsidR="0076045A" w:rsidRDefault="00000000">
            <w:pPr>
              <w:pStyle w:val="Compact"/>
            </w:pPr>
            <w:r>
              <w:t>Task source marking</w:t>
            </w:r>
          </w:p>
        </w:tc>
        <w:tc>
          <w:tcPr>
            <w:tcW w:w="3168" w:type="dxa"/>
          </w:tcPr>
          <w:p w14:paraId="380EA10D" w14:textId="77777777" w:rsidR="0076045A" w:rsidRDefault="00000000">
            <w:pPr>
              <w:pStyle w:val="Compact"/>
              <w:jc w:val="right"/>
            </w:pPr>
            <w:r>
              <w:t>Off</w:t>
            </w:r>
          </w:p>
        </w:tc>
        <w:tc>
          <w:tcPr>
            <w:tcW w:w="2376" w:type="dxa"/>
          </w:tcPr>
          <w:p w14:paraId="24453B41" w14:textId="77777777" w:rsidR="0076045A" w:rsidRDefault="00000000">
            <w:pPr>
              <w:pStyle w:val="Compact"/>
            </w:pPr>
            <w:r>
              <w:t>Task items use the neutral/default source feature</w:t>
            </w:r>
          </w:p>
        </w:tc>
      </w:tr>
      <w:tr w:rsidR="0076045A" w14:paraId="5F1AE42F" w14:textId="77777777">
        <w:tc>
          <w:tcPr>
            <w:tcW w:w="2376" w:type="dxa"/>
          </w:tcPr>
          <w:p w14:paraId="63719DD1" w14:textId="77777777" w:rsidR="0076045A" w:rsidRDefault="00000000">
            <w:pPr>
              <w:pStyle w:val="Compact"/>
            </w:pPr>
            <w:r>
              <w:t>Baseline source learning</w:t>
            </w:r>
          </w:p>
        </w:tc>
        <w:tc>
          <w:tcPr>
            <w:tcW w:w="3168" w:type="dxa"/>
          </w:tcPr>
          <w:p w14:paraId="18C054B0" w14:textId="77777777" w:rsidR="0076045A" w:rsidRDefault="00000000">
            <w:pPr>
              <w:pStyle w:val="Compact"/>
              <w:jc w:val="right"/>
            </w:pPr>
            <w:r>
              <w:t>0.05</w:t>
            </w:r>
          </w:p>
        </w:tc>
        <w:tc>
          <w:tcPr>
            <w:tcW w:w="2376" w:type="dxa"/>
          </w:tcPr>
          <w:p w14:paraId="257D9DC9" w14:textId="77777777" w:rsidR="0076045A" w:rsidRDefault="00000000">
            <w:pPr>
              <w:pStyle w:val="Compact"/>
            </w:pPr>
            <w:r>
              <w:t>Neutral/default items weakly bind active source context</w:t>
            </w:r>
          </w:p>
        </w:tc>
      </w:tr>
      <w:tr w:rsidR="0076045A" w14:paraId="2BD33130" w14:textId="77777777">
        <w:tc>
          <w:tcPr>
            <w:tcW w:w="2376" w:type="dxa"/>
          </w:tcPr>
          <w:p w14:paraId="25B0D9CF" w14:textId="77777777" w:rsidR="0076045A" w:rsidRDefault="00000000">
            <w:pPr>
              <w:pStyle w:val="Compact"/>
            </w:pPr>
            <w:r>
              <w:t>Film-source retrieval orientation</w:t>
            </w:r>
          </w:p>
        </w:tc>
        <w:tc>
          <w:tcPr>
            <w:tcW w:w="3168" w:type="dxa"/>
          </w:tcPr>
          <w:p w14:paraId="0CA0A1E9" w14:textId="77777777" w:rsidR="0076045A" w:rsidRDefault="00000000">
            <w:pPr>
              <w:pStyle w:val="Compact"/>
              <w:jc w:val="right"/>
            </w:pPr>
            <w:r>
              <w:t>0.5</w:t>
            </w:r>
          </w:p>
        </w:tc>
        <w:tc>
          <w:tcPr>
            <w:tcW w:w="2376" w:type="dxa"/>
          </w:tcPr>
          <w:p w14:paraId="0970149B" w14:textId="77777777" w:rsidR="0076045A" w:rsidRDefault="00000000">
            <w:pPr>
              <w:pStyle w:val="Compact"/>
            </w:pPr>
            <w:r>
              <w:t>Fixed partial reinstatement of marked film-source context at retrieval onset</w:t>
            </w:r>
          </w:p>
        </w:tc>
      </w:tr>
    </w:tbl>
    <w:bookmarkEnd w:id="132"/>
    <w:p w14:paraId="6012BEB9" w14:textId="77777777" w:rsidR="0076045A" w:rsidRDefault="00000000">
      <w:pPr>
        <w:pStyle w:val="AfterWithoutNote"/>
      </w:pPr>
      <w:r>
        <w:t xml:space="preserve"> </w:t>
      </w:r>
    </w:p>
    <w:p w14:paraId="4A2BB991" w14:textId="77777777" w:rsidR="0076045A" w:rsidRDefault="00000000">
      <w:pPr>
        <w:pStyle w:val="FigureTitle"/>
      </w:pPr>
      <w:bookmarkStart w:id="133" w:name="fig-simulation1-recall-distributions"/>
      <w:r>
        <w:lastRenderedPageBreak/>
        <w:t>Figure 6</w:t>
      </w:r>
    </w:p>
    <w:p w14:paraId="0A7ABAE8" w14:textId="77777777" w:rsidR="0076045A" w:rsidRDefault="00000000">
      <w:pPr>
        <w:pStyle w:val="Caption"/>
      </w:pPr>
      <w:r>
        <w:rPr>
          <w:b/>
          <w:bCs/>
        </w:rPr>
        <w:t>Simulation 1: reminder-linked task encoding redistributes recall probability by encoded position.</w:t>
      </w:r>
      <w:r>
        <w:t xml:space="preserve"> Reminder condition and task encoding 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14:paraId="216117D8" w14:textId="77777777" w:rsidR="0076045A" w:rsidRDefault="00000000">
      <w:pPr>
        <w:pStyle w:val="FigureWithoutNote"/>
      </w:pPr>
      <w:r>
        <w:rPr>
          <w:noProof/>
        </w:rPr>
        <w:lastRenderedPageBreak/>
        <w:drawing>
          <wp:inline distT="0" distB="0" distL="0" distR="0" wp14:anchorId="55FBC23B" wp14:editId="36572654">
            <wp:extent cx="5943600" cy="5583695"/>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work/simulation1_unguided_cued/simulation1_unguided_cued_recall_distributions.png"/>
                    <pic:cNvPicPr>
                      <a:picLocks noChangeAspect="1" noChangeArrowheads="1"/>
                    </pic:cNvPicPr>
                  </pic:nvPicPr>
                  <pic:blipFill>
                    <a:blip r:embed="rId16"/>
                    <a:stretch>
                      <a:fillRect/>
                    </a:stretch>
                  </pic:blipFill>
                  <pic:spPr bwMode="auto">
                    <a:xfrm>
                      <a:off x="0" y="0"/>
                      <a:ext cx="5943600" cy="5583695"/>
                    </a:xfrm>
                    <a:prstGeom prst="rect">
                      <a:avLst/>
                    </a:prstGeom>
                    <a:noFill/>
                    <a:ln w="9525">
                      <a:noFill/>
                      <a:headEnd/>
                      <a:tailEnd/>
                    </a:ln>
                  </pic:spPr>
                </pic:pic>
              </a:graphicData>
            </a:graphic>
          </wp:inline>
        </w:drawing>
      </w:r>
    </w:p>
    <w:bookmarkEnd w:id="133"/>
    <w:p w14:paraId="24DC90D6" w14:textId="77777777" w:rsidR="0076045A" w:rsidRDefault="00000000">
      <w:pPr>
        <w:pStyle w:val="AfterWithoutNote"/>
      </w:pPr>
      <w:r>
        <w:t xml:space="preserve">Without a pre-task film reminder, increasing the task encoding multiplier produces only modest loss of film recall and only modest gain in task recall, because task items become associated with later context states reached after drift away from the film. With a pre-task film reminder, the same task-encoding manipulation produces a larger drop in film-position recall and a larger rise in task-position recall. The condition with a pre-task film reminder therefore shows that task encoding strength matters most when task items are encoded in a film-related context </w:t>
      </w:r>
      <w:r>
        <w:lastRenderedPageBreak/>
        <w:t>state. 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p>
    <w:p w14:paraId="3CAD33A4" w14:textId="77777777" w:rsidR="0076045A" w:rsidRDefault="00000000">
      <w:pPr>
        <w:pStyle w:val="FigureTitle"/>
      </w:pPr>
      <w:bookmarkStart w:id="134" w:name="fig-simulation1-context-overlap"/>
      <w:r>
        <w:lastRenderedPageBreak/>
        <w:t>Figure 7</w:t>
      </w:r>
    </w:p>
    <w:p w14:paraId="5BA2E282" w14:textId="77777777" w:rsidR="0076045A" w:rsidRDefault="00000000">
      <w:pPr>
        <w:pStyle w:val="Caption"/>
      </w:pPr>
      <w:r>
        <w:rPr>
          <w:b/>
          <w:bCs/>
        </w:rPr>
        <w:t>Simulation 1: reminder reinstatement increases overlap between film and task contexts.</w:t>
      </w:r>
      <w:r>
        <w:t xml:space="preserve"> Reminder condition was varied before task encoding while retrieval was held unguided. </w:t>
      </w:r>
      <w:r>
        <w:rPr>
          <w:b/>
          <w:bCs/>
        </w:rPr>
        <w:t>(A)</w:t>
      </w:r>
      <w:r>
        <w:t xml:space="preserve"> Mean task-context overlap for each encoded film position, averaging across encoded task positions. </w:t>
      </w:r>
      <w:r>
        <w:rPr>
          <w:b/>
          <w:bCs/>
        </w:rPr>
        <w:t>(B)</w:t>
      </w:r>
      <w:r>
        <w:t xml:space="preserve"> Full film-by-task context-overlap matrices for the same conditions; each cell compares the context state associated with one encoded film position to the context state active at one encoded task position. Brighter cells indicate greater context overlap. The film reminder increases overlap between film-encoding and task-encoding contexts, especially for later film positions and early task positions.</w:t>
      </w:r>
    </w:p>
    <w:p w14:paraId="12D87D74" w14:textId="77777777" w:rsidR="0076045A" w:rsidRDefault="00000000">
      <w:pPr>
        <w:pStyle w:val="FigureWithoutNote"/>
      </w:pPr>
      <w:r>
        <w:rPr>
          <w:noProof/>
        </w:rPr>
        <w:lastRenderedPageBreak/>
        <w:drawing>
          <wp:inline distT="0" distB="0" distL="0" distR="0" wp14:anchorId="486636A3" wp14:editId="144AE80E">
            <wp:extent cx="5943600" cy="5653668"/>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work/simulation1_unguided_cued/simulation1_unguided_cued_context_overlap.png"/>
                    <pic:cNvPicPr>
                      <a:picLocks noChangeAspect="1" noChangeArrowheads="1"/>
                    </pic:cNvPicPr>
                  </pic:nvPicPr>
                  <pic:blipFill>
                    <a:blip r:embed="rId17"/>
                    <a:stretch>
                      <a:fillRect/>
                    </a:stretch>
                  </pic:blipFill>
                  <pic:spPr bwMode="auto">
                    <a:xfrm>
                      <a:off x="0" y="0"/>
                      <a:ext cx="5943600" cy="5653668"/>
                    </a:xfrm>
                    <a:prstGeom prst="rect">
                      <a:avLst/>
                    </a:prstGeom>
                    <a:noFill/>
                    <a:ln w="9525">
                      <a:noFill/>
                      <a:headEnd/>
                      <a:tailEnd/>
                    </a:ln>
                  </pic:spPr>
                </pic:pic>
              </a:graphicData>
            </a:graphic>
          </wp:inline>
        </w:drawing>
      </w:r>
    </w:p>
    <w:bookmarkEnd w:id="134"/>
    <w:p w14:paraId="16519805" w14:textId="77777777" w:rsidR="0076045A" w:rsidRDefault="00000000">
      <w:pPr>
        <w:pStyle w:val="AfterWithoutNote"/>
      </w:pPr>
      <w:r>
        <w:fldChar w:fldCharType="begin"/>
      </w:r>
      <w:r>
        <w:instrText>HYPERLINK \l "fig-simulation1-context-overlap" \h</w:instrText>
      </w:r>
      <w:r>
        <w:fldChar w:fldCharType="separate"/>
      </w:r>
      <w:r>
        <w:rPr>
          <w:rStyle w:val="Hyperlink"/>
        </w:rPr>
        <w:t>Figure 7</w:t>
      </w:r>
      <w:r>
        <w:fldChar w:fldCharType="end"/>
      </w:r>
      <w:r>
        <w:t xml:space="preserve"> explains why the no-reminder and with-reminder curves diverge. Panel A summarizes temporal-context overlap between the states associated with film items and the states active during task encoding. When a sequential film reminder reinstates film-associated context before task encoding, the task-encoding contexts become more similar to some film-position contexts than to others. Panel B shows the corresponding film-position by task-position overlap matrix. Task encoding strength then determines how strongly task items are bound to these </w:t>
      </w:r>
      <w:r>
        <w:lastRenderedPageBreak/>
        <w:t>overlapping task-encoding contexts, while film encoding settings remain unchanged. The loss of film recall comes from stronger support for task items that can be cued by film-associated context. In paradigm terms, the reminder leaves the model partly oriented toward the film as task encoding begins, so task events become linked to film-like temporal context as well as the active film-source state. Task items remain distinct from film items but become increasingly likely to win retrieval from film-related cues. Simulation 2 next examines whether deliberate retrieval control reduces the impact of these task-item associations through start-of-film context reinstatement, a maintained film-retrieval goal, and retrieval monitoring.</w:t>
      </w:r>
    </w:p>
    <w:p w14:paraId="5341B93A" w14:textId="77777777" w:rsidR="0076045A" w:rsidRDefault="00000000">
      <w:pPr>
        <w:pStyle w:val="Heading2"/>
      </w:pPr>
      <w:bookmarkStart w:id="135" w:name="X01bab10be8432eead1f631bed9fce6a815fd83d"/>
      <w:bookmarkEnd w:id="130"/>
      <w:r>
        <w:t>Simulation 2: Control Mechanisms for Deliberate Recall</w:t>
      </w:r>
    </w:p>
    <w:p w14:paraId="1B6BD5DE" w14:textId="77777777" w:rsidR="0076045A" w:rsidRDefault="00000000">
      <w:pPr>
        <w:pStyle w:val="FirstParagraph"/>
      </w:pPr>
      <w:r>
        <w:t>Simulation 2 turns from encoding conditions to retrieval control. It examines when deliberate film recall remains protected as reminder condition and task encoding strength are crossed. The deliberate-recall setting combines three control mechanisms: start-of-film context reinstatement, a maintained film-retrieval goal, and retrieval monitoring after off-target samples. Start-of-film context reinstatement drifts context toward the state present at the start of film encoding before the first retrieval attempt. The maintained film-retrieval goal adds support for film items during candidate sampling. Retrieval monitoring dampens context updating after off-target samples; in the anchor simulation, off-target context updates are partially dampened rather than fully suppressed. The figure compares this deliberate-recall setting with unguided recall across the full reminder-by-task-encoding design.</w:t>
      </w:r>
    </w:p>
    <w:p w14:paraId="12F8596D" w14:textId="77777777" w:rsidR="0076045A" w:rsidRDefault="00000000">
      <w:pPr>
        <w:pStyle w:val="FigureTitle"/>
      </w:pPr>
      <w:bookmarkStart w:id="136" w:name="fig-simulation2-control-cued-behavioral"/>
      <w:r>
        <w:lastRenderedPageBreak/>
        <w:t>Figure 8</w:t>
      </w:r>
    </w:p>
    <w:p w14:paraId="5C8B71C7" w14:textId="77777777" w:rsidR="0076045A" w:rsidRDefault="00000000">
      <w:pPr>
        <w:pStyle w:val="Caption"/>
      </w:pPr>
      <w:r>
        <w:rPr>
          <w:b/>
          <w:bCs/>
        </w:rPr>
        <w:t>Simulation 2: deliberate film recall is protected from reminder-linked task interference.</w:t>
      </w:r>
      <w:r>
        <w:t xml:space="preserve"> Reminder condition and task encoding strength were crossed as in Simulation 1 while retrieval mode was varied between unguided recall and deliberate film recall. Deliberate film recall combined start-of-film context reinstatement, a maintained film-retrieval goal, and moderate retrieval monitoring. Weak film cues were supplied periodically during recall in all conditions. Rows compare retrieval modes, columns compare reminder conditions, and paired bars compare weak versus strong task encoding. Strong task encoding reduced film recall most clearly when it followed a film reminder, but this reduction was much larger under unguided recall than under deliberate film recall. The model therefore simulates a selective interference effect: the reminder-plus-strong-task intervention strongly reduces unguided film access while leaving deliberate film recall relatively preserved.</w:t>
      </w:r>
    </w:p>
    <w:p w14:paraId="6C98CE8F" w14:textId="77777777" w:rsidR="0076045A" w:rsidRDefault="00000000">
      <w:pPr>
        <w:pStyle w:val="FigureWithoutNote"/>
      </w:pPr>
      <w:r>
        <w:rPr>
          <w:noProof/>
        </w:rPr>
        <w:drawing>
          <wp:inline distT="0" distB="0" distL="0" distR="0" wp14:anchorId="18B51696" wp14:editId="7630467D">
            <wp:extent cx="5943600" cy="3596194"/>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work/simulation2_control_cued_behavioral/simulation2_control_cued_behavioral.png"/>
                    <pic:cNvPicPr>
                      <a:picLocks noChangeAspect="1" noChangeArrowheads="1"/>
                    </pic:cNvPicPr>
                  </pic:nvPicPr>
                  <pic:blipFill>
                    <a:blip r:embed="rId18"/>
                    <a:stretch>
                      <a:fillRect/>
                    </a:stretch>
                  </pic:blipFill>
                  <pic:spPr bwMode="auto">
                    <a:xfrm>
                      <a:off x="0" y="0"/>
                      <a:ext cx="5943600" cy="3596194"/>
                    </a:xfrm>
                    <a:prstGeom prst="rect">
                      <a:avLst/>
                    </a:prstGeom>
                    <a:noFill/>
                    <a:ln w="9525">
                      <a:noFill/>
                      <a:headEnd/>
                      <a:tailEnd/>
                    </a:ln>
                  </pic:spPr>
                </pic:pic>
              </a:graphicData>
            </a:graphic>
          </wp:inline>
        </w:drawing>
      </w:r>
    </w:p>
    <w:bookmarkEnd w:id="136"/>
    <w:p w14:paraId="3D393A09" w14:textId="77777777" w:rsidR="0076045A" w:rsidRDefault="00000000">
      <w:pPr>
        <w:pStyle w:val="AfterWithoutNote"/>
      </w:pPr>
      <w:r>
        <w:lastRenderedPageBreak/>
        <w:t>In unguided recall, strengthening task encoding reduced film output modestly without a film reminder and strongly after a film reminder. In deliberate film recall, the corresponding reduction after a film reminder was much smaller. The next figure decomposes this deliberate-retrieval setting to show which control ingredients are responsible for preserving film recall under the high-interference endpoint.</w:t>
      </w:r>
    </w:p>
    <w:p w14:paraId="57744F4C" w14:textId="77777777" w:rsidR="0076045A" w:rsidRDefault="00000000">
      <w:pPr>
        <w:pStyle w:val="FigureTitle"/>
      </w:pPr>
      <w:bookmarkStart w:id="137" w:name="X3f1d862adb125e692948a0e1917736f72c3ad35"/>
      <w:r>
        <w:t>Figure 9</w:t>
      </w:r>
    </w:p>
    <w:p w14:paraId="24130342" w14:textId="77777777" w:rsidR="0076045A" w:rsidRDefault="00000000">
      <w:pPr>
        <w:pStyle w:val="Caption"/>
      </w:pPr>
      <w:r>
        <w:rPr>
          <w:b/>
          <w:bCs/>
        </w:rPr>
        <w:t>Simulation 2: different retrieval controls preserve film recall to different degrees.</w:t>
      </w:r>
      <w:r>
        <w:t xml:space="preserve"> Each control setting was evaluated at two endpoints of the interference manipulation: one without a pre-task reminder and with weak task encoding, and one with a pre-task film reminder and with strong task encoding. Weak film cues were supplied periodically during recall in all conditions. Mean film-item recall is shown for each control setting at the two endpoints. Start-of-film reinstatement and retrieval monitoring increase film recall in some conditions, but the smallest endpoint differences occur when deliberate recall includes a film-retrieval goal.</w:t>
      </w:r>
    </w:p>
    <w:p w14:paraId="0870BCFE" w14:textId="77777777" w:rsidR="0076045A" w:rsidRDefault="00000000">
      <w:pPr>
        <w:pStyle w:val="FigureWithoutNote"/>
      </w:pPr>
      <w:r>
        <w:rPr>
          <w:noProof/>
        </w:rPr>
        <w:drawing>
          <wp:inline distT="0" distB="0" distL="0" distR="0" wp14:anchorId="350D2CFC" wp14:editId="558397E3">
            <wp:extent cx="5943600" cy="2657138"/>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work/simulation2_retrieval_control_decomposition/simulation2_retrieval_control_decomposition.png"/>
                    <pic:cNvPicPr>
                      <a:picLocks noChangeAspect="1" noChangeArrowheads="1"/>
                    </pic:cNvPicPr>
                  </pic:nvPicPr>
                  <pic:blipFill>
                    <a:blip r:embed="rId19"/>
                    <a:stretch>
                      <a:fillRect/>
                    </a:stretch>
                  </pic:blipFill>
                  <pic:spPr bwMode="auto">
                    <a:xfrm>
                      <a:off x="0" y="0"/>
                      <a:ext cx="5943600" cy="2657138"/>
                    </a:xfrm>
                    <a:prstGeom prst="rect">
                      <a:avLst/>
                    </a:prstGeom>
                    <a:noFill/>
                    <a:ln w="9525">
                      <a:noFill/>
                      <a:headEnd/>
                      <a:tailEnd/>
                    </a:ln>
                  </pic:spPr>
                </pic:pic>
              </a:graphicData>
            </a:graphic>
          </wp:inline>
        </w:drawing>
      </w:r>
    </w:p>
    <w:bookmarkEnd w:id="137"/>
    <w:p w14:paraId="680F10B9" w14:textId="77777777" w:rsidR="0076045A" w:rsidRDefault="00000000">
      <w:pPr>
        <w:pStyle w:val="AfterWithoutNote"/>
      </w:pPr>
      <w:r>
        <w:t xml:space="preserve">Figure </w:t>
      </w:r>
      <w:hyperlink w:anchor="X3f1d862adb125e692948a0e1917736f72c3ad35">
        <w:r w:rsidR="0076045A">
          <w:rPr>
            <w:rStyle w:val="Hyperlink"/>
          </w:rPr>
          <w:t>Figure 9</w:t>
        </w:r>
      </w:hyperlink>
      <w:r>
        <w:t xml:space="preserve"> shows that endpoint loss remains large when the film-retrieval goal is absent. Start-of-film reinstatement and retrieval monitoring increase film recall in some </w:t>
      </w:r>
      <w:r>
        <w:lastRenderedPageBreak/>
        <w:t>conditions, yet the smallest endpoint differences occur in the goal-present conditions. The key protection comes from film-directed support that task competitors do not receive.</w:t>
      </w:r>
    </w:p>
    <w:p w14:paraId="250168BE" w14:textId="77777777" w:rsidR="0076045A" w:rsidRDefault="00000000">
      <w:pPr>
        <w:pStyle w:val="FigureTitle"/>
      </w:pPr>
      <w:bookmarkStart w:id="138" w:name="X6daa0b906c5e98f8ec58936bb9080f274712771"/>
      <w:r>
        <w:lastRenderedPageBreak/>
        <w:t>Figure 10</w:t>
      </w:r>
    </w:p>
    <w:p w14:paraId="421C0B34" w14:textId="77777777" w:rsidR="0076045A" w:rsidRDefault="00000000">
      <w:pPr>
        <w:pStyle w:val="Caption"/>
      </w:pPr>
      <w:r>
        <w:rPr>
          <w:b/>
          <w:bCs/>
        </w:rPr>
        <w:t>Simulation 2: a film-retrieval goal separates film-directed retrieval from task context overlap.</w:t>
      </w:r>
      <w:r>
        <w:t xml:space="preserve"> The high-interference condition was held fixed: a film reminder preceded strong task encoding, and weak film cues were supplied periodically during recall. A film-retrieval goal is an internally maintained retrieval state that supports film items during deliberate recall, distinct from the external film reminder and test-phase film cues. </w:t>
      </w:r>
      <w:r>
        <w:rPr>
          <w:b/>
          <w:bCs/>
        </w:rPr>
        <w:t>(A)</w:t>
      </w:r>
      <w:r>
        <w:t xml:space="preserve"> Mean overlap between task-encoding contexts and film-directed retrieval cues, averaging across encoded task positions for each encoded film position. </w:t>
      </w:r>
      <w:r>
        <w:rPr>
          <w:b/>
          <w:bCs/>
        </w:rPr>
        <w:t>(B)</w:t>
      </w:r>
      <w:r>
        <w:t xml:space="preserve"> Full overlap matrices for the same condition. The left matrix uses temporal context alone; the right matrix adds the film-retrieval goal to the film-directed retrieval cue. Brighter cells indicate greater overlap with task-encoding context. Adding the film-retrieval goal reduces overlap between film-directed retrieval cues and task-encoding contexts, providing a route to film recall that depends less on temporal context remaining selective for film items.</w:t>
      </w:r>
    </w:p>
    <w:p w14:paraId="48E69CFC" w14:textId="77777777" w:rsidR="0076045A" w:rsidRDefault="00000000">
      <w:pPr>
        <w:pStyle w:val="FigureWithoutNote"/>
      </w:pPr>
      <w:r>
        <w:rPr>
          <w:noProof/>
        </w:rPr>
        <w:lastRenderedPageBreak/>
        <w:drawing>
          <wp:inline distT="0" distB="0" distL="0" distR="0" wp14:anchorId="3466BF39" wp14:editId="64C2CCCA">
            <wp:extent cx="5943600" cy="5653668"/>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work/simulation2_film_retrieval_goal_context_overlap/simulation2_film_retrieval_goal_context_overlap.png"/>
                    <pic:cNvPicPr>
                      <a:picLocks noChangeAspect="1" noChangeArrowheads="1"/>
                    </pic:cNvPicPr>
                  </pic:nvPicPr>
                  <pic:blipFill>
                    <a:blip r:embed="rId20"/>
                    <a:stretch>
                      <a:fillRect/>
                    </a:stretch>
                  </pic:blipFill>
                  <pic:spPr bwMode="auto">
                    <a:xfrm>
                      <a:off x="0" y="0"/>
                      <a:ext cx="5943600" cy="5653668"/>
                    </a:xfrm>
                    <a:prstGeom prst="rect">
                      <a:avLst/>
                    </a:prstGeom>
                    <a:noFill/>
                    <a:ln w="9525">
                      <a:noFill/>
                      <a:headEnd/>
                      <a:tailEnd/>
                    </a:ln>
                  </pic:spPr>
                </pic:pic>
              </a:graphicData>
            </a:graphic>
          </wp:inline>
        </w:drawing>
      </w:r>
    </w:p>
    <w:bookmarkEnd w:id="138"/>
    <w:p w14:paraId="52215A3E" w14:textId="77777777" w:rsidR="0076045A" w:rsidRDefault="00000000">
      <w:pPr>
        <w:pStyle w:val="AfterWithoutNote"/>
      </w:pPr>
      <w:r>
        <w:t xml:space="preserve">Figure </w:t>
      </w:r>
      <w:hyperlink w:anchor="X6daa0b906c5e98f8ec58936bb9080f274712771">
        <w:r w:rsidR="0076045A">
          <w:rPr>
            <w:rStyle w:val="Hyperlink"/>
          </w:rPr>
          <w:t>Figure 10</w:t>
        </w:r>
      </w:hyperlink>
      <w:r>
        <w:t xml:space="preserve"> explains why the goal-present conditions are less affected by reminder-linked task encoding. Adding the goal lowers task overlap with film-directed retrieval cues, so deliberate recall can favor film items without relying as strongly on temporal context that also supports task competitors.</w:t>
      </w:r>
    </w:p>
    <w:p w14:paraId="648FEF89" w14:textId="77777777" w:rsidR="0076045A" w:rsidRDefault="00000000">
      <w:pPr>
        <w:pStyle w:val="BodyText"/>
      </w:pPr>
      <w:r>
        <w:lastRenderedPageBreak/>
        <w:t>The remaining diagnostics show how the other controls help without providing the same broad protection. Start-of-film context reinstatement changes where search begins, so its benefits are concentrated around early film positions.</w:t>
      </w:r>
    </w:p>
    <w:p w14:paraId="00E55402" w14:textId="77777777" w:rsidR="0076045A" w:rsidRDefault="00000000">
      <w:pPr>
        <w:pStyle w:val="FigureTitle"/>
      </w:pPr>
      <w:bookmarkStart w:id="139" w:name="Xe96feb7454d6b23e449dfafb9c326dcfa9c3226"/>
      <w:r>
        <w:lastRenderedPageBreak/>
        <w:t>Figure 11</w:t>
      </w:r>
    </w:p>
    <w:p w14:paraId="78D48027" w14:textId="77777777" w:rsidR="0076045A" w:rsidRDefault="00000000">
      <w:pPr>
        <w:pStyle w:val="Caption"/>
      </w:pPr>
      <w:r>
        <w:rPr>
          <w:b/>
          <w:bCs/>
        </w:rPr>
        <w:t>Simulation 2: start-of-film context reinstatement protects early encoded film positions.</w:t>
      </w:r>
      <w:r>
        <w:t xml:space="preserve"> 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task encoding. </w:t>
      </w:r>
      <w:r>
        <w:rPr>
          <w:b/>
          <w:bCs/>
        </w:rPr>
        <w:t>(A)</w:t>
      </w:r>
      <w:r>
        <w:t xml:space="preserve"> Item accessibility before the first recall attempt. Reinstatement increases accessibility most strongly for early encoded film positions. </w:t>
      </w:r>
      <w:r>
        <w:rPr>
          <w:b/>
          <w:bCs/>
        </w:rPr>
        <w:t>(B)</w:t>
      </w:r>
      <w:r>
        <w:t xml:space="preserve"> First recall probability distribution. Reinstatement shifts recall initiation toward early film positions. </w:t>
      </w:r>
      <w:r>
        <w:rPr>
          <w:b/>
          <w:bCs/>
        </w:rPr>
        <w:t>(C)</w:t>
      </w:r>
      <w:r>
        <w:t xml:space="preserve"> Full recall probability distribution. The early-film bias remains visible across the recall period, while later film positions remain more vulnerable under reminder-linked strong task encoding. Start-of-film context reinstatement therefore protects early encoded film positions by shifting retrieval initiation toward the start of the film sequence.</w:t>
      </w:r>
    </w:p>
    <w:p w14:paraId="0B45578D" w14:textId="77777777" w:rsidR="0076045A" w:rsidRDefault="00000000">
      <w:pPr>
        <w:pStyle w:val="FigureWithoutNote"/>
      </w:pPr>
      <w:r>
        <w:rPr>
          <w:noProof/>
        </w:rPr>
        <w:lastRenderedPageBreak/>
        <w:drawing>
          <wp:inline distT="0" distB="0" distL="0" distR="0" wp14:anchorId="20374E7B" wp14:editId="04CA8A25">
            <wp:extent cx="5943600" cy="5612321"/>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work/simulation2_start_context_reinstatement/simulation2_start_context_reinstatement.png"/>
                    <pic:cNvPicPr>
                      <a:picLocks noChangeAspect="1" noChangeArrowheads="1"/>
                    </pic:cNvPicPr>
                  </pic:nvPicPr>
                  <pic:blipFill>
                    <a:blip r:embed="rId21"/>
                    <a:stretch>
                      <a:fillRect/>
                    </a:stretch>
                  </pic:blipFill>
                  <pic:spPr bwMode="auto">
                    <a:xfrm>
                      <a:off x="0" y="0"/>
                      <a:ext cx="5943600" cy="5612321"/>
                    </a:xfrm>
                    <a:prstGeom prst="rect">
                      <a:avLst/>
                    </a:prstGeom>
                    <a:noFill/>
                    <a:ln w="9525">
                      <a:noFill/>
                      <a:headEnd/>
                      <a:tailEnd/>
                    </a:ln>
                  </pic:spPr>
                </pic:pic>
              </a:graphicData>
            </a:graphic>
          </wp:inline>
        </w:drawing>
      </w:r>
    </w:p>
    <w:bookmarkEnd w:id="139"/>
    <w:p w14:paraId="7E3C7324" w14:textId="77777777" w:rsidR="0076045A" w:rsidRDefault="00000000">
      <w:pPr>
        <w:pStyle w:val="AfterWithoutNote"/>
      </w:pPr>
      <w:r>
        <w:t>Retrieval monitoring addresses a later part of the retrieval sequence. When search samples a non-film item, monitoring limits how strongly that sample redirects subsequent retrieval.</w:t>
      </w:r>
    </w:p>
    <w:p w14:paraId="701A31BF" w14:textId="77777777" w:rsidR="0076045A" w:rsidRDefault="00000000">
      <w:pPr>
        <w:pStyle w:val="FigureTitle"/>
      </w:pPr>
      <w:bookmarkStart w:id="140" w:name="Xa9c4b5e1618786b5f440768b73dd7732a592b1f"/>
      <w:r>
        <w:lastRenderedPageBreak/>
        <w:t>Figure 12</w:t>
      </w:r>
    </w:p>
    <w:p w14:paraId="37F36E63" w14:textId="77777777" w:rsidR="0076045A" w:rsidRDefault="00000000">
      <w:pPr>
        <w:pStyle w:val="Caption"/>
      </w:pPr>
      <w:r>
        <w:rPr>
          <w:b/>
          <w:bCs/>
        </w:rPr>
        <w:t>Simulation 2: retrieval monitoring supports return to film recall.</w:t>
      </w:r>
      <w:r>
        <w:t xml:space="preserve"> 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w:t>
      </w:r>
      <w:r>
        <w:rPr>
          <w:b/>
          <w:bCs/>
        </w:rPr>
        <w:t>(A)</w:t>
      </w:r>
      <w:r>
        <w:t xml:space="preserve"> Model-diagnostic probability that a non-film sample was followed by a film output as retrieval monitoring increased. </w:t>
      </w:r>
      <w:r>
        <w:rPr>
          <w:b/>
          <w:bCs/>
        </w:rPr>
        <w:t>(B)</w:t>
      </w:r>
      <w:r>
        <w:t xml:space="preserve"> Recall probability by encoded position with no retrieval monitoring versus the moderate retrieval-monitoring setting used in the Simulation 2 anchor figure. Shaded bands mark film, break, task, and filler positions; the green line marks the reminder immediately before task encoding. Retrieval monitoring therefore supports film recall after search is pulled away from the film sequence, increasing film recall probability under reminder-linked strong task encoding.</w:t>
      </w:r>
    </w:p>
    <w:p w14:paraId="10DEAB80" w14:textId="77777777" w:rsidR="0076045A" w:rsidRDefault="00000000">
      <w:pPr>
        <w:pStyle w:val="FigureWithoutNote"/>
      </w:pPr>
      <w:r>
        <w:rPr>
          <w:noProof/>
        </w:rPr>
        <w:lastRenderedPageBreak/>
        <w:drawing>
          <wp:inline distT="0" distB="0" distL="0" distR="0" wp14:anchorId="69226F87" wp14:editId="691D6FD2">
            <wp:extent cx="5943600" cy="5638967"/>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work/simulation2_target_monitoring_diagnostic/simulation2_target_monitoring_diagnostic.png"/>
                    <pic:cNvPicPr>
                      <a:picLocks noChangeAspect="1" noChangeArrowheads="1"/>
                    </pic:cNvPicPr>
                  </pic:nvPicPr>
                  <pic:blipFill>
                    <a:blip r:embed="rId22"/>
                    <a:stretch>
                      <a:fillRect/>
                    </a:stretch>
                  </pic:blipFill>
                  <pic:spPr bwMode="auto">
                    <a:xfrm>
                      <a:off x="0" y="0"/>
                      <a:ext cx="5943600" cy="5638967"/>
                    </a:xfrm>
                    <a:prstGeom prst="rect">
                      <a:avLst/>
                    </a:prstGeom>
                    <a:noFill/>
                    <a:ln w="9525">
                      <a:noFill/>
                      <a:headEnd/>
                      <a:tailEnd/>
                    </a:ln>
                  </pic:spPr>
                </pic:pic>
              </a:graphicData>
            </a:graphic>
          </wp:inline>
        </w:drawing>
      </w:r>
    </w:p>
    <w:p w14:paraId="496617AE" w14:textId="77777777" w:rsidR="0076045A" w:rsidRDefault="00000000">
      <w:pPr>
        <w:pStyle w:val="Heading2"/>
      </w:pPr>
      <w:bookmarkStart w:id="141" w:name="recognition-like-test-format"/>
      <w:bookmarkEnd w:id="135"/>
      <w:bookmarkEnd w:id="140"/>
      <w:r>
        <w:t>Recognition-Like Test Format</w:t>
      </w:r>
    </w:p>
    <w:p w14:paraId="6CA7414E" w14:textId="77777777" w:rsidR="0076045A" w:rsidRDefault="00000000">
      <w:pPr>
        <w:pStyle w:val="FirstParagraph"/>
      </w:pPr>
      <w:r>
        <w:t>Recognition tests in the trauma-film literature present candidate film stills or statements and ask participants to judge whether they appeared in the film (</w:t>
      </w:r>
      <w:hyperlink w:anchor="ref-lau2021selectively">
        <w:r w:rsidR="0076045A">
          <w:rPr>
            <w:rStyle w:val="Hyperlink"/>
          </w:rPr>
          <w:t>Lau-Zhu et al., 2021</w:t>
        </w:r>
      </w:hyperlink>
      <w:r>
        <w:t>). Retrieved-context models have also been extended to recognition more generally: a test probe can reinstate its associated context, and the match between reinstated context and the current retrieval context can contribute to an old-new decision (</w:t>
      </w:r>
      <w:hyperlink w:anchor="ref-healey2016four">
        <w:r w:rsidR="0076045A">
          <w:rPr>
            <w:rStyle w:val="Hyperlink"/>
          </w:rPr>
          <w:t>Healey &amp; Kahana, 2016</w:t>
        </w:r>
      </w:hyperlink>
      <w:r>
        <w:t xml:space="preserve">; </w:t>
      </w:r>
      <w:hyperlink w:anchor="ref-kahana2020computational">
        <w:r w:rsidR="0076045A">
          <w:rPr>
            <w:rStyle w:val="Hyperlink"/>
          </w:rPr>
          <w:t>Kahana, 2020</w:t>
        </w:r>
      </w:hyperlink>
      <w:r>
        <w:t xml:space="preserve">). Related </w:t>
      </w:r>
      <w:r>
        <w:lastRenderedPageBreak/>
        <w:t>recognition findings show that temporal context retrieved by one probe can influence recognition of nearby studied probes (</w:t>
      </w:r>
      <w:hyperlink w:anchor="ref-schwartz2005shadows">
        <w:r w:rsidR="0076045A">
          <w:rPr>
            <w:rStyle w:val="Hyperlink"/>
          </w:rPr>
          <w:t>Schwartz et al., 2005</w:t>
        </w:r>
      </w:hyperlink>
      <w:r>
        <w:t>). Here, the model isolates the access step that recognition provides. The candidate film item is available first and can reinstate associated context before any need for that item to win a context-to-item recall competition. This analysis does not model decision criteria, confidence, or complete foil processing. It asks whether presenting the candidate item changes where reminder-linked task competition enters retrieval.</w:t>
      </w:r>
    </w:p>
    <w:p w14:paraId="67813808" w14:textId="77777777" w:rsidR="0076045A" w:rsidRDefault="00000000">
      <w:pPr>
        <w:pStyle w:val="FigureTitle"/>
      </w:pPr>
      <w:bookmarkStart w:id="142" w:name="fig-recognition-test-format"/>
      <w:r>
        <w:lastRenderedPageBreak/>
        <w:t>Figure 13</w:t>
      </w:r>
    </w:p>
    <w:p w14:paraId="634F7DEB" w14:textId="77777777" w:rsidR="0076045A" w:rsidRDefault="00000000">
      <w:pPr>
        <w:pStyle w:val="Caption"/>
      </w:pPr>
      <w:r>
        <w:rPr>
          <w:b/>
          <w:bCs/>
        </w:rPr>
        <w:t>Item-to-context retrieval bypasses reminder-linked task interference.</w:t>
      </w:r>
      <w:r>
        <w:t xml:space="preserve"> </w:t>
      </w:r>
      <w:r>
        <w:rPr>
          <w:b/>
          <w:bCs/>
        </w:rPr>
        <w:t>(A)</w:t>
      </w:r>
      <w:r>
        <w:t xml:space="preserve"> CMR stores bidirectional associations between item features and context. Feature-to-context memory lets an available item reinstate its associated context, whereas context-to-feature memory lets context cue candidate items. </w:t>
      </w:r>
      <w:r>
        <w:rPr>
          <w:b/>
          <w:bCs/>
        </w:rPr>
        <w:t>(B)</w:t>
      </w:r>
      <w:r>
        <w:t xml:space="preserve"> When film-associated context cues items, film items and reminder-linked task items can both receive support. When a film item reinstates context, retrieval targets context units instead, so task items are not competitors in that step. </w:t>
      </w:r>
      <w:r>
        <w:rPr>
          <w:b/>
          <w:bCs/>
        </w:rPr>
        <w:t>(C)</w:t>
      </w:r>
      <w:r>
        <w:t xml:space="preserve"> In recognition, the tested film item is already available. The item retrieves associated context, which is compared with ongoing test context; stronger matches provide stronger evidence that the item appeared in the film. </w:t>
      </w:r>
      <w:r>
        <w:rPr>
          <w:b/>
          <w:bCs/>
        </w:rPr>
        <w:t>(D)</w:t>
      </w:r>
      <w:r>
        <w:t xml:space="preserve"> Film recognition accuracy is plotted across the same reminder and task-encoding conditions used in the recall simulations. Accuracy is hit rate minus false-alarm rate for unstudied film-like lures. The reminder-plus-strong-task condition does not produce a corresponding reduction in recognition accuracy.</w:t>
      </w:r>
    </w:p>
    <w:p w14:paraId="7B9E999A" w14:textId="77777777" w:rsidR="0076045A" w:rsidRDefault="00000000">
      <w:pPr>
        <w:pStyle w:val="FigureWithoutNote"/>
      </w:pPr>
      <w:r>
        <w:rPr>
          <w:noProof/>
        </w:rPr>
        <w:lastRenderedPageBreak/>
        <w:drawing>
          <wp:inline distT="0" distB="0" distL="0" distR="0" wp14:anchorId="2957CD11" wp14:editId="2862CFBB">
            <wp:extent cx="5943600" cy="4316185"/>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work/simulation4_recognition_full_figure/item_context_recognition.png"/>
                    <pic:cNvPicPr>
                      <a:picLocks noChangeAspect="1" noChangeArrowheads="1"/>
                    </pic:cNvPicPr>
                  </pic:nvPicPr>
                  <pic:blipFill>
                    <a:blip r:embed="rId23"/>
                    <a:stretch>
                      <a:fillRect/>
                    </a:stretch>
                  </pic:blipFill>
                  <pic:spPr bwMode="auto">
                    <a:xfrm>
                      <a:off x="0" y="0"/>
                      <a:ext cx="5943600" cy="4316185"/>
                    </a:xfrm>
                    <a:prstGeom prst="rect">
                      <a:avLst/>
                    </a:prstGeom>
                    <a:noFill/>
                    <a:ln w="9525">
                      <a:noFill/>
                      <a:headEnd/>
                      <a:tailEnd/>
                    </a:ln>
                  </pic:spPr>
                </pic:pic>
              </a:graphicData>
            </a:graphic>
          </wp:inline>
        </w:drawing>
      </w:r>
    </w:p>
    <w:bookmarkEnd w:id="142"/>
    <w:p w14:paraId="0E77A51B" w14:textId="77777777" w:rsidR="0076045A" w:rsidRDefault="00000000">
      <w:pPr>
        <w:pStyle w:val="AfterWithoutNote"/>
      </w:pPr>
      <w:r>
        <w:fldChar w:fldCharType="begin"/>
      </w:r>
      <w:r>
        <w:instrText>HYPERLINK \l "fig-recognition-test-format" \h</w:instrText>
      </w:r>
      <w:r>
        <w:fldChar w:fldCharType="separate"/>
      </w:r>
      <w:r>
        <w:rPr>
          <w:rStyle w:val="Hyperlink"/>
        </w:rPr>
        <w:t>Figure 13</w:t>
      </w:r>
      <w:r>
        <w:fldChar w:fldCharType="end"/>
      </w:r>
      <w:r>
        <w:t xml:space="preserve"> shows the resulting test-format consequence. In context-guided recall, reminder-linked task items can compete when the current context supports both film and task candidates. In recognition-like tests, the presented candidate item reinstates context directly. The task items created by reminder-linked encoding therefore have less opportunity to compete at the initial access step, even though the same learned associations are present in memory.</w:t>
      </w:r>
    </w:p>
    <w:p w14:paraId="1F05AF8A" w14:textId="77777777" w:rsidR="0076045A" w:rsidRDefault="00000000">
      <w:pPr>
        <w:pStyle w:val="Heading1"/>
      </w:pPr>
      <w:bookmarkStart w:id="143" w:name="general-discussion"/>
      <w:bookmarkEnd w:id="126"/>
      <w:bookmarkEnd w:id="141"/>
      <w:r>
        <w:t>General Discussion</w:t>
      </w:r>
    </w:p>
    <w:p w14:paraId="382BF37C" w14:textId="77777777" w:rsidR="0076045A" w:rsidRDefault="00000000">
      <w:pPr>
        <w:pStyle w:val="Heading1"/>
      </w:pPr>
      <w:bookmarkStart w:id="144" w:name="references"/>
      <w:bookmarkEnd w:id="143"/>
      <w:r>
        <w:t>References</w:t>
      </w:r>
    </w:p>
    <w:p w14:paraId="0928B84A" w14:textId="77777777" w:rsidR="0076045A" w:rsidRDefault="00000000">
      <w:pPr>
        <w:pStyle w:val="Bibliography"/>
      </w:pPr>
      <w:bookmarkStart w:id="145" w:name="ref-asselbergs2024effectiveness"/>
      <w:bookmarkStart w:id="146" w:name="refs"/>
      <w:r>
        <w:t xml:space="preserve">Asselbergs, J., Riper, H., Engelhard, I. M., Mannes, F., &amp; Sijbrandij, M. (2024). The effectiveness of two novel approaches to prevent intrusions: A pilot study comparing </w:t>
      </w:r>
      <w:r>
        <w:lastRenderedPageBreak/>
        <w:t xml:space="preserve">Tetris_dualtask and imagery rescripting to control. </w:t>
      </w:r>
      <w:r>
        <w:rPr>
          <w:i/>
          <w:iCs/>
        </w:rPr>
        <w:t>Journal of Behavior Therapy and Experimental Psychiatry</w:t>
      </w:r>
      <w:r>
        <w:t xml:space="preserve">, </w:t>
      </w:r>
      <w:r>
        <w:rPr>
          <w:i/>
          <w:iCs/>
        </w:rPr>
        <w:t>82</w:t>
      </w:r>
      <w:r>
        <w:t xml:space="preserve">, 101920. </w:t>
      </w:r>
      <w:hyperlink r:id="rId24">
        <w:r w:rsidR="0076045A">
          <w:rPr>
            <w:rStyle w:val="Hyperlink"/>
          </w:rPr>
          <w:t>https://doi.org/10.1016/j.jbtep.2023.101920</w:t>
        </w:r>
      </w:hyperlink>
    </w:p>
    <w:p w14:paraId="7A3292FF" w14:textId="77777777" w:rsidR="0076045A" w:rsidRDefault="00000000">
      <w:pPr>
        <w:pStyle w:val="Bibliography"/>
      </w:pPr>
      <w:bookmarkStart w:id="147" w:name="ref-asselbergs2023systematic"/>
      <w:bookmarkEnd w:id="145"/>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5">
        <w:r w:rsidR="0076045A">
          <w:rPr>
            <w:rStyle w:val="Hyperlink"/>
          </w:rPr>
          <w:t>https://doi.org/10.1016/j.jpsychires.2023.01.028</w:t>
        </w:r>
      </w:hyperlink>
    </w:p>
    <w:p w14:paraId="013E2F9C" w14:textId="77777777" w:rsidR="0076045A" w:rsidRDefault="00000000">
      <w:pPr>
        <w:pStyle w:val="Bibliography"/>
      </w:pPr>
      <w:bookmarkStart w:id="148" w:name="ref-baddeley2000working"/>
      <w:bookmarkEnd w:id="147"/>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6">
        <w:r w:rsidR="0076045A">
          <w:rPr>
            <w:rStyle w:val="Hyperlink"/>
          </w:rPr>
          <w:t>https://doi.org/10.1037/0096-3445.129.1.126</w:t>
        </w:r>
      </w:hyperlink>
    </w:p>
    <w:p w14:paraId="49B52799" w14:textId="77777777" w:rsidR="0076045A" w:rsidRDefault="00000000">
      <w:pPr>
        <w:pStyle w:val="Bibliography"/>
      </w:pPr>
      <w:bookmarkStart w:id="149" w:name="ref-beckenstrom2026digital"/>
      <w:bookmarkEnd w:id="14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7">
        <w:r w:rsidR="0076045A">
          <w:rPr>
            <w:rStyle w:val="Hyperlink"/>
          </w:rPr>
          <w:t>https://doi.org/10.1016/s2215-0366(25)00397-9</w:t>
        </w:r>
      </w:hyperlink>
    </w:p>
    <w:p w14:paraId="45BCEDB4" w14:textId="77777777" w:rsidR="0076045A" w:rsidRDefault="00000000">
      <w:pPr>
        <w:pStyle w:val="Bibliography"/>
      </w:pPr>
      <w:bookmarkStart w:id="150" w:name="ref-brewin2014episodic"/>
      <w:bookmarkEnd w:id="149"/>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8">
        <w:r w:rsidR="0076045A">
          <w:rPr>
            <w:rStyle w:val="Hyperlink"/>
          </w:rPr>
          <w:t>https://doi.org/10.1037/a0033722</w:t>
        </w:r>
      </w:hyperlink>
    </w:p>
    <w:p w14:paraId="7BF7DE84" w14:textId="77777777" w:rsidR="0076045A" w:rsidRDefault="00000000">
      <w:pPr>
        <w:pStyle w:val="Bibliography"/>
      </w:pPr>
      <w:bookmarkStart w:id="151" w:name="ref-brewin1996dual"/>
      <w:bookmarkEnd w:id="150"/>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9">
        <w:r w:rsidR="0076045A">
          <w:rPr>
            <w:rStyle w:val="Hyperlink"/>
          </w:rPr>
          <w:t>https://doi.org/10.1037/0033-295X.103.4.670</w:t>
        </w:r>
      </w:hyperlink>
    </w:p>
    <w:p w14:paraId="6F205CC5" w14:textId="77777777" w:rsidR="0076045A" w:rsidRDefault="00000000">
      <w:pPr>
        <w:pStyle w:val="Bibliography"/>
      </w:pPr>
      <w:bookmarkStart w:id="152" w:name="ref-brewin2010intrusive"/>
      <w:bookmarkEnd w:id="151"/>
      <w:r>
        <w:lastRenderedPageBreak/>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0">
        <w:r w:rsidR="0076045A">
          <w:rPr>
            <w:rStyle w:val="Hyperlink"/>
          </w:rPr>
          <w:t>https://doi.org/10.1037/a0018113</w:t>
        </w:r>
      </w:hyperlink>
    </w:p>
    <w:p w14:paraId="4793E448" w14:textId="77777777" w:rsidR="0076045A" w:rsidRDefault="00000000">
      <w:pPr>
        <w:pStyle w:val="Bibliography"/>
      </w:pPr>
      <w:bookmarkStart w:id="153" w:name="ref-cohen2022memory"/>
      <w:bookmarkEnd w:id="152"/>
      <w:r>
        <w:t xml:space="preserve">Cohen, R. T., &amp; Kahana, M. J. (2022). A memory-based theory of emotional disorders. </w:t>
      </w:r>
      <w:r>
        <w:rPr>
          <w:i/>
          <w:iCs/>
        </w:rPr>
        <w:t>Psychological Review</w:t>
      </w:r>
      <w:r>
        <w:t xml:space="preserve">, </w:t>
      </w:r>
      <w:r>
        <w:rPr>
          <w:i/>
          <w:iCs/>
        </w:rPr>
        <w:t>129</w:t>
      </w:r>
      <w:r>
        <w:t xml:space="preserve">(4), 742–776. </w:t>
      </w:r>
      <w:hyperlink r:id="rId31">
        <w:r w:rsidR="0076045A">
          <w:rPr>
            <w:rStyle w:val="Hyperlink"/>
          </w:rPr>
          <w:t>https://doi.org/10.1037/rev0000334</w:t>
        </w:r>
      </w:hyperlink>
    </w:p>
    <w:p w14:paraId="0FA97B98" w14:textId="77777777" w:rsidR="0076045A" w:rsidRDefault="00000000">
      <w:pPr>
        <w:pStyle w:val="Bibliography"/>
      </w:pPr>
      <w:bookmarkStart w:id="154" w:name="ref-deeprose2012imagery"/>
      <w:bookmarkEnd w:id="153"/>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2">
        <w:r w:rsidR="0076045A">
          <w:rPr>
            <w:rStyle w:val="Hyperlink"/>
          </w:rPr>
          <w:t>https://doi.org/10.1016/j.jbtep.2011.10.008</w:t>
        </w:r>
      </w:hyperlink>
    </w:p>
    <w:p w14:paraId="73F73D19" w14:textId="77777777" w:rsidR="0076045A" w:rsidRDefault="00000000">
      <w:pPr>
        <w:pStyle w:val="Bibliography"/>
      </w:pPr>
      <w:bookmarkStart w:id="155" w:name="ref-dupertuys2026ukraine"/>
      <w:bookmarkEnd w:id="154"/>
      <w:r>
        <w:t xml:space="preserve">Dupertuys, J., Shulhan, A., &amp; Talmi, D. (2026). </w:t>
      </w:r>
      <w:r>
        <w:rPr>
          <w:i/>
          <w:iCs/>
        </w:rPr>
        <w:t>Ukraine Memory experiment data set</w:t>
      </w:r>
      <w:r>
        <w:t>.</w:t>
      </w:r>
    </w:p>
    <w:p w14:paraId="6EEFE1D7" w14:textId="77777777" w:rsidR="0076045A" w:rsidRDefault="00000000">
      <w:pPr>
        <w:pStyle w:val="Bibliography"/>
      </w:pPr>
      <w:bookmarkStart w:id="156" w:name="ref-ehlers2000cognitive"/>
      <w:bookmarkEnd w:id="155"/>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3">
        <w:r w:rsidR="0076045A">
          <w:rPr>
            <w:rStyle w:val="Hyperlink"/>
          </w:rPr>
          <w:t>https://doi.org/10.1016/S0005-7967(99)00123-0</w:t>
        </w:r>
      </w:hyperlink>
    </w:p>
    <w:p w14:paraId="03B7D564" w14:textId="77777777" w:rsidR="0076045A" w:rsidRDefault="00000000">
      <w:pPr>
        <w:pStyle w:val="Bibliography"/>
      </w:pPr>
      <w:bookmarkStart w:id="157" w:name="ref-healey2016four"/>
      <w:bookmarkEnd w:id="156"/>
      <w:r>
        <w:t xml:space="preserve">Healey, M. K., &amp; Kahana, M. J. (2016). A four-component model of age-related memory change. </w:t>
      </w:r>
      <w:r>
        <w:rPr>
          <w:i/>
          <w:iCs/>
        </w:rPr>
        <w:t>Psychological Review</w:t>
      </w:r>
      <w:r>
        <w:t xml:space="preserve">, </w:t>
      </w:r>
      <w:r>
        <w:rPr>
          <w:i/>
          <w:iCs/>
        </w:rPr>
        <w:t>123</w:t>
      </w:r>
      <w:r>
        <w:t xml:space="preserve">(1), 23–69. </w:t>
      </w:r>
      <w:hyperlink r:id="rId34">
        <w:r w:rsidR="0076045A">
          <w:rPr>
            <w:rStyle w:val="Hyperlink"/>
          </w:rPr>
          <w:t>https://doi.org/10.1037/rev0000015</w:t>
        </w:r>
      </w:hyperlink>
    </w:p>
    <w:p w14:paraId="3E82208A" w14:textId="77777777" w:rsidR="0076045A" w:rsidRDefault="00000000">
      <w:pPr>
        <w:pStyle w:val="Bibliography"/>
      </w:pPr>
      <w:bookmarkStart w:id="158" w:name="ref-hemi2023cognitive"/>
      <w:bookmarkEnd w:id="157"/>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35">
        <w:r w:rsidR="0076045A">
          <w:rPr>
            <w:rStyle w:val="Hyperlink"/>
          </w:rPr>
          <w:t>https://doi.org/10.1016/j.jbtep.2023.101858</w:t>
        </w:r>
      </w:hyperlink>
    </w:p>
    <w:p w14:paraId="2127255A" w14:textId="77777777" w:rsidR="0076045A" w:rsidRDefault="00000000">
      <w:pPr>
        <w:pStyle w:val="Bibliography"/>
      </w:pPr>
      <w:bookmarkStart w:id="159" w:name="ref-holmes2008inducing"/>
      <w:bookmarkEnd w:id="158"/>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36">
        <w:r w:rsidR="0076045A">
          <w:rPr>
            <w:rStyle w:val="Hyperlink"/>
          </w:rPr>
          <w:t>https://doi.org/10.1016/j.actpsy.2007.11.002</w:t>
        </w:r>
      </w:hyperlink>
    </w:p>
    <w:p w14:paraId="75D0B1A7" w14:textId="77777777" w:rsidR="0076045A" w:rsidRDefault="00000000">
      <w:pPr>
        <w:pStyle w:val="Bibliography"/>
      </w:pPr>
      <w:bookmarkStart w:id="160" w:name="ref-holmes2004trauma"/>
      <w:bookmarkEnd w:id="159"/>
      <w:r>
        <w:lastRenderedPageBreak/>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37">
        <w:r w:rsidR="0076045A">
          <w:rPr>
            <w:rStyle w:val="Hyperlink"/>
          </w:rPr>
          <w:t>https://doi.org/10.1037/0096-3445.133.1.3</w:t>
        </w:r>
      </w:hyperlink>
    </w:p>
    <w:p w14:paraId="623C4A34" w14:textId="77777777" w:rsidR="0076045A" w:rsidRDefault="00000000">
      <w:pPr>
        <w:pStyle w:val="Bibliography"/>
      </w:pPr>
      <w:bookmarkStart w:id="161" w:name="ref-holmes2009can"/>
      <w:bookmarkEnd w:id="160"/>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38">
        <w:r w:rsidR="0076045A">
          <w:rPr>
            <w:rStyle w:val="Hyperlink"/>
          </w:rPr>
          <w:t>https://doi.org/10.1371/journal.pone.0004153</w:t>
        </w:r>
      </w:hyperlink>
    </w:p>
    <w:p w14:paraId="3DF79484" w14:textId="77777777" w:rsidR="0076045A" w:rsidRDefault="00000000">
      <w:pPr>
        <w:pStyle w:val="Bibliography"/>
      </w:pPr>
      <w:bookmarkStart w:id="162" w:name="ref-holmes2010key"/>
      <w:bookmarkEnd w:id="161"/>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39">
        <w:r w:rsidR="0076045A">
          <w:rPr>
            <w:rStyle w:val="Hyperlink"/>
          </w:rPr>
          <w:t>https://doi.org/10.1371/journal.pone.0013706</w:t>
        </w:r>
      </w:hyperlink>
    </w:p>
    <w:p w14:paraId="5E096DCF" w14:textId="77777777" w:rsidR="0076045A" w:rsidRDefault="00000000">
      <w:pPr>
        <w:pStyle w:val="Bibliography"/>
      </w:pPr>
      <w:bookmarkStart w:id="163" w:name="ref-horsch2017reducing"/>
      <w:bookmarkEnd w:id="162"/>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0">
        <w:r w:rsidR="0076045A">
          <w:rPr>
            <w:rStyle w:val="Hyperlink"/>
          </w:rPr>
          <w:t>https://doi.org/10.1016/j.brat.2017.03.018</w:t>
        </w:r>
      </w:hyperlink>
    </w:p>
    <w:p w14:paraId="2AC68095" w14:textId="77777777" w:rsidR="0076045A" w:rsidRDefault="00000000">
      <w:pPr>
        <w:pStyle w:val="Bibliography"/>
      </w:pPr>
      <w:bookmarkStart w:id="164" w:name="ref-howard2002distributed"/>
      <w:bookmarkEnd w:id="163"/>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1">
        <w:r w:rsidR="0076045A">
          <w:rPr>
            <w:rStyle w:val="Hyperlink"/>
          </w:rPr>
          <w:t>https://doi.org/10.1006/jmps.2001.1388</w:t>
        </w:r>
      </w:hyperlink>
    </w:p>
    <w:p w14:paraId="1C3F9A90" w14:textId="77777777" w:rsidR="0076045A" w:rsidRDefault="00000000">
      <w:pPr>
        <w:pStyle w:val="Bibliography"/>
      </w:pPr>
      <w:bookmarkStart w:id="165" w:name="ref-howard2008persistence"/>
      <w:bookmarkEnd w:id="164"/>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4F195643" w14:textId="77777777" w:rsidR="0076045A" w:rsidRDefault="00000000">
      <w:pPr>
        <w:pStyle w:val="Bibliography"/>
      </w:pPr>
      <w:bookmarkStart w:id="166" w:name="ref-iyadurai2018preventing"/>
      <w:bookmarkEnd w:id="165"/>
      <w:r>
        <w:t xml:space="preserve">Iyadurai, L., Blackwell, S. E., Meiser-Stedman, R., Watson, P. C., Bonsall, M. B., Geddes, J. R., Nobre, A. C., &amp; Holmes, E. A. (2018). Preventing intrusive memories after trauma via a brief intervention involving Tetris computer game play in the emergency department: A </w:t>
      </w:r>
      <w:r>
        <w:lastRenderedPageBreak/>
        <w:t xml:space="preserve">proof-of-concept randomized controlled trial. </w:t>
      </w:r>
      <w:r>
        <w:rPr>
          <w:i/>
          <w:iCs/>
        </w:rPr>
        <w:t>Molecular Psychiatry</w:t>
      </w:r>
      <w:r>
        <w:t xml:space="preserve">, </w:t>
      </w:r>
      <w:r>
        <w:rPr>
          <w:i/>
          <w:iCs/>
        </w:rPr>
        <w:t>23</w:t>
      </w:r>
      <w:r>
        <w:t xml:space="preserve">(3), 674–682. </w:t>
      </w:r>
      <w:hyperlink r:id="rId42">
        <w:r w:rsidR="0076045A">
          <w:rPr>
            <w:rStyle w:val="Hyperlink"/>
          </w:rPr>
          <w:t>https://doi.org/10.1038/mp.2017.23</w:t>
        </w:r>
      </w:hyperlink>
    </w:p>
    <w:p w14:paraId="1A0F1AEA" w14:textId="77777777" w:rsidR="0076045A" w:rsidRDefault="00000000">
      <w:pPr>
        <w:pStyle w:val="Bibliography"/>
      </w:pPr>
      <w:bookmarkStart w:id="167" w:name="ref-iyadurai2023reducing"/>
      <w:bookmarkEnd w:id="166"/>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43">
        <w:r w:rsidR="0076045A">
          <w:rPr>
            <w:rStyle w:val="Hyperlink"/>
          </w:rPr>
          <w:t>https://doi.org/10.1038/s41398-023-02578-0</w:t>
        </w:r>
      </w:hyperlink>
    </w:p>
    <w:p w14:paraId="50883CED" w14:textId="77777777" w:rsidR="0076045A" w:rsidRDefault="00000000">
      <w:pPr>
        <w:pStyle w:val="Bibliography"/>
      </w:pPr>
      <w:bookmarkStart w:id="168" w:name="ref-iyadurai2019intrusive"/>
      <w:bookmarkEnd w:id="167"/>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44">
        <w:r w:rsidR="0076045A">
          <w:rPr>
            <w:rStyle w:val="Hyperlink"/>
          </w:rPr>
          <w:t>https://doi.org/10.1016/j.cpr.2018.08.005</w:t>
        </w:r>
      </w:hyperlink>
    </w:p>
    <w:p w14:paraId="15963999" w14:textId="77777777" w:rsidR="0076045A" w:rsidRDefault="00000000">
      <w:pPr>
        <w:pStyle w:val="Bibliography"/>
      </w:pPr>
      <w:bookmarkStart w:id="169" w:name="ref-james2015computer"/>
      <w:bookmarkEnd w:id="168"/>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45">
        <w:r w:rsidR="0076045A">
          <w:rPr>
            <w:rStyle w:val="Hyperlink"/>
          </w:rPr>
          <w:t>https://doi.org/10.1177/0956797615583071</w:t>
        </w:r>
      </w:hyperlink>
    </w:p>
    <w:p w14:paraId="3F2C72D5" w14:textId="77777777" w:rsidR="0076045A" w:rsidRDefault="00000000">
      <w:pPr>
        <w:pStyle w:val="Bibliography"/>
      </w:pPr>
      <w:bookmarkStart w:id="170" w:name="ref-james2016trauma"/>
      <w:bookmarkEnd w:id="169"/>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46">
        <w:r w:rsidR="0076045A">
          <w:rPr>
            <w:rStyle w:val="Hyperlink"/>
          </w:rPr>
          <w:t>https://doi.org/10.1016/j.cpr.2016.04.010</w:t>
        </w:r>
      </w:hyperlink>
    </w:p>
    <w:p w14:paraId="273E1D76" w14:textId="77777777" w:rsidR="0076045A" w:rsidRDefault="00000000">
      <w:pPr>
        <w:pStyle w:val="Bibliography"/>
      </w:pPr>
      <w:bookmarkStart w:id="171" w:name="ref-kahana1996associative"/>
      <w:bookmarkEnd w:id="170"/>
      <w:r>
        <w:t xml:space="preserve">Kahana, M. J. (1996). Associative retrieval processes in free recall. </w:t>
      </w:r>
      <w:r>
        <w:rPr>
          <w:i/>
          <w:iCs/>
        </w:rPr>
        <w:t>Memory &amp; Cognition</w:t>
      </w:r>
      <w:r>
        <w:t xml:space="preserve">, </w:t>
      </w:r>
      <w:r>
        <w:rPr>
          <w:i/>
          <w:iCs/>
        </w:rPr>
        <w:t>24</w:t>
      </w:r>
      <w:r>
        <w:t>(1), 103–109.</w:t>
      </w:r>
    </w:p>
    <w:p w14:paraId="14FD07AB" w14:textId="77777777" w:rsidR="0076045A" w:rsidRDefault="00000000">
      <w:pPr>
        <w:pStyle w:val="Bibliography"/>
      </w:pPr>
      <w:bookmarkStart w:id="172" w:name="ref-kahana2020computational"/>
      <w:bookmarkEnd w:id="171"/>
      <w:r>
        <w:t xml:space="preserve">Kahana, M. J. (2020). Computational models of memory search. </w:t>
      </w:r>
      <w:r>
        <w:rPr>
          <w:i/>
          <w:iCs/>
        </w:rPr>
        <w:t>Annual Review of Psychology</w:t>
      </w:r>
      <w:r>
        <w:t xml:space="preserve">, </w:t>
      </w:r>
      <w:r>
        <w:rPr>
          <w:i/>
          <w:iCs/>
        </w:rPr>
        <w:t>71</w:t>
      </w:r>
      <w:r>
        <w:t xml:space="preserve">, 107–138. </w:t>
      </w:r>
      <w:hyperlink r:id="rId47">
        <w:r w:rsidR="0076045A">
          <w:rPr>
            <w:rStyle w:val="Hyperlink"/>
          </w:rPr>
          <w:t>https://doi.org/10.1146/annurev-psych-010418-103358</w:t>
        </w:r>
      </w:hyperlink>
    </w:p>
    <w:p w14:paraId="4A1BEFC1" w14:textId="77777777" w:rsidR="0076045A" w:rsidRDefault="00000000">
      <w:pPr>
        <w:pStyle w:val="Bibliography"/>
      </w:pPr>
      <w:bookmarkStart w:id="173" w:name="ref-kanstrup2021single"/>
      <w:bookmarkEnd w:id="172"/>
      <w:r>
        <w:lastRenderedPageBreak/>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48">
        <w:r w:rsidR="0076045A">
          <w:rPr>
            <w:rStyle w:val="Hyperlink"/>
          </w:rPr>
          <w:t>https://doi.org/10.1002/cpp.2489</w:t>
        </w:r>
      </w:hyperlink>
    </w:p>
    <w:p w14:paraId="2CC9A7A4" w14:textId="77777777" w:rsidR="0076045A" w:rsidRDefault="00000000">
      <w:pPr>
        <w:pStyle w:val="Bibliography"/>
      </w:pPr>
      <w:bookmarkStart w:id="174" w:name="ref-kanstrup2024guided"/>
      <w:bookmarkEnd w:id="173"/>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49">
        <w:r w:rsidR="0076045A">
          <w:rPr>
            <w:rStyle w:val="Hyperlink"/>
          </w:rPr>
          <w:t>https://doi.org/10.1186/s12916-024-03569-8</w:t>
        </w:r>
      </w:hyperlink>
    </w:p>
    <w:p w14:paraId="4F3100F7" w14:textId="77777777" w:rsidR="0076045A" w:rsidRDefault="00000000">
      <w:pPr>
        <w:pStyle w:val="Bibliography"/>
      </w:pPr>
      <w:bookmarkStart w:id="175" w:name="ref-kessler2020visuospatial"/>
      <w:bookmarkEnd w:id="174"/>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50">
        <w:r w:rsidR="0076045A">
          <w:rPr>
            <w:rStyle w:val="Hyperlink"/>
          </w:rPr>
          <w:t>https://doi.org/10.1016/j.jbtep.2019.01.006</w:t>
        </w:r>
      </w:hyperlink>
    </w:p>
    <w:p w14:paraId="25FEDB06" w14:textId="77777777" w:rsidR="0076045A" w:rsidRDefault="00000000">
      <w:pPr>
        <w:pStyle w:val="Bibliography"/>
      </w:pPr>
      <w:bookmarkStart w:id="176" w:name="ref-kindt2009beyond"/>
      <w:bookmarkEnd w:id="175"/>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51">
        <w:r w:rsidR="0076045A">
          <w:rPr>
            <w:rStyle w:val="Hyperlink"/>
          </w:rPr>
          <w:t>https://doi.org/10.1038/nn.2271</w:t>
        </w:r>
      </w:hyperlink>
    </w:p>
    <w:p w14:paraId="3D25401C" w14:textId="77777777" w:rsidR="0076045A" w:rsidRDefault="00000000">
      <w:pPr>
        <w:pStyle w:val="Bibliography"/>
      </w:pPr>
      <w:bookmarkStart w:id="177" w:name="ref-kragel2015neural"/>
      <w:bookmarkEnd w:id="176"/>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52">
        <w:r w:rsidR="0076045A">
          <w:rPr>
            <w:rStyle w:val="Hyperlink"/>
          </w:rPr>
          <w:t>https://doi.org/10.1523/JNEUROSCI.3378-14.2015</w:t>
        </w:r>
      </w:hyperlink>
    </w:p>
    <w:p w14:paraId="59193E39" w14:textId="77777777" w:rsidR="0076045A" w:rsidRDefault="00000000">
      <w:pPr>
        <w:pStyle w:val="Bibliography"/>
      </w:pPr>
      <w:bookmarkStart w:id="178" w:name="ref-krans2009intrusive"/>
      <w:bookmarkEnd w:id="177"/>
      <w:r>
        <w:lastRenderedPageBreak/>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53">
        <w:r w:rsidR="0076045A">
          <w:rPr>
            <w:rStyle w:val="Hyperlink"/>
          </w:rPr>
          <w:t>https://doi.org/10.1002/acp.1611</w:t>
        </w:r>
      </w:hyperlink>
    </w:p>
    <w:p w14:paraId="3874F88F" w14:textId="77777777" w:rsidR="0076045A" w:rsidRDefault="00000000">
      <w:pPr>
        <w:pStyle w:val="Bibliography"/>
      </w:pPr>
      <w:bookmarkStart w:id="179" w:name="ref-lau2019intrusive"/>
      <w:bookmarkEnd w:id="178"/>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54">
        <w:r w:rsidR="0076045A">
          <w:rPr>
            <w:rStyle w:val="Hyperlink"/>
          </w:rPr>
          <w:t>https://doi.org/10.1037/xge0000598</w:t>
        </w:r>
      </w:hyperlink>
    </w:p>
    <w:p w14:paraId="7A705658" w14:textId="77777777" w:rsidR="0076045A" w:rsidRDefault="00000000">
      <w:pPr>
        <w:pStyle w:val="Bibliography"/>
      </w:pPr>
      <w:bookmarkStart w:id="180" w:name="ref-lau2021selectively"/>
      <w:bookmarkEnd w:id="179"/>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55">
        <w:r w:rsidR="0076045A">
          <w:rPr>
            <w:rStyle w:val="Hyperlink"/>
          </w:rPr>
          <w:t>https://doi.org/10.1177/2167702621998315</w:t>
        </w:r>
      </w:hyperlink>
    </w:p>
    <w:p w14:paraId="42AD6A5A" w14:textId="77777777" w:rsidR="0076045A" w:rsidRDefault="00000000">
      <w:pPr>
        <w:pStyle w:val="Bibliography"/>
      </w:pPr>
      <w:bookmarkStart w:id="181" w:name="ref-lohnas2015expanding"/>
      <w:bookmarkEnd w:id="180"/>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56">
        <w:r w:rsidR="0076045A">
          <w:rPr>
            <w:rStyle w:val="Hyperlink"/>
          </w:rPr>
          <w:t>https://doi.org/10.1037/a0039036</w:t>
        </w:r>
      </w:hyperlink>
    </w:p>
    <w:p w14:paraId="11D5C641" w14:textId="77777777" w:rsidR="0076045A" w:rsidRDefault="00000000">
      <w:pPr>
        <w:pStyle w:val="Bibliography"/>
      </w:pPr>
      <w:bookmarkStart w:id="182" w:name="ref-mcconnell2026testing"/>
      <w:bookmarkEnd w:id="181"/>
      <w:r>
        <w:t xml:space="preserve">McConnell, T. G. W., Bernhard, H., Holmes, E. A., Henson, R., &amp; Talmi, D. (2026). </w:t>
      </w:r>
      <w:r>
        <w:rPr>
          <w:i/>
          <w:iCs/>
        </w:rPr>
        <w:t>Testing the dual representation account of memory for trauma</w:t>
      </w:r>
      <w:r>
        <w:t xml:space="preserve">. PsyArXiv preprint. </w:t>
      </w:r>
      <w:hyperlink r:id="rId57">
        <w:r w:rsidR="0076045A">
          <w:rPr>
            <w:rStyle w:val="Hyperlink"/>
          </w:rPr>
          <w:t>https://osf.io/preprints/psyarxiv/m3pnz_v1/</w:t>
        </w:r>
      </w:hyperlink>
    </w:p>
    <w:p w14:paraId="512370FF" w14:textId="77777777" w:rsidR="0076045A" w:rsidRDefault="00000000">
      <w:pPr>
        <w:pStyle w:val="Bibliography"/>
      </w:pPr>
      <w:bookmarkStart w:id="183" w:name="ref-morton2016predictive"/>
      <w:bookmarkEnd w:id="182"/>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58">
        <w:r w:rsidR="0076045A">
          <w:rPr>
            <w:rStyle w:val="Hyperlink"/>
          </w:rPr>
          <w:t>https://doi.org/10.1016/j.jml.2015.10.002</w:t>
        </w:r>
      </w:hyperlink>
    </w:p>
    <w:p w14:paraId="57B2C81E" w14:textId="77777777" w:rsidR="0076045A" w:rsidRDefault="00000000">
      <w:pPr>
        <w:pStyle w:val="Bibliography"/>
      </w:pPr>
      <w:bookmarkStart w:id="184" w:name="ref-polyn2009context"/>
      <w:bookmarkEnd w:id="183"/>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59">
        <w:r w:rsidR="0076045A">
          <w:rPr>
            <w:rStyle w:val="Hyperlink"/>
          </w:rPr>
          <w:t>https://doi.org/10.1037/a0014420</w:t>
        </w:r>
      </w:hyperlink>
    </w:p>
    <w:p w14:paraId="00B40CCE" w14:textId="77777777" w:rsidR="0076045A" w:rsidRDefault="00000000">
      <w:pPr>
        <w:pStyle w:val="Bibliography"/>
      </w:pPr>
      <w:bookmarkStart w:id="185" w:name="ref-polyn2009task"/>
      <w:bookmarkEnd w:id="184"/>
      <w:r>
        <w:lastRenderedPageBreak/>
        <w:t xml:space="preserve">Polyn, S. M., Norman, K. A., &amp; Kahana, M. J. (2009b). Task context and organization in free recall. </w:t>
      </w:r>
      <w:r>
        <w:rPr>
          <w:i/>
          <w:iCs/>
        </w:rPr>
        <w:t>Neuropsychologia</w:t>
      </w:r>
      <w:r>
        <w:t xml:space="preserve">, </w:t>
      </w:r>
      <w:r>
        <w:rPr>
          <w:i/>
          <w:iCs/>
        </w:rPr>
        <w:t>47</w:t>
      </w:r>
      <w:r>
        <w:t xml:space="preserve">(11), 2158–2163. </w:t>
      </w:r>
      <w:hyperlink r:id="rId60">
        <w:r w:rsidR="0076045A">
          <w:rPr>
            <w:rStyle w:val="Hyperlink"/>
          </w:rPr>
          <w:t>https://doi.org/10.1016/j.neuropsychologia.2009.02.013</w:t>
        </w:r>
      </w:hyperlink>
    </w:p>
    <w:p w14:paraId="165BEF83" w14:textId="77777777" w:rsidR="0076045A" w:rsidRDefault="00000000">
      <w:pPr>
        <w:pStyle w:val="Bibliography"/>
      </w:pPr>
      <w:bookmarkStart w:id="186" w:name="ref-ramineni2023treating"/>
      <w:bookmarkEnd w:id="185"/>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61">
        <w:r w:rsidR="0076045A">
          <w:rPr>
            <w:rStyle w:val="Hyperlink"/>
          </w:rPr>
          <w:t>https://doi.org/10.1038/s41380-023-02062-7</w:t>
        </w:r>
      </w:hyperlink>
    </w:p>
    <w:p w14:paraId="600042AA" w14:textId="77777777" w:rsidR="0076045A" w:rsidRDefault="00000000">
      <w:pPr>
        <w:pStyle w:val="Bibliography"/>
      </w:pPr>
      <w:bookmarkStart w:id="187" w:name="ref-schwartz2005shadows"/>
      <w:bookmarkEnd w:id="186"/>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62">
        <w:r w:rsidR="0076045A">
          <w:rPr>
            <w:rStyle w:val="Hyperlink"/>
          </w:rPr>
          <w:t>https://doi.org/10.1111/j.1467-9280.2005.01634.x</w:t>
        </w:r>
      </w:hyperlink>
    </w:p>
    <w:p w14:paraId="050A6371" w14:textId="77777777" w:rsidR="0076045A" w:rsidRDefault="00000000">
      <w:pPr>
        <w:pStyle w:val="Bibliography"/>
      </w:pPr>
      <w:bookmarkStart w:id="188" w:name="ref-sederberg2011human"/>
      <w:bookmarkEnd w:id="187"/>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63">
        <w:r w:rsidR="0076045A">
          <w:rPr>
            <w:rStyle w:val="Hyperlink"/>
          </w:rPr>
          <w:t>https://doi.org/10.3758/s13423-011-0086-9</w:t>
        </w:r>
      </w:hyperlink>
    </w:p>
    <w:p w14:paraId="7A95A297" w14:textId="77777777" w:rsidR="0076045A" w:rsidRDefault="00000000">
      <w:pPr>
        <w:pStyle w:val="Bibliography"/>
      </w:pPr>
      <w:bookmarkStart w:id="189" w:name="ref-sederberg2008context"/>
      <w:bookmarkEnd w:id="188"/>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64">
        <w:r w:rsidR="0076045A">
          <w:rPr>
            <w:rStyle w:val="Hyperlink"/>
          </w:rPr>
          <w:t>https://doi.org/10.1037/a0013396</w:t>
        </w:r>
      </w:hyperlink>
    </w:p>
    <w:p w14:paraId="598B7211" w14:textId="77777777" w:rsidR="0076045A" w:rsidRDefault="00000000">
      <w:pPr>
        <w:pStyle w:val="Bibliography"/>
      </w:pPr>
      <w:bookmarkStart w:id="190" w:name="ref-singh2023daily"/>
      <w:bookmarkEnd w:id="189"/>
      <w:r>
        <w:t xml:space="preserve">Singh, L., Ahmed Pihlgren, S., Holmes, E. A., &amp; Moulds, M. L. (2023). Using a daily diary for monitoring intrusive memories of trauma: A translational data synthesis study exploring convergent validity. </w:t>
      </w:r>
      <w:r>
        <w:rPr>
          <w:i/>
          <w:iCs/>
        </w:rPr>
        <w:t>International Journal of Methods in Psychiatric Research</w:t>
      </w:r>
      <w:r>
        <w:t xml:space="preserve">, </w:t>
      </w:r>
      <w:r>
        <w:rPr>
          <w:i/>
          <w:iCs/>
        </w:rPr>
        <w:t>32</w:t>
      </w:r>
      <w:r>
        <w:t xml:space="preserve">(1), e1936. </w:t>
      </w:r>
      <w:hyperlink r:id="rId65">
        <w:r w:rsidR="0076045A">
          <w:rPr>
            <w:rStyle w:val="Hyperlink"/>
          </w:rPr>
          <w:t>https://doi.org/10.1002/mpr.1936</w:t>
        </w:r>
      </w:hyperlink>
    </w:p>
    <w:p w14:paraId="55A3CFB7" w14:textId="77777777" w:rsidR="0076045A" w:rsidRDefault="00000000">
      <w:pPr>
        <w:pStyle w:val="Bibliography"/>
      </w:pPr>
      <w:bookmarkStart w:id="191" w:name="ref-talmi2019retrieved"/>
      <w:bookmarkEnd w:id="190"/>
      <w:r>
        <w:lastRenderedPageBreak/>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66">
        <w:r w:rsidR="0076045A">
          <w:rPr>
            <w:rStyle w:val="Hyperlink"/>
          </w:rPr>
          <w:t>https://doi.org/10.1037/rev0000132</w:t>
        </w:r>
      </w:hyperlink>
    </w:p>
    <w:p w14:paraId="08647BA5" w14:textId="77777777" w:rsidR="0076045A" w:rsidRDefault="00000000">
      <w:pPr>
        <w:pStyle w:val="Bibliography"/>
      </w:pPr>
      <w:bookmarkStart w:id="192" w:name="ref-varma2024experimental"/>
      <w:bookmarkEnd w:id="191"/>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67">
        <w:r w:rsidR="0076045A">
          <w:rPr>
            <w:rStyle w:val="Hyperlink"/>
          </w:rPr>
          <w:t>https://doi.org/10.1038/s41562-024-01956-y</w:t>
        </w:r>
      </w:hyperlink>
    </w:p>
    <w:p w14:paraId="11E82C74" w14:textId="77777777" w:rsidR="0076045A" w:rsidRDefault="00000000">
      <w:pPr>
        <w:pStyle w:val="Bibliography"/>
      </w:pPr>
      <w:bookmarkStart w:id="193" w:name="ref-wessel2025evidence"/>
      <w:bookmarkEnd w:id="192"/>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68">
        <w:r w:rsidR="0076045A">
          <w:rPr>
            <w:rStyle w:val="Hyperlink"/>
          </w:rPr>
          <w:t>https://doi.org/10.1525/collabra.130791</w:t>
        </w:r>
      </w:hyperlink>
    </w:p>
    <w:p w14:paraId="12FE2ADF" w14:textId="77777777" w:rsidR="0076045A" w:rsidRDefault="00000000">
      <w:pPr>
        <w:pStyle w:val="Bibliography"/>
      </w:pPr>
      <w:bookmarkStart w:id="194" w:name="ref-zaromb2006temporal"/>
      <w:bookmarkEnd w:id="193"/>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69">
        <w:r w:rsidR="0076045A">
          <w:rPr>
            <w:rStyle w:val="Hyperlink"/>
          </w:rPr>
          <w:t>https://doi.org/10.1037/0278-7393.32.4.792</w:t>
        </w:r>
      </w:hyperlink>
    </w:p>
    <w:p w14:paraId="3BBF607D" w14:textId="77777777" w:rsidR="0076045A" w:rsidRDefault="00000000">
      <w:pPr>
        <w:pStyle w:val="Bibliography"/>
      </w:pPr>
      <w:bookmarkStart w:id="195" w:name="ref-zhou2025episodic"/>
      <w:bookmarkEnd w:id="194"/>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70">
        <w:r w:rsidR="0076045A">
          <w:rPr>
            <w:rStyle w:val="Hyperlink"/>
          </w:rPr>
          <w:t>https://doi.org/10.1037/rev0000505</w:t>
        </w:r>
      </w:hyperlink>
      <w:bookmarkEnd w:id="144"/>
      <w:bookmarkEnd w:id="146"/>
      <w:bookmarkEnd w:id="195"/>
    </w:p>
    <w:sectPr w:rsidR="0076045A">
      <w:headerReference w:type="even" r:id="rId71"/>
      <w:headerReference w:type="default" r:id="rId72"/>
      <w:footerReference w:type="even" r:id="rId73"/>
      <w:footerReference w:type="default" r:id="rId74"/>
      <w:headerReference w:type="first" r:id="rId75"/>
      <w:footerReference w:type="first" r:id="rId76"/>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1" w:author="Deborah Talmi" w:date="2026-06-30T16:00:00Z" w:initials="DT">
    <w:p w14:paraId="4464A75A" w14:textId="77777777" w:rsidR="00E46193" w:rsidRDefault="00E46193" w:rsidP="00E46193">
      <w:pPr>
        <w:pStyle w:val="CommentText"/>
      </w:pPr>
      <w:r>
        <w:rPr>
          <w:rStyle w:val="CommentReference"/>
        </w:rPr>
        <w:annotationRef/>
      </w:r>
      <w:r>
        <w:t>Seems too petty for the start, and the phrasing is awkward (later film reminder?)</w:t>
      </w:r>
    </w:p>
  </w:comment>
  <w:comment w:id="28" w:author="Deborah Talmi" w:date="2026-06-30T17:19:00Z" w:initials="DT">
    <w:p w14:paraId="5AE90084" w14:textId="77777777" w:rsidR="00EC14C1" w:rsidRDefault="00EC14C1" w:rsidP="00EC14C1">
      <w:pPr>
        <w:pStyle w:val="CommentText"/>
      </w:pPr>
      <w:r>
        <w:rPr>
          <w:rStyle w:val="CommentReference"/>
        </w:rPr>
        <w:annotationRef/>
      </w:r>
      <w:r>
        <w:t>This last sentence is great. Overall good paragraph</w:t>
      </w:r>
    </w:p>
  </w:comment>
  <w:comment w:id="29" w:author="Deborah Talmi" w:date="2026-06-30T17:20:00Z" w:initials="DT">
    <w:p w14:paraId="5EE77E6F" w14:textId="77777777" w:rsidR="00EC14C1" w:rsidRDefault="00EC14C1" w:rsidP="00EC14C1">
      <w:pPr>
        <w:pStyle w:val="CommentText"/>
      </w:pPr>
      <w:r>
        <w:rPr>
          <w:rStyle w:val="CommentReference"/>
        </w:rPr>
        <w:annotationRef/>
      </w:r>
      <w:r>
        <w:t>Is often only weakly</w:t>
      </w:r>
    </w:p>
  </w:comment>
  <w:comment w:id="30" w:author="Deborah Talmi" w:date="2026-06-30T17:21:00Z" w:initials="DT">
    <w:p w14:paraId="757DC4A3" w14:textId="77777777" w:rsidR="00EC14C1" w:rsidRDefault="00EC14C1" w:rsidP="00EC14C1">
      <w:pPr>
        <w:pStyle w:val="CommentText"/>
      </w:pPr>
      <w:r>
        <w:rPr>
          <w:rStyle w:val="CommentReference"/>
        </w:rPr>
        <w:annotationRef/>
      </w:r>
      <w:r>
        <w:t>More strongly, only they work, without reminder no joy</w:t>
      </w:r>
    </w:p>
  </w:comment>
  <w:comment w:id="31" w:author="Deborah Talmi" w:date="2026-06-30T17:22:00Z" w:initials="DT">
    <w:p w14:paraId="21E06281" w14:textId="77777777" w:rsidR="00EC14C1" w:rsidRDefault="00EC14C1" w:rsidP="00EC14C1">
      <w:pPr>
        <w:pStyle w:val="CommentText"/>
      </w:pPr>
      <w:r>
        <w:rPr>
          <w:rStyle w:val="CommentReference"/>
        </w:rPr>
        <w:annotationRef/>
      </w:r>
      <w:r>
        <w:t>I think this is discussion material</w:t>
      </w:r>
    </w:p>
  </w:comment>
  <w:comment w:id="33" w:author="Deborah Talmi" w:date="2026-06-30T17:23:00Z" w:initials="DT">
    <w:p w14:paraId="163FDB82" w14:textId="77777777" w:rsidR="00EC14C1" w:rsidRDefault="00EC14C1" w:rsidP="00EC14C1">
      <w:pPr>
        <w:pStyle w:val="CommentText"/>
      </w:pPr>
      <w:r>
        <w:rPr>
          <w:rStyle w:val="CommentReference"/>
        </w:rPr>
        <w:annotationRef/>
      </w:r>
      <w:r>
        <w:t xml:space="preserve">Inclear. Target? </w:t>
      </w:r>
    </w:p>
  </w:comment>
  <w:comment w:id="34" w:author="Deborah Talmi" w:date="2026-06-30T17:24:00Z" w:initials="DT">
    <w:p w14:paraId="12272D16" w14:textId="77777777" w:rsidR="00EC14C1" w:rsidRDefault="00EC14C1" w:rsidP="00EC14C1">
      <w:pPr>
        <w:pStyle w:val="CommentText"/>
      </w:pPr>
      <w:r>
        <w:rPr>
          <w:rStyle w:val="CommentReference"/>
        </w:rPr>
        <w:annotationRef/>
      </w:r>
      <w:r>
        <w:t>I think we should add something here from the burgess review, about hippocampus vs. not</w:t>
      </w:r>
    </w:p>
  </w:comment>
  <w:comment w:id="35" w:author="Deborah Talmi" w:date="2026-06-30T17:25:00Z" w:initials="DT">
    <w:p w14:paraId="490C93A7" w14:textId="77777777" w:rsidR="00EC14C1" w:rsidRDefault="00EC14C1" w:rsidP="00EC14C1">
      <w:pPr>
        <w:pStyle w:val="CommentText"/>
      </w:pPr>
      <w:r>
        <w:rPr>
          <w:rStyle w:val="CommentReference"/>
        </w:rPr>
        <w:annotationRef/>
      </w:r>
      <w:r>
        <w:t xml:space="preserve">Above you already commit that it does? </w:t>
      </w:r>
    </w:p>
  </w:comment>
  <w:comment w:id="36" w:author="Deborah Talmi" w:date="2026-06-30T17:26:00Z" w:initials="DT">
    <w:p w14:paraId="01762DA1" w14:textId="77777777" w:rsidR="00EC14C1" w:rsidRDefault="00EC14C1" w:rsidP="00EC14C1">
      <w:pPr>
        <w:pStyle w:val="CommentText"/>
      </w:pPr>
      <w:r>
        <w:rPr>
          <w:rStyle w:val="CommentReference"/>
        </w:rPr>
        <w:annotationRef/>
      </w:r>
      <w:r>
        <w:t xml:space="preserve">Weak phrase - suggest sticking to sensory bound representation. </w:t>
      </w:r>
    </w:p>
  </w:comment>
  <w:comment w:id="38" w:author="Deborah Talmi" w:date="2026-06-30T17:28:00Z" w:initials="DT">
    <w:p w14:paraId="57C1B3F9" w14:textId="77777777" w:rsidR="00EC14C1" w:rsidRDefault="00EC14C1" w:rsidP="00EC14C1">
      <w:pPr>
        <w:pStyle w:val="CommentText"/>
      </w:pPr>
      <w:r>
        <w:rPr>
          <w:rStyle w:val="CommentReference"/>
        </w:rPr>
        <w:annotationRef/>
      </w:r>
      <w:r>
        <w:t xml:space="preserve">I think this paragraph can be expanded to make the conceptual point we discussed earlier today. That there could be one representation that can be accessed more/less readily. You could give example from recognition failure of recallable words - it’s about retrieval not storage. </w:t>
      </w:r>
    </w:p>
  </w:comment>
  <w:comment w:id="39" w:author="Deborah Talmi" w:date="2026-06-30T17:29:00Z" w:initials="DT">
    <w:p w14:paraId="36460262" w14:textId="77777777" w:rsidR="00EC14C1" w:rsidRDefault="00EC14C1" w:rsidP="00EC14C1">
      <w:pPr>
        <w:pStyle w:val="CommentText"/>
      </w:pPr>
      <w:r>
        <w:rPr>
          <w:rStyle w:val="CommentReference"/>
        </w:rPr>
        <w:annotationRef/>
      </w:r>
      <w:r>
        <w:t>It’s not clear what this is about. I think  you are specifying details of a simulation, but the ‘account’ is a general thing, perhaps what you write about in the above paragraph. Perhaps - we simulate a study where…. Even more - the specific study of James</w:t>
      </w:r>
    </w:p>
  </w:comment>
  <w:comment w:id="40" w:author="Deborah Talmi" w:date="2026-06-30T17:29:00Z" w:initials="DT">
    <w:p w14:paraId="5B685197" w14:textId="77777777" w:rsidR="000C470F" w:rsidRDefault="000C470F" w:rsidP="000C470F">
      <w:pPr>
        <w:pStyle w:val="CommentText"/>
      </w:pPr>
      <w:r>
        <w:rPr>
          <w:rStyle w:val="CommentReference"/>
        </w:rPr>
        <w:annotationRef/>
      </w:r>
      <w:r>
        <w:t xml:space="preserve">In the next sentence you already foreshadow results. You’ve not yet told people you are doing model simulations. </w:t>
      </w:r>
    </w:p>
  </w:comment>
  <w:comment w:id="41" w:author="Deborah Talmi" w:date="2026-06-30T17:30:00Z" w:initials="DT">
    <w:p w14:paraId="47A63655" w14:textId="77777777" w:rsidR="000C470F" w:rsidRDefault="000C470F" w:rsidP="000C470F">
      <w:pPr>
        <w:pStyle w:val="CommentText"/>
      </w:pPr>
      <w:r>
        <w:rPr>
          <w:rStyle w:val="CommentReference"/>
        </w:rPr>
        <w:annotationRef/>
      </w:r>
      <w:r>
        <w:t xml:space="preserve">When you next say ‘We formalize this retrieval account it’s not clear to me because the above was already from a formal account. </w:t>
      </w:r>
    </w:p>
  </w:comment>
  <w:comment w:id="49" w:author="Deborah Talmi" w:date="2026-06-30T17:33:00Z" w:initials="DT">
    <w:p w14:paraId="481513B1" w14:textId="77777777" w:rsidR="000C470F" w:rsidRDefault="000C470F" w:rsidP="000C470F">
      <w:pPr>
        <w:pStyle w:val="CommentText"/>
      </w:pPr>
      <w:r>
        <w:rPr>
          <w:rStyle w:val="CommentReference"/>
        </w:rPr>
        <w:annotationRef/>
      </w:r>
      <w:r>
        <w:t>This is given - probably not what you meant to say. This paragraph seems the same as the one before last</w:t>
      </w:r>
    </w:p>
  </w:comment>
  <w:comment w:id="54" w:author="Deborah Talmi" w:date="2026-06-30T17:34:00Z" w:initials="DT">
    <w:p w14:paraId="2DD713EB" w14:textId="77777777" w:rsidR="000C470F" w:rsidRDefault="000C470F" w:rsidP="000C470F">
      <w:pPr>
        <w:pStyle w:val="CommentText"/>
      </w:pPr>
      <w:r>
        <w:rPr>
          <w:rStyle w:val="CommentReference"/>
        </w:rPr>
        <w:annotationRef/>
      </w:r>
      <w:r>
        <w:t xml:space="preserve">Maybe remind the reader between what? </w:t>
      </w:r>
    </w:p>
  </w:comment>
  <w:comment w:id="59" w:author="Deborah Talmi" w:date="2026-06-30T17:39:00Z" w:initials="DT">
    <w:p w14:paraId="3500EC95" w14:textId="77777777" w:rsidR="000C470F" w:rsidRDefault="000C470F" w:rsidP="000C470F">
      <w:pPr>
        <w:pStyle w:val="CommentText"/>
      </w:pPr>
      <w:r>
        <w:rPr>
          <w:rStyle w:val="CommentReference"/>
        </w:rPr>
        <w:annotationRef/>
      </w:r>
      <w:r>
        <w:t xml:space="preserve">Link isn’t clear. Do you mean to say some of the studies are diary measures and some lab intrusions? </w:t>
      </w:r>
    </w:p>
  </w:comment>
  <w:comment w:id="69" w:author="Deborah Talmi" w:date="2026-06-30T17:40:00Z" w:initials="DT">
    <w:p w14:paraId="253FA61D" w14:textId="77777777" w:rsidR="003025C8" w:rsidRDefault="003025C8" w:rsidP="003025C8">
      <w:pPr>
        <w:pStyle w:val="CommentText"/>
      </w:pPr>
      <w:r>
        <w:rPr>
          <w:rStyle w:val="CommentReference"/>
        </w:rPr>
        <w:annotationRef/>
      </w:r>
      <w:r>
        <w:t xml:space="preserve">Way it is measured? </w:t>
      </w:r>
    </w:p>
  </w:comment>
  <w:comment w:id="70" w:author="Deborah Talmi" w:date="2026-06-30T17:41:00Z" w:initials="DT">
    <w:p w14:paraId="4783E75B" w14:textId="77777777" w:rsidR="003025C8" w:rsidRDefault="003025C8" w:rsidP="003025C8">
      <w:pPr>
        <w:pStyle w:val="CommentText"/>
      </w:pPr>
      <w:r>
        <w:rPr>
          <w:rStyle w:val="CommentReference"/>
        </w:rPr>
        <w:annotationRef/>
      </w:r>
      <w:r>
        <w:t>?</w:t>
      </w:r>
    </w:p>
  </w:comment>
  <w:comment w:id="71" w:author="Deborah Talmi" w:date="2026-06-30T17:43:00Z" w:initials="DT">
    <w:p w14:paraId="39925DCA" w14:textId="77777777" w:rsidR="003025C8" w:rsidRDefault="003025C8" w:rsidP="003025C8">
      <w:pPr>
        <w:pStyle w:val="CommentText"/>
      </w:pPr>
      <w:r>
        <w:rPr>
          <w:rStyle w:val="CommentReference"/>
        </w:rPr>
        <w:annotationRef/>
      </w:r>
      <w:r>
        <w:t>Define with this name above to avoid confusion</w:t>
      </w:r>
    </w:p>
  </w:comment>
  <w:comment w:id="72" w:author="Deborah Talmi" w:date="2026-06-30T17:43:00Z" w:initials="DT">
    <w:p w14:paraId="6E3E74C7" w14:textId="77777777" w:rsidR="003025C8" w:rsidRDefault="003025C8" w:rsidP="003025C8">
      <w:pPr>
        <w:pStyle w:val="CommentText"/>
      </w:pPr>
      <w:r>
        <w:rPr>
          <w:rStyle w:val="CommentReference"/>
        </w:rPr>
        <w:annotationRef/>
      </w:r>
      <w:r>
        <w:t xml:space="preserve">You repeat this phrasing above, in sentences I marked as belonging to discussion. But they fit here. So I suggest remove them from above. </w:t>
      </w:r>
    </w:p>
    <w:p w14:paraId="79EB89B6" w14:textId="77777777" w:rsidR="003025C8" w:rsidRDefault="003025C8" w:rsidP="003025C8">
      <w:pPr>
        <w:pStyle w:val="CommentText"/>
      </w:pPr>
    </w:p>
  </w:comment>
  <w:comment w:id="73" w:author="Deborah Talmi" w:date="2026-06-30T17:44:00Z" w:initials="DT">
    <w:p w14:paraId="44991B09" w14:textId="77777777" w:rsidR="003025C8" w:rsidRDefault="003025C8" w:rsidP="003025C8">
      <w:pPr>
        <w:pStyle w:val="CommentText"/>
      </w:pPr>
      <w:r>
        <w:rPr>
          <w:rStyle w:val="CommentReference"/>
        </w:rPr>
        <w:annotationRef/>
      </w:r>
      <w:r>
        <w:t xml:space="preserve">Not introduced as a problem before. Perhaps avoid this here either, just by deleting the phrase. </w:t>
      </w:r>
    </w:p>
  </w:comment>
  <w:comment w:id="74" w:author="Deborah Talmi" w:date="2026-06-30T17:46:00Z" w:initials="DT">
    <w:p w14:paraId="41F85408" w14:textId="77777777" w:rsidR="003025C8" w:rsidRDefault="003025C8" w:rsidP="003025C8">
      <w:pPr>
        <w:pStyle w:val="CommentText"/>
      </w:pPr>
      <w:r>
        <w:rPr>
          <w:rStyle w:val="CommentReference"/>
        </w:rPr>
        <w:annotationRef/>
      </w:r>
      <w:r>
        <w:t>Phrase is unclear</w:t>
      </w:r>
    </w:p>
  </w:comment>
  <w:comment w:id="75" w:author="Deborah Talmi" w:date="2026-06-30T17:47:00Z" w:initials="DT">
    <w:p w14:paraId="613B9147" w14:textId="77777777" w:rsidR="003025C8" w:rsidRDefault="003025C8" w:rsidP="003025C8">
      <w:pPr>
        <w:pStyle w:val="CommentText"/>
      </w:pPr>
      <w:r>
        <w:rPr>
          <w:rStyle w:val="CommentReference"/>
        </w:rPr>
        <w:annotationRef/>
      </w:r>
      <w:r>
        <w:t xml:space="preserve">Nice twist, but ‘influence’ rather than shape the dissociation? </w:t>
      </w:r>
    </w:p>
  </w:comment>
  <w:comment w:id="76" w:author="Deborah Talmi" w:date="2026-06-30T17:48:00Z" w:initials="DT">
    <w:p w14:paraId="1AE85831" w14:textId="77777777" w:rsidR="003025C8" w:rsidRDefault="003025C8" w:rsidP="003025C8">
      <w:pPr>
        <w:pStyle w:val="CommentText"/>
      </w:pPr>
      <w:r>
        <w:rPr>
          <w:rStyle w:val="CommentReference"/>
        </w:rPr>
        <w:annotationRef/>
      </w:r>
      <w:r>
        <w:t>Just realised that it was not defined above</w:t>
      </w:r>
    </w:p>
  </w:comment>
  <w:comment w:id="79" w:author="Deborah Talmi" w:date="2026-06-30T17:49:00Z" w:initials="DT">
    <w:p w14:paraId="27D0580A" w14:textId="77777777" w:rsidR="003025C8" w:rsidRDefault="003025C8" w:rsidP="003025C8">
      <w:pPr>
        <w:pStyle w:val="CommentText"/>
      </w:pPr>
      <w:r>
        <w:rPr>
          <w:rStyle w:val="CommentReference"/>
        </w:rPr>
        <w:annotationRef/>
      </w:r>
      <w:r>
        <w:t>nice</w:t>
      </w:r>
    </w:p>
  </w:comment>
  <w:comment w:id="81" w:author="Deborah Talmi" w:date="2026-06-30T17:49:00Z" w:initials="DT">
    <w:p w14:paraId="15176606" w14:textId="77777777" w:rsidR="00085445" w:rsidRDefault="00085445" w:rsidP="00085445">
      <w:pPr>
        <w:pStyle w:val="CommentText"/>
      </w:pPr>
      <w:r>
        <w:rPr>
          <w:rStyle w:val="CommentReference"/>
        </w:rPr>
        <w:annotationRef/>
      </w:r>
      <w:r>
        <w:t>Maybe add Tommy here</w:t>
      </w:r>
    </w:p>
  </w:comment>
  <w:comment w:id="84" w:author="Deborah Talmi" w:date="2026-06-30T17:52:00Z" w:initials="DT">
    <w:p w14:paraId="405D0F5A" w14:textId="77777777" w:rsidR="00085445" w:rsidRDefault="00085445" w:rsidP="00085445">
      <w:pPr>
        <w:pStyle w:val="CommentText"/>
      </w:pPr>
      <w:r>
        <w:rPr>
          <w:rStyle w:val="CommentReference"/>
        </w:rPr>
        <w:annotationRef/>
      </w:r>
      <w:r>
        <w:t>Should we say here where this came from? These are not standard but they were taken from previous work</w:t>
      </w:r>
    </w:p>
  </w:comment>
  <w:comment w:id="85" w:author="Deborah Talmi" w:date="2026-06-30T17:53:00Z" w:initials="DT">
    <w:p w14:paraId="159563C5" w14:textId="77777777" w:rsidR="00085445" w:rsidRDefault="00085445" w:rsidP="00085445">
      <w:pPr>
        <w:pStyle w:val="CommentText"/>
      </w:pPr>
      <w:r>
        <w:rPr>
          <w:rStyle w:val="CommentReference"/>
        </w:rPr>
        <w:annotationRef/>
      </w:r>
      <w:r>
        <w:t>?</w:t>
      </w:r>
    </w:p>
  </w:comment>
  <w:comment w:id="86" w:author="Deborah Talmi" w:date="2026-06-30T17:53:00Z" w:initials="DT">
    <w:p w14:paraId="2F3B4425" w14:textId="77777777" w:rsidR="00085445" w:rsidRDefault="00085445" w:rsidP="00085445">
      <w:pPr>
        <w:pStyle w:val="CommentText"/>
      </w:pPr>
      <w:r>
        <w:rPr>
          <w:rStyle w:val="CommentReference"/>
        </w:rPr>
        <w:annotationRef/>
      </w:r>
      <w:r>
        <w:t>Move above; you’ve never quite defined it above; you could move to where you mention reminder first</w:t>
      </w:r>
    </w:p>
  </w:comment>
  <w:comment w:id="87" w:author="Deborah Talmi" w:date="2026-06-30T17:53:00Z" w:initials="DT">
    <w:p w14:paraId="439CF0A5" w14:textId="77777777" w:rsidR="00085445" w:rsidRDefault="00085445" w:rsidP="00085445">
      <w:pPr>
        <w:pStyle w:val="CommentText"/>
      </w:pPr>
      <w:r>
        <w:rPr>
          <w:rStyle w:val="CommentReference"/>
        </w:rPr>
        <w:annotationRef/>
      </w:r>
      <w:r>
        <w:t>Move above to first mention</w:t>
      </w:r>
    </w:p>
  </w:comment>
  <w:comment w:id="88" w:author="Deborah Talmi" w:date="2026-06-30T17:54:00Z" w:initials="DT">
    <w:p w14:paraId="2623F8DA" w14:textId="77777777" w:rsidR="00085445" w:rsidRDefault="00085445" w:rsidP="00085445">
      <w:pPr>
        <w:pStyle w:val="CommentText"/>
      </w:pPr>
      <w:r>
        <w:rPr>
          <w:rStyle w:val="CommentReference"/>
        </w:rPr>
        <w:annotationRef/>
      </w:r>
      <w:r>
        <w:t xml:space="preserve">This needs a motivation - why do this? Is it standard.? Clarify more in this paragraph what you do that’s different from standard and where things come from. </w:t>
      </w:r>
    </w:p>
  </w:comment>
  <w:comment w:id="89" w:author="Deborah Talmi" w:date="2026-06-30T17:54:00Z" w:initials="DT">
    <w:p w14:paraId="69F0D0F3" w14:textId="77777777" w:rsidR="00085445" w:rsidRDefault="00085445" w:rsidP="00085445">
      <w:pPr>
        <w:pStyle w:val="CommentText"/>
      </w:pPr>
      <w:r>
        <w:rPr>
          <w:rStyle w:val="CommentReference"/>
        </w:rPr>
        <w:annotationRef/>
      </w:r>
      <w:r>
        <w:t xml:space="preserve">Readers will know this - what are you trying to say? </w:t>
      </w:r>
    </w:p>
  </w:comment>
  <w:comment w:id="91" w:author="Deborah Talmi" w:date="2026-06-30T17:56:00Z" w:initials="DT">
    <w:p w14:paraId="6EA6DB22" w14:textId="77777777" w:rsidR="00085445" w:rsidRDefault="00085445" w:rsidP="00085445">
      <w:pPr>
        <w:pStyle w:val="CommentText"/>
      </w:pPr>
      <w:r>
        <w:rPr>
          <w:rStyle w:val="CommentReference"/>
        </w:rPr>
        <w:annotationRef/>
      </w:r>
      <w:r>
        <w:t>Row 2 and 3 in panel B still look exactly the same to me</w:t>
      </w:r>
    </w:p>
  </w:comment>
  <w:comment w:id="92" w:author="Deborah Talmi" w:date="2026-06-30T17:57:00Z" w:initials="DT">
    <w:p w14:paraId="66110D20" w14:textId="77777777" w:rsidR="00085445" w:rsidRDefault="00085445" w:rsidP="00085445">
      <w:pPr>
        <w:pStyle w:val="CommentText"/>
      </w:pPr>
      <w:r>
        <w:rPr>
          <w:rStyle w:val="CommentReference"/>
        </w:rPr>
        <w:annotationRef/>
      </w:r>
      <w:r>
        <w:t xml:space="preserve">It’s not obvious what the shades of boxes are about. I don’t know how to read the figure. Is left to right time? </w:t>
      </w:r>
    </w:p>
  </w:comment>
  <w:comment w:id="93" w:author="Deborah Talmi" w:date="2026-06-30T18:00:00Z" w:initials="DT">
    <w:p w14:paraId="3D164A69" w14:textId="77777777" w:rsidR="00085445" w:rsidRDefault="00085445" w:rsidP="00085445">
      <w:pPr>
        <w:pStyle w:val="CommentText"/>
      </w:pPr>
      <w:r>
        <w:rPr>
          <w:rStyle w:val="CommentReference"/>
        </w:rPr>
        <w:annotationRef/>
      </w:r>
      <w:r>
        <w:t xml:space="preserve">Keep one term: film-related? Film-associated? </w:t>
      </w:r>
    </w:p>
  </w:comment>
  <w:comment w:id="95" w:author="Deborah Talmi" w:date="2026-06-30T17:58:00Z" w:initials="DT">
    <w:p w14:paraId="77A0E8C9" w14:textId="77777777" w:rsidR="00085445" w:rsidRDefault="00085445" w:rsidP="00085445">
      <w:pPr>
        <w:pStyle w:val="CommentText"/>
      </w:pPr>
      <w:r>
        <w:rPr>
          <w:rStyle w:val="CommentReference"/>
        </w:rPr>
        <w:annotationRef/>
      </w:r>
      <w:r>
        <w:t>This doesn’t come across</w:t>
      </w:r>
    </w:p>
  </w:comment>
  <w:comment w:id="96" w:author="Deborah Talmi" w:date="2026-06-30T17:59:00Z" w:initials="DT">
    <w:p w14:paraId="394C45A0" w14:textId="77777777" w:rsidR="00085445" w:rsidRDefault="00085445" w:rsidP="00085445">
      <w:pPr>
        <w:pStyle w:val="CommentText"/>
      </w:pPr>
      <w:r>
        <w:rPr>
          <w:rStyle w:val="CommentReference"/>
        </w:rPr>
        <w:annotationRef/>
      </w:r>
      <w:r>
        <w:t>Move to start of legend? Otherwise cannot understand the rest</w:t>
      </w:r>
    </w:p>
  </w:comment>
  <w:comment w:id="97" w:author="Deborah Talmi" w:date="2026-06-30T17:59:00Z" w:initials="DT">
    <w:p w14:paraId="204062FC" w14:textId="77777777" w:rsidR="00085445" w:rsidRDefault="00085445" w:rsidP="00085445">
      <w:pPr>
        <w:pStyle w:val="CommentText"/>
      </w:pPr>
      <w:r>
        <w:rPr>
          <w:rStyle w:val="CommentReference"/>
        </w:rPr>
        <w:annotationRef/>
      </w:r>
      <w:r>
        <w:t xml:space="preserve">But you say task items are linked to film overlapping context states that are in grey so they are not neutral? </w:t>
      </w:r>
    </w:p>
  </w:comment>
  <w:comment w:id="98" w:author="Deborah Talmi" w:date="2026-06-30T17:58:00Z" w:initials="DT">
    <w:p w14:paraId="7E8A3C05" w14:textId="77777777" w:rsidR="00085445" w:rsidRDefault="00085445" w:rsidP="00085445">
      <w:pPr>
        <w:pStyle w:val="CommentText"/>
      </w:pPr>
      <w:r>
        <w:rPr>
          <w:rStyle w:val="CommentReference"/>
        </w:rPr>
        <w:annotationRef/>
      </w:r>
      <w:r>
        <w:t>?</w:t>
      </w:r>
    </w:p>
  </w:comment>
  <w:comment w:id="100" w:author="Deborah Talmi" w:date="2026-06-30T18:00:00Z" w:initials="DT">
    <w:p w14:paraId="4E8283CB" w14:textId="77777777" w:rsidR="00085445" w:rsidRDefault="00085445" w:rsidP="00085445">
      <w:pPr>
        <w:pStyle w:val="CommentText"/>
      </w:pPr>
      <w:r>
        <w:rPr>
          <w:rStyle w:val="CommentReference"/>
        </w:rPr>
        <w:annotationRef/>
      </w:r>
      <w:r>
        <w:t>Link missing - what is this about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64A75A" w15:done="0"/>
  <w15:commentEx w15:paraId="5AE90084" w15:done="0"/>
  <w15:commentEx w15:paraId="5EE77E6F" w15:done="0"/>
  <w15:commentEx w15:paraId="757DC4A3" w15:done="0"/>
  <w15:commentEx w15:paraId="21E06281" w15:done="0"/>
  <w15:commentEx w15:paraId="163FDB82" w15:done="0"/>
  <w15:commentEx w15:paraId="12272D16" w15:done="0"/>
  <w15:commentEx w15:paraId="490C93A7" w15:done="0"/>
  <w15:commentEx w15:paraId="01762DA1" w15:done="0"/>
  <w15:commentEx w15:paraId="57C1B3F9" w15:done="0"/>
  <w15:commentEx w15:paraId="36460262" w15:done="0"/>
  <w15:commentEx w15:paraId="5B685197" w15:paraIdParent="36460262" w15:done="0"/>
  <w15:commentEx w15:paraId="47A63655" w15:paraIdParent="36460262" w15:done="0"/>
  <w15:commentEx w15:paraId="481513B1" w15:done="0"/>
  <w15:commentEx w15:paraId="2DD713EB" w15:done="0"/>
  <w15:commentEx w15:paraId="3500EC95" w15:done="0"/>
  <w15:commentEx w15:paraId="253FA61D" w15:done="0"/>
  <w15:commentEx w15:paraId="4783E75B" w15:done="0"/>
  <w15:commentEx w15:paraId="39925DCA" w15:done="0"/>
  <w15:commentEx w15:paraId="79EB89B6" w15:done="0"/>
  <w15:commentEx w15:paraId="44991B09" w15:done="0"/>
  <w15:commentEx w15:paraId="41F85408" w15:done="0"/>
  <w15:commentEx w15:paraId="613B9147" w15:done="0"/>
  <w15:commentEx w15:paraId="1AE85831" w15:done="0"/>
  <w15:commentEx w15:paraId="27D0580A" w15:done="0"/>
  <w15:commentEx w15:paraId="15176606" w15:done="0"/>
  <w15:commentEx w15:paraId="405D0F5A" w15:done="0"/>
  <w15:commentEx w15:paraId="159563C5" w15:done="0"/>
  <w15:commentEx w15:paraId="2F3B4425" w15:done="0"/>
  <w15:commentEx w15:paraId="439CF0A5" w15:done="0"/>
  <w15:commentEx w15:paraId="2623F8DA" w15:done="0"/>
  <w15:commentEx w15:paraId="69F0D0F3" w15:done="0"/>
  <w15:commentEx w15:paraId="6EA6DB22" w15:done="0"/>
  <w15:commentEx w15:paraId="66110D20" w15:done="0"/>
  <w15:commentEx w15:paraId="3D164A69" w15:done="0"/>
  <w15:commentEx w15:paraId="77A0E8C9" w15:done="0"/>
  <w15:commentEx w15:paraId="394C45A0" w15:done="0"/>
  <w15:commentEx w15:paraId="204062FC" w15:done="0"/>
  <w15:commentEx w15:paraId="7E8A3C05" w15:done="0"/>
  <w15:commentEx w15:paraId="4E8283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6EE3949" w16cex:dateUtc="2026-06-30T15:00:00Z"/>
  <w16cex:commentExtensible w16cex:durableId="21C52809" w16cex:dateUtc="2026-06-30T16:19:00Z"/>
  <w16cex:commentExtensible w16cex:durableId="5FF2AEE0" w16cex:dateUtc="2026-06-30T16:20:00Z"/>
  <w16cex:commentExtensible w16cex:durableId="027F7493" w16cex:dateUtc="2026-06-30T16:21:00Z"/>
  <w16cex:commentExtensible w16cex:durableId="022E8A90" w16cex:dateUtc="2026-06-30T16:22:00Z"/>
  <w16cex:commentExtensible w16cex:durableId="7B20455B" w16cex:dateUtc="2026-06-30T16:23:00Z"/>
  <w16cex:commentExtensible w16cex:durableId="6B53D91F" w16cex:dateUtc="2026-06-30T16:24:00Z"/>
  <w16cex:commentExtensible w16cex:durableId="76007C71" w16cex:dateUtc="2026-06-30T16:25:00Z"/>
  <w16cex:commentExtensible w16cex:durableId="5A34DA92" w16cex:dateUtc="2026-06-30T16:26:00Z"/>
  <w16cex:commentExtensible w16cex:durableId="68619074" w16cex:dateUtc="2026-06-30T16:28:00Z"/>
  <w16cex:commentExtensible w16cex:durableId="735D43BD" w16cex:dateUtc="2026-06-30T16:29:00Z"/>
  <w16cex:commentExtensible w16cex:durableId="698BFD1A" w16cex:dateUtc="2026-06-30T16:29:00Z"/>
  <w16cex:commentExtensible w16cex:durableId="6E4661BF" w16cex:dateUtc="2026-06-30T16:30:00Z"/>
  <w16cex:commentExtensible w16cex:durableId="09DFF98C" w16cex:dateUtc="2026-06-30T16:33:00Z"/>
  <w16cex:commentExtensible w16cex:durableId="4A52C014" w16cex:dateUtc="2026-06-30T16:34:00Z"/>
  <w16cex:commentExtensible w16cex:durableId="052E7820" w16cex:dateUtc="2026-06-30T16:39:00Z"/>
  <w16cex:commentExtensible w16cex:durableId="194A4567" w16cex:dateUtc="2026-06-30T16:40:00Z"/>
  <w16cex:commentExtensible w16cex:durableId="766964AA" w16cex:dateUtc="2026-06-30T16:41:00Z"/>
  <w16cex:commentExtensible w16cex:durableId="60CDFB5F" w16cex:dateUtc="2026-06-30T16:43:00Z"/>
  <w16cex:commentExtensible w16cex:durableId="24EB302E" w16cex:dateUtc="2026-06-30T16:43:00Z"/>
  <w16cex:commentExtensible w16cex:durableId="56525789" w16cex:dateUtc="2026-06-30T16:44:00Z"/>
  <w16cex:commentExtensible w16cex:durableId="29FC51BB" w16cex:dateUtc="2026-06-30T16:46:00Z"/>
  <w16cex:commentExtensible w16cex:durableId="2855939F" w16cex:dateUtc="2026-06-30T16:47:00Z"/>
  <w16cex:commentExtensible w16cex:durableId="7E9FF039" w16cex:dateUtc="2026-06-30T16:48:00Z"/>
  <w16cex:commentExtensible w16cex:durableId="0FA321D4" w16cex:dateUtc="2026-06-30T16:49:00Z"/>
  <w16cex:commentExtensible w16cex:durableId="518A4543" w16cex:dateUtc="2026-06-30T16:49:00Z"/>
  <w16cex:commentExtensible w16cex:durableId="47618EC5" w16cex:dateUtc="2026-06-30T16:52:00Z"/>
  <w16cex:commentExtensible w16cex:durableId="1E48907E" w16cex:dateUtc="2026-06-30T16:53:00Z"/>
  <w16cex:commentExtensible w16cex:durableId="6C91EB4D" w16cex:dateUtc="2026-06-30T16:53:00Z"/>
  <w16cex:commentExtensible w16cex:durableId="3202E384" w16cex:dateUtc="2026-06-30T16:53:00Z"/>
  <w16cex:commentExtensible w16cex:durableId="7ADBA222" w16cex:dateUtc="2026-06-30T16:54:00Z"/>
  <w16cex:commentExtensible w16cex:durableId="2B85D327" w16cex:dateUtc="2026-06-30T16:54:00Z"/>
  <w16cex:commentExtensible w16cex:durableId="7267A8D9" w16cex:dateUtc="2026-06-30T16:56:00Z"/>
  <w16cex:commentExtensible w16cex:durableId="21068EC0" w16cex:dateUtc="2026-06-30T16:57:00Z"/>
  <w16cex:commentExtensible w16cex:durableId="39925AA1" w16cex:dateUtc="2026-06-30T17:00:00Z"/>
  <w16cex:commentExtensible w16cex:durableId="7EF921F6" w16cex:dateUtc="2026-06-30T16:58:00Z"/>
  <w16cex:commentExtensible w16cex:durableId="1FD5D5A7" w16cex:dateUtc="2026-06-30T16:59:00Z"/>
  <w16cex:commentExtensible w16cex:durableId="5D9FFD8B" w16cex:dateUtc="2026-06-30T16:59:00Z"/>
  <w16cex:commentExtensible w16cex:durableId="04B1BD90" w16cex:dateUtc="2026-06-30T16:58:00Z"/>
  <w16cex:commentExtensible w16cex:durableId="7C0AAE32" w16cex:dateUtc="2026-06-30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64A75A" w16cid:durableId="76EE3949"/>
  <w16cid:commentId w16cid:paraId="5AE90084" w16cid:durableId="21C52809"/>
  <w16cid:commentId w16cid:paraId="5EE77E6F" w16cid:durableId="5FF2AEE0"/>
  <w16cid:commentId w16cid:paraId="757DC4A3" w16cid:durableId="027F7493"/>
  <w16cid:commentId w16cid:paraId="21E06281" w16cid:durableId="022E8A90"/>
  <w16cid:commentId w16cid:paraId="163FDB82" w16cid:durableId="7B20455B"/>
  <w16cid:commentId w16cid:paraId="12272D16" w16cid:durableId="6B53D91F"/>
  <w16cid:commentId w16cid:paraId="490C93A7" w16cid:durableId="76007C71"/>
  <w16cid:commentId w16cid:paraId="01762DA1" w16cid:durableId="5A34DA92"/>
  <w16cid:commentId w16cid:paraId="57C1B3F9" w16cid:durableId="68619074"/>
  <w16cid:commentId w16cid:paraId="36460262" w16cid:durableId="735D43BD"/>
  <w16cid:commentId w16cid:paraId="5B685197" w16cid:durableId="698BFD1A"/>
  <w16cid:commentId w16cid:paraId="47A63655" w16cid:durableId="6E4661BF"/>
  <w16cid:commentId w16cid:paraId="481513B1" w16cid:durableId="09DFF98C"/>
  <w16cid:commentId w16cid:paraId="2DD713EB" w16cid:durableId="4A52C014"/>
  <w16cid:commentId w16cid:paraId="3500EC95" w16cid:durableId="052E7820"/>
  <w16cid:commentId w16cid:paraId="253FA61D" w16cid:durableId="194A4567"/>
  <w16cid:commentId w16cid:paraId="4783E75B" w16cid:durableId="766964AA"/>
  <w16cid:commentId w16cid:paraId="39925DCA" w16cid:durableId="60CDFB5F"/>
  <w16cid:commentId w16cid:paraId="79EB89B6" w16cid:durableId="24EB302E"/>
  <w16cid:commentId w16cid:paraId="44991B09" w16cid:durableId="56525789"/>
  <w16cid:commentId w16cid:paraId="41F85408" w16cid:durableId="29FC51BB"/>
  <w16cid:commentId w16cid:paraId="613B9147" w16cid:durableId="2855939F"/>
  <w16cid:commentId w16cid:paraId="1AE85831" w16cid:durableId="7E9FF039"/>
  <w16cid:commentId w16cid:paraId="27D0580A" w16cid:durableId="0FA321D4"/>
  <w16cid:commentId w16cid:paraId="15176606" w16cid:durableId="518A4543"/>
  <w16cid:commentId w16cid:paraId="405D0F5A" w16cid:durableId="47618EC5"/>
  <w16cid:commentId w16cid:paraId="159563C5" w16cid:durableId="1E48907E"/>
  <w16cid:commentId w16cid:paraId="2F3B4425" w16cid:durableId="6C91EB4D"/>
  <w16cid:commentId w16cid:paraId="439CF0A5" w16cid:durableId="3202E384"/>
  <w16cid:commentId w16cid:paraId="2623F8DA" w16cid:durableId="7ADBA222"/>
  <w16cid:commentId w16cid:paraId="69F0D0F3" w16cid:durableId="2B85D327"/>
  <w16cid:commentId w16cid:paraId="6EA6DB22" w16cid:durableId="7267A8D9"/>
  <w16cid:commentId w16cid:paraId="66110D20" w16cid:durableId="21068EC0"/>
  <w16cid:commentId w16cid:paraId="3D164A69" w16cid:durableId="39925AA1"/>
  <w16cid:commentId w16cid:paraId="77A0E8C9" w16cid:durableId="7EF921F6"/>
  <w16cid:commentId w16cid:paraId="394C45A0" w16cid:durableId="1FD5D5A7"/>
  <w16cid:commentId w16cid:paraId="204062FC" w16cid:durableId="5D9FFD8B"/>
  <w16cid:commentId w16cid:paraId="7E8A3C05" w16cid:durableId="04B1BD90"/>
  <w16cid:commentId w16cid:paraId="4E8283CB" w16cid:durableId="7C0AAE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04ABA2" w14:textId="77777777" w:rsidR="009E33DA" w:rsidRDefault="009E33DA">
      <w:pPr>
        <w:spacing w:line="240" w:lineRule="auto"/>
      </w:pPr>
      <w:r>
        <w:separator/>
      </w:r>
    </w:p>
  </w:endnote>
  <w:endnote w:type="continuationSeparator" w:id="0">
    <w:p w14:paraId="2E33051E" w14:textId="77777777" w:rsidR="009E33DA" w:rsidRDefault="009E33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B0C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F06CE7"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F2F3A0"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A9B3E1" w14:textId="77777777" w:rsidR="009E33DA" w:rsidRDefault="009E33DA">
      <w:pPr>
        <w:spacing w:line="240" w:lineRule="auto"/>
      </w:pPr>
      <w:r>
        <w:separator/>
      </w:r>
    </w:p>
  </w:footnote>
  <w:footnote w:type="continuationSeparator" w:id="0">
    <w:p w14:paraId="0FCC6B57" w14:textId="77777777" w:rsidR="009E33DA" w:rsidRDefault="009E33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ACB90B"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3BB59" w14:textId="7777777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E46193">
          <w:t>RETRIEVED CONTEXT AND SELECTIVE INTERFERENCE</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62A713DB"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177C38"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0CCD2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65368045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eborah Talmi">
    <w15:presenceInfo w15:providerId="AD" w15:userId="S::dt492@cam.ac.uk::9e249cbd-b6ea-4d8a-911b-f6c57c54054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85445"/>
    <w:rsid w:val="00090864"/>
    <w:rsid w:val="000C470F"/>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4241"/>
    <w:rsid w:val="002A768D"/>
    <w:rsid w:val="002B1D3B"/>
    <w:rsid w:val="002B6632"/>
    <w:rsid w:val="002C3B74"/>
    <w:rsid w:val="002C5DF2"/>
    <w:rsid w:val="003025C8"/>
    <w:rsid w:val="0030567B"/>
    <w:rsid w:val="003141C0"/>
    <w:rsid w:val="003340D6"/>
    <w:rsid w:val="00340B9E"/>
    <w:rsid w:val="00387689"/>
    <w:rsid w:val="00395064"/>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C56E2"/>
    <w:rsid w:val="006D3C7F"/>
    <w:rsid w:val="00717963"/>
    <w:rsid w:val="0076045A"/>
    <w:rsid w:val="00772034"/>
    <w:rsid w:val="007868AB"/>
    <w:rsid w:val="007A1B2A"/>
    <w:rsid w:val="007C4E27"/>
    <w:rsid w:val="007E2A5D"/>
    <w:rsid w:val="00801C81"/>
    <w:rsid w:val="0083560B"/>
    <w:rsid w:val="00852D8C"/>
    <w:rsid w:val="0086288E"/>
    <w:rsid w:val="008A7DCF"/>
    <w:rsid w:val="008F27BE"/>
    <w:rsid w:val="00932B9C"/>
    <w:rsid w:val="009638C5"/>
    <w:rsid w:val="009B29FD"/>
    <w:rsid w:val="009B41AF"/>
    <w:rsid w:val="009E33DA"/>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DF2E49"/>
    <w:rsid w:val="00E401D3"/>
    <w:rsid w:val="00E401FC"/>
    <w:rsid w:val="00E46193"/>
    <w:rsid w:val="00E528E7"/>
    <w:rsid w:val="00E71E11"/>
    <w:rsid w:val="00E868AE"/>
    <w:rsid w:val="00E90878"/>
    <w:rsid w:val="00EA4191"/>
    <w:rsid w:val="00EA785F"/>
    <w:rsid w:val="00EA7B31"/>
    <w:rsid w:val="00EC14C1"/>
    <w:rsid w:val="00ED7011"/>
    <w:rsid w:val="00F13DD4"/>
    <w:rsid w:val="00F2681B"/>
    <w:rsid w:val="00F3598F"/>
    <w:rsid w:val="00F57810"/>
    <w:rsid w:val="00F61B3F"/>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0E6036"/>
  <w15:docId w15:val="{9B613754-A769-4118-8E7E-6640955B5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paragraph" w:styleId="Revision">
    <w:name w:val="Revision"/>
    <w:hidden/>
    <w:semiHidden/>
    <w:rsid w:val="00E46193"/>
    <w:pPr>
      <w:spacing w:after="0"/>
    </w:pPr>
  </w:style>
  <w:style w:type="character" w:styleId="CommentReference">
    <w:name w:val="annotation reference"/>
    <w:basedOn w:val="DefaultParagraphFont"/>
    <w:semiHidden/>
    <w:unhideWhenUsed/>
    <w:rsid w:val="00E46193"/>
    <w:rPr>
      <w:sz w:val="16"/>
      <w:szCs w:val="16"/>
    </w:rPr>
  </w:style>
  <w:style w:type="paragraph" w:styleId="CommentText">
    <w:name w:val="annotation text"/>
    <w:basedOn w:val="Normal"/>
    <w:link w:val="CommentTextChar"/>
    <w:unhideWhenUsed/>
    <w:rsid w:val="00E46193"/>
    <w:pPr>
      <w:spacing w:line="240" w:lineRule="auto"/>
    </w:pPr>
    <w:rPr>
      <w:sz w:val="20"/>
      <w:szCs w:val="20"/>
    </w:rPr>
  </w:style>
  <w:style w:type="character" w:customStyle="1" w:styleId="CommentTextChar">
    <w:name w:val="Comment Text Char"/>
    <w:basedOn w:val="DefaultParagraphFont"/>
    <w:link w:val="CommentText"/>
    <w:rsid w:val="00E46193"/>
    <w:rPr>
      <w:sz w:val="20"/>
      <w:szCs w:val="20"/>
    </w:rPr>
  </w:style>
  <w:style w:type="paragraph" w:styleId="CommentSubject">
    <w:name w:val="annotation subject"/>
    <w:basedOn w:val="CommentText"/>
    <w:next w:val="CommentText"/>
    <w:link w:val="CommentSubjectChar"/>
    <w:semiHidden/>
    <w:unhideWhenUsed/>
    <w:rsid w:val="00E46193"/>
    <w:rPr>
      <w:b/>
      <w:bCs/>
    </w:rPr>
  </w:style>
  <w:style w:type="character" w:customStyle="1" w:styleId="CommentSubjectChar">
    <w:name w:val="Comment Subject Char"/>
    <w:basedOn w:val="CommentTextChar"/>
    <w:link w:val="CommentSubject"/>
    <w:semiHidden/>
    <w:rsid w:val="00E461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96-3445.129.1.126" TargetMode="External"/><Relationship Id="rId21" Type="http://schemas.openxmlformats.org/officeDocument/2006/relationships/image" Target="media/image11.png"/><Relationship Id="rId42" Type="http://schemas.openxmlformats.org/officeDocument/2006/relationships/hyperlink" Target="https://doi.org/10.1038/mp.2017.23" TargetMode="External"/><Relationship Id="rId47" Type="http://schemas.openxmlformats.org/officeDocument/2006/relationships/hyperlink" Target="https://doi.org/10.1146/annurev-psych-010418-103358" TargetMode="External"/><Relationship Id="rId63" Type="http://schemas.openxmlformats.org/officeDocument/2006/relationships/hyperlink" Target="https://doi.org/10.3758/s13423-011-0086-9" TargetMode="External"/><Relationship Id="rId68" Type="http://schemas.openxmlformats.org/officeDocument/2006/relationships/hyperlink" Target="https://doi.org/10.1525/collabra.130791" TargetMode="External"/><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hyperlink" Target="https://doi.org/10.1016/j.jbtep.2023.101920" TargetMode="External"/><Relationship Id="rId32" Type="http://schemas.openxmlformats.org/officeDocument/2006/relationships/hyperlink" Target="https://doi.org/10.1016/j.jbtep.2011.10.008" TargetMode="External"/><Relationship Id="rId37" Type="http://schemas.openxmlformats.org/officeDocument/2006/relationships/hyperlink" Target="https://doi.org/10.1037/0096-3445.133.1.3" TargetMode="External"/><Relationship Id="rId40" Type="http://schemas.openxmlformats.org/officeDocument/2006/relationships/hyperlink" Target="https://doi.org/10.1016/j.brat.2017.03.018" TargetMode="External"/><Relationship Id="rId45" Type="http://schemas.openxmlformats.org/officeDocument/2006/relationships/hyperlink" Target="https://doi.org/10.1177/0956797615583071" TargetMode="External"/><Relationship Id="rId53" Type="http://schemas.openxmlformats.org/officeDocument/2006/relationships/hyperlink" Target="https://doi.org/10.1002/acp.1611" TargetMode="External"/><Relationship Id="rId58" Type="http://schemas.openxmlformats.org/officeDocument/2006/relationships/hyperlink" Target="https://doi.org/10.1016/j.jml.2015.10.002" TargetMode="External"/><Relationship Id="rId66" Type="http://schemas.openxmlformats.org/officeDocument/2006/relationships/hyperlink" Target="https://doi.org/10.1037/rev0000132" TargetMode="External"/><Relationship Id="rId74" Type="http://schemas.openxmlformats.org/officeDocument/2006/relationships/footer" Target="footer2.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038/s41380-023-02062-7"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16/s2215-0366(25)00397-9" TargetMode="External"/><Relationship Id="rId30" Type="http://schemas.openxmlformats.org/officeDocument/2006/relationships/hyperlink" Target="https://doi.org/10.1037/a0018113" TargetMode="External"/><Relationship Id="rId35" Type="http://schemas.openxmlformats.org/officeDocument/2006/relationships/hyperlink" Target="https://doi.org/10.1016/j.jbtep.2023.101858" TargetMode="External"/><Relationship Id="rId43" Type="http://schemas.openxmlformats.org/officeDocument/2006/relationships/hyperlink" Target="https://doi.org/10.1038/s41398-023-02578-0" TargetMode="External"/><Relationship Id="rId48" Type="http://schemas.openxmlformats.org/officeDocument/2006/relationships/hyperlink" Target="https://doi.org/10.1002/cpp.2489" TargetMode="External"/><Relationship Id="rId56" Type="http://schemas.openxmlformats.org/officeDocument/2006/relationships/hyperlink" Target="https://doi.org/10.1037/a0039036" TargetMode="External"/><Relationship Id="rId64" Type="http://schemas.openxmlformats.org/officeDocument/2006/relationships/hyperlink" Target="https://doi.org/10.1037/a0013396" TargetMode="External"/><Relationship Id="rId69" Type="http://schemas.openxmlformats.org/officeDocument/2006/relationships/hyperlink" Target="https://doi.org/10.1037/0278-7393.32.4.792" TargetMode="External"/><Relationship Id="rId77" Type="http://schemas.openxmlformats.org/officeDocument/2006/relationships/fontTable" Target="fontTable.xml"/><Relationship Id="rId8" Type="http://schemas.microsoft.com/office/2011/relationships/commentsExtended" Target="commentsExtended.xml"/><Relationship Id="rId51" Type="http://schemas.openxmlformats.org/officeDocument/2006/relationships/hyperlink" Target="https://doi.org/10.1038/nn.2271" TargetMode="External"/><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jpsychires.2023.01.028" TargetMode="External"/><Relationship Id="rId33" Type="http://schemas.openxmlformats.org/officeDocument/2006/relationships/hyperlink" Target="https://doi.org/10.1016/S0005-7967(99)00123-0" TargetMode="External"/><Relationship Id="rId38" Type="http://schemas.openxmlformats.org/officeDocument/2006/relationships/hyperlink" Target="https://doi.org/10.1371/journal.pone.0004153" TargetMode="External"/><Relationship Id="rId46" Type="http://schemas.openxmlformats.org/officeDocument/2006/relationships/hyperlink" Target="https://doi.org/10.1016/j.cpr.2016.04.010" TargetMode="External"/><Relationship Id="rId59" Type="http://schemas.openxmlformats.org/officeDocument/2006/relationships/hyperlink" Target="https://doi.org/10.1037/a0014420" TargetMode="External"/><Relationship Id="rId67" Type="http://schemas.openxmlformats.org/officeDocument/2006/relationships/hyperlink" Target="https://doi.org/10.1038/s41562-024-01956-y" TargetMode="External"/><Relationship Id="rId20" Type="http://schemas.openxmlformats.org/officeDocument/2006/relationships/image" Target="media/image10.png"/><Relationship Id="rId41" Type="http://schemas.openxmlformats.org/officeDocument/2006/relationships/hyperlink" Target="https://doi.org/10.1006/jmps.2001.1388" TargetMode="External"/><Relationship Id="rId54" Type="http://schemas.openxmlformats.org/officeDocument/2006/relationships/hyperlink" Target="https://doi.org/10.1037/xge0000598" TargetMode="External"/><Relationship Id="rId62" Type="http://schemas.openxmlformats.org/officeDocument/2006/relationships/hyperlink" Target="https://doi.org/10.1111/j.1467-9280.2005.01634.x" TargetMode="External"/><Relationship Id="rId70" Type="http://schemas.openxmlformats.org/officeDocument/2006/relationships/hyperlink" Target="https://doi.org/10.1037/rev0000505" TargetMode="External"/><Relationship Id="rId75"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037/a0033722" TargetMode="External"/><Relationship Id="rId36" Type="http://schemas.openxmlformats.org/officeDocument/2006/relationships/hyperlink" Target="https://doi.org/10.1016/j.actpsy.2007.11.002" TargetMode="External"/><Relationship Id="rId49" Type="http://schemas.openxmlformats.org/officeDocument/2006/relationships/hyperlink" Target="https://doi.org/10.1186/s12916-024-03569-8" TargetMode="External"/><Relationship Id="rId57" Type="http://schemas.openxmlformats.org/officeDocument/2006/relationships/hyperlink" Target="https://osf.io/preprints/psyarxiv/m3pnz_v1/" TargetMode="External"/><Relationship Id="rId10" Type="http://schemas.microsoft.com/office/2018/08/relationships/commentsExtensible" Target="commentsExtensible.xml"/><Relationship Id="rId31" Type="http://schemas.openxmlformats.org/officeDocument/2006/relationships/hyperlink" Target="https://doi.org/10.1037/rev0000334" TargetMode="External"/><Relationship Id="rId44" Type="http://schemas.openxmlformats.org/officeDocument/2006/relationships/hyperlink" Target="https://doi.org/10.1016/j.cpr.2018.08.005" TargetMode="External"/><Relationship Id="rId52" Type="http://schemas.openxmlformats.org/officeDocument/2006/relationships/hyperlink" Target="https://doi.org/10.1523/JNEUROSCI.3378-14.2015" TargetMode="External"/><Relationship Id="rId60" Type="http://schemas.openxmlformats.org/officeDocument/2006/relationships/hyperlink" Target="https://doi.org/10.1016/j.neuropsychologia.2009.02.013" TargetMode="External"/><Relationship Id="rId65" Type="http://schemas.openxmlformats.org/officeDocument/2006/relationships/hyperlink" Target="https://doi.org/10.1002/mpr.1936" TargetMode="External"/><Relationship Id="rId73" Type="http://schemas.openxmlformats.org/officeDocument/2006/relationships/footer" Target="footer1.xml"/><Relationship Id="rId78"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371/journal.pone.0013706" TargetMode="External"/><Relationship Id="rId34" Type="http://schemas.openxmlformats.org/officeDocument/2006/relationships/hyperlink" Target="https://doi.org/10.1037/rev0000015" TargetMode="External"/><Relationship Id="rId50" Type="http://schemas.openxmlformats.org/officeDocument/2006/relationships/hyperlink" Target="https://doi.org/10.1016/j.jbtep.2019.01.006" TargetMode="External"/><Relationship Id="rId55" Type="http://schemas.openxmlformats.org/officeDocument/2006/relationships/hyperlink" Target="https://doi.org/10.1177/2167702621998315" TargetMode="External"/><Relationship Id="rId76" Type="http://schemas.openxmlformats.org/officeDocument/2006/relationships/footer" Target="footer3.xml"/><Relationship Id="rId7" Type="http://schemas.openxmlformats.org/officeDocument/2006/relationships/comments" Target="comments.xml"/><Relationship Id="rId71"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s://doi.org/10.1037/0033-295X.103.4.6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13365</Words>
  <Characters>76182</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89369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RETRIEVED CONTEXT AND SELECTIVE INTERFERENCE</dc:description>
  <cp:lastModifiedBy>Jordan Gunn</cp:lastModifiedBy>
  <cp:revision>2</cp:revision>
  <dcterms:created xsi:type="dcterms:W3CDTF">2026-07-01T05:57:00Z</dcterms:created>
  <dcterms:modified xsi:type="dcterms:W3CDTF">2026-07-01T05:57:00Z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A retrieved-context account of selective interference in intrusive and voluntary remembering</vt:lpwstr>
  </property>
  <property fmtid="{D5CDD505-2E9C-101B-9397-08002B2CF9AE}" pid="6" name="apatitledisplay">
    <vt:lpwstr>A retrieved-context account of selective interference in intrusive and voluntary remembering</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RETRIEVED CONTEXT AND SELECTIVE INTERFERENCE</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