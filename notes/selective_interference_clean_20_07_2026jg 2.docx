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6A9FB65E" w:rsidR="00F8399E" w:rsidRDefault="00F54748">
      <w:pPr>
        <w:pStyle w:val="Heading1"/>
      </w:pPr>
      <w:bookmarkStart w:id="0" w:name="title"/>
      <w:r>
        <w:t xml:space="preserve">Goal-directed remembering </w:t>
      </w:r>
      <w:del w:id="1" w:author="Jordan Gunn" w:date="2026-07-20T01:11:00Z" w16du:dateUtc="2026-07-20T00:11:00Z">
        <w:r w:rsidDel="00D855D1">
          <w:delText xml:space="preserve">under contextual </w:delText>
        </w:r>
        <w:commentRangeStart w:id="2"/>
        <w:r w:rsidDel="00D855D1">
          <w:delText>competition</w:delText>
        </w:r>
      </w:del>
      <w:ins w:id="3" w:author="Jordan Gunn" w:date="2026-07-20T01:11:00Z" w16du:dateUtc="2026-07-20T00:11:00Z">
        <w:r w:rsidR="00D855D1">
          <w:t>when context cues competitors</w:t>
        </w:r>
      </w:ins>
      <w:r>
        <w:t xml:space="preserve">: </w:t>
      </w:r>
      <w:commentRangeEnd w:id="2"/>
      <w:r w:rsidR="00130BF0">
        <w:rPr>
          <w:rStyle w:val="CommentReference"/>
          <w:sz w:val="24"/>
          <w:szCs w:val="32"/>
        </w:rPr>
        <w:commentReference w:id="2"/>
      </w:r>
      <w:r>
        <w:t>A retrieved-context account of selective interference</w:t>
      </w:r>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pPr>
      <w:r>
        <w:t>Department of Psychology, University of Cambridge</w:t>
      </w:r>
    </w:p>
    <w:p w14:paraId="77CFF8FE" w14:textId="77777777" w:rsidR="00F8399E" w:rsidRDefault="00F54748">
      <w:pPr>
        <w:pStyle w:val="BodyText"/>
      </w:pPr>
      <w:r>
        <w:t xml:space="preserve"> </w:t>
      </w:r>
    </w:p>
    <w:p w14:paraId="009028EE" w14:textId="77777777" w:rsidR="00F8399E" w:rsidRDefault="00F54748">
      <w:pPr>
        <w:pStyle w:val="BodyText"/>
      </w:pPr>
      <w:r>
        <w:t xml:space="preserve"> </w:t>
      </w:r>
    </w:p>
    <w:p w14:paraId="357EE14B" w14:textId="77777777" w:rsidR="00F8399E" w:rsidRDefault="00F54748">
      <w:pPr>
        <w:pStyle w:val="Heading1"/>
      </w:pPr>
      <w:bookmarkStart w:id="4"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7777777" w:rsidR="00F8399E" w:rsidRDefault="00F54748">
      <w:pPr>
        <w:pStyle w:val="BodyText"/>
      </w:pPr>
      <w:r>
        <w:rPr>
          <w:i/>
          <w:iCs/>
        </w:rPr>
        <w:t>Keywords</w:t>
      </w:r>
      <w:r>
        <w:t>: intrusive memories, voluntary memory, trauma-film paradigm, visuospatial intervention, selective interference, retrieved-context theory, computational modeling</w:t>
      </w:r>
    </w:p>
    <w:p w14:paraId="5E92B807" w14:textId="77777777" w:rsidR="00F8399E" w:rsidRDefault="00F54748">
      <w:r>
        <w:br w:type="page"/>
      </w:r>
    </w:p>
    <w:p w14:paraId="3DAACF2B" w14:textId="2C5D7FD0" w:rsidR="00F8399E" w:rsidRDefault="00F54748">
      <w:pPr>
        <w:pStyle w:val="Heading1"/>
      </w:pPr>
      <w:bookmarkStart w:id="5" w:name="firstheader"/>
      <w:bookmarkEnd w:id="4"/>
      <w:r>
        <w:lastRenderedPageBreak/>
        <w:t xml:space="preserve">Goal-directed remembering </w:t>
      </w:r>
      <w:del w:id="6" w:author="Jordan Gunn" w:date="2026-07-20T01:11:00Z" w16du:dateUtc="2026-07-20T00:11:00Z">
        <w:r w:rsidDel="00D855D1">
          <w:delText>under contextual competition</w:delText>
        </w:r>
      </w:del>
      <w:ins w:id="7" w:author="Jordan Gunn" w:date="2026-07-20T01:11:00Z" w16du:dateUtc="2026-07-20T00:11:00Z">
        <w:r w:rsidR="00D855D1">
          <w:t>when context cues competitors</w:t>
        </w:r>
      </w:ins>
      <w:r>
        <w:t>: A retrieved-context account of selective interference</w:t>
      </w:r>
    </w:p>
    <w:p w14:paraId="5CDA6A4E" w14:textId="77777777" w:rsidR="00F8399E" w:rsidRDefault="00F54748">
      <w:pPr>
        <w:pStyle w:val="Heading1"/>
      </w:pPr>
      <w:bookmarkStart w:id="8" w:name="abstract"/>
      <w:bookmarkEnd w:id="5"/>
      <w:r>
        <w:t>Abstract</w:t>
      </w:r>
    </w:p>
    <w:p w14:paraId="422D0954" w14:textId="2759A016" w:rsidR="00F8399E" w:rsidRDefault="00F54748">
      <w:pPr>
        <w:pStyle w:val="FirstParagraph"/>
      </w:pPr>
      <w:commentRangeStart w:id="9"/>
      <w:r>
        <w:t xml:space="preserve">Goal-directed remembering can </w:t>
      </w:r>
      <w:del w:id="10" w:author="Jordan Gunn" w:date="2026-07-20T02:25:00Z" w16du:dateUtc="2026-07-20T01:25:00Z">
        <w:r w:rsidDel="00AE694B">
          <w:delText>be less affected by</w:delText>
        </w:r>
      </w:del>
      <w:ins w:id="11" w:author="Jordan Gunn" w:date="2026-07-20T02:25:00Z" w16du:dateUtc="2026-07-20T01:25:00Z">
        <w:r w:rsidR="00AE694B">
          <w:t>stay relatively robust even when</w:t>
        </w:r>
      </w:ins>
      <w:r>
        <w:t xml:space="preserve"> interference </w:t>
      </w:r>
      <w:del w:id="12" w:author="Jordan Gunn" w:date="2026-07-20T02:25:00Z" w16du:dateUtc="2026-07-20T01:25:00Z">
        <w:r w:rsidDel="00AE694B">
          <w:delText>even as</w:delText>
        </w:r>
      </w:del>
      <w:ins w:id="13" w:author="Jordan Gunn" w:date="2026-07-20T02:25:00Z" w16du:dateUtc="2026-07-20T01:25:00Z">
        <w:r w:rsidR="00AE694B">
          <w:t>makes</w:t>
        </w:r>
      </w:ins>
      <w:r>
        <w:t xml:space="preserve"> the same material </w:t>
      </w:r>
      <w:del w:id="14" w:author="Jordan Gunn" w:date="2026-07-20T02:25:00Z" w16du:dateUtc="2026-07-20T01:25:00Z">
        <w:r w:rsidDel="00AE694B">
          <w:delText xml:space="preserve">becomes </w:delText>
        </w:r>
      </w:del>
      <w:r>
        <w:t xml:space="preserve">less likely to come to mind inadvertently. </w:t>
      </w:r>
      <w:commentRangeEnd w:id="9"/>
      <w:r w:rsidR="00C50704">
        <w:rPr>
          <w:rStyle w:val="CommentReference"/>
          <w:sz w:val="24"/>
          <w:szCs w:val="24"/>
        </w:rPr>
        <w:commentReference w:id="9"/>
      </w:r>
      <w:r>
        <w:t>The trauma-film paradigm examines this asymmetry in memory for distressing films: a</w:t>
      </w:r>
      <w:del w:id="15" w:author="Jordan Gunn" w:date="2026-07-20T02:04:00Z" w16du:dateUtc="2026-07-20T01:04:00Z">
        <w:r w:rsidDel="007676E2">
          <w:delText xml:space="preserve"> visuospatial intervention</w:delText>
        </w:r>
      </w:del>
      <w:ins w:id="16" w:author="Jordan Gunn" w:date="2026-07-20T02:04:00Z" w16du:dateUtc="2026-07-20T01:04:00Z">
        <w:r w:rsidR="007676E2">
          <w:t>n imagery-competing</w:t>
        </w:r>
      </w:ins>
      <w:r>
        <w:t xml:space="preserve"> task performed after a film reminder can reduce later intrusions while leaving voluntary memory relatively intact. This selective interference effect is often interpreted through theories of traumatic memory in which intrusive and deliberate remembering depend on different memory representations. Here we show that the same dissociation may follow from retrieved-context dynamics developed to explain episodic memory more generally. We develop this account in an emotional Context Maintenance and Retrieval (eC</w:t>
      </w:r>
      <w:r>
        <w:t xml:space="preserve">MR) model that predicts sequences of film and non-film recall events. </w:t>
      </w:r>
      <w:del w:id="17" w:author="Jordan Gunn" w:date="2026-07-20T01:33:00Z" w16du:dateUtc="2026-07-20T00:33:00Z">
        <w:r w:rsidDel="00B203C2">
          <w:delText>The model links task items to film-associated context reinstated by a film reminder.</w:delText>
        </w:r>
      </w:del>
      <w:r>
        <w:t xml:space="preserve"> That context can later cue task competitors as well as film items.</w:t>
      </w:r>
      <w:commentRangeStart w:id="18"/>
      <w:r>
        <w:t xml:space="preserve"> </w:t>
      </w:r>
      <w:commentRangeEnd w:id="18"/>
      <w:r w:rsidR="00C50704" w:rsidRPr="00C63A83">
        <w:rPr>
          <w:rStyle w:val="CommentReference"/>
          <w:sz w:val="24"/>
          <w:szCs w:val="24"/>
        </w:rPr>
        <w:commentReference w:id="18"/>
      </w:r>
      <w:ins w:id="19" w:author="Jordan Gunn" w:date="2026-07-20T02:17:00Z" w16du:dateUtc="2026-07-20T01:17:00Z">
        <w:r w:rsidR="00C63A83" w:rsidRPr="00C63A83">
          <w:t>Strong competition reduces unguided film recall more than deliberate recall when a maintained film-category cue selectively favors film candidates.</w:t>
        </w:r>
        <w:r w:rsidR="00C63A83">
          <w:t xml:space="preserve"> </w:t>
        </w:r>
      </w:ins>
      <w:del w:id="20" w:author="Jordan Gunn" w:date="2026-07-20T02:17:00Z" w16du:dateUtc="2026-07-20T01:17:00Z">
        <w:r w:rsidDel="00C63A83">
          <w:delText xml:space="preserve">Unguided film recall declines when </w:delText>
        </w:r>
        <w:r w:rsidR="004F7E93" w:rsidDel="00C63A83">
          <w:delText>post-</w:delText>
        </w:r>
        <w:r w:rsidDel="00C63A83">
          <w:delText xml:space="preserve">reminder </w:delText>
        </w:r>
        <w:r w:rsidR="004F7E93" w:rsidDel="00C63A83">
          <w:delText>interference tasks</w:delText>
        </w:r>
        <w:r w:rsidDel="00C63A83">
          <w:delText xml:space="preserve"> </w:delText>
        </w:r>
      </w:del>
      <w:del w:id="21" w:author="Jordan Gunn" w:date="2026-07-20T01:02:00Z" w16du:dateUtc="2026-07-20T00:02:00Z">
        <w:r w:rsidDel="00D855D1">
          <w:delText>makes</w:delText>
        </w:r>
      </w:del>
      <w:del w:id="22" w:author="Jordan Gunn" w:date="2026-07-20T02:17:00Z" w16du:dateUtc="2026-07-20T01:17:00Z">
        <w:r w:rsidDel="00C63A83">
          <w:delText xml:space="preserve"> task items strong competitors. Deliberate recall is less affected when a maintained film-category cue favors film candidates </w:delText>
        </w:r>
        <w:r w:rsidR="004F7E93" w:rsidDel="00C63A83">
          <w:delText>over</w:delText>
        </w:r>
        <w:r w:rsidDel="00C63A83">
          <w:delText xml:space="preserve"> task competitors. </w:delText>
        </w:r>
      </w:del>
      <w:r w:rsidR="004F7E93">
        <w:t>Deliberate r</w:t>
      </w:r>
      <w:r>
        <w:t xml:space="preserve">ecognition is less affected than </w:t>
      </w:r>
      <w:r w:rsidR="004F7E93">
        <w:t xml:space="preserve">deliberate </w:t>
      </w:r>
      <w:r>
        <w:t>recall because the model evaluates a presented candidate item’s fit to context rather than selecting among film and task candidates. This account clarifies when intrusive and voluntary remembering can diverge and situates selective interference within a broader computational theory of episodic learning and retrieval.</w:t>
      </w:r>
    </w:p>
    <w:p w14:paraId="54CBB0EF" w14:textId="77777777" w:rsidR="00F8399E" w:rsidRDefault="00F54748">
      <w:pPr>
        <w:pStyle w:val="Heading1"/>
      </w:pPr>
      <w:bookmarkStart w:id="23" w:name="introduction"/>
      <w:bookmarkEnd w:id="8"/>
      <w:r>
        <w:t>Introduction</w:t>
      </w:r>
    </w:p>
    <w:p w14:paraId="254F9D5D" w14:textId="05AA18AA" w:rsidR="00F8399E" w:rsidRDefault="00F54748">
      <w:pPr>
        <w:pStyle w:val="FirstParagraph"/>
      </w:pPr>
      <w:r>
        <w:t>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sidR="00F8399E">
          <w:rPr>
            <w:rStyle w:val="Hyperlink"/>
          </w:rPr>
          <w:t>Zhou et al., 2025</w:t>
        </w:r>
      </w:hyperlink>
      <w:r>
        <w:t xml:space="preserve">). At the </w:t>
      </w:r>
      <w:r>
        <w:lastRenderedPageBreak/>
        <w:t xml:space="preserve">same time, adaptive retrieval is selective: what comes to mind should normally depend on current goals, cues, and circumstances. Intrusive memories after trauma show how highly accessible event memories can strain the selectivity of retrieval. In PTSD, such memories can come to mind unbidden </w:t>
      </w:r>
      <w:ins w:id="24" w:author="Deborah Talmi" w:date="2026-07-21T16:49:00Z" w16du:dateUtc="2026-07-21T15:49:00Z">
        <w:r w:rsidR="00130BF0">
          <w:t>in inappropriate circumstances</w:t>
        </w:r>
      </w:ins>
      <w:del w:id="25" w:author="Deborah Talmi" w:date="2026-07-21T16:49:00Z" w16du:dateUtc="2026-07-21T15:49:00Z">
        <w:r w:rsidDel="00130BF0">
          <w:delText>and poorly matched to the present</w:delText>
        </w:r>
      </w:del>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7777777" w:rsidR="00F8399E" w:rsidRDefault="00F54748">
      <w:pPr>
        <w:pStyle w:val="BodyText"/>
      </w:pPr>
      <w:r>
        <w:t>The trauma-film paradigm provides a controlled setting for comparing intrusive and voluntary memory for the same event (</w:t>
      </w:r>
      <w:hyperlink w:anchor="ref-holmes2008inducing">
        <w:r w:rsidR="00F8399E">
          <w:rPr>
            <w:rStyle w:val="Hyperlink"/>
          </w:rPr>
          <w:t>Holmes &amp; Bourne, 2008</w:t>
        </w:r>
      </w:hyperlink>
      <w:r>
        <w:t xml:space="preserve">; </w:t>
      </w:r>
      <w:hyperlink w:anchor="ref-james2016trauma">
        <w:r w:rsidR="00F8399E">
          <w:rPr>
            <w:rStyle w:val="Hyperlink"/>
          </w:rPr>
          <w:t>James et al., 2016</w:t>
        </w:r>
      </w:hyperlink>
      <w:r>
        <w:t>). Participants view distressing film material, record later intrusive memories of the film, and often complete voluntary-memory tests for the same material. This design makes it possible to ask whether the same encoded event can remain accessible to deliberate retrieval while becoming more or less likely to come to mind involuntarily. In such research, intrusion frequency is often only weakly related to voluntary-memory performance, such that the two measures dissociate (</w:t>
      </w:r>
      <w:hyperlink w:anchor="ref-holmes2004trauma">
        <w:r w:rsidR="00F8399E">
          <w:rPr>
            <w:rStyle w:val="Hyperlink"/>
          </w:rPr>
          <w:t>Holmes et al., 2004</w:t>
        </w:r>
      </w:hyperlink>
      <w:r>
        <w:t xml:space="preserve">; </w:t>
      </w:r>
      <w:hyperlink w:anchor="ref-james2016trauma">
        <w:r w:rsidR="00F8399E">
          <w:rPr>
            <w:rStyle w:val="Hyperlink"/>
          </w:rPr>
          <w:t>James et al., 2016</w:t>
        </w:r>
      </w:hyperlink>
      <w:r>
        <w:t>). The same encoded episode can therefore support both involuntary and deliberate remembering, and these modes can come apart empirically.</w:t>
      </w:r>
    </w:p>
    <w:p w14:paraId="1F41626B" w14:textId="5120A168" w:rsidR="00F8399E" w:rsidRDefault="000475BA">
      <w:pPr>
        <w:pStyle w:val="BodyText"/>
      </w:pPr>
      <w:commentRangeStart w:id="26"/>
      <w:commentRangeStart w:id="27"/>
      <w:ins w:id="28" w:author="Jordan Gunn" w:date="2026-07-20T02:40:00Z" w16du:dateUtc="2026-07-20T01:40:00Z">
        <w:r w:rsidRPr="000475BA">
          <w:t>Researchers sharpen this dissociation with imagery-competing tasks intended to tax the working-memory processes involved in maintaining film imagery.</w:t>
        </w:r>
        <w:r>
          <w:t xml:space="preserve"> </w:t>
        </w:r>
      </w:ins>
      <w:commentRangeEnd w:id="26"/>
      <w:r w:rsidR="00C50704">
        <w:rPr>
          <w:rStyle w:val="CommentReference"/>
          <w:sz w:val="24"/>
          <w:szCs w:val="24"/>
        </w:rPr>
        <w:commentReference w:id="26"/>
      </w:r>
      <w:commentRangeEnd w:id="27"/>
      <w:r w:rsidR="00130BF0">
        <w:rPr>
          <w:rStyle w:val="CommentReference"/>
          <w:sz w:val="24"/>
          <w:szCs w:val="24"/>
        </w:rPr>
        <w:commentReference w:id="27"/>
      </w:r>
      <w:del w:id="29" w:author="Jordan Gunn" w:date="2026-07-20T02:40:00Z" w16du:dateUtc="2026-07-20T01:40:00Z">
        <w:r w:rsidR="007C5A94" w:rsidDel="000475BA">
          <w:delText xml:space="preserve">Imagery-competing tasks make this dissociation experimentally sharper. </w:delText>
        </w:r>
      </w:del>
      <w:r w:rsidR="007C5A94">
        <w:t>In immediate post-film studies,</w:t>
      </w:r>
      <w:ins w:id="30" w:author="Deborah Talmi" w:date="2026-07-21T16:53:00Z" w16du:dateUtc="2026-07-21T15:53:00Z">
        <w:r w:rsidR="00130BF0">
          <w:t xml:space="preserve"> </w:t>
        </w:r>
      </w:ins>
      <w:del w:id="31" w:author="Deborah Talmi" w:date="2026-07-21T16:52:00Z" w16du:dateUtc="2026-07-21T15:52:00Z">
        <w:r w:rsidR="007C5A94" w:rsidDel="00130BF0">
          <w:delText xml:space="preserve"> </w:delText>
        </w:r>
      </w:del>
      <w:r w:rsidR="007C5A94">
        <w:t>such</w:t>
      </w:r>
      <w:commentRangeStart w:id="32"/>
      <w:r w:rsidR="004F7E93">
        <w:t xml:space="preserve"> </w:t>
      </w:r>
      <w:r w:rsidR="007C5A94">
        <w:t xml:space="preserve">tasks </w:t>
      </w:r>
      <w:commentRangeEnd w:id="32"/>
      <w:r w:rsidR="00130BF0">
        <w:rPr>
          <w:rStyle w:val="CommentReference"/>
          <w:sz w:val="24"/>
          <w:szCs w:val="24"/>
        </w:rPr>
        <w:commentReference w:id="32"/>
      </w:r>
      <w:r w:rsidR="007C5A94">
        <w:t xml:space="preserve">can reduce later film intrusions while voluntary memory for the same material remains relatively intact </w:t>
      </w:r>
      <w:commentRangeStart w:id="33"/>
      <w:r w:rsidR="007C5A94">
        <w:t>(</w:t>
      </w:r>
      <w:ins w:id="34" w:author="Jordan Gunn" w:date="2026-07-20T02:50:00Z" w16du:dateUtc="2026-07-20T01:50:00Z">
        <w:r w:rsidR="00AC5315">
          <w:fldChar w:fldCharType="begin"/>
        </w:r>
        <w:r w:rsidR="00AC5315">
          <w:instrText>HYPERLINK \l "ref-asselbergs2024effectiveness" \h</w:instrText>
        </w:r>
        <w:r w:rsidR="00AC5315">
          <w:fldChar w:fldCharType="separate"/>
        </w:r>
        <w:r w:rsidR="00AC5315">
          <w:rPr>
            <w:rStyle w:val="Hyperlink"/>
          </w:rPr>
          <w:t>Asselbergs et al., 2024</w:t>
        </w:r>
        <w:r w:rsidR="00AC5315">
          <w:fldChar w:fldCharType="end"/>
        </w:r>
        <w:r w:rsidR="00AC5315">
          <w:t xml:space="preserve">, </w:t>
        </w:r>
      </w:ins>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ins w:id="35" w:author="Jordan Gunn" w:date="2026-07-20T02:53:00Z" w16du:dateUtc="2026-07-20T01:53:00Z">
        <w:r w:rsidR="00AC5315">
          <w:t xml:space="preserve">, </w:t>
        </w:r>
        <w:r w:rsidR="00AC5315">
          <w:fldChar w:fldCharType="begin"/>
        </w:r>
        <w:r w:rsidR="00AC5315">
          <w:instrText>HYPERLINK \l "ref-lau2021selectively" \h</w:instrText>
        </w:r>
        <w:r w:rsidR="00AC5315">
          <w:fldChar w:fldCharType="separate"/>
        </w:r>
        <w:r w:rsidR="00AC5315">
          <w:rPr>
            <w:rStyle w:val="Hyperlink"/>
          </w:rPr>
          <w:t>2021</w:t>
        </w:r>
        <w:r w:rsidR="00AC5315">
          <w:fldChar w:fldCharType="end"/>
        </w:r>
      </w:ins>
      <w:r w:rsidR="007C5A94">
        <w:t xml:space="preserve">). </w:t>
      </w:r>
      <w:ins w:id="36" w:author="Jordan Gunn" w:date="2026-07-20T02:43:00Z" w16du:dateUtc="2026-07-20T01:43:00Z">
        <w:r>
          <w:t>In d</w:t>
        </w:r>
      </w:ins>
      <w:del w:id="37" w:author="Jordan Gunn" w:date="2026-07-20T02:43:00Z" w16du:dateUtc="2026-07-20T01:43:00Z">
        <w:r w:rsidR="007C5A94" w:rsidDel="000475BA">
          <w:delText>D</w:delText>
        </w:r>
      </w:del>
      <w:r w:rsidR="007C5A94">
        <w:t>elayed variants</w:t>
      </w:r>
      <w:ins w:id="38" w:author="Jordan Gunn" w:date="2026-07-20T02:43:00Z" w16du:dateUtc="2026-07-20T01:43:00Z">
        <w:del w:id="39" w:author="Deborah Talmi" w:date="2026-07-21T16:53:00Z" w16du:dateUtc="2026-07-21T15:53:00Z">
          <w:r w:rsidDel="00076E40">
            <w:delText>,</w:delText>
          </w:r>
        </w:del>
      </w:ins>
      <w:r w:rsidR="007C5A94">
        <w:t xml:space="preserve"> </w:t>
      </w:r>
      <w:del w:id="40" w:author="Jordan Gunn" w:date="2026-07-20T02:43:00Z" w16du:dateUtc="2026-07-20T01:43:00Z">
        <w:r w:rsidR="007C5A94" w:rsidDel="000475BA">
          <w:delText xml:space="preserve">pair the interference task with </w:delText>
        </w:r>
      </w:del>
      <w:del w:id="41" w:author="Deborah Talmi" w:date="2026-07-21T16:53:00Z" w16du:dateUtc="2026-07-21T15:53:00Z">
        <w:r w:rsidR="007C5A94" w:rsidDel="00076E40">
          <w:delText>a film reminder</w:delText>
        </w:r>
      </w:del>
      <w:ins w:id="42" w:author="Jordan Gunn" w:date="2026-07-20T02:43:00Z" w16du:dateUtc="2026-07-20T01:43:00Z">
        <w:del w:id="43" w:author="Deborah Talmi" w:date="2026-07-21T16:53:00Z" w16du:dateUtc="2026-07-21T15:53:00Z">
          <w:r w:rsidDel="00076E40">
            <w:delText xml:space="preserve"> precedes the imagery-competing task</w:delText>
          </w:r>
        </w:del>
      </w:ins>
      <w:del w:id="44" w:author="Deborah Talmi" w:date="2026-07-21T16:53:00Z" w16du:dateUtc="2026-07-21T15:53:00Z">
        <w:r w:rsidR="007C5A94" w:rsidDel="00076E40">
          <w:delText xml:space="preserve">. </w:delText>
        </w:r>
      </w:del>
      <w:ins w:id="45" w:author="Deborah Talmi" w:date="2026-07-21T16:53:00Z" w16du:dateUtc="2026-07-21T15:53:00Z">
        <w:r w:rsidR="00076E40">
          <w:t>p</w:t>
        </w:r>
      </w:ins>
      <w:del w:id="46" w:author="Deborah Talmi" w:date="2026-07-21T16:53:00Z" w16du:dateUtc="2026-07-21T15:53:00Z">
        <w:r w:rsidR="007C5A94" w:rsidDel="00076E40">
          <w:delText>P</w:delText>
        </w:r>
      </w:del>
      <w:r w:rsidR="007C5A94">
        <w:t xml:space="preserve">articipants return after hours </w:t>
      </w:r>
      <w:ins w:id="47" w:author="Jordan Gunn" w:date="2026-07-20T02:42:00Z" w16du:dateUtc="2026-07-20T01:42:00Z">
        <w:r>
          <w:t>or</w:t>
        </w:r>
      </w:ins>
      <w:del w:id="48" w:author="Jordan Gunn" w:date="2026-07-20T02:42:00Z" w16du:dateUtc="2026-07-20T01:42:00Z">
        <w:r w:rsidR="007C5A94" w:rsidDel="000475BA">
          <w:delText>to</w:delText>
        </w:r>
      </w:del>
      <w:r w:rsidR="007C5A94">
        <w:t xml:space="preserve"> days, view reminder cues for the film, and then complete the </w:t>
      </w:r>
      <w:ins w:id="49" w:author="Deborah Talmi" w:date="2026-07-21T16:53:00Z" w16du:dateUtc="2026-07-21T15:53:00Z">
        <w:r w:rsidR="00076E40">
          <w:t xml:space="preserve">imagery-competing </w:t>
        </w:r>
      </w:ins>
      <w:r w:rsidR="007C5A94">
        <w:t>task</w:t>
      </w:r>
      <w:del w:id="50" w:author="Jordan Gunn" w:date="2026-07-20T01:24:00Z" w16du:dateUtc="2026-07-20T00:24:00Z">
        <w:r w:rsidR="007C5A94" w:rsidDel="001E27D6">
          <w:delText xml:space="preserve"> </w:delText>
        </w:r>
      </w:del>
      <w:r w:rsidR="007C5A94">
        <w:t>. This reminder-</w:t>
      </w:r>
      <w:r w:rsidR="007C5A94">
        <w:lastRenderedPageBreak/>
        <w:t>plus-</w:t>
      </w:r>
      <w:r w:rsidR="00BB0282">
        <w:t>task</w:t>
      </w:r>
      <w:r w:rsidR="007C5A94">
        <w:t xml:space="preserve"> sequence can reduce subsequent intrusions in the lab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ins w:id="51" w:author="Deborah Talmi" w:date="2026-07-14T16:00:00Z" w16du:dateUtc="2026-07-14T15:00:00Z">
        <w:r w:rsidR="007C5A94">
          <w:t xml:space="preserve"> </w:t>
        </w:r>
      </w:ins>
      <w:commentRangeEnd w:id="33"/>
      <w:r w:rsidR="00C50704">
        <w:rPr>
          <w:rStyle w:val="CommentReference"/>
          <w:sz w:val="24"/>
          <w:szCs w:val="24"/>
        </w:rPr>
        <w:commentReference w:id="33"/>
      </w:r>
      <w:ins w:id="52" w:author="Deborah Talmi" w:date="2026-07-14T16:00:00Z" w16du:dateUtc="2026-07-14T15:00:00Z">
        <w:r w:rsidR="007C5A94">
          <w:t xml:space="preserve">and in clinical </w:t>
        </w:r>
        <w:del w:id="53" w:author="Jordan Gunn" w:date="2026-07-20T03:16:00Z" w16du:dateUtc="2026-07-20T02:16:00Z">
          <w:r w:rsidR="007C5A94" w:rsidDel="007B5A30">
            <w:delText>trials</w:delText>
          </w:r>
        </w:del>
      </w:ins>
      <w:ins w:id="54" w:author="Jordan Gunn" w:date="2026-07-20T03:16:00Z" w16du:dateUtc="2026-07-20T02:16:00Z">
        <w:r w:rsidR="007B5A30">
          <w:t>studies</w:t>
        </w:r>
      </w:ins>
      <w:ins w:id="55" w:author="Deborah Talmi" w:date="2026-07-14T16:00:00Z" w16du:dateUtc="2026-07-14T15:00:00Z">
        <w:r w:rsidR="007C5A94">
          <w:t xml:space="preserve"> </w:t>
        </w:r>
        <w:del w:id="56" w:author="Jordan Gunn" w:date="2026-07-20T03:16:00Z" w16du:dateUtc="2026-07-20T02:16:00Z">
          <w:r w:rsidR="007C5A94" w:rsidDel="007B5A30">
            <w:delText>with PTSD sufferers</w:delText>
          </w:r>
        </w:del>
      </w:ins>
      <w:ins w:id="57" w:author="Jordan Gunn" w:date="2026-07-20T03:16:00Z" w16du:dateUtc="2026-07-20T02:16:00Z">
        <w:r w:rsidR="007B5A30">
          <w:t>targeting intrusive memories after real-world trauma</w:t>
        </w:r>
      </w:ins>
      <w:ins w:id="58" w:author="Deborah Talmi" w:date="2026-07-14T16:00:00Z" w16du:dateUtc="2026-07-14T15:00:00Z">
        <w:r w:rsidR="007C5A94">
          <w:t xml:space="preserve"> </w:t>
        </w:r>
      </w:ins>
      <w:ins w:id="59" w:author="Jordan Gunn" w:date="2026-07-20T03:17:00Z" w16du:dateUtc="2026-07-20T02:17:00Z">
        <w:r w:rsidR="007B5A30">
          <w:t>(</w:t>
        </w:r>
        <w:r w:rsidR="007B5A30">
          <w:fldChar w:fldCharType="begin"/>
        </w:r>
        <w:r w:rsidR="007B5A30">
          <w:instrText>HYPERLINK  \l "ref-beckenstrom2026digital"</w:instrText>
        </w:r>
        <w:r w:rsidR="007B5A30">
          <w:fldChar w:fldCharType="separate"/>
        </w:r>
        <w:r w:rsidR="007B5A30" w:rsidRPr="007B5A30">
          <w:rPr>
            <w:rStyle w:val="Hyperlink"/>
          </w:rPr>
          <w:t>Beckenstrom et al., 2026</w:t>
        </w:r>
        <w:r w:rsidR="007B5A30">
          <w:fldChar w:fldCharType="end"/>
        </w:r>
        <w:r w:rsidR="007B5A30">
          <w:t xml:space="preserve">; </w:t>
        </w:r>
      </w:ins>
      <w:ins w:id="60" w:author="Jordan Gunn" w:date="2026-07-20T03:18:00Z" w16du:dateUtc="2026-07-20T02:18:00Z">
        <w:r w:rsidR="007B5A30">
          <w:fldChar w:fldCharType="begin"/>
        </w:r>
        <w:r w:rsidR="007B5A30">
          <w:instrText>HYPERLINK  \l "ref-iyadurai2023reducing"</w:instrText>
        </w:r>
        <w:r w:rsidR="007B5A30">
          <w:fldChar w:fldCharType="separate"/>
        </w:r>
        <w:r w:rsidR="007B5A30" w:rsidRPr="007B5A30">
          <w:rPr>
            <w:rStyle w:val="Hyperlink"/>
          </w:rPr>
          <w:t>Iyadurai et al., 2023</w:t>
        </w:r>
        <w:r w:rsidR="007B5A30">
          <w:fldChar w:fldCharType="end"/>
        </w:r>
      </w:ins>
      <w:ins w:id="61" w:author="Jordan Gunn" w:date="2026-07-20T03:17:00Z" w16du:dateUtc="2026-07-20T02:17:00Z">
        <w:r w:rsidR="007B5A30">
          <w:t xml:space="preserve">; </w:t>
        </w:r>
      </w:ins>
      <w:ins w:id="62" w:author="Jordan Gunn" w:date="2026-07-20T03:18:00Z" w16du:dateUtc="2026-07-20T02:18:00Z">
        <w:r w:rsidR="007B5A30">
          <w:fldChar w:fldCharType="begin"/>
        </w:r>
        <w:r w:rsidR="007B5A30">
          <w:instrText>HYPERLINK  \l "ref-kanstrup2024guided"</w:instrText>
        </w:r>
        <w:r w:rsidR="007B5A30">
          <w:fldChar w:fldCharType="separate"/>
        </w:r>
        <w:r w:rsidR="007B5A30" w:rsidRPr="007B5A30">
          <w:rPr>
            <w:rStyle w:val="Hyperlink"/>
          </w:rPr>
          <w:t>Kanstrup et al., 2024</w:t>
        </w:r>
        <w:r w:rsidR="007B5A30">
          <w:fldChar w:fldCharType="end"/>
        </w:r>
      </w:ins>
      <w:ins w:id="63" w:author="Jordan Gunn" w:date="2026-07-20T03:17:00Z" w16du:dateUtc="2026-07-20T02:17:00Z">
        <w:r w:rsidR="007B5A30">
          <w:t xml:space="preserve">; </w:t>
        </w:r>
      </w:ins>
      <w:ins w:id="64" w:author="Jordan Gunn" w:date="2026-07-20T03:18:00Z" w16du:dateUtc="2026-07-20T02:18:00Z">
        <w:r w:rsidR="007B5A30">
          <w:fldChar w:fldCharType="begin"/>
        </w:r>
        <w:r w:rsidR="007B5A30">
          <w:instrText>HYPERLINK  \l "ref_kessler2018reducing"</w:instrText>
        </w:r>
        <w:r w:rsidR="007B5A30">
          <w:fldChar w:fldCharType="separate"/>
        </w:r>
        <w:r w:rsidR="007B5A30" w:rsidRPr="007B5A30">
          <w:rPr>
            <w:rStyle w:val="Hyperlink"/>
          </w:rPr>
          <w:t>Kessler et al., 2018</w:t>
        </w:r>
        <w:r w:rsidR="007B5A30">
          <w:fldChar w:fldCharType="end"/>
        </w:r>
      </w:ins>
      <w:ins w:id="65" w:author="Jordan Gunn" w:date="2026-07-20T03:17:00Z" w16du:dateUtc="2026-07-20T02:17:00Z">
        <w:r w:rsidR="007B5A30">
          <w:t>)</w:t>
        </w:r>
      </w:ins>
      <w:ins w:id="66" w:author="Deborah Talmi" w:date="2026-07-14T16:00:00Z" w16du:dateUtc="2026-07-14T15:00:00Z">
        <w:del w:id="67" w:author="Jordan Gunn" w:date="2026-07-20T03:17:00Z" w16du:dateUtc="2026-07-20T02:17:00Z">
          <w:r w:rsidR="007C5A94" w:rsidDel="007B5A30">
            <w:delText>(XXX)</w:delText>
          </w:r>
        </w:del>
      </w:ins>
      <w:r w:rsidR="007C5A94">
        <w:t>. The resulting pattern of reduced intrusions with relatively preserved deliberate memory is termed selective interference</w:t>
      </w:r>
      <w:ins w:id="68" w:author="Deborah Talmi" w:date="2026-07-21T16:53:00Z" w16du:dateUtc="2026-07-21T15:53:00Z">
        <w:r w:rsidR="00076E40">
          <w:t xml:space="preserve"> and is the key pattern we target in the simulations reported here</w:t>
        </w:r>
      </w:ins>
      <w:r w:rsidR="007C5A94">
        <w:t xml:space="preserve">. </w:t>
      </w:r>
      <w:hyperlink w:anchor="fig-empirical-target">
        <w:r w:rsidR="007C5A94">
          <w:rPr>
            <w:rStyle w:val="Hyperlink"/>
          </w:rPr>
          <w:t>Figure 1</w:t>
        </w:r>
      </w:hyperlink>
      <w:r w:rsidR="007C5A94">
        <w:t xml:space="preserve"> defines the qualitative pattern</w:t>
      </w:r>
      <w:ins w:id="69" w:author="Deborah Talmi" w:date="2026-07-21T16:54:00Z" w16du:dateUtc="2026-07-21T15:54:00Z">
        <w:r w:rsidR="00076E40">
          <w:t>, where</w:t>
        </w:r>
      </w:ins>
      <w:del w:id="70" w:author="Deborah Talmi" w:date="2026-07-21T16:54:00Z" w16du:dateUtc="2026-07-21T15:54:00Z">
        <w:r w:rsidR="007C5A94" w:rsidDel="00076E40">
          <w:delText xml:space="preserve"> targeted by the simulations:</w:delText>
        </w:r>
      </w:del>
      <w:r w:rsidR="007C5A94">
        <w:t xml:space="preserve"> following a film reminder, the visuospatial task has a larger effect on unguided than deliberate film recall.</w:t>
      </w:r>
    </w:p>
    <w:p w14:paraId="2A69584C" w14:textId="508B8815" w:rsidR="00F8399E" w:rsidRDefault="00F54748">
      <w:pPr>
        <w:pStyle w:val="BodyText"/>
      </w:pPr>
      <w:r>
        <w:t xml:space="preserve">The selective interference effect has been used to argue that intrusive and voluntary remembering depend on </w:t>
      </w:r>
      <w:ins w:id="71" w:author="Deborah Talmi" w:date="2026-07-21T16:54:00Z" w16du:dateUtc="2026-07-21T15:54:00Z">
        <w:r w:rsidR="00076E40">
          <w:t xml:space="preserve">separate memory representations, which are </w:t>
        </w:r>
      </w:ins>
      <w:r>
        <w:t>different</w:t>
      </w:r>
      <w:ins w:id="72" w:author="Deborah Talmi" w:date="2026-07-21T16:54:00Z" w16du:dateUtc="2026-07-21T15:54:00Z">
        <w:r w:rsidR="00076E40">
          <w:t>ly</w:t>
        </w:r>
      </w:ins>
      <w:del w:id="73" w:author="Deborah Talmi" w:date="2026-07-21T16:54:00Z" w16du:dateUtc="2026-07-21T15:54:00Z">
        <w:r w:rsidDel="00076E40">
          <w:delText>ly</w:delText>
        </w:r>
      </w:del>
      <w:r>
        <w:t xml:space="preserve"> </w:t>
      </w:r>
      <w:r>
        <w:t>v</w:t>
      </w:r>
      <w:r>
        <w:t>u</w:t>
      </w:r>
      <w:r>
        <w:t>l</w:t>
      </w:r>
      <w:r>
        <w:t>n</w:t>
      </w:r>
      <w:r>
        <w:t>e</w:t>
      </w:r>
      <w:r>
        <w:t>r</w:t>
      </w:r>
      <w:r>
        <w:t>a</w:t>
      </w:r>
      <w:r>
        <w:t>b</w:t>
      </w:r>
      <w:r>
        <w:t>l</w:t>
      </w:r>
      <w:r>
        <w:t>e</w:t>
      </w:r>
      <w:ins w:id="74" w:author="Deborah Talmi" w:date="2026-07-21T16:54:00Z" w16du:dateUtc="2026-07-21T15:54:00Z">
        <w:r w:rsidR="00076E40">
          <w:t xml:space="preserve"> to interference</w:t>
        </w:r>
      </w:ins>
      <w:del w:id="75" w:author="Deborah Talmi" w:date="2026-07-21T16:54:00Z" w16du:dateUtc="2026-07-21T15:54:00Z">
        <w:r w:rsidDel="00076E40">
          <w:delText xml:space="preserve"> memory representations</w:delText>
        </w:r>
      </w:del>
      <w:r>
        <w:t xml:space="preserve"> (</w:t>
      </w:r>
      <w:hyperlink w:anchor="ref-brewin1996dual">
        <w:r w:rsidR="00F8399E">
          <w:rPr>
            <w:rStyle w:val="Hyperlink"/>
          </w:rPr>
          <w:t>Brewin et al., 1996</w:t>
        </w:r>
      </w:hyperlink>
      <w:r>
        <w:t xml:space="preserve">; </w:t>
      </w:r>
      <w:hyperlink w:anchor="ref-brewin2014episodic">
        <w:r w:rsidR="00F8399E">
          <w:rPr>
            <w:rStyle w:val="Hyperlink"/>
          </w:rPr>
          <w:t>Brewin, 2014</w:t>
        </w:r>
      </w:hyperlink>
      <w:r>
        <w:t>). Dual-representation accounts give this interpretation an architectural basis. They link coherent deliberate recollection to hippocampally supported representations that bind event elements within a spatiotemporal context (</w:t>
      </w:r>
      <w:hyperlink w:anchor="ref-bird2012hippocampus">
        <w:r w:rsidR="00F8399E">
          <w:rPr>
            <w:rStyle w:val="Hyperlink"/>
          </w:rPr>
          <w:t>Bird et al., 2012</w:t>
        </w:r>
      </w:hyperlink>
      <w:r>
        <w:t xml:space="preserve">; </w:t>
      </w:r>
      <w:hyperlink w:anchor="ref-bisby2020reduced">
        <w:r w:rsidR="00F8399E">
          <w:rPr>
            <w:rStyle w:val="Hyperlink"/>
          </w:rPr>
          <w:t>Bisby et al., 2020</w:t>
        </w:r>
      </w:hyperlink>
      <w:r>
        <w:t xml:space="preserve">). </w:t>
      </w:r>
      <w:r w:rsidR="007C5A94">
        <w:t>They suggest that i</w:t>
      </w:r>
      <w:r>
        <w:t xml:space="preserve">ntrusive re-experiencing </w:t>
      </w:r>
      <w:r w:rsidR="00BB0282">
        <w:t>is</w:t>
      </w:r>
      <w:r w:rsidR="007C5A94">
        <w:t xml:space="preserve"> due to activation of</w:t>
      </w:r>
      <w:r>
        <w:t xml:space="preserve"> sensory and affective representations supported by amygdala and sensory systems (</w:t>
      </w:r>
      <w:hyperlink w:anchor="ref-bisby2020reduced">
        <w:r w:rsidR="00F8399E">
          <w:rPr>
            <w:rStyle w:val="Hyperlink"/>
          </w:rPr>
          <w:t>Bisby et al., 2020</w:t>
        </w:r>
      </w:hyperlink>
      <w:r>
        <w:t xml:space="preserve">; </w:t>
      </w:r>
      <w:hyperlink w:anchor="ref-brewin2010intrusive">
        <w:r w:rsidR="00F8399E">
          <w:rPr>
            <w:rStyle w:val="Hyperlink"/>
          </w:rPr>
          <w:t>Brewin et al., 2010</w:t>
        </w:r>
      </w:hyperlink>
      <w:r>
        <w:t xml:space="preserve">). </w:t>
      </w:r>
      <w:r w:rsidR="00BB0282">
        <w:t xml:space="preserve">Imagery-competing </w:t>
      </w:r>
      <w:r>
        <w:t xml:space="preserve">tasks are understood </w:t>
      </w:r>
      <w:commentRangeStart w:id="76"/>
      <w:r>
        <w:t>to compete for working-memory resources</w:t>
      </w:r>
      <w:commentRangeEnd w:id="76"/>
      <w:r w:rsidR="00076E40">
        <w:rPr>
          <w:rStyle w:val="CommentReference"/>
          <w:sz w:val="24"/>
          <w:szCs w:val="24"/>
        </w:rPr>
        <w:commentReference w:id="76"/>
      </w:r>
      <w:r>
        <w:t xml:space="preserve"> while sensory-perceptual imagery from the film is still being maintained and consolidated</w:t>
      </w:r>
      <w:ins w:id="77" w:author="Deborah Talmi" w:date="2026-07-21T16:55:00Z" w16du:dateUtc="2026-07-21T15:55:00Z">
        <w:r w:rsidR="00076E40">
          <w:t xml:space="preserve"> </w:t>
        </w:r>
      </w:ins>
      <w:del w:id="78" w:author="Deborah Talmi" w:date="2026-07-21T16:56:00Z" w16du:dateUtc="2026-07-21T15:56:00Z">
        <w:r w:rsidDel="00076E40">
          <w:delText xml:space="preserve"> </w:delText>
        </w:r>
      </w:del>
      <w:commentRangeStart w:id="79"/>
      <w:r>
        <w:t>(</w:t>
      </w:r>
      <w:hyperlink w:anchor="ref-baddeley2000working">
        <w:r w:rsidR="00F8399E">
          <w:rPr>
            <w:rStyle w:val="Hyperlink"/>
          </w:rPr>
          <w:t>Baddeley &amp; Andrade, 2000</w:t>
        </w:r>
      </w:hyperlink>
      <w:commentRangeEnd w:id="79"/>
      <w:r w:rsidR="00076E40">
        <w:rPr>
          <w:rStyle w:val="CommentReference"/>
          <w:sz w:val="24"/>
          <w:szCs w:val="24"/>
        </w:rPr>
        <w:commentReference w:id="79"/>
      </w:r>
      <w:r>
        <w:t>). Because later intrusions are assumed to arise especially from sensory-bound representations, the selective pattern is attributed to disrupting the representation most likely to support intrusions while leaving voluntary-memory performance relatively preserved (</w:t>
      </w:r>
      <w:hyperlink w:anchor="ref-deeprose2012imagery">
        <w:r w:rsidR="00F8399E">
          <w:rPr>
            <w:rStyle w:val="Hyperlink"/>
          </w:rPr>
          <w:t>Deeprose et al., 2012</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lau2019intrusive">
        <w:r w:rsidR="00F8399E">
          <w:rPr>
            <w:rStyle w:val="Hyperlink"/>
          </w:rPr>
          <w:t>Lau-Zhu et al., 2019</w:t>
        </w:r>
      </w:hyperlink>
      <w:r>
        <w:t>). In delayed post-reminder interventions, the reminder is instead treated as reactivating the relevant memory before the task, allowing the interference procedure to alter later availability through reconsolidation or post-reactivation updating (</w:t>
      </w:r>
      <w:hyperlink w:anchor="ref-james2015computer">
        <w:r w:rsidR="00F8399E">
          <w:rPr>
            <w:rStyle w:val="Hyperlink"/>
          </w:rPr>
          <w:t>James et al., 2015</w:t>
        </w:r>
      </w:hyperlink>
      <w:r>
        <w:t xml:space="preserve">; </w:t>
      </w:r>
      <w:hyperlink w:anchor="ref-kindt2009beyond">
        <w:r w:rsidR="00F8399E">
          <w:rPr>
            <w:rStyle w:val="Hyperlink"/>
          </w:rPr>
          <w:t>Kindt et al., 2009</w:t>
        </w:r>
      </w:hyperlink>
      <w:r>
        <w:t xml:space="preserve">). Across </w:t>
      </w:r>
      <w:r>
        <w:lastRenderedPageBreak/>
        <w:t xml:space="preserve">these variants, selective interference is </w:t>
      </w:r>
      <w:r>
        <w:t>explained by treating the intervention as acting more strongly on sensory-bound, intrusion-supporting representations than on the contextualized representations proposed to support coherent deliberate recollection.</w:t>
      </w:r>
      <w:ins w:id="80" w:author="Deborah Talmi" w:date="2026-07-21T16:56:00Z" w16du:dateUtc="2026-07-21T15:56:00Z">
        <w:r w:rsidR="00076E40">
          <w:t xml:space="preserve"> </w:t>
        </w:r>
      </w:ins>
    </w:p>
    <w:p w14:paraId="15F99360" w14:textId="77777777" w:rsidR="00076E40" w:rsidRDefault="00F54748" w:rsidP="006D5518">
      <w:pPr>
        <w:pStyle w:val="BodyText"/>
        <w:rPr>
          <w:ins w:id="81" w:author="Deborah Talmi" w:date="2026-07-21T16:59:00Z" w16du:dateUtc="2026-07-21T15:59:00Z"/>
        </w:rPr>
      </w:pPr>
      <w:commentRangeStart w:id="82"/>
      <w:r>
        <w:t xml:space="preserve">Here we argue that preserved voluntary memory does not, by itself, establish that a separate representation was spared. Selective interference can instead arise from differences in how film memories are cued and controlled at retrieval. </w:t>
      </w:r>
      <w:commentRangeEnd w:id="82"/>
      <w:r w:rsidR="00076E40">
        <w:rPr>
          <w:rStyle w:val="CommentReference"/>
          <w:sz w:val="24"/>
          <w:szCs w:val="24"/>
        </w:rPr>
        <w:commentReference w:id="82"/>
      </w:r>
    </w:p>
    <w:p w14:paraId="2DD4DB72" w14:textId="7CA78156" w:rsidR="00076E40" w:rsidRDefault="00076E40" w:rsidP="006D5518">
      <w:pPr>
        <w:pStyle w:val="BodyText"/>
        <w:rPr>
          <w:ins w:id="83" w:author="Deborah Talmi" w:date="2026-07-21T16:57:00Z" w16du:dateUtc="2026-07-21T15:57:00Z"/>
        </w:rPr>
      </w:pPr>
      <w:commentRangeStart w:id="84"/>
      <w:ins w:id="85" w:author="Deborah Talmi" w:date="2026-07-21T16:59:00Z" w16du:dateUtc="2026-07-21T15:59:00Z">
        <w:r w:rsidRPr="0077017D">
          <w:t>Retrieved-context models offer a general theory of episodic memory search in which context can guide targeted recall and give rise to unintended intrusions (</w:t>
        </w:r>
        <w:r>
          <w:fldChar w:fldCharType="begin"/>
        </w:r>
        <w:r>
          <w:instrText>HYPERLINK  \l "ref-cohen2022memory"</w:instrText>
        </w:r>
        <w:r>
          <w:fldChar w:fldCharType="separate"/>
        </w:r>
        <w:r w:rsidRPr="0077017D">
          <w:rPr>
            <w:rStyle w:val="Hyperlink"/>
          </w:rPr>
          <w:t>Cohen &amp; Kahana, 2022</w:t>
        </w:r>
        <w:r>
          <w:fldChar w:fldCharType="end"/>
        </w:r>
        <w:r w:rsidRPr="0077017D">
          <w:t xml:space="preserve">; </w:t>
        </w:r>
        <w:r>
          <w:fldChar w:fldCharType="begin"/>
        </w:r>
        <w:r>
          <w:instrText>HYPERLINK  \l "ref-lohnas2015expanding"</w:instrText>
        </w:r>
        <w:r>
          <w:fldChar w:fldCharType="separate"/>
        </w:r>
        <w:r w:rsidRPr="0077017D">
          <w:rPr>
            <w:rStyle w:val="Hyperlink"/>
          </w:rPr>
          <w:t>Lohnas et al., 2015</w:t>
        </w:r>
        <w:r>
          <w:fldChar w:fldCharType="end"/>
        </w:r>
        <w:r w:rsidRPr="0077017D">
          <w:t xml:space="preserve">; </w:t>
        </w:r>
        <w:r>
          <w:fldChar w:fldCharType="begin"/>
        </w:r>
        <w:r>
          <w:instrText>HYPERLINK  \l "ref-polyn2011semantic"</w:instrText>
        </w:r>
        <w:r>
          <w:fldChar w:fldCharType="separate"/>
        </w:r>
        <w:r w:rsidRPr="0077017D">
          <w:rPr>
            <w:rStyle w:val="Hyperlink"/>
          </w:rPr>
          <w:t>Polyn et al., 2011</w:t>
        </w:r>
        <w:r>
          <w:fldChar w:fldCharType="end"/>
        </w:r>
        <w:r w:rsidRPr="0077017D">
          <w:t xml:space="preserve">). Yet they have not been used to </w:t>
        </w:r>
        <w:r>
          <w:t xml:space="preserve">simulate </w:t>
        </w:r>
      </w:ins>
      <w:ins w:id="86" w:author="Deborah Talmi" w:date="2026-07-21T17:00:00Z" w16du:dateUtc="2026-07-21T16:00:00Z">
        <w:r>
          <w:t xml:space="preserve">the intention to recall, nor offer any mechanism to account for differences between </w:t>
        </w:r>
      </w:ins>
      <w:ins w:id="87" w:author="Deborah Talmi" w:date="2026-07-21T17:01:00Z" w16du:dateUtc="2026-07-21T16:01:00Z">
        <w:r>
          <w:t xml:space="preserve">memories that come to mind unbidden and </w:t>
        </w:r>
      </w:ins>
      <w:ins w:id="88" w:author="Deborah Talmi" w:date="2026-07-21T17:00:00Z" w16du:dateUtc="2026-07-21T16:00:00Z">
        <w:r>
          <w:t>recal</w:t>
        </w:r>
      </w:ins>
      <w:ins w:id="89" w:author="Deborah Talmi" w:date="2026-07-21T17:01:00Z" w16du:dateUtc="2026-07-21T16:01:00Z">
        <w:r>
          <w:t xml:space="preserve">ling items deliberately. </w:t>
        </w:r>
      </w:ins>
      <w:commentRangeEnd w:id="84"/>
      <w:r>
        <w:rPr>
          <w:rStyle w:val="CommentReference"/>
          <w:sz w:val="24"/>
          <w:szCs w:val="24"/>
        </w:rPr>
        <w:commentReference w:id="84"/>
      </w:r>
    </w:p>
    <w:p w14:paraId="43D6CEE9" w14:textId="1F5F9929" w:rsidR="00F8399E" w:rsidRDefault="00F54748" w:rsidP="006D5518">
      <w:pPr>
        <w:pStyle w:val="BodyText"/>
      </w:pPr>
      <w:r>
        <w:t xml:space="preserve">In </w:t>
      </w:r>
      <w:del w:id="90" w:author="Jordan Gunn" w:date="2026-07-20T03:21:00Z" w16du:dateUtc="2026-07-20T02:21:00Z">
        <w:r w:rsidDel="007B5A30">
          <w:delText>the account developed below</w:delText>
        </w:r>
      </w:del>
      <w:ins w:id="91" w:author="Jordan Gunn" w:date="2026-07-20T03:22:00Z" w16du:dateUtc="2026-07-20T02:22:00Z">
        <w:r w:rsidR="00240ACD">
          <w:t xml:space="preserve">our </w:t>
        </w:r>
      </w:ins>
      <w:ins w:id="92" w:author="Jordan Gunn" w:date="2026-07-20T03:21:00Z" w16du:dateUtc="2026-07-20T02:21:00Z">
        <w:r w:rsidR="007B5A30">
          <w:t>account</w:t>
        </w:r>
      </w:ins>
      <w:r>
        <w:t xml:space="preserve">, </w:t>
      </w:r>
      <w:ins w:id="93" w:author="Jordan Gunn" w:date="2026-07-20T03:29:00Z" w16du:dateUtc="2026-07-20T02:29:00Z">
        <w:r w:rsidR="00240ACD">
          <w:t>film events become associated with contex</w:t>
        </w:r>
      </w:ins>
      <w:ins w:id="94" w:author="Jordan Gunn" w:date="2026-07-20T03:48:00Z" w16du:dateUtc="2026-07-20T02:48:00Z">
        <w:r w:rsidR="00360FED">
          <w:t>t</w:t>
        </w:r>
      </w:ins>
      <w:ins w:id="95" w:author="Jordan Gunn" w:date="2026-07-20T03:42:00Z" w16du:dateUtc="2026-07-20T02:42:00Z">
        <w:r w:rsidR="0097150A">
          <w:t xml:space="preserve">, a gradually changing mental representation of recent experience </w:t>
        </w:r>
      </w:ins>
      <w:ins w:id="96" w:author="Jordan Gunn" w:date="2026-07-20T03:43:00Z" w16du:dateUtc="2026-07-20T02:43:00Z">
        <w:r w:rsidR="0097150A">
          <w:t>(</w:t>
        </w:r>
        <w:r w:rsidR="0097150A">
          <w:fldChar w:fldCharType="begin"/>
        </w:r>
        <w:r w:rsidR="0097150A">
          <w:instrText>HYPERLINK  \l "ref-howard2002distributed"</w:instrText>
        </w:r>
        <w:r w:rsidR="0097150A">
          <w:fldChar w:fldCharType="separate"/>
        </w:r>
        <w:r w:rsidR="0097150A" w:rsidRPr="0097150A">
          <w:rPr>
            <w:rStyle w:val="Hyperlink"/>
          </w:rPr>
          <w:t>Howard &amp; Kahana, 2002</w:t>
        </w:r>
        <w:r w:rsidR="0097150A">
          <w:fldChar w:fldCharType="end"/>
        </w:r>
        <w:r w:rsidR="0097150A">
          <w:t xml:space="preserve">; </w:t>
        </w:r>
        <w:r w:rsidR="0097150A">
          <w:fldChar w:fldCharType="begin"/>
        </w:r>
        <w:r w:rsidR="0097150A">
          <w:instrText>HYPERLINK  \l "ref-polyn2009context"</w:instrText>
        </w:r>
        <w:r w:rsidR="0097150A">
          <w:fldChar w:fldCharType="separate"/>
        </w:r>
        <w:r w:rsidR="0097150A" w:rsidRPr="0097150A">
          <w:rPr>
            <w:rStyle w:val="Hyperlink"/>
          </w:rPr>
          <w:t>Polyn et al, 2009a</w:t>
        </w:r>
        <w:r w:rsidR="0097150A">
          <w:fldChar w:fldCharType="end"/>
        </w:r>
        <w:r w:rsidR="0097150A">
          <w:t>)</w:t>
        </w:r>
      </w:ins>
      <w:ins w:id="97" w:author="Jordan Gunn" w:date="2026-07-20T03:30:00Z" w16du:dateUtc="2026-07-20T02:30:00Z">
        <w:r w:rsidR="00240ACD">
          <w:t xml:space="preserve">. </w:t>
        </w:r>
      </w:ins>
      <w:ins w:id="98" w:author="Jordan Gunn" w:date="2026-07-20T03:22:00Z" w16du:dateUtc="2026-07-20T02:22:00Z">
        <w:r w:rsidR="007B5A30">
          <w:t>A</w:t>
        </w:r>
      </w:ins>
      <w:del w:id="99" w:author="Jordan Gunn" w:date="2026-07-20T03:22:00Z" w16du:dateUtc="2026-07-20T02:22:00Z">
        <w:r w:rsidDel="007B5A30">
          <w:delText>a</w:delText>
        </w:r>
      </w:del>
      <w:r>
        <w:t xml:space="preserve"> film reminder reinstates </w:t>
      </w:r>
      <w:r w:rsidR="00BB0282">
        <w:t>th</w:t>
      </w:r>
      <w:ins w:id="100" w:author="Jordan Gunn" w:date="2026-07-20T03:21:00Z" w16du:dateUtc="2026-07-20T02:21:00Z">
        <w:r w:rsidR="007B5A30">
          <w:t>is film-associated</w:t>
        </w:r>
      </w:ins>
      <w:del w:id="101" w:author="Jordan Gunn" w:date="2026-07-20T03:21:00Z" w16du:dateUtc="2026-07-20T02:21:00Z">
        <w:r w:rsidR="00BB0282" w:rsidDel="007B5A30">
          <w:delText>e</w:delText>
        </w:r>
      </w:del>
      <w:r w:rsidR="00BB0282">
        <w:t xml:space="preserve"> </w:t>
      </w:r>
      <w:commentRangeStart w:id="102"/>
      <w:r>
        <w:t xml:space="preserve">context </w:t>
      </w:r>
      <w:commentRangeEnd w:id="102"/>
      <w:r w:rsidR="00076E40">
        <w:rPr>
          <w:rStyle w:val="CommentReference"/>
          <w:sz w:val="24"/>
          <w:szCs w:val="24"/>
        </w:rPr>
        <w:commentReference w:id="102"/>
      </w:r>
      <w:r>
        <w:t>associated</w:t>
      </w:r>
      <w:del w:id="103" w:author="Jordan Gunn" w:date="2026-07-20T03:22:00Z" w16du:dateUtc="2026-07-20T02:22:00Z">
        <w:r w:rsidDel="007B5A30">
          <w:delText xml:space="preserve"> with the film</w:delText>
        </w:r>
      </w:del>
      <w:r>
        <w:t xml:space="preserve"> </w:t>
      </w:r>
      <w:del w:id="104" w:author="Deborah Talmi" w:date="2026-07-21T16:59:00Z" w16du:dateUtc="2026-07-21T15:59:00Z">
        <w:r w:rsidDel="00076E40">
          <w:delText xml:space="preserve">before </w:delText>
        </w:r>
      </w:del>
      <w:r>
        <w:t>task material is encoded. Task material then become</w:t>
      </w:r>
      <w:del w:id="105" w:author="Jordan Gunn" w:date="2026-07-20T03:44:00Z" w16du:dateUtc="2026-07-20T02:44:00Z">
        <w:r w:rsidDel="00360FED">
          <w:delText>s</w:delText>
        </w:r>
      </w:del>
      <w:r>
        <w:t xml:space="preserve"> linked to th</w:t>
      </w:r>
      <w:ins w:id="106" w:author="Jordan Gunn" w:date="2026-07-20T03:44:00Z" w16du:dateUtc="2026-07-20T02:44:00Z">
        <w:r w:rsidR="00360FED">
          <w:t>e reinstated</w:t>
        </w:r>
      </w:ins>
      <w:del w:id="107" w:author="Jordan Gunn" w:date="2026-07-20T03:44:00Z" w16du:dateUtc="2026-07-20T02:44:00Z">
        <w:r w:rsidDel="00360FED">
          <w:delText>at</w:delText>
        </w:r>
      </w:del>
      <w:r>
        <w:t xml:space="preserve"> context. When later remembering is guided by film-associated context, task and film material compete, interfering with film recall. The task interferes less when retrieval depends less on context to access film material. </w:t>
      </w:r>
      <w:r w:rsidR="00BB0282">
        <w:t>In d</w:t>
      </w:r>
      <w:r>
        <w:t>eliberate recall</w:t>
      </w:r>
      <w:r w:rsidR="00BB0282">
        <w:t>, this happens</w:t>
      </w:r>
      <w:r>
        <w:t xml:space="preserve"> when a maintained film-category cue gives film candidates an additional source of support without equally supporting task competitors. </w:t>
      </w:r>
      <w:r w:rsidR="00BB0282">
        <w:t>Deliberate</w:t>
      </w:r>
      <w:r>
        <w:t xml:space="preserve"> recognition can also be less affected, because the test presents candidate film item</w:t>
      </w:r>
      <w:r w:rsidR="00BB0282">
        <w:t>s</w:t>
      </w:r>
      <w:r>
        <w:t xml:space="preserve"> for judgment rather than requiring </w:t>
      </w:r>
      <w:del w:id="108" w:author="Jordan Gunn" w:date="2026-07-20T03:50:00Z" w16du:dateUtc="2026-07-20T02:50:00Z">
        <w:r w:rsidDel="00360FED">
          <w:delText>film material to be brought to mind</w:delText>
        </w:r>
      </w:del>
      <w:ins w:id="109" w:author="Deborah Talmi" w:date="2026-07-14T16:10:00Z" w16du:dateUtc="2026-07-14T15:10:00Z">
        <w:del w:id="110" w:author="Jordan Gunn" w:date="2026-07-20T03:50:00Z" w16du:dateUtc="2026-07-20T02:50:00Z">
          <w:r w:rsidR="00BB0282" w:rsidDel="00360FED">
            <w:delText xml:space="preserve"> in a context dependent manner</w:delText>
          </w:r>
        </w:del>
      </w:ins>
      <w:ins w:id="111" w:author="Jordan Gunn" w:date="2026-07-20T03:50:00Z" w16du:dateUtc="2026-07-20T02:50:00Z">
        <w:r w:rsidR="00360FED">
          <w:t>selection among film and task candidates</w:t>
        </w:r>
      </w:ins>
      <w:r>
        <w:t xml:space="preserve">. </w:t>
      </w:r>
      <w:ins w:id="112" w:author="Jordan Gunn" w:date="2026-07-20T03:56:00Z" w16du:dateUtc="2026-07-20T02:56:00Z">
        <w:r w:rsidR="009D1576" w:rsidRPr="009D1576">
          <w:t>On this account, shared contextual associations generate competition, while retrieval goals and test format determine how strongly that competition affects performance.</w:t>
        </w:r>
      </w:ins>
      <w:del w:id="113" w:author="Jordan Gunn" w:date="2026-07-20T03:56:00Z" w16du:dateUtc="2026-07-20T02:56:00Z">
        <w:r w:rsidDel="009D1576">
          <w:delText xml:space="preserve">On this account, the selective-interference effect emerges when retrieval conditions differ in </w:delText>
        </w:r>
      </w:del>
      <w:ins w:id="114" w:author="Deborah Talmi" w:date="2026-07-14T16:11:00Z" w16du:dateUtc="2026-07-14T15:11:00Z">
        <w:del w:id="115" w:author="Jordan Gunn" w:date="2026-07-20T03:56:00Z" w16du:dateUtc="2026-07-20T02:56:00Z">
          <w:r w:rsidR="00BB0282" w:rsidDel="009D1576">
            <w:delText xml:space="preserve">their reliance </w:delText>
          </w:r>
        </w:del>
      </w:ins>
      <w:del w:id="116" w:author="Jordan Gunn" w:date="2026-07-20T03:56:00Z" w16du:dateUtc="2026-07-20T02:56:00Z">
        <w:r w:rsidDel="009D1576">
          <w:delText xml:space="preserve">how much they depend on film-associated context that </w:delText>
        </w:r>
      </w:del>
      <w:ins w:id="117" w:author="Deborah Talmi" w:date="2026-07-14T16:11:00Z" w16du:dateUtc="2026-07-14T15:11:00Z">
        <w:del w:id="118" w:author="Jordan Gunn" w:date="2026-07-20T03:56:00Z" w16du:dateUtc="2026-07-20T02:56:00Z">
          <w:r w:rsidR="00BB0282" w:rsidDel="009D1576">
            <w:delText xml:space="preserve">is shared with </w:delText>
          </w:r>
        </w:del>
      </w:ins>
      <w:del w:id="119" w:author="Jordan Gunn" w:date="2026-07-20T03:56:00Z" w16du:dateUtc="2026-07-20T02:56:00Z">
        <w:r w:rsidDel="009D1576">
          <w:delText>also cues task material.</w:delText>
        </w:r>
      </w:del>
      <w:ins w:id="120" w:author="Deborah Talmi" w:date="2026-07-14T17:41:00Z" w16du:dateUtc="2026-07-14T16:41:00Z">
        <w:r w:rsidR="006D5518">
          <w:t xml:space="preserve"> </w:t>
        </w:r>
      </w:ins>
      <w:r>
        <w:t xml:space="preserve">We formalize this retrieval account in an emotional variant </w:t>
      </w:r>
      <w:r>
        <w:lastRenderedPageBreak/>
        <w:t>(</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of the Context Maintenance and Retrieval (CMR) model (</w:t>
      </w:r>
      <w:hyperlink w:anchor="ref-polyn2009context">
        <w:r w:rsidR="00F8399E">
          <w:rPr>
            <w:rStyle w:val="Hyperlink"/>
          </w:rPr>
          <w:t>Polyn et al., 2009a</w:t>
        </w:r>
      </w:hyperlink>
      <w:r>
        <w:t>).</w:t>
      </w:r>
      <w:del w:id="121" w:author="Jordan Gunn" w:date="2026-07-20T03:56:00Z" w16du:dateUtc="2026-07-20T02:56:00Z">
        <w:r w:rsidDel="009D1576">
          <w:delText xml:space="preserve"> Retrieved-context models treat context as a gradually changing state that is shaped by experience, reinstated by retrieval, and used to cue later memory search (</w:delText>
        </w:r>
        <w:r w:rsidR="00F8399E" w:rsidDel="009D1576">
          <w:fldChar w:fldCharType="begin"/>
        </w:r>
        <w:r w:rsidR="00F8399E" w:rsidDel="009D1576">
          <w:delInstrText>HYPERLINK \l "ref-howard2002distributed" \h</w:delInstrText>
        </w:r>
        <w:r w:rsidR="00F8399E" w:rsidDel="009D1576">
          <w:fldChar w:fldCharType="separate"/>
        </w:r>
        <w:r w:rsidR="00F8399E" w:rsidDel="009D1576">
          <w:rPr>
            <w:rStyle w:val="Hyperlink"/>
          </w:rPr>
          <w:delText>Howard &amp; Kahana, 2002</w:delText>
        </w:r>
        <w:r w:rsidR="00F8399E" w:rsidDel="009D1576">
          <w:fldChar w:fldCharType="end"/>
        </w:r>
        <w:r w:rsidDel="009D1576">
          <w:delText xml:space="preserve">; </w:delText>
        </w:r>
        <w:r w:rsidR="00F8399E" w:rsidDel="009D1576">
          <w:fldChar w:fldCharType="begin"/>
        </w:r>
        <w:r w:rsidR="00F8399E" w:rsidDel="009D1576">
          <w:delInstrText>HYPERLINK \l "ref-polyn2009context" \h</w:delInstrText>
        </w:r>
        <w:r w:rsidR="00F8399E" w:rsidDel="009D1576">
          <w:fldChar w:fldCharType="separate"/>
        </w:r>
        <w:r w:rsidR="00F8399E" w:rsidDel="009D1576">
          <w:rPr>
            <w:rStyle w:val="Hyperlink"/>
          </w:rPr>
          <w:delText>Polyn et al., 2009a</w:delText>
        </w:r>
        <w:r w:rsidR="00F8399E" w:rsidDel="009D1576">
          <w:fldChar w:fldCharType="end"/>
        </w:r>
        <w:r w:rsidDel="009D1576">
          <w:delText xml:space="preserve">; </w:delText>
        </w:r>
        <w:r w:rsidR="00F8399E" w:rsidDel="009D1576">
          <w:fldChar w:fldCharType="begin"/>
        </w:r>
        <w:r w:rsidR="00F8399E" w:rsidDel="009D1576">
          <w:delInstrText>HYPERLINK \l "ref-sederberg2008context" \h</w:delInstrText>
        </w:r>
        <w:r w:rsidR="00F8399E" w:rsidDel="009D1576">
          <w:fldChar w:fldCharType="separate"/>
        </w:r>
        <w:r w:rsidR="00F8399E" w:rsidDel="009D1576">
          <w:rPr>
            <w:rStyle w:val="Hyperlink"/>
          </w:rPr>
          <w:delText>Sederberg et al., 2008</w:delText>
        </w:r>
        <w:r w:rsidR="00F8399E" w:rsidDel="009D1576">
          <w:fldChar w:fldCharType="end"/>
        </w:r>
        <w:r w:rsidDel="009D1576">
          <w:delText>). In CMR, items and context are linked by bidirectional associations. Context cues candidate items, and retrieved items or items presented at test reinstate associated context (</w:delText>
        </w:r>
        <w:r w:rsidR="00F8399E" w:rsidDel="009D1576">
          <w:fldChar w:fldCharType="begin"/>
        </w:r>
        <w:r w:rsidR="00F8399E" w:rsidDel="009D1576">
          <w:delInstrText>HYPERLINK \l "ref-polyn2009context" \h</w:delInstrText>
        </w:r>
        <w:r w:rsidR="00F8399E" w:rsidDel="009D1576">
          <w:fldChar w:fldCharType="separate"/>
        </w:r>
        <w:r w:rsidR="00F8399E" w:rsidDel="009D1576">
          <w:rPr>
            <w:rStyle w:val="Hyperlink"/>
          </w:rPr>
          <w:delText>Polyn et al., 2009a</w:delText>
        </w:r>
        <w:r w:rsidR="00F8399E" w:rsidDel="009D1576">
          <w:fldChar w:fldCharType="end"/>
        </w:r>
        <w:r w:rsidDel="009D1576">
          <w:delText xml:space="preserve">, </w:delText>
        </w:r>
        <w:r w:rsidR="00F8399E" w:rsidDel="009D1576">
          <w:fldChar w:fldCharType="begin"/>
        </w:r>
        <w:r w:rsidR="00F8399E" w:rsidDel="009D1576">
          <w:delInstrText>HYPERLINK \l "ref-polyn2009task" \h</w:delInstrText>
        </w:r>
        <w:r w:rsidR="00F8399E" w:rsidDel="009D1576">
          <w:fldChar w:fldCharType="separate"/>
        </w:r>
        <w:r w:rsidR="00F8399E" w:rsidDel="009D1576">
          <w:rPr>
            <w:rStyle w:val="Hyperlink"/>
          </w:rPr>
          <w:delText>2009b</w:delText>
        </w:r>
        <w:r w:rsidR="00F8399E" w:rsidDel="009D1576">
          <w:fldChar w:fldCharType="end"/>
        </w:r>
        <w:r w:rsidDel="009D1576">
          <w:delText>). Emotional CMR variants retain this item-context architecture while allowing emotional or source context to shape what is bound and later retrieved (</w:delText>
        </w:r>
        <w:r w:rsidR="00F8399E" w:rsidDel="009D1576">
          <w:fldChar w:fldCharType="begin"/>
        </w:r>
        <w:r w:rsidR="00F8399E" w:rsidDel="009D1576">
          <w:delInstrText>HYPERLINK \l "ref-cohen2022memory" \h</w:delInstrText>
        </w:r>
        <w:r w:rsidR="00F8399E" w:rsidDel="009D1576">
          <w:fldChar w:fldCharType="separate"/>
        </w:r>
        <w:r w:rsidR="00F8399E" w:rsidDel="009D1576">
          <w:rPr>
            <w:rStyle w:val="Hyperlink"/>
          </w:rPr>
          <w:delText>Cohen &amp; Kahana, 2022</w:delText>
        </w:r>
        <w:r w:rsidR="00F8399E" w:rsidDel="009D1576">
          <w:fldChar w:fldCharType="end"/>
        </w:r>
        <w:r w:rsidDel="009D1576">
          <w:delText xml:space="preserve">; </w:delText>
        </w:r>
        <w:r w:rsidR="00F8399E" w:rsidDel="009D1576">
          <w:fldChar w:fldCharType="begin"/>
        </w:r>
        <w:r w:rsidR="00F8399E" w:rsidDel="009D1576">
          <w:delInstrText>HYPERLINK \l "ref-talmi2019retrieved" \h</w:delInstrText>
        </w:r>
        <w:r w:rsidR="00F8399E" w:rsidDel="009D1576">
          <w:fldChar w:fldCharType="separate"/>
        </w:r>
        <w:r w:rsidR="00F8399E" w:rsidDel="009D1576">
          <w:rPr>
            <w:rStyle w:val="Hyperlink"/>
          </w:rPr>
          <w:delText>Talmi et al., 2019</w:delText>
        </w:r>
        <w:r w:rsidR="00F8399E" w:rsidDel="009D1576">
          <w:fldChar w:fldCharType="end"/>
        </w:r>
        <w:r w:rsidDel="009D1576">
          <w:delText xml:space="preserve">). These properties make CMR a principled setting for a retrieved-context account of selective interference based on context reinstatement and item-context binding. </w:delText>
        </w:r>
      </w:del>
    </w:p>
    <w:p w14:paraId="22CC989D" w14:textId="64E60252" w:rsidR="00F8399E" w:rsidDel="00204601" w:rsidRDefault="00076E40">
      <w:pPr>
        <w:pStyle w:val="BodyText"/>
        <w:rPr>
          <w:del w:id="122" w:author="Jordan Gunn" w:date="2026-07-20T03:59:00Z" w16du:dateUtc="2026-07-20T02:59:00Z"/>
        </w:rPr>
      </w:pPr>
      <w:ins w:id="123" w:author="Deborah Talmi" w:date="2026-07-21T17:02:00Z" w16du:dateUtc="2026-07-21T16:02:00Z">
        <w:r>
          <w:t xml:space="preserve">Given their limited treatment of the intentionality of recall, </w:t>
        </w:r>
      </w:ins>
      <w:ins w:id="124" w:author="Jordan Gunn" w:date="2026-07-20T04:43:00Z" w16du:dateUtc="2026-07-20T03:43:00Z">
        <w:del w:id="125" w:author="Deborah Talmi" w:date="2026-07-21T17:02:00Z" w16du:dateUtc="2026-07-21T16:02:00Z">
          <w:r w:rsidR="0077017D" w:rsidRPr="0077017D" w:rsidDel="00076E40">
            <w:delText>R</w:delText>
          </w:r>
        </w:del>
      </w:ins>
      <w:ins w:id="126" w:author="Deborah Talmi" w:date="2026-07-21T17:02:00Z" w16du:dateUtc="2026-07-21T16:02:00Z">
        <w:r>
          <w:t>r</w:t>
        </w:r>
      </w:ins>
      <w:ins w:id="127" w:author="Jordan Gunn" w:date="2026-07-20T04:43:00Z" w16du:dateUtc="2026-07-20T03:43:00Z">
        <w:r w:rsidR="0077017D" w:rsidRPr="0077017D">
          <w:t xml:space="preserve">etrieved-context models </w:t>
        </w:r>
      </w:ins>
      <w:ins w:id="128" w:author="Deborah Talmi" w:date="2026-07-21T17:02:00Z" w16du:dateUtc="2026-07-21T16:02:00Z">
        <w:r>
          <w:t xml:space="preserve">no explanation </w:t>
        </w:r>
      </w:ins>
      <w:ins w:id="129" w:author="Jordan Gunn" w:date="2026-07-20T04:43:00Z" w16du:dateUtc="2026-07-20T03:43:00Z">
        <w:del w:id="130" w:author="Deborah Talmi" w:date="2026-07-21T17:02:00Z" w16du:dateUtc="2026-07-21T16:02:00Z">
          <w:r w:rsidR="0077017D" w:rsidRPr="0077017D" w:rsidDel="00076E40">
            <w:delText>offer a general theory of episodic memory search in which context can guide targeted recall and give rise to unintended intrusions (</w:delText>
          </w:r>
        </w:del>
      </w:ins>
      <w:ins w:id="131" w:author="Jordan Gunn" w:date="2026-07-20T04:45:00Z" w16du:dateUtc="2026-07-20T03:45:00Z">
        <w:del w:id="132" w:author="Deborah Talmi" w:date="2026-07-21T17:02:00Z" w16du:dateUtc="2026-07-21T16:02:00Z">
          <w:r w:rsidR="0077017D" w:rsidDel="00076E40">
            <w:fldChar w:fldCharType="begin"/>
          </w:r>
          <w:r w:rsidR="0077017D" w:rsidDel="00076E40">
            <w:delInstrText>HYPERLINK  \l "ref-cohen2022memory"</w:delInstrText>
          </w:r>
          <w:r w:rsidR="0077017D" w:rsidDel="00076E40">
            <w:fldChar w:fldCharType="separate"/>
          </w:r>
          <w:r w:rsidR="0077017D" w:rsidRPr="0077017D" w:rsidDel="00076E40">
            <w:rPr>
              <w:rStyle w:val="Hyperlink"/>
            </w:rPr>
            <w:delText>Cohen &amp; Kahana, 2022</w:delText>
          </w:r>
          <w:r w:rsidR="0077017D" w:rsidDel="00076E40">
            <w:fldChar w:fldCharType="end"/>
          </w:r>
        </w:del>
      </w:ins>
      <w:ins w:id="133" w:author="Jordan Gunn" w:date="2026-07-20T04:43:00Z" w16du:dateUtc="2026-07-20T03:43:00Z">
        <w:del w:id="134" w:author="Deborah Talmi" w:date="2026-07-21T17:02:00Z" w16du:dateUtc="2026-07-21T16:02:00Z">
          <w:r w:rsidR="0077017D" w:rsidRPr="0077017D" w:rsidDel="00076E40">
            <w:delText xml:space="preserve">; </w:delText>
          </w:r>
        </w:del>
      </w:ins>
      <w:ins w:id="135" w:author="Jordan Gunn" w:date="2026-07-20T04:46:00Z" w16du:dateUtc="2026-07-20T03:46:00Z">
        <w:del w:id="136" w:author="Deborah Talmi" w:date="2026-07-21T17:02:00Z" w16du:dateUtc="2026-07-21T16:02:00Z">
          <w:r w:rsidR="0077017D" w:rsidDel="00076E40">
            <w:fldChar w:fldCharType="begin"/>
          </w:r>
          <w:r w:rsidR="0077017D" w:rsidDel="00076E40">
            <w:delInstrText>HYPERLINK  \l "ref-lohnas2015expanding"</w:delInstrText>
          </w:r>
          <w:r w:rsidR="0077017D" w:rsidDel="00076E40">
            <w:fldChar w:fldCharType="separate"/>
          </w:r>
          <w:r w:rsidR="0077017D" w:rsidRPr="0077017D" w:rsidDel="00076E40">
            <w:rPr>
              <w:rStyle w:val="Hyperlink"/>
            </w:rPr>
            <w:delText>Lohnas et al., 2015</w:delText>
          </w:r>
          <w:r w:rsidR="0077017D" w:rsidDel="00076E40">
            <w:fldChar w:fldCharType="end"/>
          </w:r>
        </w:del>
      </w:ins>
      <w:ins w:id="137" w:author="Jordan Gunn" w:date="2026-07-20T04:43:00Z" w16du:dateUtc="2026-07-20T03:43:00Z">
        <w:del w:id="138" w:author="Deborah Talmi" w:date="2026-07-21T17:02:00Z" w16du:dateUtc="2026-07-21T16:02:00Z">
          <w:r w:rsidR="0077017D" w:rsidRPr="0077017D" w:rsidDel="00076E40">
            <w:delText xml:space="preserve">; </w:delText>
          </w:r>
        </w:del>
      </w:ins>
      <w:ins w:id="139" w:author="Jordan Gunn" w:date="2026-07-20T04:46:00Z" w16du:dateUtc="2026-07-20T03:46:00Z">
        <w:del w:id="140" w:author="Deborah Talmi" w:date="2026-07-21T17:02:00Z" w16du:dateUtc="2026-07-21T16:02:00Z">
          <w:r w:rsidR="0077017D" w:rsidDel="00076E40">
            <w:fldChar w:fldCharType="begin"/>
          </w:r>
          <w:r w:rsidR="0077017D" w:rsidDel="00076E40">
            <w:delInstrText>HYPERLINK  \l "ref-polyn2011semantic"</w:delInstrText>
          </w:r>
          <w:r w:rsidR="0077017D" w:rsidDel="00076E40">
            <w:fldChar w:fldCharType="separate"/>
          </w:r>
          <w:r w:rsidR="0077017D" w:rsidRPr="0077017D" w:rsidDel="00076E40">
            <w:rPr>
              <w:rStyle w:val="Hyperlink"/>
            </w:rPr>
            <w:delText>Polyn et al., 2011</w:delText>
          </w:r>
          <w:r w:rsidR="0077017D" w:rsidDel="00076E40">
            <w:fldChar w:fldCharType="end"/>
          </w:r>
        </w:del>
      </w:ins>
      <w:ins w:id="141" w:author="Jordan Gunn" w:date="2026-07-20T04:43:00Z" w16du:dateUtc="2026-07-20T03:43:00Z">
        <w:del w:id="142" w:author="Deborah Talmi" w:date="2026-07-21T17:02:00Z" w16du:dateUtc="2026-07-21T16:02:00Z">
          <w:r w:rsidR="0077017D" w:rsidRPr="0077017D" w:rsidDel="00076E40">
            <w:delText xml:space="preserve">). Yet they have not been used to explain </w:delText>
          </w:r>
        </w:del>
        <w:r w:rsidR="0077017D" w:rsidRPr="0077017D">
          <w:t>why post-reminder task interference can affect unguided and deliberate retrieval of the same material differently. We address this gap by modeling both forms of recall from the same learned associations and specifying how deliberate retrieval controls their use. Preserved voluntary memory thereby becomes an outcome for a retrieved-context model to explain rather than an assumption attached to deliberate retrieval.</w:t>
        </w:r>
      </w:ins>
      <w:del w:id="143" w:author="Jordan Gunn" w:date="2026-07-20T03:59:00Z" w16du:dateUtc="2026-07-20T02:59:00Z">
        <w:r w:rsidR="0077017D" w:rsidDel="009D1576">
          <w:delText xml:space="preserve">Applied to the trauma-film paradigm, the model treats film, delay-period, task, and filler events as a continuous sequence through which context evolves. A film reminder is implemented as item-to-context reinstatement before task encoding. Later recall is implemented as context-to-item sampling from the film and non-film items supported by the current retrieval state. </w:delText>
        </w:r>
        <w:commentRangeStart w:id="144"/>
        <w:r w:rsidR="0077017D" w:rsidDel="009D1576">
          <w:delText>When that context supports both film and task material, task items compete with film recall rather than merely weakening a film trace</w:delText>
        </w:r>
        <w:commentRangeEnd w:id="144"/>
        <w:r w:rsidDel="009D1576">
          <w:rPr>
            <w:rStyle w:val="CommentReference"/>
            <w:sz w:val="24"/>
            <w:szCs w:val="24"/>
          </w:rPr>
          <w:commentReference w:id="144"/>
        </w:r>
        <w:r w:rsidR="0077017D" w:rsidDel="009D1576">
          <w:delText>.</w:delText>
        </w:r>
      </w:del>
    </w:p>
    <w:p w14:paraId="5549664E" w14:textId="77777777" w:rsidR="00204601" w:rsidRDefault="00204601">
      <w:pPr>
        <w:pStyle w:val="BodyText"/>
        <w:rPr>
          <w:ins w:id="145" w:author="Jordan Gunn" w:date="2026-07-20T04:23:00Z" w16du:dateUtc="2026-07-20T03:23:00Z"/>
        </w:rPr>
      </w:pPr>
    </w:p>
    <w:p w14:paraId="1E077BF4" w14:textId="7ED14C43" w:rsidR="00F8399E" w:rsidDel="0077017D" w:rsidRDefault="00F54748">
      <w:pPr>
        <w:pStyle w:val="BodyText"/>
        <w:rPr>
          <w:del w:id="146" w:author="Jordan Gunn" w:date="2026-07-20T04:43:00Z" w16du:dateUtc="2026-07-20T03:43:00Z"/>
        </w:rPr>
      </w:pPr>
      <w:commentRangeStart w:id="147"/>
      <w:commentRangeStart w:id="148"/>
      <w:del w:id="149" w:author="Jordan Gunn" w:date="2026-07-20T04:43:00Z" w16du:dateUtc="2026-07-20T03:43:00Z">
        <w:r w:rsidDel="0077017D">
          <w:delText xml:space="preserve">Deliberate recall is modeled with several retrieval-control processes. Rather than universally producing the selective-interference pattern, we show that some control mechanisms increase film recall overall without substantially reducing the loss caused by task competitors linked to film-associated context. </w:delText>
        </w:r>
        <w:commentRangeEnd w:id="147"/>
        <w:r w:rsidR="00C50704" w:rsidDel="0077017D">
          <w:rPr>
            <w:rStyle w:val="CommentReference"/>
            <w:sz w:val="24"/>
            <w:szCs w:val="24"/>
          </w:rPr>
          <w:commentReference w:id="147"/>
        </w:r>
        <w:commentRangeEnd w:id="148"/>
        <w:r w:rsidR="00CA1CEF" w:rsidDel="0077017D">
          <w:rPr>
            <w:rStyle w:val="CommentReference"/>
            <w:sz w:val="24"/>
            <w:szCs w:val="24"/>
          </w:rPr>
          <w:commentReference w:id="148"/>
        </w:r>
        <w:r w:rsidDel="0077017D">
          <w:delText>In the simulations, the strongest protection comes from adding a maintained film-category cue that gives film candidates support not shared by task competitors. This identifies a functional condition for selective interference: voluntary recall is protected when it depends less on film-associated temporal context that has also become supportive of task material.</w:delText>
        </w:r>
      </w:del>
    </w:p>
    <w:p w14:paraId="202B0CF8" w14:textId="4B8598CE" w:rsidR="00F8399E" w:rsidRDefault="00F54748">
      <w:pPr>
        <w:pStyle w:val="BodyText"/>
      </w:pPr>
      <w:r>
        <w:t xml:space="preserve">The simulations </w:t>
      </w:r>
      <w:del w:id="150" w:author="Jordan Gunn" w:date="2026-07-20T04:35:00Z" w16du:dateUtc="2026-07-20T03:35:00Z">
        <w:r w:rsidDel="0077017D">
          <w:delText xml:space="preserve">follow </w:delText>
        </w:r>
      </w:del>
      <w:ins w:id="151" w:author="Jordan Gunn" w:date="2026-07-20T04:35:00Z" w16du:dateUtc="2026-07-20T03:35:00Z">
        <w:r w:rsidR="0077017D">
          <w:t xml:space="preserve">test this account using </w:t>
        </w:r>
      </w:ins>
      <w:r>
        <w:t>a generalization-style modeling logic (</w:t>
      </w:r>
      <w:hyperlink w:anchor="ref-busemeyer2000model">
        <w:r w:rsidR="00F8399E">
          <w:rPr>
            <w:rStyle w:val="Hyperlink"/>
          </w:rPr>
          <w:t>Busemeyer &amp; Wang, 2000</w:t>
        </w:r>
      </w:hyperlink>
      <w:r>
        <w:t xml:space="preserve">; </w:t>
      </w:r>
      <w:hyperlink w:anchor="ref-lohnas2023event">
        <w:r w:rsidR="00F8399E">
          <w:rPr>
            <w:rStyle w:val="Hyperlink"/>
          </w:rPr>
          <w:t>Lohnas et al., 2023</w:t>
        </w:r>
      </w:hyperlink>
      <w:r>
        <w:t>). Core parameters are anchored in an independent affective free-recall dataset (</w:t>
      </w:r>
      <w:hyperlink w:anchor="ref-dupertuys2026ukraine">
        <w:r w:rsidR="00F8399E">
          <w:rPr>
            <w:rStyle w:val="Hyperlink"/>
          </w:rPr>
          <w:t>Dupertuys et al., 2026</w:t>
        </w:r>
      </w:hyperlink>
      <w:r>
        <w:t xml:space="preserve">), and no trauma-film outcomes are fitted. </w:t>
      </w:r>
      <w:ins w:id="152" w:author="Jordan Gunn" w:date="2026-07-20T04:56:00Z" w16du:dateUtc="2026-07-20T03:56:00Z">
        <w:r w:rsidR="009C1512" w:rsidRPr="009C1512">
          <w:t>Simulation 1 tests the account’s core competition mechanism by varying whether film-associated context is reinstated before task encoding and how strongly task material becomes linked to that context.</w:t>
        </w:r>
      </w:ins>
      <w:del w:id="153" w:author="Jordan Gunn" w:date="2026-07-20T04:56:00Z" w16du:dateUtc="2026-07-20T03:56:00Z">
        <w:r w:rsidDel="009C1512">
          <w:delText xml:space="preserve">Simulation 1 varies reminder presence and </w:delText>
        </w:r>
      </w:del>
      <w:del w:id="154" w:author="Jordan Gunn" w:date="2026-07-20T04:36:00Z" w16du:dateUtc="2026-07-20T03:36:00Z">
        <w:r w:rsidDel="0077017D">
          <w:delText xml:space="preserve">effective </w:delText>
        </w:r>
      </w:del>
      <w:del w:id="155" w:author="Jordan Gunn" w:date="2026-07-20T04:43:00Z" w16du:dateUtc="2026-07-20T03:43:00Z">
        <w:r w:rsidDel="0077017D">
          <w:delText xml:space="preserve">task-context learning </w:delText>
        </w:r>
      </w:del>
      <w:del w:id="156" w:author="Jordan Gunn" w:date="2026-07-20T04:56:00Z" w16du:dateUtc="2026-07-20T03:56:00Z">
        <w:r w:rsidDel="009C1512">
          <w:delText xml:space="preserve">to test </w:delText>
        </w:r>
      </w:del>
      <w:del w:id="157" w:author="Jordan Gunn" w:date="2026-07-20T04:53:00Z" w16du:dateUtc="2026-07-20T03:53:00Z">
        <w:r w:rsidDel="00C673DE">
          <w:delText>competitor formation</w:delText>
        </w:r>
      </w:del>
      <w:del w:id="158" w:author="Jordan Gunn" w:date="2026-07-20T04:56:00Z" w16du:dateUtc="2026-07-20T03:56:00Z">
        <w:r w:rsidDel="009C1512">
          <w:delText>.</w:delText>
        </w:r>
      </w:del>
      <w:r>
        <w:t xml:space="preserve"> Simulation 2 compares start-of-film context reinstatement, a maintained film-category cue, and retrieval monitoring to determine which control operations</w:t>
      </w:r>
      <w:del w:id="159" w:author="Jordan Gunn" w:date="2026-07-20T04:54:00Z" w16du:dateUtc="2026-07-20T03:54:00Z">
        <w:r w:rsidDel="00C673DE">
          <w:delText xml:space="preserve"> protect recall</w:delText>
        </w:r>
      </w:del>
      <w:ins w:id="160" w:author="Jordan Gunn" w:date="2026-07-20T04:54:00Z" w16du:dateUtc="2026-07-20T03:54:00Z">
        <w:r w:rsidR="00C673DE">
          <w:t xml:space="preserve"> </w:t>
        </w:r>
        <w:r w:rsidR="00C673DE" w:rsidRPr="00C673DE">
          <w:t>improve film recall generally and which specifically protect it from post-reminder task interference</w:t>
        </w:r>
      </w:ins>
      <w:r>
        <w:t xml:space="preserve">. </w:t>
      </w:r>
      <w:ins w:id="161" w:author="Jordan Gunn" w:date="2026-07-20T04:59:00Z" w16du:dateUtc="2026-07-20T03:59:00Z">
        <w:r w:rsidR="009C1512" w:rsidRPr="009C1512">
          <w:t>Simulation 3 tests whether deliberate recognition is less affected by interference than deliberate recall</w:t>
        </w:r>
        <w:r w:rsidR="009C1512">
          <w:t xml:space="preserve">, clarifying </w:t>
        </w:r>
      </w:ins>
      <w:ins w:id="162" w:author="Jordan Gunn" w:date="2026-07-20T05:00:00Z" w16du:dateUtc="2026-07-20T04:00:00Z">
        <w:r w:rsidR="009C1512">
          <w:t>the role of test format in the effect</w:t>
        </w:r>
      </w:ins>
      <w:ins w:id="163" w:author="Jordan Gunn" w:date="2026-07-20T04:59:00Z" w16du:dateUtc="2026-07-20T03:59:00Z">
        <w:r w:rsidR="009C1512">
          <w:t xml:space="preserve">. </w:t>
        </w:r>
      </w:ins>
      <w:del w:id="164" w:author="Jordan Gunn" w:date="2026-07-20T04:59:00Z" w16du:dateUtc="2026-07-20T03:59:00Z">
        <w:r w:rsidDel="009C1512">
          <w:delText xml:space="preserve">The recognition analysis tests </w:delText>
        </w:r>
      </w:del>
      <w:del w:id="165" w:author="Jordan Gunn" w:date="2026-07-20T04:54:00Z" w16du:dateUtc="2026-07-20T03:54:00Z">
        <w:r w:rsidDel="00C673DE">
          <w:delText>how presenting a candidate film item for judgment changes where reminder-linked task competition enters retrieval</w:delText>
        </w:r>
      </w:del>
      <w:del w:id="166" w:author="Jordan Gunn" w:date="2026-07-20T04:59:00Z" w16du:dateUtc="2026-07-20T03:59:00Z">
        <w:r w:rsidDel="009C1512">
          <w:delText xml:space="preserve">. </w:delText>
        </w:r>
      </w:del>
      <w:r>
        <w:t xml:space="preserve">Together, the simulations </w:t>
      </w:r>
      <w:del w:id="167" w:author="Jordan Gunn" w:date="2026-07-20T05:02:00Z" w16du:dateUtc="2026-07-20T04:02:00Z">
        <w:r w:rsidDel="009C1512">
          <w:delText xml:space="preserve">define </w:delText>
        </w:r>
      </w:del>
      <w:ins w:id="168" w:author="Jordan Gunn" w:date="2026-07-20T05:02:00Z" w16du:dateUtc="2026-07-20T04:02:00Z">
        <w:r w:rsidR="009C1512">
          <w:t xml:space="preserve">specify </w:t>
        </w:r>
      </w:ins>
      <w:r>
        <w:t xml:space="preserve">a mechanistic alternative to selective-vulnerability accounts and identify </w:t>
      </w:r>
      <w:del w:id="169" w:author="Jordan Gunn" w:date="2026-07-20T05:03:00Z" w16du:dateUtc="2026-07-20T04:03:00Z">
        <w:r w:rsidDel="009C1512">
          <w:delText>conditions under which</w:delText>
        </w:r>
      </w:del>
      <w:ins w:id="170" w:author="Jordan Gunn" w:date="2026-07-20T05:03:00Z" w16du:dateUtc="2026-07-20T04:03:00Z">
        <w:r w:rsidR="009C1512">
          <w:t>when</w:t>
        </w:r>
      </w:ins>
      <w:r>
        <w:t xml:space="preserve"> intrusive and voluntary remembering should </w:t>
      </w:r>
      <w:del w:id="171" w:author="Jordan Gunn" w:date="2026-07-20T05:03:00Z" w16du:dateUtc="2026-07-20T04:03:00Z">
        <w:r w:rsidDel="009C1512">
          <w:delText>appear more or less dissociated</w:delText>
        </w:r>
      </w:del>
      <w:ins w:id="172" w:author="Jordan Gunn" w:date="2026-07-20T05:03:00Z" w16du:dateUtc="2026-07-20T04:03:00Z">
        <w:r w:rsidR="009C1512">
          <w:t>diverge</w:t>
        </w:r>
      </w:ins>
      <w:r>
        <w:t>.</w:t>
      </w:r>
    </w:p>
    <w:p w14:paraId="2E9D4AF4" w14:textId="77777777" w:rsidR="00F8399E" w:rsidRDefault="00F54748">
      <w:pPr>
        <w:pStyle w:val="FigureTitle"/>
      </w:pPr>
      <w:bookmarkStart w:id="173" w:name="fig-empirical-target"/>
      <w:r>
        <w:lastRenderedPageBreak/>
        <w:t>Figure 1</w:t>
      </w:r>
    </w:p>
    <w:p w14:paraId="635149B5" w14:textId="77777777" w:rsidR="00F8399E" w:rsidRDefault="00F54748">
      <w:pPr>
        <w:pStyle w:val="Caption"/>
      </w:pPr>
      <w:r>
        <w:rPr>
          <w:b/>
          <w:bCs/>
        </w:rPr>
        <w:t>Modeled trauma-film paradigm and schematic selective-interference pattern.</w:t>
      </w:r>
      <w:r>
        <w:t xml:space="preserve"> </w:t>
      </w:r>
      <w:r>
        <w:rPr>
          <w:b/>
          <w:bCs/>
        </w:rPr>
        <w:t>(A)</w:t>
      </w:r>
      <w:r>
        <w:t xml:space="preserve"> The modeled trauma-film paradigm includes film encoding, an intervening delay, a possible pre-task film reminder, an intervening task, a post-task delay, and a later test of unguided or deliberate film recall. </w:t>
      </w:r>
      <w:r>
        <w:rPr>
          <w:b/>
          <w:bCs/>
        </w:rPr>
        <w:t>(B)</w:t>
      </w:r>
      <w:r>
        <w:t xml:space="preserve"> The qualitative pattern targeted by the recall simulations is summarized as an 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 visuospatial task condition. The visuospatial task condition produces the largest reduction in unguided film recall when it follows a</w:t>
      </w:r>
      <w:r>
        <w:t xml:space="preserve"> film reminder, whereas deliberate film recall shows a smaller reduction under the same conditions. Bars are schematic and do not plot empirical counts, fitted values, or model output.</w:t>
      </w:r>
    </w:p>
    <w:p w14:paraId="40858124" w14:textId="77777777" w:rsidR="00F8399E" w:rsidRDefault="00F54748">
      <w:pPr>
        <w:pStyle w:val="FigureWithoutNote"/>
      </w:pPr>
      <w:r>
        <w:rPr>
          <w:noProof/>
        </w:rPr>
        <w:lastRenderedPageBreak/>
        <w:drawing>
          <wp:inline distT="0" distB="0" distL="0" distR="0" wp14:anchorId="0952E440" wp14:editId="4C0B2E3C">
            <wp:extent cx="5943600" cy="482190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11"/>
                    <a:stretch>
                      <a:fillRect/>
                    </a:stretch>
                  </pic:blipFill>
                  <pic:spPr bwMode="auto">
                    <a:xfrm>
                      <a:off x="0" y="0"/>
                      <a:ext cx="5943600" cy="4821903"/>
                    </a:xfrm>
                    <a:prstGeom prst="rect">
                      <a:avLst/>
                    </a:prstGeom>
                    <a:noFill/>
                    <a:ln w="9525">
                      <a:noFill/>
                      <a:headEnd/>
                      <a:tailEnd/>
                    </a:ln>
                  </pic:spPr>
                </pic:pic>
              </a:graphicData>
            </a:graphic>
          </wp:inline>
        </w:drawing>
      </w:r>
    </w:p>
    <w:p w14:paraId="5CB81A7E" w14:textId="77777777" w:rsidR="00F8399E" w:rsidRDefault="00F54748">
      <w:pPr>
        <w:pStyle w:val="Heading2"/>
      </w:pPr>
      <w:bookmarkStart w:id="174" w:name="Xe49916d2c5d2e2d1ed2bdc43f3c89558696ba75"/>
      <w:bookmarkEnd w:id="173"/>
      <w:r>
        <w:t>Intentionality and Test Format in Selective Interference</w:t>
      </w:r>
    </w:p>
    <w:p w14:paraId="1DDD3A81" w14:textId="43A238D7" w:rsidR="00F8399E" w:rsidRDefault="00F54748">
      <w:pPr>
        <w:pStyle w:val="FirstParagraph"/>
      </w:pPr>
      <w:r>
        <w:t>Selective-interference studies are often described as comparing involuntary and deliberate memory, but the empirical contrast also depends on how each form of remembering is measured. Diary measures count film memories after they inadvertently come to mind during daily life. Laboratory intrusion tasks count film memories reported during a defined monitoring period, sometimes while film cues are present. In both cases, participants report film memories when they occur without deliberately trying to recover f</w:t>
      </w:r>
      <w:r>
        <w:t xml:space="preserve">ilm details. </w:t>
      </w:r>
      <w:r w:rsidR="00B234AC">
        <w:t>These studies test v</w:t>
      </w:r>
      <w:r>
        <w:t>oluntary</w:t>
      </w:r>
      <w:ins w:id="175" w:author="Deborah Talmi" w:date="2026-07-14T17:24:00Z" w16du:dateUtc="2026-07-14T16:24:00Z">
        <w:r w:rsidR="00B234AC">
          <w:t xml:space="preserve"> </w:t>
        </w:r>
      </w:ins>
      <w:r>
        <w:t xml:space="preserve">memory </w:t>
      </w:r>
      <w:r w:rsidR="00B234AC">
        <w:t xml:space="preserve">in tasks that </w:t>
      </w:r>
      <w:r>
        <w:t>differ in whether target film material must be recovered or is presented for judgment</w:t>
      </w:r>
      <w:r w:rsidR="00B234AC">
        <w:t>. F</w:t>
      </w:r>
      <w:r>
        <w:t xml:space="preserve">ree recall and specific-probe questions ask participants to bring film details to mind, </w:t>
      </w:r>
      <w:r>
        <w:lastRenderedPageBreak/>
        <w:t>whereas recognition asks participants to distinguish true from false film statements or film stills from lure images (</w:t>
      </w:r>
      <w:hyperlink w:anchor="ref-james2016trauma">
        <w:r w:rsidR="00F8399E">
          <w:rPr>
            <w:rStyle w:val="Hyperlink"/>
          </w:rPr>
          <w:t>James et al., 2016</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Selective interference appears most consistent when intrusion reports are compared with recognition, and less when </w:t>
      </w:r>
      <w:r w:rsidR="00B234AC">
        <w:t xml:space="preserve">compared with free recall, where </w:t>
      </w:r>
      <w:r>
        <w:t>retrieval conditions</w:t>
      </w:r>
      <w:r w:rsidR="00B234AC">
        <w:t xml:space="preserve"> resemble those of unguided recall more </w:t>
      </w:r>
      <w:commentRangeStart w:id="176"/>
      <w:r w:rsidR="00B234AC">
        <w:t>closely</w:t>
      </w:r>
      <w:commentRangeEnd w:id="176"/>
      <w:r w:rsidR="007E0089">
        <w:rPr>
          <w:rStyle w:val="CommentReference"/>
          <w:sz w:val="24"/>
          <w:szCs w:val="24"/>
        </w:rPr>
        <w:commentReference w:id="176"/>
      </w:r>
      <w:ins w:id="177" w:author="Deborah Talmi" w:date="2026-07-21T17:04:00Z" w16du:dateUtc="2026-07-21T16:04:00Z">
        <w:r w:rsidR="007E0089">
          <w:t xml:space="preserve"> ()</w:t>
        </w:r>
      </w:ins>
      <w:r>
        <w:t xml:space="preserve">. </w:t>
      </w:r>
      <w:hyperlink w:anchor="fig-empirical-examples">
        <w:r w:rsidR="00F8399E">
          <w:rPr>
            <w:rStyle w:val="Hyperlink"/>
          </w:rPr>
          <w:t>Figure 2</w:t>
        </w:r>
      </w:hyperlink>
      <w:r>
        <w:t xml:space="preserve"> illustrates variation in retrieval format across selected trauma-film studies (</w:t>
      </w:r>
      <w:hyperlink w:anchor="ref-james2015computer">
        <w:r w:rsidR="00F8399E">
          <w:rPr>
            <w:rStyle w:val="Hyperlink"/>
          </w:rPr>
          <w:t>James et al., 2015</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w:t>
      </w:r>
    </w:p>
    <w:p w14:paraId="4B1A1B76" w14:textId="77777777" w:rsidR="00F8399E" w:rsidRDefault="00F54748">
      <w:pPr>
        <w:pStyle w:val="FigureTitle"/>
      </w:pPr>
      <w:bookmarkStart w:id="178" w:name="fig-empirical-examples"/>
      <w:r>
        <w:lastRenderedPageBreak/>
        <w:t>Figure 2</w:t>
      </w:r>
    </w:p>
    <w:p w14:paraId="439C6B56" w14:textId="77777777" w:rsidR="00F8399E" w:rsidRDefault="00F54748">
      <w:pPr>
        <w:pStyle w:val="Caption"/>
      </w:pPr>
      <w:r>
        <w:rPr>
          <w:b/>
          <w:bCs/>
        </w:rPr>
        <w:t>Empirical tests of selective interference across retrieval formats.</w:t>
      </w:r>
      <w:r>
        <w:t xml:space="preserve"> Rows show selected studies that pair intrusion-like or involuntary-memory measures with different deliberate-memory tests: diary intrusions with recognition, diary intrusions with free recall, laboratory intrusion reports with recognition, and a matched voluntary/involuntary laboratory retrieval task (</w:t>
      </w:r>
      <w:hyperlink w:anchor="ref-james2015computer">
        <w:r w:rsidR="00F8399E">
          <w:rPr>
            <w:rStyle w:val="Hyperlink"/>
          </w:rPr>
          <w:t>James et al., 2015</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 Left panels plot intrusion-like or involuntary-memory outcomes, and right panels plot deliberate-memory outcomes. Gray bars indicate the study-specific comparison/control condition and orange bars indicate the visuospatial task condition. Bracket labels summarize the plotted contrast; they do not denote a uniform significance test. Bar heights reproduce reported condition means in native study units, so y-axis scales differ across outcomes.</w:t>
      </w:r>
    </w:p>
    <w:p w14:paraId="62CEAA8A" w14:textId="77777777" w:rsidR="00F8399E" w:rsidRDefault="00F54748">
      <w:pPr>
        <w:pStyle w:val="FigureWithoutNote"/>
      </w:pPr>
      <w:r>
        <w:rPr>
          <w:noProof/>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178"/>
    <w:p w14:paraId="2D716A58" w14:textId="43F95FD7" w:rsidR="00F8399E" w:rsidRDefault="00F54748">
      <w:pPr>
        <w:pStyle w:val="AfterWithoutNote"/>
      </w:pPr>
      <w:r>
        <w:t xml:space="preserve">Comparisons between diary intrusion reports and recognition tests </w:t>
      </w:r>
      <w:r w:rsidR="00B234AC">
        <w:t xml:space="preserve">often </w:t>
      </w:r>
      <w:r>
        <w:t xml:space="preserve">confound retrieval intentionality with retrieval format. </w:t>
      </w:r>
      <w:r w:rsidR="00B234AC">
        <w:t xml:space="preserve">While imagery-competing tasks typically decrease diary intrusions, </w:t>
      </w:r>
      <w:r>
        <w:t xml:space="preserve">participants </w:t>
      </w:r>
      <w:r w:rsidR="00B234AC">
        <w:t xml:space="preserve">who received a visuo-spatial intervention </w:t>
      </w:r>
      <w:r>
        <w:t xml:space="preserve">soon after film viewing later reported fewer diary intrusions, while verbal or visual recognition </w:t>
      </w:r>
      <w:r w:rsidR="00CD4A0C">
        <w:t>was unaffected</w:t>
      </w:r>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r w:rsidR="00CD4A0C">
        <w:t>A similar pattern was found in studies that test memory after a delay</w:t>
      </w:r>
      <w:r>
        <w:t xml:space="preserve"> (</w:t>
      </w:r>
      <w:hyperlink w:anchor="ref-james2015computer">
        <w:r w:rsidR="00F8399E">
          <w:rPr>
            <w:rStyle w:val="Hyperlink"/>
          </w:rPr>
          <w:t xml:space="preserve">James </w:t>
        </w:r>
        <w:r w:rsidR="00F8399E">
          <w:rPr>
            <w:rStyle w:val="Hyperlink"/>
          </w:rPr>
          <w:lastRenderedPageBreak/>
          <w:t>et al., 2015</w:t>
        </w:r>
      </w:hyperlink>
      <w:r>
        <w:t xml:space="preserve">; </w:t>
      </w:r>
      <w:hyperlink w:anchor="ref-kessler2020visuospatial">
        <w:r w:rsidR="00F8399E">
          <w:rPr>
            <w:rStyle w:val="Hyperlink"/>
          </w:rPr>
          <w:t>Kessler et al., 2020</w:t>
        </w:r>
      </w:hyperlink>
      <w:ins w:id="179" w:author="Deborah Talmi" w:date="2026-07-14T17:33:00Z" w16du:dateUtc="2026-07-14T16:33:00Z">
        <w:r w:rsidR="00CD4A0C">
          <w:t xml:space="preserve">, </w:t>
        </w:r>
      </w:ins>
      <w:hyperlink w:anchor="ref-asselbergs2024effectiveness">
        <w:r w:rsidR="00F8399E">
          <w:rPr>
            <w:rStyle w:val="Hyperlink"/>
          </w:rPr>
          <w:t>Asselbergs et al., 2024</w:t>
        </w:r>
      </w:hyperlink>
      <w:r>
        <w:t xml:space="preserve">). </w:t>
      </w:r>
      <w:r w:rsidR="00CD4A0C">
        <w:t>Because the test format in the unguided and the deliberate conditions differed, a</w:t>
      </w:r>
      <w:r>
        <w:t xml:space="preserve"> reduction in intrusions with preserved recognition therefore does not, by itself, show that voluntary memory is </w:t>
      </w:r>
      <w:r w:rsidR="00B234AC">
        <w:t xml:space="preserve">selectively </w:t>
      </w:r>
      <w:r>
        <w:t>preserved.</w:t>
      </w:r>
    </w:p>
    <w:p w14:paraId="73096F42" w14:textId="081DE02F" w:rsidR="00F8399E" w:rsidRDefault="00F54748">
      <w:pPr>
        <w:pStyle w:val="BodyText"/>
      </w:pPr>
      <w:r>
        <w:t>Evidence is less consistent in designs that make intrusion and voluntary-memory measures more comparable. Free recall and specific-probe questions make voluntary-memory performance depend on bringing film material to mind, matching a central requirement of intrusion reports (</w:t>
      </w:r>
      <w:hyperlink w:anchor="ref-lau2019intrusive">
        <w:r w:rsidR="00F8399E">
          <w:rPr>
            <w:rStyle w:val="Hyperlink"/>
          </w:rPr>
          <w:t>Lau-Zhu et al., 2019</w:t>
        </w:r>
      </w:hyperlink>
      <w:r>
        <w:t>). Laboratory intrusion tasks collect reports during a defined period, making the setting more comparable to laboratory voluntary-memory tests than a week-long diary (</w:t>
      </w:r>
      <w:hyperlink w:anchor="ref-lau2019intrusive">
        <w:r w:rsidR="00F8399E">
          <w:rPr>
            <w:rStyle w:val="Hyperlink"/>
          </w:rPr>
          <w:t>Lau-Zhu et al., 2019</w:t>
        </w:r>
      </w:hyperlink>
      <w:r>
        <w:t xml:space="preserve">, </w:t>
      </w:r>
      <w:hyperlink w:anchor="ref-lau2021selectively">
        <w:r w:rsidR="00F8399E">
          <w:rPr>
            <w:rStyle w:val="Hyperlink"/>
          </w:rPr>
          <w:t>2021</w:t>
        </w:r>
      </w:hyperlink>
      <w:r>
        <w:t>). Some designs still show reduced diary or laboratory intrusion reports with relatively preserved voluntary memory (</w:t>
      </w:r>
      <w:hyperlink w:anchor="ref-lau2019intrusive">
        <w:r w:rsidR="00F8399E">
          <w:rPr>
            <w:rStyle w:val="Hyperlink"/>
          </w:rPr>
          <w:t>Lau-Zhu et al., 2019</w:t>
        </w:r>
      </w:hyperlink>
      <w:r>
        <w:t xml:space="preserve">, </w:t>
      </w:r>
      <w:hyperlink w:anchor="ref-lau2021selectively">
        <w:r w:rsidR="00F8399E">
          <w:rPr>
            <w:rStyle w:val="Hyperlink"/>
          </w:rPr>
          <w:t>2021</w:t>
        </w:r>
      </w:hyperlink>
      <w:r>
        <w:t>). A stricter matched-report design did not find the predicted reduction in involuntary memory (</w:t>
      </w:r>
      <w:hyperlink w:anchor="ref-mcconnell2026testing">
        <w:r w:rsidR="00F8399E">
          <w:rPr>
            <w:rStyle w:val="Hyperlink"/>
          </w:rPr>
          <w:t>McConnell et al., 2026</w:t>
        </w:r>
      </w:hyperlink>
      <w:r>
        <w:t>).</w:t>
      </w:r>
    </w:p>
    <w:p w14:paraId="4BFE2725" w14:textId="6C66C000" w:rsidR="00F8399E" w:rsidRDefault="00F54748">
      <w:pPr>
        <w:pStyle w:val="BodyText"/>
      </w:pPr>
      <w:r>
        <w:t>Variation across retrieval formats motivates a mechanistic account of when and why selective interference appears. Recognition-based comparisons show selective interference more consistently</w:t>
      </w:r>
      <w:r w:rsidR="009C569D">
        <w:t xml:space="preserve"> but</w:t>
      </w:r>
      <w:r>
        <w:t xml:space="preserve"> confound retrieval intentionality with test format.</w:t>
      </w:r>
      <w:r w:rsidR="009C569D">
        <w:t xml:space="preserve"> M</w:t>
      </w:r>
      <w:r>
        <w:t>ore methodologically robust</w:t>
      </w:r>
      <w:r w:rsidR="009C569D">
        <w:t xml:space="preserve"> designs where test format is better matched </w:t>
      </w:r>
      <w:r>
        <w:t>observe selective interference less consistently. A complete account must therefore explain both how deliberate recall can remain preserved while unguided recall is reduced, as well as why selective interference depends on how retrieval is cued and measured.</w:t>
      </w:r>
    </w:p>
    <w:p w14:paraId="70308D21" w14:textId="77777777" w:rsidR="00F8399E" w:rsidRDefault="00F54748">
      <w:pPr>
        <w:pStyle w:val="Heading1"/>
      </w:pPr>
      <w:bookmarkStart w:id="180" w:name="Xc30ecb24643046c4752102619295de1bc2871c8"/>
      <w:bookmarkEnd w:id="23"/>
      <w:bookmarkEnd w:id="174"/>
      <w:r>
        <w:t>A Retrieved-Context Account of Selective Interference</w:t>
      </w:r>
    </w:p>
    <w:p w14:paraId="11A33143" w14:textId="77777777" w:rsidR="00F8399E" w:rsidRDefault="00F54748">
      <w:r>
        <w:br w:type="page"/>
      </w:r>
    </w:p>
    <w:p w14:paraId="3CA59DFF" w14:textId="77777777" w:rsidR="00F8399E" w:rsidRDefault="00F54748">
      <w:pPr>
        <w:pStyle w:val="FigureTitle"/>
      </w:pPr>
      <w:bookmarkStart w:id="181" w:name="X510f1211e07a3ef8f4aa5eaadde4214adc1a9dc"/>
      <w:r>
        <w:lastRenderedPageBreak/>
        <w:t>Figure 3</w:t>
      </w:r>
    </w:p>
    <w:p w14:paraId="38AB247E" w14:textId="77777777" w:rsidR="00F8399E" w:rsidRDefault="00F54748">
      <w:pPr>
        <w:pStyle w:val="Caption"/>
      </w:pPr>
      <w:r>
        <w:rPr>
          <w:b/>
          <w:bCs/>
        </w:rPr>
        <w:t>Encoding and associative structure in the retrieved-context account.</w:t>
      </w:r>
      <w:r>
        <w:t xml:space="preserve"> </w:t>
      </w:r>
      <w:r>
        <w:rPr>
          <w:b/>
          <w:bCs/>
        </w:rPr>
        <w:t>(A)</w:t>
      </w:r>
      <w:r>
        <w:t xml:space="preserve"> The model stores bidirectional item-context associations. Context-to-feature associations cue candidate items from the current context, and feature-to-context associations reinstate context when an item is recalled or when a reminder or test cue is presented. </w:t>
      </w:r>
      <w:r>
        <w:rPr>
          <w:b/>
          <w:bCs/>
        </w:rPr>
        <w:t>(B)</w:t>
      </w:r>
      <w:r>
        <w:t xml:space="preserve"> The interference manipulation changes which context states task items are linked to during encoding. Without a pre-task reminder, task items are encoded after context has drifted away from the film. With a pre-task film reminder, film-associated context is reinstated before task encoding, so task items are learned while that context remains active. Thus, the same context that can cue film items can also cue task competitors during later retrieval. When task encoding is strong, those task items become stron</w:t>
      </w:r>
      <w:r>
        <w:t>ger competitors during later context-guided retrieval. Circles mark item features: F labels film items and T labels task items. Squares mark context states. Blue marks film items or film-linked context, orange marks task items or task-linked context, green marks reminder cues, and gray marks neutral, delay, comparison, or shared model structure.</w:t>
      </w:r>
    </w:p>
    <w:p w14:paraId="18A3BBFC" w14:textId="77777777" w:rsidR="00F8399E" w:rsidRDefault="00F54748">
      <w:pPr>
        <w:pStyle w:val="FigureWithoutNote"/>
      </w:pPr>
      <w:r>
        <w:rPr>
          <w:noProof/>
        </w:rPr>
        <w:lastRenderedPageBreak/>
        <w:drawing>
          <wp:inline distT="0" distB="0" distL="0" distR="0" wp14:anchorId="3868FF35" wp14:editId="2F136002">
            <wp:extent cx="5943600" cy="47814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13"/>
                    <a:stretch>
                      <a:fillRect/>
                    </a:stretch>
                  </pic:blipFill>
                  <pic:spPr bwMode="auto">
                    <a:xfrm>
                      <a:off x="0" y="0"/>
                      <a:ext cx="5943600" cy="4781436"/>
                    </a:xfrm>
                    <a:prstGeom prst="rect">
                      <a:avLst/>
                    </a:prstGeom>
                    <a:noFill/>
                    <a:ln w="9525">
                      <a:noFill/>
                      <a:headEnd/>
                      <a:tailEnd/>
                    </a:ln>
                  </pic:spPr>
                </pic:pic>
              </a:graphicData>
            </a:graphic>
          </wp:inline>
        </w:drawing>
      </w:r>
    </w:p>
    <w:bookmarkEnd w:id="181"/>
    <w:p w14:paraId="5C6F6D97" w14:textId="77777777" w:rsidR="00F8399E" w:rsidRDefault="00F54748">
      <w:r>
        <w:br w:type="page"/>
      </w:r>
    </w:p>
    <w:p w14:paraId="39CC18CA" w14:textId="77777777" w:rsidR="00F8399E" w:rsidRDefault="00F54748">
      <w:pPr>
        <w:pStyle w:val="FigureTitle"/>
      </w:pPr>
      <w:bookmarkStart w:id="182" w:name="X199e0fd137172f53af28b87c55ae7adfa6c74ee"/>
      <w:r>
        <w:lastRenderedPageBreak/>
        <w:t>Figure 4</w:t>
      </w:r>
    </w:p>
    <w:p w14:paraId="65DFDC8A" w14:textId="77777777" w:rsidR="00F8399E" w:rsidRDefault="00F54748">
      <w:pPr>
        <w:pStyle w:val="Caption"/>
      </w:pPr>
      <w:r>
        <w:rPr>
          <w:b/>
          <w:bCs/>
        </w:rPr>
        <w:t>Retrieval operations in the retrieved-context account.</w:t>
      </w:r>
      <w:r>
        <w:t xml:space="preserve"> </w:t>
      </w:r>
      <w:r>
        <w:rPr>
          <w:b/>
          <w:bCs/>
        </w:rPr>
        <w:t>(A)</w:t>
      </w:r>
      <w:r>
        <w:t xml:space="preserve"> The upper box represents stored film and task associations; the lower boxes compare the context state used to begin unguided retrieval and deliberate recall. Stored film and task associations can be sampled from different starting contexts. Unguided retrieval begins from ongoing context, which can support film and task candidates together. Deliberate recall can begin with start-of-film context reinstatement, which favors film candidates while leaving task candidates possible. </w:t>
      </w:r>
      <w:r>
        <w:rPr>
          <w:b/>
          <w:bCs/>
        </w:rPr>
        <w:t>(B)</w:t>
      </w:r>
      <w:r>
        <w:t xml:space="preserve"> During context-to-feature sampling, ongoing context can support film items and task competitors, while a maintained film-category cue adds support only to film candidates. </w:t>
      </w:r>
      <w:r>
        <w:rPr>
          <w:b/>
          <w:bCs/>
        </w:rPr>
        <w:t>(C)</w:t>
      </w:r>
      <w:r>
        <w:t xml:space="preserve"> Rows compare film recall, unmonitored task recall, and monitored task recall. Sampled outputs update the next retrieval context through feature-to-context memory. Recalling a film item keeps later search biased toward film candidates. Recalling a task item without monitoring can shift later context toward task candidates. With retrieval monitoring, the task-item update is dampened, preserving some film-candidate support. Blue marks film items, film-biased context, or stronger film support; orange marks tas</w:t>
      </w:r>
      <w:r>
        <w:t>k items, task-biased context, or stronger task support; gray marks shared context and associative operations. Dashed outlines or arrows mark weaker support or dampened updating, not unavailable candidates.</w:t>
      </w:r>
    </w:p>
    <w:p w14:paraId="581C8E32" w14:textId="77777777" w:rsidR="00F8399E" w:rsidRDefault="00F54748">
      <w:pPr>
        <w:pStyle w:val="FigureWithoutNote"/>
      </w:pPr>
      <w:r>
        <w:rPr>
          <w:noProof/>
        </w:rPr>
        <w:lastRenderedPageBreak/>
        <w:drawing>
          <wp:inline distT="0" distB="0" distL="0" distR="0" wp14:anchorId="1556F8B5" wp14:editId="448FF246">
            <wp:extent cx="5943600" cy="450512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4"/>
                    <a:stretch>
                      <a:fillRect/>
                    </a:stretch>
                  </pic:blipFill>
                  <pic:spPr bwMode="auto">
                    <a:xfrm>
                      <a:off x="0" y="0"/>
                      <a:ext cx="5943600" cy="4505122"/>
                    </a:xfrm>
                    <a:prstGeom prst="rect">
                      <a:avLst/>
                    </a:prstGeom>
                    <a:noFill/>
                    <a:ln w="9525">
                      <a:noFill/>
                      <a:headEnd/>
                      <a:tailEnd/>
                    </a:ln>
                  </pic:spPr>
                </pic:pic>
              </a:graphicData>
            </a:graphic>
          </wp:inline>
        </w:drawing>
      </w:r>
    </w:p>
    <w:bookmarkEnd w:id="182"/>
    <w:p w14:paraId="5A87FBDD" w14:textId="77777777" w:rsidR="00F8399E" w:rsidRDefault="00F54748">
      <w:r>
        <w:br w:type="page"/>
      </w:r>
    </w:p>
    <w:p w14:paraId="2DD6361C" w14:textId="3F373069" w:rsidR="00F8399E" w:rsidDel="00E70600" w:rsidRDefault="00F54748">
      <w:pPr>
        <w:pStyle w:val="BodyText"/>
        <w:rPr>
          <w:del w:id="183" w:author="Jordan Gunn" w:date="2026-07-20T05:19:00Z" w16du:dateUtc="2026-07-20T04:19:00Z"/>
        </w:rPr>
      </w:pPr>
      <w:commentRangeStart w:id="184"/>
      <w:commentRangeStart w:id="185"/>
      <w:commentRangeStart w:id="186"/>
      <w:r>
        <w:lastRenderedPageBreak/>
        <w:t>Retrieved</w:t>
      </w:r>
      <w:commentRangeEnd w:id="184"/>
      <w:r w:rsidR="00C50704">
        <w:rPr>
          <w:rStyle w:val="CommentReference"/>
          <w:sz w:val="24"/>
          <w:szCs w:val="24"/>
        </w:rPr>
        <w:commentReference w:id="184"/>
      </w:r>
      <w:commentRangeEnd w:id="185"/>
      <w:r w:rsidR="00F65008">
        <w:rPr>
          <w:rStyle w:val="CommentReference"/>
          <w:sz w:val="24"/>
          <w:szCs w:val="24"/>
        </w:rPr>
        <w:commentReference w:id="185"/>
      </w:r>
      <w:commentRangeEnd w:id="186"/>
      <w:r w:rsidR="00AD030E">
        <w:rPr>
          <w:rStyle w:val="CommentReference"/>
          <w:sz w:val="24"/>
          <w:szCs w:val="24"/>
        </w:rPr>
        <w:commentReference w:id="186"/>
      </w:r>
      <w:r>
        <w:t xml:space="preserve">-context models explain recall as </w:t>
      </w:r>
      <w:ins w:id="187" w:author="Jordan Gunn" w:date="2026-07-20T05:17:00Z" w16du:dateUtc="2026-07-20T04:17:00Z">
        <w:r w:rsidR="00F65008">
          <w:t xml:space="preserve">a </w:t>
        </w:r>
      </w:ins>
      <w:r>
        <w:t>search</w:t>
      </w:r>
      <w:ins w:id="188" w:author="Jordan Gunn" w:date="2026-07-20T05:17:00Z" w16du:dateUtc="2026-07-20T04:17:00Z">
        <w:r w:rsidR="00F65008">
          <w:t xml:space="preserve"> guided</w:t>
        </w:r>
      </w:ins>
      <w:r>
        <w:t xml:space="preserve"> </w:t>
      </w:r>
      <w:del w:id="189" w:author="Jordan Gunn" w:date="2026-07-20T05:17:00Z" w16du:dateUtc="2026-07-20T04:17:00Z">
        <w:r w:rsidDel="00F65008">
          <w:delText xml:space="preserve">from </w:delText>
        </w:r>
      </w:del>
      <w:ins w:id="190" w:author="Jordan Gunn" w:date="2026-07-20T05:17:00Z" w16du:dateUtc="2026-07-20T04:17:00Z">
        <w:r w:rsidR="00F65008">
          <w:t xml:space="preserve">by </w:t>
        </w:r>
      </w:ins>
      <w:r>
        <w:t xml:space="preserve">a changing context state shaped by recent experience and prior retrieval. </w:t>
      </w:r>
      <w:ins w:id="191" w:author="Jordan Gunn" w:date="2026-07-20T05:18:00Z" w16du:dateUtc="2026-07-20T04:18:00Z">
        <w:r w:rsidR="00F65008" w:rsidRPr="00F65008">
          <w:t>In CMR, bidirectional associations link items and context: context cues candidate items, while retrieved items and items presented at test reinstate the contexts associated with them (</w:t>
        </w:r>
      </w:ins>
      <w:ins w:id="192" w:author="Jordan Gunn" w:date="2026-07-20T05:24:00Z" w16du:dateUtc="2026-07-20T04:24:00Z">
        <w:r w:rsidR="00F65008">
          <w:fldChar w:fldCharType="begin"/>
        </w:r>
        <w:r w:rsidR="00F65008">
          <w:instrText>HYPERLINK  \l "ref-howard2002distributed"</w:instrText>
        </w:r>
        <w:r w:rsidR="00F65008">
          <w:fldChar w:fldCharType="separate"/>
        </w:r>
        <w:r w:rsidR="00F65008" w:rsidRPr="00F65008">
          <w:rPr>
            <w:rStyle w:val="Hyperlink"/>
          </w:rPr>
          <w:t>Howard &amp; Kahana, 2002</w:t>
        </w:r>
        <w:r w:rsidR="00F65008">
          <w:fldChar w:fldCharType="end"/>
        </w:r>
      </w:ins>
      <w:ins w:id="193" w:author="Jordan Gunn" w:date="2026-07-20T05:18:00Z" w16du:dateUtc="2026-07-20T04:18:00Z">
        <w:r w:rsidR="00F65008" w:rsidRPr="00F65008">
          <w:t xml:space="preserve">; </w:t>
        </w:r>
      </w:ins>
      <w:ins w:id="194" w:author="Jordan Gunn" w:date="2026-07-20T05:24:00Z" w16du:dateUtc="2026-07-20T04:24:00Z">
        <w:r w:rsidR="00F65008">
          <w:fldChar w:fldCharType="begin"/>
        </w:r>
        <w:r w:rsidR="00F65008">
          <w:instrText>HYPERLINK  \l "ref-polyn2009context"</w:instrText>
        </w:r>
        <w:r w:rsidR="00F65008">
          <w:fldChar w:fldCharType="separate"/>
        </w:r>
        <w:r w:rsidR="00F65008" w:rsidRPr="00F65008">
          <w:rPr>
            <w:rStyle w:val="Hyperlink"/>
          </w:rPr>
          <w:t>Polyn et al., 2009a</w:t>
        </w:r>
        <w:r w:rsidR="00F65008">
          <w:fldChar w:fldCharType="end"/>
        </w:r>
      </w:ins>
      <w:ins w:id="195" w:author="Jordan Gunn" w:date="2026-07-20T05:18:00Z" w16du:dateUtc="2026-07-20T04:18:00Z">
        <w:r w:rsidR="00F65008" w:rsidRPr="00F65008">
          <w:t xml:space="preserve">, </w:t>
        </w:r>
      </w:ins>
      <w:ins w:id="196" w:author="Jordan Gunn" w:date="2026-07-20T05:24:00Z" w16du:dateUtc="2026-07-20T04:24:00Z">
        <w:r w:rsidR="00F65008">
          <w:fldChar w:fldCharType="begin"/>
        </w:r>
        <w:r w:rsidR="00F65008">
          <w:instrText>HYPERLINK  \l "ref-polyn2009task"</w:instrText>
        </w:r>
        <w:r w:rsidR="00F65008">
          <w:fldChar w:fldCharType="separate"/>
        </w:r>
        <w:r w:rsidR="00F65008" w:rsidRPr="00F65008">
          <w:rPr>
            <w:rStyle w:val="Hyperlink"/>
          </w:rPr>
          <w:t>2009b</w:t>
        </w:r>
        <w:r w:rsidR="00F65008">
          <w:fldChar w:fldCharType="end"/>
        </w:r>
      </w:ins>
      <w:ins w:id="197" w:author="Jordan Gunn" w:date="2026-07-20T05:18:00Z" w16du:dateUtc="2026-07-20T04:18:00Z">
        <w:r w:rsidR="00F65008" w:rsidRPr="00F65008">
          <w:t xml:space="preserve">; </w:t>
        </w:r>
      </w:ins>
      <w:ins w:id="198" w:author="Jordan Gunn" w:date="2026-07-20T05:24:00Z" w16du:dateUtc="2026-07-20T04:24:00Z">
        <w:r w:rsidR="00F65008">
          <w:fldChar w:fldCharType="begin"/>
        </w:r>
        <w:r w:rsidR="00F65008">
          <w:instrText>HYPERLINK  \l "ref-sederberg2008context"</w:instrText>
        </w:r>
        <w:r w:rsidR="00F65008">
          <w:fldChar w:fldCharType="separate"/>
        </w:r>
        <w:r w:rsidR="00F65008" w:rsidRPr="00F65008">
          <w:rPr>
            <w:rStyle w:val="Hyperlink"/>
          </w:rPr>
          <w:t>Sederberg et al., 2008</w:t>
        </w:r>
        <w:r w:rsidR="00F65008">
          <w:fldChar w:fldCharType="end"/>
        </w:r>
      </w:ins>
      <w:ins w:id="199" w:author="Jordan Gunn" w:date="2026-07-20T05:18:00Z" w16du:dateUtc="2026-07-20T04:18:00Z">
        <w:r w:rsidR="00F65008" w:rsidRPr="00F65008">
          <w:t>).</w:t>
        </w:r>
        <w:r w:rsidR="00F65008">
          <w:t xml:space="preserve"> </w:t>
        </w:r>
      </w:ins>
      <w:del w:id="200" w:author="Jordan Gunn" w:date="2026-07-20T05:18:00Z" w16du:dateUtc="2026-07-20T04:18:00Z">
        <w:r w:rsidDel="00F65008">
          <w:delText>The current context cues candidate items, and recalled items reinstate context from encoding, producing temporal organization in free recall (</w:delText>
        </w:r>
        <w:r w:rsidR="00F8399E" w:rsidDel="00F65008">
          <w:fldChar w:fldCharType="begin"/>
        </w:r>
        <w:r w:rsidR="00F8399E" w:rsidDel="00F65008">
          <w:delInstrText>HYPERLINK \l "ref-howard2002distributed" \h</w:delInstrText>
        </w:r>
        <w:r w:rsidR="00F8399E" w:rsidDel="00F65008">
          <w:fldChar w:fldCharType="separate"/>
        </w:r>
        <w:r w:rsidR="00F8399E" w:rsidDel="00F65008">
          <w:rPr>
            <w:rStyle w:val="Hyperlink"/>
          </w:rPr>
          <w:delText>Howard &amp; Kahana, 2002</w:delText>
        </w:r>
        <w:r w:rsidR="00F8399E" w:rsidDel="00F65008">
          <w:fldChar w:fldCharType="end"/>
        </w:r>
        <w:r w:rsidDel="00F65008">
          <w:delText xml:space="preserve">; </w:delText>
        </w:r>
        <w:r w:rsidR="00F8399E" w:rsidDel="00F65008">
          <w:fldChar w:fldCharType="begin"/>
        </w:r>
        <w:r w:rsidR="00F8399E" w:rsidDel="00F65008">
          <w:delInstrText>HYPERLINK \l "ref-sederberg2008context" \h</w:delInstrText>
        </w:r>
        <w:r w:rsidR="00F8399E" w:rsidDel="00F65008">
          <w:fldChar w:fldCharType="separate"/>
        </w:r>
        <w:r w:rsidR="00F8399E" w:rsidDel="00F65008">
          <w:rPr>
            <w:rStyle w:val="Hyperlink"/>
          </w:rPr>
          <w:delText>Sederberg et al., 2008</w:delText>
        </w:r>
        <w:r w:rsidR="00F8399E" w:rsidDel="00F65008">
          <w:fldChar w:fldCharType="end"/>
        </w:r>
        <w:r w:rsidDel="00F65008">
          <w:delText xml:space="preserve">). </w:delText>
        </w:r>
      </w:del>
      <w:ins w:id="201" w:author="Jordan Gunn" w:date="2026-07-20T05:52:00Z" w16du:dateUtc="2026-07-20T04:52:00Z">
        <w:r w:rsidR="00E93961" w:rsidRPr="00E93961">
          <w:t xml:space="preserve">We first describe how these operations organize </w:t>
        </w:r>
      </w:ins>
      <w:ins w:id="202" w:author="Jordan Gunn" w:date="2026-07-20T06:02:00Z" w16du:dateUtc="2026-07-20T05:02:00Z">
        <w:r w:rsidR="00E70600">
          <w:t>deliberate</w:t>
        </w:r>
      </w:ins>
      <w:ins w:id="203" w:author="Jordan Gunn" w:date="2026-07-20T05:52:00Z" w16du:dateUtc="2026-07-20T04:52:00Z">
        <w:r w:rsidR="00E93961" w:rsidRPr="00E93961">
          <w:t xml:space="preserve"> and </w:t>
        </w:r>
      </w:ins>
      <w:ins w:id="204" w:author="Jordan Gunn" w:date="2026-07-20T06:02:00Z" w16du:dateUtc="2026-07-20T05:02:00Z">
        <w:r w:rsidR="00E70600">
          <w:t>unguided</w:t>
        </w:r>
      </w:ins>
      <w:ins w:id="205" w:author="Jordan Gunn" w:date="2026-07-20T05:52:00Z" w16du:dateUtc="2026-07-20T04:52:00Z">
        <w:r w:rsidR="00E93961" w:rsidRPr="00E93961">
          <w:t xml:space="preserve"> recall. We then use this framework to explain how task material becomes a competitor for film recall, how deliberate recall controls that competition, and why presenting a candidate item changes its effect on deliberate recognition.</w:t>
        </w:r>
      </w:ins>
      <w:del w:id="206" w:author="Jordan Gunn" w:date="2026-07-20T05:52:00Z" w16du:dateUtc="2026-07-20T04:52:00Z">
        <w:r w:rsidDel="00E93961">
          <w:delText xml:space="preserve">Applied </w:delText>
        </w:r>
      </w:del>
      <w:del w:id="207" w:author="Jordan Gunn" w:date="2026-07-20T05:19:00Z" w16du:dateUtc="2026-07-20T04:19:00Z">
        <w:r w:rsidDel="00F65008">
          <w:delText>to selective interference</w:delText>
        </w:r>
      </w:del>
      <w:del w:id="208" w:author="Jordan Gunn" w:date="2026-07-20T05:52:00Z" w16du:dateUtc="2026-07-20T04:52:00Z">
        <w:r w:rsidDel="00E93961">
          <w:delText xml:space="preserve">, </w:delText>
        </w:r>
      </w:del>
      <w:del w:id="209" w:author="Jordan Gunn" w:date="2026-07-20T05:19:00Z" w16du:dateUtc="2026-07-20T04:19:00Z">
        <w:r w:rsidDel="00F65008">
          <w:delText>these operations explain how task material becomes linked to film-associated context and how later retrieval determines the extent to which that material competes with film material for recall.</w:delText>
        </w:r>
      </w:del>
    </w:p>
    <w:p w14:paraId="65538362" w14:textId="77777777" w:rsidR="00E70600" w:rsidRDefault="00E70600">
      <w:pPr>
        <w:pStyle w:val="BodyText"/>
        <w:rPr>
          <w:ins w:id="210" w:author="Jordan Gunn" w:date="2026-07-20T06:02:00Z" w16du:dateUtc="2026-07-20T05:02:00Z"/>
        </w:rPr>
      </w:pPr>
    </w:p>
    <w:p w14:paraId="541128A1" w14:textId="70BBBB9A" w:rsidR="00E70600" w:rsidRPr="00E70600" w:rsidRDefault="00E70600">
      <w:pPr>
        <w:pStyle w:val="BodyText"/>
        <w:ind w:firstLine="0"/>
        <w:rPr>
          <w:ins w:id="211" w:author="Jordan Gunn" w:date="2026-07-20T05:19:00Z" w16du:dateUtc="2026-07-20T04:19:00Z"/>
          <w:b/>
          <w:bCs/>
          <w:rPrChange w:id="212" w:author="Jordan Gunn" w:date="2026-07-20T06:06:00Z" w16du:dateUtc="2026-07-20T05:06:00Z">
            <w:rPr>
              <w:ins w:id="213" w:author="Jordan Gunn" w:date="2026-07-20T05:19:00Z" w16du:dateUtc="2026-07-20T04:19:00Z"/>
            </w:rPr>
          </w:rPrChange>
        </w:rPr>
        <w:pPrChange w:id="214" w:author="Jordan Gunn" w:date="2026-07-20T06:02:00Z" w16du:dateUtc="2026-07-20T05:02:00Z">
          <w:pPr>
            <w:pStyle w:val="BodyText"/>
          </w:pPr>
        </w:pPrChange>
      </w:pPr>
      <w:ins w:id="215" w:author="Jordan Gunn" w:date="2026-07-20T06:02:00Z" w16du:dateUtc="2026-07-20T05:02:00Z">
        <w:r>
          <w:rPr>
            <w:b/>
            <w:bCs/>
          </w:rPr>
          <w:t>How Context Organizes Recall</w:t>
        </w:r>
      </w:ins>
    </w:p>
    <w:p w14:paraId="0DE6AE6F" w14:textId="7A5AD142" w:rsidR="00F8399E" w:rsidDel="00E70600" w:rsidRDefault="00F54748">
      <w:pPr>
        <w:pStyle w:val="BodyText"/>
        <w:rPr>
          <w:del w:id="216" w:author="Jordan Gunn" w:date="2026-07-20T06:06:00Z" w16du:dateUtc="2026-07-20T05:06:00Z"/>
        </w:rPr>
      </w:pPr>
      <w:del w:id="217" w:author="Jordan Gunn" w:date="2026-07-20T06:06:00Z" w16du:dateUtc="2026-07-20T05:06:00Z">
        <w:r w:rsidDel="00E70600">
          <w:delText>Film, task, and delay periods are represented as sequences of events that update context. For the film, these events correspond roughly to scenes</w:delText>
        </w:r>
        <w:r w:rsidR="00CA1CEF" w:rsidDel="00E70600">
          <w:delText>, for example a couple chatting, a car approaching, an accident occurs</w:delText>
        </w:r>
        <w:r w:rsidDel="00E70600">
          <w:delText>. For the task and delay periods, they represent non-film events that can also be encoded and later sampled</w:delText>
        </w:r>
        <w:r w:rsidR="00CA1CEF" w:rsidDel="00E70600">
          <w:delText xml:space="preserve"> for retrieval</w:delText>
        </w:r>
        <w:r w:rsidDel="00E70600">
          <w:delText xml:space="preserve">. Retrieval depends on how strongly the test setting constrains search toward film material rather than toward the broader set of candidates supported by the current context. </w:delText>
        </w:r>
        <w:r w:rsidR="00CA1CEF" w:rsidDel="00E70600">
          <w:delText xml:space="preserve">Context </w:delText>
        </w:r>
      </w:del>
      <w:del w:id="218" w:author="Jordan Gunn" w:date="2026-07-20T05:26:00Z" w16du:dateUtc="2026-07-20T04:26:00Z">
        <w:r w:rsidR="00CA1CEF" w:rsidDel="00F65008">
          <w:delText>that resembles</w:delText>
        </w:r>
      </w:del>
      <w:del w:id="219" w:author="Jordan Gunn" w:date="2026-07-20T06:06:00Z" w16du:dateUtc="2026-07-20T05:06:00Z">
        <w:r w:rsidR="00CA1CEF" w:rsidDel="00E70600">
          <w:delText xml:space="preserve"> the film can cue task events if they were encoded soon after film or the film reminder. </w:delText>
        </w:r>
        <w:r w:rsidR="00F8399E" w:rsidDel="00E70600">
          <w:fldChar w:fldCharType="begin"/>
        </w:r>
        <w:r w:rsidR="00F8399E" w:rsidDel="00E70600">
          <w:delInstrText>HYPERLINK \l "X510f1211e07a3ef8f4aa5eaadde4214adc1a9dc" \h</w:delInstrText>
        </w:r>
        <w:r w:rsidR="00F8399E" w:rsidDel="00E70600">
          <w:fldChar w:fldCharType="separate"/>
        </w:r>
        <w:r w:rsidR="00F8399E" w:rsidDel="00E70600">
          <w:rPr>
            <w:rStyle w:val="Hyperlink"/>
          </w:rPr>
          <w:delText>Figure 3</w:delText>
        </w:r>
        <w:r w:rsidR="00F8399E" w:rsidDel="00E70600">
          <w:fldChar w:fldCharType="end"/>
        </w:r>
        <w:r w:rsidDel="00E70600">
          <w:delText xml:space="preserve"> summarizes the encoding and associative structure of the account, </w:delText>
        </w:r>
        <w:commentRangeStart w:id="220"/>
        <w:r w:rsidDel="00E70600">
          <w:delText xml:space="preserve">and </w:delText>
        </w:r>
        <w:r w:rsidR="00F8399E" w:rsidDel="00E70600">
          <w:fldChar w:fldCharType="begin"/>
        </w:r>
        <w:r w:rsidR="00F8399E" w:rsidDel="00E70600">
          <w:delInstrText>HYPERLINK \l "X199e0fd137172f53af28b87c55ae7adfa6c74ee" \h</w:delInstrText>
        </w:r>
        <w:r w:rsidR="00F8399E" w:rsidDel="00E70600">
          <w:fldChar w:fldCharType="separate"/>
        </w:r>
        <w:r w:rsidR="00F8399E" w:rsidDel="00E70600">
          <w:rPr>
            <w:rStyle w:val="Hyperlink"/>
          </w:rPr>
          <w:delText>Figure 4</w:delText>
        </w:r>
        <w:r w:rsidR="00F8399E" w:rsidDel="00E70600">
          <w:fldChar w:fldCharType="end"/>
        </w:r>
        <w:r w:rsidDel="00E70600">
          <w:delText xml:space="preserve"> summarizes the retrieval operations.</w:delText>
        </w:r>
        <w:commentRangeEnd w:id="220"/>
        <w:r w:rsidR="00C50704" w:rsidDel="00E70600">
          <w:rPr>
            <w:rStyle w:val="CommentReference"/>
            <w:sz w:val="24"/>
            <w:szCs w:val="24"/>
          </w:rPr>
          <w:commentReference w:id="220"/>
        </w:r>
      </w:del>
    </w:p>
    <w:p w14:paraId="65BE9F21" w14:textId="6405CCD2" w:rsidR="00F8399E" w:rsidDel="00E70600" w:rsidRDefault="00F54748">
      <w:pPr>
        <w:pStyle w:val="Heading2"/>
        <w:rPr>
          <w:del w:id="221" w:author="Jordan Gunn" w:date="2026-07-20T06:06:00Z" w16du:dateUtc="2026-07-20T05:06:00Z"/>
        </w:rPr>
      </w:pPr>
      <w:bookmarkStart w:id="222" w:name="Xd59415b5fd42aab981071d489cd76f318b9874c"/>
      <w:commentRangeStart w:id="223"/>
      <w:del w:id="224" w:author="Jordan Gunn" w:date="2026-07-20T06:06:00Z" w16du:dateUtc="2026-07-20T05:06:00Z">
        <w:r w:rsidDel="00E70600">
          <w:delText>Context-Guided Search and Source Organization</w:delText>
        </w:r>
        <w:commentRangeEnd w:id="223"/>
        <w:r w:rsidR="00C50704" w:rsidDel="00E70600">
          <w:rPr>
            <w:rStyle w:val="CommentReference"/>
            <w:sz w:val="24"/>
            <w:szCs w:val="24"/>
          </w:rPr>
          <w:commentReference w:id="223"/>
        </w:r>
      </w:del>
    </w:p>
    <w:p w14:paraId="5CEBA7C7" w14:textId="4DA332A0" w:rsidR="00F8399E" w:rsidRDefault="00F54748">
      <w:pPr>
        <w:pStyle w:val="FirstParagraph"/>
      </w:pPr>
      <w:r>
        <w:t xml:space="preserve">Retrieved-context models were developed to explain structured regularities </w:t>
      </w:r>
      <w:commentRangeStart w:id="225"/>
      <w:r>
        <w:t xml:space="preserve">in open-ended recall. </w:t>
      </w:r>
      <w:commentRangeEnd w:id="225"/>
      <w:r w:rsidR="007E0089">
        <w:rPr>
          <w:rStyle w:val="CommentReference"/>
          <w:sz w:val="24"/>
          <w:szCs w:val="24"/>
        </w:rPr>
        <w:commentReference w:id="225"/>
      </w:r>
      <w:r>
        <w:t>Free 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xml:space="preserve">). </w:t>
      </w:r>
      <w:del w:id="226" w:author="Jordan Gunn" w:date="2026-07-20T06:06:00Z" w16du:dateUtc="2026-07-20T05:06:00Z">
        <w:r w:rsidDel="00E70600">
          <w:delText xml:space="preserve">In these models, a gradually changing context state cues candidate items, and recalled items reinstate the contexts in which they were encoded. </w:delText>
        </w:r>
      </w:del>
      <w:r>
        <w:t xml:space="preserve">Recency follows because </w:t>
      </w:r>
      <w:del w:id="227" w:author="Jordan Gunn" w:date="2026-07-20T06:07:00Z" w16du:dateUtc="2026-07-20T05:07:00Z">
        <w:r w:rsidDel="00E70600">
          <w:delText xml:space="preserve">the </w:delText>
        </w:r>
      </w:del>
      <w:r>
        <w:t xml:space="preserve">retrieval context remains similar to contexts from recent study and recall events. Temporal contiguity follows because </w:t>
      </w:r>
      <w:del w:id="228" w:author="Jordan Gunn" w:date="2026-07-20T06:07:00Z" w16du:dateUtc="2026-07-20T05:07:00Z">
        <w:r w:rsidDel="00E70600">
          <w:delText xml:space="preserve">a </w:delText>
        </w:r>
      </w:del>
      <w:r>
        <w:t>recall</w:t>
      </w:r>
      <w:ins w:id="229" w:author="Jordan Gunn" w:date="2026-07-20T06:07:00Z" w16du:dateUtc="2026-07-20T05:07:00Z">
        <w:r w:rsidR="00E70600">
          <w:t>ing an</w:t>
        </w:r>
      </w:ins>
      <w:del w:id="230" w:author="Jordan Gunn" w:date="2026-07-20T06:07:00Z" w16du:dateUtc="2026-07-20T05:07:00Z">
        <w:r w:rsidDel="00E70600">
          <w:delText>ed</w:delText>
        </w:r>
      </w:del>
      <w:r>
        <w:t xml:space="preserve"> item reinstates context from its study position, which </w:t>
      </w:r>
      <w:del w:id="231" w:author="Jordan Gunn" w:date="2026-07-20T06:07:00Z" w16du:dateUtc="2026-07-20T05:07:00Z">
        <w:r w:rsidDel="00E70600">
          <w:delText>is similar to</w:delText>
        </w:r>
      </w:del>
      <w:ins w:id="232" w:author="Jordan Gunn" w:date="2026-07-20T06:07:00Z" w16du:dateUtc="2026-07-20T05:07:00Z">
        <w:r w:rsidR="00E70600">
          <w:t>resembles</w:t>
        </w:r>
      </w:ins>
      <w:r>
        <w:t xml:space="preserve"> the contexts associated with nearby items.</w:t>
      </w:r>
    </w:p>
    <w:p w14:paraId="5790619F" w14:textId="61D766E5" w:rsidR="00F8399E" w:rsidRDefault="00F54748">
      <w:pPr>
        <w:pStyle w:val="BodyText"/>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del w:id="233" w:author="Jordan Gunn" w:date="2026-07-20T06:08:00Z" w16du:dateUtc="2026-07-20T05:08:00Z">
        <w:r w:rsidDel="00E70600">
          <w:delText>Semantic and source dimensions can make a retrieval cue more selective than temporal context alone: a</w:delText>
        </w:r>
      </w:del>
      <w:ins w:id="234" w:author="Jordan Gunn" w:date="2026-07-20T06:08:00Z" w16du:dateUtc="2026-07-20T05:08:00Z">
        <w:r w:rsidR="00E70600">
          <w:t>A</w:t>
        </w:r>
      </w:ins>
      <w:r>
        <w:t xml:space="preserve"> target-category or source cue can</w:t>
      </w:r>
      <w:ins w:id="235" w:author="Jordan Gunn" w:date="2026-07-20T06:08:00Z" w16du:dateUtc="2026-07-20T05:08:00Z">
        <w:r w:rsidR="00E70600">
          <w:t xml:space="preserve"> therefore</w:t>
        </w:r>
      </w:ins>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del w:id="236" w:author="Jordan Gunn" w:date="2026-07-20T06:08:00Z" w16du:dateUtc="2026-07-20T05:08:00Z">
        <w:r w:rsidDel="00E70600">
          <w:delText xml:space="preserve"> Combining shared temporal support with selective non-temporal support is central to the retrieved-context explanation developed here.</w:delText>
        </w:r>
      </w:del>
    </w:p>
    <w:p w14:paraId="3D06EF11" w14:textId="01426A96" w:rsidR="000E6E47" w:rsidRDefault="00F54748" w:rsidP="000E6E47">
      <w:pPr>
        <w:pStyle w:val="BodyText"/>
      </w:pPr>
      <w:r>
        <w:lastRenderedPageBreak/>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ins w:id="237" w:author="Jordan Gunn" w:date="2026-07-20T06:09:00Z" w16du:dateUtc="2026-07-20T05:09:00Z">
        <w:r w:rsidR="000E6E47">
          <w:t>In the present account, f</w:t>
        </w:r>
      </w:ins>
      <w:del w:id="238" w:author="Jordan Gunn" w:date="2026-07-20T06:09:00Z" w16du:dateUtc="2026-07-20T05:09:00Z">
        <w:r w:rsidDel="000E6E47">
          <w:delText>F</w:delText>
        </w:r>
      </w:del>
      <w:r>
        <w:t>ilm events</w:t>
      </w:r>
      <w:del w:id="239" w:author="Jordan Gunn" w:date="2026-07-20T06:09:00Z" w16du:dateUtc="2026-07-20T05:09:00Z">
        <w:r w:rsidDel="000E6E47">
          <w:delText xml:space="preserve"> therefore</w:delText>
        </w:r>
      </w:del>
      <w:r>
        <w:t xml:space="preserve"> </w:t>
      </w:r>
      <w:ins w:id="240" w:author="Jordan Gunn" w:date="2026-07-20T06:16:00Z" w16du:dateUtc="2026-07-20T05:16:00Z">
        <w:r w:rsidR="000E6E47">
          <w:t xml:space="preserve">therefore </w:t>
        </w:r>
      </w:ins>
      <w:r>
        <w:t>share</w:t>
      </w:r>
      <w:del w:id="241" w:author="Jordan Gunn" w:date="2026-07-20T06:16:00Z" w16du:dateUtc="2026-07-20T05:16:00Z">
        <w:r w:rsidDel="000E6E47">
          <w:delText xml:space="preserve"> an</w:delText>
        </w:r>
      </w:del>
      <w:r>
        <w:t xml:space="preserve"> affective</w:t>
      </w:r>
      <w:ins w:id="242" w:author="Jordan Gunn" w:date="2026-07-20T06:09:00Z" w16du:dateUtc="2026-07-20T05:09:00Z">
        <w:r w:rsidR="000E6E47">
          <w:t xml:space="preserve"> </w:t>
        </w:r>
      </w:ins>
      <w:del w:id="243" w:author="Jordan Gunn" w:date="2026-07-20T06:09:00Z" w16du:dateUtc="2026-07-20T05:09:00Z">
        <w:r w:rsidDel="000E6E47">
          <w:delText>/</w:delText>
        </w:r>
      </w:del>
      <w:r>
        <w:t>source</w:t>
      </w:r>
      <w:del w:id="244" w:author="Jordan Gunn" w:date="2026-07-20T06:09:00Z" w16du:dateUtc="2026-07-20T05:09:00Z">
        <w:r w:rsidDel="000E6E47">
          <w:delText>-context signal</w:delText>
        </w:r>
      </w:del>
      <w:ins w:id="245" w:author="Jordan Gunn" w:date="2026-07-20T06:09:00Z" w16du:dateUtc="2026-07-20T05:09:00Z">
        <w:r w:rsidR="000E6E47">
          <w:t xml:space="preserve"> information</w:t>
        </w:r>
      </w:ins>
      <w:r>
        <w:t xml:space="preserve"> while remaining distinct items with different temporal associations.</w:t>
      </w:r>
      <w:del w:id="246" w:author="Jordan Gunn" w:date="2026-07-20T06:17:00Z" w16du:dateUtc="2026-07-20T05:17:00Z">
        <w:r w:rsidDel="000E6E47">
          <w:delText xml:space="preserve"> Task and delay events remain available to the same sampling process and can acquire support from any temporal or source context active while they are encoded.</w:delText>
        </w:r>
      </w:del>
      <w:del w:id="247" w:author="Jordan Gunn" w:date="2026-07-20T05:41:00Z" w16du:dateUtc="2026-07-20T04:41:00Z">
        <w:r w:rsidDel="00DF6AC1">
          <w:delText xml:space="preserve"> </w:delText>
        </w:r>
        <w:commentRangeStart w:id="248"/>
        <w:r w:rsidDel="00DF6AC1">
          <w:delText xml:space="preserve">The affective/source-context representation and the maintained film-category cue are separate model constructs. </w:delText>
        </w:r>
        <w:commentRangeEnd w:id="248"/>
        <w:r w:rsidR="00C50704" w:rsidDel="00DF6AC1">
          <w:rPr>
            <w:rStyle w:val="CommentReference"/>
            <w:sz w:val="24"/>
            <w:szCs w:val="24"/>
          </w:rPr>
          <w:commentReference w:id="248"/>
        </w:r>
        <w:commentRangeStart w:id="249"/>
        <w:commentRangeStart w:id="250"/>
        <w:r w:rsidDel="00DF6AC1">
          <w:delText>Neither construct formally implements the S-reps or C-reps in dual-representation theory.</w:delText>
        </w:r>
        <w:commentRangeEnd w:id="249"/>
        <w:r w:rsidR="00C50704" w:rsidDel="00DF6AC1">
          <w:rPr>
            <w:rStyle w:val="CommentReference"/>
            <w:sz w:val="24"/>
            <w:szCs w:val="24"/>
          </w:rPr>
          <w:commentReference w:id="249"/>
        </w:r>
        <w:commentRangeEnd w:id="250"/>
        <w:r w:rsidR="00DF6AC1" w:rsidDel="00DF6AC1">
          <w:rPr>
            <w:rStyle w:val="CommentReference"/>
            <w:sz w:val="24"/>
            <w:szCs w:val="24"/>
          </w:rPr>
          <w:commentReference w:id="250"/>
        </w:r>
      </w:del>
    </w:p>
    <w:p w14:paraId="215CF944" w14:textId="3AB4B20D" w:rsidR="00F8399E" w:rsidRDefault="00F54748">
      <w:pPr>
        <w:pStyle w:val="Heading2"/>
      </w:pPr>
      <w:bookmarkStart w:id="251" w:name="reminder-linked-competitor-encoding"/>
      <w:bookmarkEnd w:id="222"/>
      <w:commentRangeStart w:id="252"/>
      <w:commentRangeStart w:id="253"/>
      <w:commentRangeStart w:id="254"/>
      <w:commentRangeStart w:id="255"/>
      <w:del w:id="256" w:author="Jordan Gunn" w:date="2026-07-20T06:17:00Z" w16du:dateUtc="2026-07-20T05:17:00Z">
        <w:r w:rsidDel="000E6E47">
          <w:delText>Reminder-Linked Competitor Encoding</w:delText>
        </w:r>
      </w:del>
      <w:ins w:id="257" w:author="Jordan Gunn" w:date="2026-07-20T06:17:00Z" w16du:dateUtc="2026-07-20T05:17:00Z">
        <w:r w:rsidR="000E6E47">
          <w:t xml:space="preserve">How </w:t>
        </w:r>
      </w:ins>
      <w:ins w:id="258" w:author="Jordan Gunn" w:date="2026-07-20T06:29:00Z" w16du:dateUtc="2026-07-20T05:29:00Z">
        <w:r w:rsidR="00CA5745">
          <w:t>Task</w:t>
        </w:r>
      </w:ins>
      <w:ins w:id="259" w:author="Jordan Gunn" w:date="2026-07-20T06:17:00Z" w16du:dateUtc="2026-07-20T05:17:00Z">
        <w:r w:rsidR="000E6E47">
          <w:t xml:space="preserve"> Material </w:t>
        </w:r>
      </w:ins>
      <w:ins w:id="260" w:author="Jordan Gunn" w:date="2026-07-20T06:29:00Z" w16du:dateUtc="2026-07-20T05:29:00Z">
        <w:r w:rsidR="00CA5745">
          <w:t>Comp</w:t>
        </w:r>
      </w:ins>
      <w:ins w:id="261" w:author="Jordan Gunn" w:date="2026-07-20T06:30:00Z" w16du:dateUtc="2026-07-20T05:30:00Z">
        <w:r w:rsidR="00CA5745">
          <w:t>etes for</w:t>
        </w:r>
      </w:ins>
      <w:ins w:id="262" w:author="Jordan Gunn" w:date="2026-07-20T06:17:00Z" w16du:dateUtc="2026-07-20T05:17:00Z">
        <w:r w:rsidR="000E6E47">
          <w:t xml:space="preserve"> Recall</w:t>
        </w:r>
      </w:ins>
    </w:p>
    <w:p w14:paraId="06D35BA8" w14:textId="064968A7" w:rsidR="00F8399E" w:rsidDel="000E6E47" w:rsidRDefault="00F54748">
      <w:pPr>
        <w:pStyle w:val="FirstParagraph"/>
        <w:rPr>
          <w:del w:id="263" w:author="Jordan Gunn" w:date="2026-07-20T06:17:00Z" w16du:dateUtc="2026-07-20T05:17:00Z"/>
        </w:rPr>
      </w:pPr>
      <w:del w:id="264" w:author="Jordan Gunn" w:date="2026-07-20T06:17:00Z" w16du:dateUtc="2026-07-20T05:17:00Z">
        <w:r w:rsidDel="000E6E47">
          <w:delText xml:space="preserve">Reminder-linked competitor learning occurs </w:delText>
        </w:r>
        <w:commentRangeEnd w:id="252"/>
        <w:r w:rsidR="00C50704" w:rsidDel="000E6E47">
          <w:rPr>
            <w:rStyle w:val="CommentReference"/>
            <w:sz w:val="24"/>
            <w:szCs w:val="24"/>
          </w:rPr>
          <w:commentReference w:id="252"/>
        </w:r>
        <w:commentRangeEnd w:id="253"/>
        <w:r w:rsidR="002572F9" w:rsidDel="000E6E47">
          <w:rPr>
            <w:rStyle w:val="CommentReference"/>
            <w:sz w:val="24"/>
            <w:szCs w:val="24"/>
          </w:rPr>
          <w:commentReference w:id="253"/>
        </w:r>
        <w:commentRangeEnd w:id="254"/>
        <w:r w:rsidR="002572F9" w:rsidDel="000E6E47">
          <w:rPr>
            <w:rStyle w:val="CommentReference"/>
            <w:sz w:val="24"/>
            <w:szCs w:val="24"/>
          </w:rPr>
          <w:commentReference w:id="254"/>
        </w:r>
      </w:del>
      <w:commentRangeEnd w:id="255"/>
      <w:r w:rsidR="000E6E47">
        <w:rPr>
          <w:rStyle w:val="CommentReference"/>
          <w:sz w:val="24"/>
          <w:szCs w:val="24"/>
        </w:rPr>
        <w:commentReference w:id="255"/>
      </w:r>
      <w:del w:id="265" w:author="Jordan Gunn" w:date="2026-07-20T06:17:00Z" w16du:dateUtc="2026-07-20T05:17:00Z">
        <w:r w:rsidDel="000E6E47">
          <w:delText>when a film reminder reinstates context from the earlier event before task events are encoded. In the retrieved-context account, presented or retrieved items reinstate their associated context (</w:delText>
        </w:r>
        <w:r w:rsidR="00F8399E" w:rsidDel="000E6E47">
          <w:fldChar w:fldCharType="begin"/>
        </w:r>
        <w:r w:rsidR="00F8399E" w:rsidDel="000E6E47">
          <w:delInstrText>HYPERLINK \l "ref-howard2002distributed" \h</w:delInstrText>
        </w:r>
        <w:r w:rsidR="00F8399E" w:rsidDel="000E6E47">
          <w:fldChar w:fldCharType="separate"/>
        </w:r>
        <w:r w:rsidR="00F8399E" w:rsidDel="000E6E47">
          <w:rPr>
            <w:rStyle w:val="Hyperlink"/>
          </w:rPr>
          <w:delText>Howard &amp; Kahana, 2002</w:delText>
        </w:r>
        <w:r w:rsidR="00F8399E" w:rsidDel="000E6E47">
          <w:fldChar w:fldCharType="end"/>
        </w:r>
        <w:r w:rsidDel="000E6E47">
          <w:delText xml:space="preserve">; </w:delText>
        </w:r>
        <w:r w:rsidR="00F8399E" w:rsidDel="000E6E47">
          <w:fldChar w:fldCharType="begin"/>
        </w:r>
        <w:r w:rsidR="00F8399E" w:rsidDel="000E6E47">
          <w:delInstrText>HYPERLINK \l "ref-polyn2009context" \h</w:delInstrText>
        </w:r>
        <w:r w:rsidR="00F8399E" w:rsidDel="000E6E47">
          <w:fldChar w:fldCharType="separate"/>
        </w:r>
        <w:r w:rsidR="00F8399E" w:rsidDel="000E6E47">
          <w:rPr>
            <w:rStyle w:val="Hyperlink"/>
          </w:rPr>
          <w:delText>Polyn et al., 2009a</w:delText>
        </w:r>
        <w:r w:rsidR="00F8399E" w:rsidDel="000E6E47">
          <w:fldChar w:fldCharType="end"/>
        </w:r>
        <w:r w:rsidDel="000E6E47">
          <w:delText xml:space="preserve">; </w:delText>
        </w:r>
        <w:r w:rsidR="00F8399E" w:rsidDel="000E6E47">
          <w:fldChar w:fldCharType="begin"/>
        </w:r>
        <w:r w:rsidR="00F8399E" w:rsidDel="000E6E47">
          <w:delInstrText>HYPERLINK \l "ref-sederberg2008context" \h</w:delInstrText>
        </w:r>
        <w:r w:rsidR="00F8399E" w:rsidDel="000E6E47">
          <w:fldChar w:fldCharType="separate"/>
        </w:r>
        <w:r w:rsidR="00F8399E" w:rsidDel="000E6E47">
          <w:rPr>
            <w:rStyle w:val="Hyperlink"/>
          </w:rPr>
          <w:delText>Sederberg et al., 2008</w:delText>
        </w:r>
        <w:r w:rsidR="00F8399E" w:rsidDel="000E6E47">
          <w:fldChar w:fldCharType="end"/>
        </w:r>
        <w:r w:rsidDel="000E6E47">
          <w:delText>). A film reminder therefore shifts the current state toward context from its corresponding film episode. If task events are then learned while reinstated film context remains active, they acquire context-to-item associations that overlap with associations supporting film events. Later film-oriented context can consequently support task candidates as well as film candidates.</w:delText>
        </w:r>
      </w:del>
    </w:p>
    <w:p w14:paraId="756FE71D" w14:textId="5DC39911" w:rsidR="00F8399E" w:rsidRDefault="00F54748">
      <w:pPr>
        <w:pStyle w:val="BodyText"/>
        <w:rPr>
          <w:ins w:id="266" w:author="Jordan Gunn" w:date="2026-07-20T06:21:00Z" w16du:dateUtc="2026-07-20T05:21:00Z"/>
        </w:rPr>
      </w:pPr>
      <w:del w:id="267" w:author="Jordan Gunn" w:date="2026-07-20T06:17:00Z" w16du:dateUtc="2026-07-20T05:17:00Z">
        <w:r w:rsidDel="000E6E47">
          <w:delText>Recall can include material outside the intended target</w:delText>
        </w:r>
      </w:del>
      <w:ins w:id="268" w:author="Jordan Gunn" w:date="2026-07-20T06:30:00Z" w16du:dateUtc="2026-07-20T05:30:00Z">
        <w:r w:rsidR="00CA5745" w:rsidRPr="00CA5745">
          <w:t xml:space="preserve"> </w:t>
        </w:r>
      </w:ins>
      <w:ins w:id="269" w:author="Jordan Gunn" w:date="2026-07-20T06:38:00Z" w16du:dateUtc="2026-07-20T05:38:00Z">
        <w:r w:rsidR="00CA5745" w:rsidRPr="00CA5745">
          <w:t>The same contextual processes that organize target recall can also bring material outside the intended target into recall.</w:t>
        </w:r>
      </w:ins>
      <w:del w:id="270" w:author="Jordan Gunn" w:date="2026-07-20T06:30:00Z" w16du:dateUtc="2026-07-20T05:30:00Z">
        <w:r w:rsidDel="00CA5745">
          <w:delText>.</w:delText>
        </w:r>
      </w:del>
      <w:r>
        <w:t xml:space="preserve"> In</w:t>
      </w:r>
      <w:commentRangeStart w:id="271"/>
      <w:commentRangeStart w:id="272"/>
      <w:r>
        <w:t xml:space="preserve"> multi-list</w:t>
      </w:r>
      <w:commentRangeEnd w:id="271"/>
      <w:r w:rsidR="00C50704">
        <w:rPr>
          <w:rStyle w:val="CommentReference"/>
          <w:sz w:val="24"/>
          <w:szCs w:val="24"/>
        </w:rPr>
        <w:commentReference w:id="271"/>
      </w:r>
      <w:commentRangeEnd w:id="272"/>
      <w:r w:rsidR="000E6E47">
        <w:rPr>
          <w:rStyle w:val="CommentReference"/>
          <w:sz w:val="24"/>
          <w:szCs w:val="24"/>
        </w:rPr>
        <w:commentReference w:id="272"/>
      </w:r>
      <w:r>
        <w:t xml:space="preserve"> free recall, participants sometimes report items from earlier lists instead of the list they were asked to recall (</w:t>
      </w:r>
      <w:hyperlink w:anchor="ref-howard2008persistence">
        <w:r w:rsidR="00F8399E">
          <w:rPr>
            <w:rStyle w:val="Hyperlink"/>
          </w:rPr>
          <w:t>Howard et al., 2008</w:t>
        </w:r>
      </w:hyperlink>
      <w:r>
        <w:t xml:space="preserve">; </w:t>
      </w:r>
      <w:hyperlink w:anchor="ref-lohnas2015expanding">
        <w:r w:rsidR="00F8399E">
          <w:rPr>
            <w:rStyle w:val="Hyperlink"/>
          </w:rPr>
          <w:t>Lohnas et al., 2015</w:t>
        </w:r>
      </w:hyperlink>
      <w:r>
        <w:t xml:space="preserve">; </w:t>
      </w:r>
      <w:hyperlink w:anchor="ref-zaromb2006temporal">
        <w:r w:rsidR="00F8399E">
          <w:rPr>
            <w:rStyle w:val="Hyperlink"/>
          </w:rPr>
          <w:t>Zaromb et al., 2006</w:t>
        </w:r>
      </w:hyperlink>
      <w:r>
        <w:t xml:space="preserve">). Those </w:t>
      </w:r>
      <w:del w:id="273" w:author="Jordan Gunn" w:date="2026-07-20T06:18:00Z" w16du:dateUtc="2026-07-20T05:18:00Z">
        <w:r w:rsidDel="000E6E47">
          <w:delText xml:space="preserve">errors </w:delText>
        </w:r>
      </w:del>
      <w:ins w:id="274" w:author="Jordan Gunn" w:date="2026-07-20T06:18:00Z" w16du:dateUtc="2026-07-20T05:18:00Z">
        <w:r w:rsidR="000E6E47">
          <w:t xml:space="preserve">prior-list intrusions </w:t>
        </w:r>
      </w:ins>
      <w:r>
        <w:t xml:space="preserve">are structured: they are biased toward recently studied prior lists and </w:t>
      </w:r>
      <w:del w:id="275" w:author="Jordan Gunn" w:date="2026-07-20T06:18:00Z" w16du:dateUtc="2026-07-20T05:18:00Z">
        <w:r w:rsidDel="000E6E47">
          <w:delText>change as</w:delText>
        </w:r>
      </w:del>
      <w:ins w:id="276" w:author="Jordan Gunn" w:date="2026-07-20T06:18:00Z" w16du:dateUtc="2026-07-20T05:18:00Z">
        <w:r w:rsidR="000E6E47">
          <w:t>vary with</w:t>
        </w:r>
      </w:ins>
      <w:r>
        <w:t xml:space="preserve"> intervening study or delay</w:t>
      </w:r>
      <w:del w:id="277" w:author="Jordan Gunn" w:date="2026-07-20T06:19:00Z" w16du:dateUtc="2026-07-20T05:19:00Z">
        <w:r w:rsidDel="000E6E47">
          <w:delText xml:space="preserve"> changes</w:delText>
        </w:r>
      </w:del>
      <w:r>
        <w:t xml:space="preserve">. Retrieved-context models explain this </w:t>
      </w:r>
      <w:del w:id="278" w:author="Jordan Gunn" w:date="2026-07-20T06:19:00Z" w16du:dateUtc="2026-07-20T05:19:00Z">
        <w:r w:rsidDel="000E6E47">
          <w:delText xml:space="preserve">pattern </w:delText>
        </w:r>
      </w:del>
      <w:ins w:id="279" w:author="Jordan Gunn" w:date="2026-07-20T06:19:00Z" w16du:dateUtc="2026-07-20T05:19:00Z">
        <w:r w:rsidR="000E6E47">
          <w:t xml:space="preserve">structure </w:t>
        </w:r>
        <w:r w:rsidR="00DD4B3A">
          <w:t xml:space="preserve">because current context can continue to support items </w:t>
        </w:r>
      </w:ins>
      <w:ins w:id="280" w:author="Jordan Gunn" w:date="2026-07-20T06:32:00Z" w16du:dateUtc="2026-07-20T05:32:00Z">
        <w:r w:rsidR="00CA5745">
          <w:t>from recent or related episodes</w:t>
        </w:r>
      </w:ins>
      <w:ins w:id="281" w:author="Jordan Gunn" w:date="2026-07-20T06:19:00Z" w16du:dateUtc="2026-07-20T05:19:00Z">
        <w:r w:rsidR="00DD4B3A">
          <w:t xml:space="preserve">. </w:t>
        </w:r>
      </w:ins>
      <w:ins w:id="282" w:author="Jordan Gunn" w:date="2026-07-20T06:32:00Z" w16du:dateUtc="2026-07-20T05:32:00Z">
        <w:r w:rsidR="00CA5745">
          <w:t>Although that support declines with further experience, some non-target items remain candidates for recall.</w:t>
        </w:r>
      </w:ins>
      <w:del w:id="283" w:author="Jordan Gunn" w:date="2026-07-20T06:19:00Z" w16du:dateUtc="2026-07-20T05:19:00Z">
        <w:r w:rsidDel="00DD4B3A">
          <w:delText>by treating recall as candidate sampling from the current context. As context drifts, support for non-target items declines. When a non-target item was encoded in a recent or related context, it can still enter the candidate set. This makes task and delay events eligible recall candidates in the trauma-film paradigm. If those events are associated with context states that later support film recall, they can compete with film material during retrieval.</w:delText>
        </w:r>
      </w:del>
    </w:p>
    <w:p w14:paraId="1C8FBC2B" w14:textId="7550075C" w:rsidR="00DD4B3A" w:rsidDel="001D00DE" w:rsidRDefault="00DD4B3A">
      <w:pPr>
        <w:pStyle w:val="BodyText"/>
        <w:rPr>
          <w:del w:id="284" w:author="Jordan Gunn" w:date="2026-07-20T06:33:00Z" w16du:dateUtc="2026-07-20T05:33:00Z"/>
        </w:rPr>
      </w:pPr>
      <w:ins w:id="285" w:author="Jordan Gunn" w:date="2026-07-20T06:21:00Z" w16du:dateUtc="2026-07-20T05:21:00Z">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ins>
      <w:ins w:id="286" w:author="Jordan Gunn" w:date="2026-07-20T06:40:00Z" w16du:dateUtc="2026-07-20T05:40:00Z">
        <w:r w:rsidR="001D00DE">
          <w:t>For the task and delay periods, they represent non-film events that can also be encoded and later sampled for retrieval.</w:t>
        </w:r>
      </w:ins>
    </w:p>
    <w:p w14:paraId="23519325" w14:textId="77777777" w:rsidR="001D00DE" w:rsidRDefault="001D00DE" w:rsidP="001D00DE">
      <w:pPr>
        <w:pStyle w:val="BodyText"/>
        <w:rPr>
          <w:ins w:id="287" w:author="Jordan Gunn" w:date="2026-07-20T06:46:00Z" w16du:dateUtc="2026-07-20T05:46:00Z"/>
        </w:rPr>
      </w:pPr>
      <w:ins w:id="288" w:author="Jordan Gunn" w:date="2026-07-20T06:43:00Z" w16du:dateUtc="2026-07-20T05:43:00Z">
        <w:r>
          <w:t xml:space="preserve"> </w:t>
        </w:r>
      </w:ins>
    </w:p>
    <w:p w14:paraId="61022E62" w14:textId="0ACA968E" w:rsidR="00F8399E" w:rsidRDefault="001D00DE" w:rsidP="001D00DE">
      <w:pPr>
        <w:pStyle w:val="BodyText"/>
      </w:pPr>
      <w:ins w:id="289" w:author="Jordan Gunn" w:date="2026-07-20T06:41:00Z" w16du:dateUtc="2026-07-20T05:41:00Z">
        <w:r w:rsidRPr="001D00DE">
          <w:t xml:space="preserve">Task events become competitors when they are encoded while film-associated context is active, either soon after the film or after a reminder reinstates that context. </w:t>
        </w:r>
      </w:ins>
      <w:del w:id="290" w:author="Jordan Gunn" w:date="2026-07-20T06:46:00Z" w16du:dateUtc="2026-07-20T05:46:00Z">
        <w:r w:rsidDel="001D00DE">
          <w:delText xml:space="preserve">Delayed intervention procedures in the trauma-film paradigm create the conditions </w:delText>
        </w:r>
      </w:del>
      <w:del w:id="291" w:author="Jordan Gunn" w:date="2026-07-20T06:41:00Z" w16du:dateUtc="2026-07-20T05:41:00Z">
        <w:r w:rsidDel="001D00DE">
          <w:delText xml:space="preserve">for this kind of competitor encoding </w:delText>
        </w:r>
      </w:del>
      <w:del w:id="292" w:author="Jordan Gunn" w:date="2026-07-20T06:46:00Z" w16du:dateUtc="2026-07-20T05:46:00Z">
        <w:r w:rsidDel="001D00DE">
          <w:delText>when a film reminder precedes the task. In these studies, participants encounter film cues before the interference task, and the procedure is typically interpreted as reactivating film memory before the task begins (</w:delText>
        </w:r>
        <w:r w:rsidR="00F8399E" w:rsidDel="001D00DE">
          <w:fldChar w:fldCharType="begin"/>
        </w:r>
        <w:r w:rsidR="00F8399E" w:rsidDel="001D00DE">
          <w:delInstrText>HYPERLINK \l "ref-james2015computer" \h</w:delInstrText>
        </w:r>
        <w:r w:rsidR="00F8399E" w:rsidDel="001D00DE">
          <w:fldChar w:fldCharType="separate"/>
        </w:r>
        <w:r w:rsidR="00F8399E" w:rsidDel="001D00DE">
          <w:rPr>
            <w:rStyle w:val="Hyperlink"/>
          </w:rPr>
          <w:delText>James et al., 2015</w:delText>
        </w:r>
        <w:r w:rsidR="00F8399E" w:rsidDel="001D00DE">
          <w:fldChar w:fldCharType="end"/>
        </w:r>
        <w:r w:rsidDel="001D00DE">
          <w:delText xml:space="preserve">; </w:delText>
        </w:r>
        <w:r w:rsidR="00F8399E" w:rsidDel="001D00DE">
          <w:fldChar w:fldCharType="begin"/>
        </w:r>
        <w:r w:rsidR="00F8399E" w:rsidDel="001D00DE">
          <w:delInstrText>HYPERLINK \l "ref-kessler2020visuospatial" \h</w:delInstrText>
        </w:r>
        <w:r w:rsidR="00F8399E" w:rsidDel="001D00DE">
          <w:fldChar w:fldCharType="separate"/>
        </w:r>
        <w:r w:rsidR="00F8399E" w:rsidDel="001D00DE">
          <w:rPr>
            <w:rStyle w:val="Hyperlink"/>
          </w:rPr>
          <w:delText>Kessler et al., 2020</w:delText>
        </w:r>
        <w:r w:rsidR="00F8399E" w:rsidDel="001D00DE">
          <w:fldChar w:fldCharType="end"/>
        </w:r>
        <w:r w:rsidDel="001D00DE">
          <w:delText xml:space="preserve">). </w:delText>
        </w:r>
      </w:del>
      <w:r>
        <w:t xml:space="preserve">When participants </w:t>
      </w:r>
      <w:r>
        <w:lastRenderedPageBreak/>
        <w:t>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ins w:id="293" w:author="Jordan Gunn" w:date="2026-07-20T06:47:00Z" w16du:dateUtc="2026-07-20T05:47:00Z">
        <w:r w:rsidRPr="001D00DE">
          <w:t>Under either condition, task events can acquire associations with context that also supports film events.</w:t>
        </w:r>
        <w:r>
          <w:t xml:space="preserve"> </w:t>
        </w:r>
      </w:ins>
      <w:r>
        <w:t xml:space="preserve">The simulations </w:t>
      </w:r>
      <w:del w:id="294" w:author="Jordan Gunn" w:date="2026-07-20T06:47:00Z" w16du:dateUtc="2026-07-20T05:47:00Z">
        <w:r w:rsidDel="001D00DE">
          <w:delText>model this sequence</w:delText>
        </w:r>
      </w:del>
      <w:ins w:id="295" w:author="Jordan Gunn" w:date="2026-07-20T06:47:00Z" w16du:dateUtc="2026-07-20T05:47:00Z">
        <w:r>
          <w:t>focus on the delayed case</w:t>
        </w:r>
      </w:ins>
      <w:r>
        <w:t xml:space="preserve"> by </w:t>
      </w:r>
      <w:del w:id="296" w:author="Jordan Gunn" w:date="2026-07-20T06:47:00Z" w16du:dateUtc="2026-07-20T05:47:00Z">
        <w:r w:rsidDel="001D00DE">
          <w:delText>placing task encoding after reminder-driven reinstatement of film-associated context</w:delText>
        </w:r>
      </w:del>
      <w:ins w:id="297" w:author="Jordan Gunn" w:date="2026-07-20T06:47:00Z" w16du:dateUtc="2026-07-20T05:47:00Z">
        <w:r>
          <w:t xml:space="preserve">reinstating </w:t>
        </w:r>
      </w:ins>
      <w:ins w:id="298" w:author="Jordan Gunn" w:date="2026-07-20T06:48:00Z" w16du:dateUtc="2026-07-20T05:48:00Z">
        <w:r>
          <w:t>film-associated context before task encoding and varying how strongly task events become associated with that context</w:t>
        </w:r>
      </w:ins>
      <w:r>
        <w:t xml:space="preserve">. </w:t>
      </w:r>
      <w:del w:id="299" w:author="Jordan Gunn" w:date="2026-07-20T06:42:00Z" w16du:dateUtc="2026-07-20T05:42:00Z">
        <w:r w:rsidDel="001D00DE">
          <w:delText xml:space="preserve">Task events encoded in that reinstated state acquire associations with context that also supports film items. </w:delText>
        </w:r>
      </w:del>
      <w:del w:id="300" w:author="Jordan Gunn" w:date="2026-07-20T06:48:00Z" w16du:dateUtc="2026-07-20T05:48:00Z">
        <w:r w:rsidDel="001D00DE">
          <w:delText>The intervention can then reduce later film recall by adding task competitors while stored film-item associations remain available</w:delText>
        </w:r>
      </w:del>
      <w:ins w:id="301" w:author="Jordan Gunn" w:date="2026-07-20T06:48:00Z" w16du:dateUtc="2026-07-20T05:48:00Z">
        <w:r>
          <w:t>This manipulation adds task competitors without changing the film-item associations formed during film encoding</w:t>
        </w:r>
      </w:ins>
      <w:r>
        <w:t>. Panel B</w:t>
      </w:r>
      <w:ins w:id="302" w:author="Jordan Gunn" w:date="2026-07-20T06:42:00Z" w16du:dateUtc="2026-07-20T05:42:00Z">
        <w:r>
          <w:t xml:space="preserve"> of</w:t>
        </w:r>
      </w:ins>
      <w:r>
        <w:t xml:space="preserve"> </w:t>
      </w:r>
      <w:hyperlink w:anchor="X510f1211e07a3ef8f4aa5eaadde4214adc1a9dc">
        <w:r w:rsidR="00F8399E">
          <w:rPr>
            <w:rStyle w:val="Hyperlink"/>
          </w:rPr>
          <w:t>Figure 3</w:t>
        </w:r>
      </w:hyperlink>
      <w:r>
        <w:t xml:space="preserve"> summarizes this encoding </w:t>
      </w:r>
      <w:del w:id="303" w:author="Jordan Gunn" w:date="2026-07-20T06:48:00Z" w16du:dateUtc="2026-07-20T05:48:00Z">
        <w:r w:rsidDel="001D00DE">
          <w:delText>claim</w:delText>
        </w:r>
      </w:del>
      <w:ins w:id="304" w:author="Jordan Gunn" w:date="2026-07-20T06:48:00Z" w16du:dateUtc="2026-07-20T05:48:00Z">
        <w:r>
          <w:t>structure</w:t>
        </w:r>
      </w:ins>
      <w:del w:id="305" w:author="Jordan Gunn" w:date="2026-07-20T06:43:00Z" w16du:dateUtc="2026-07-20T05:43:00Z">
        <w:r w:rsidDel="001D00DE">
          <w:delText>: after a film reminder, task items acquire associations with context that can later cue both task competitors and film material</w:delText>
        </w:r>
      </w:del>
      <w:r>
        <w:t>.</w:t>
      </w:r>
    </w:p>
    <w:p w14:paraId="2BBA4057" w14:textId="3D3AAB16" w:rsidR="00F8399E" w:rsidDel="00C50704" w:rsidRDefault="00F54748">
      <w:pPr>
        <w:pStyle w:val="Heading2"/>
        <w:rPr>
          <w:del w:id="306" w:author="Jordan Gunn" w:date="2026-07-20T07:00:00Z" w16du:dateUtc="2026-07-20T06:00:00Z"/>
        </w:rPr>
      </w:pPr>
      <w:bookmarkStart w:id="307" w:name="recognition-and-presented-film-items"/>
      <w:bookmarkEnd w:id="251"/>
      <w:del w:id="308" w:author="Jordan Gunn" w:date="2026-07-20T07:00:00Z" w16du:dateUtc="2026-07-20T06:00:00Z">
        <w:r w:rsidDel="00C50704">
          <w:delText>Recognition and Presented Film Items</w:delText>
        </w:r>
      </w:del>
    </w:p>
    <w:p w14:paraId="2343222C" w14:textId="00AC3A75" w:rsidR="00F8399E" w:rsidDel="00C50704" w:rsidRDefault="00F54748">
      <w:pPr>
        <w:pStyle w:val="FirstParagraph"/>
        <w:rPr>
          <w:del w:id="309" w:author="Jordan Gunn" w:date="2026-07-20T07:00:00Z" w16du:dateUtc="2026-07-20T06:00:00Z"/>
        </w:rPr>
      </w:pPr>
      <w:commentRangeStart w:id="310"/>
      <w:commentRangeStart w:id="311"/>
      <w:del w:id="312" w:author="Jordan Gunn" w:date="2026-07-20T07:00:00Z" w16du:dateUtc="2026-07-20T06:00:00Z">
        <w:r w:rsidDel="00C50704">
          <w:delText>The retrieved-context framework distinguishes two routes by which film material can enter a test response. In context-guided retrieval, the current state of context cues candidate items, so a film memory is reported only if film material is selected from the items supported by that state. In item-guided retrieval, a presented film statement or still image is already the candidate, so the task is to evaluate the context retrieved by that item. Trauma-film studies commonly assess voluntary memory with recogni</w:delText>
        </w:r>
        <w:r w:rsidDel="00C50704">
          <w:delText>tion tests, where participants judge whether presented film statements or still images appeared in the film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xml:space="preserve">, </w:delText>
        </w:r>
        <w:r w:rsidR="00F8399E" w:rsidDel="00C50704">
          <w:fldChar w:fldCharType="begin"/>
        </w:r>
        <w:r w:rsidR="00F8399E" w:rsidDel="00C50704">
          <w:delInstrText>HYPERLINK \l "ref-lau2021selectively" \h</w:delInstrText>
        </w:r>
        <w:r w:rsidR="00F8399E" w:rsidDel="00C50704">
          <w:fldChar w:fldCharType="separate"/>
        </w:r>
        <w:r w:rsidR="00F8399E" w:rsidDel="00C50704">
          <w:rPr>
            <w:rStyle w:val="Hyperlink"/>
          </w:rPr>
          <w:delText>2021</w:delText>
        </w:r>
        <w:r w:rsidR="00F8399E" w:rsidDel="00C50704">
          <w:fldChar w:fldCharType="end"/>
        </w:r>
        <w:r w:rsidDel="00C50704">
          <w:delText xml:space="preserve">; </w:delText>
        </w:r>
        <w:r w:rsidR="00F8399E" w:rsidDel="00C50704">
          <w:fldChar w:fldCharType="begin"/>
        </w:r>
        <w:r w:rsidR="00F8399E" w:rsidDel="00C50704">
          <w:delInstrText>HYPERLINK \l "ref-varma2024experimental" \h</w:delInstrText>
        </w:r>
        <w:r w:rsidR="00F8399E" w:rsidDel="00C50704">
          <w:fldChar w:fldCharType="separate"/>
        </w:r>
        <w:r w:rsidR="00F8399E" w:rsidDel="00C50704">
          <w:rPr>
            <w:rStyle w:val="Hyperlink"/>
          </w:rPr>
          <w:delText>Varma et al., 2024</w:delText>
        </w:r>
        <w:r w:rsidR="00F8399E" w:rsidDel="00C50704">
          <w:fldChar w:fldCharType="end"/>
        </w:r>
        <w:r w:rsidDel="00C50704">
          <w:delText>).</w:delText>
        </w:r>
        <w:commentRangeEnd w:id="310"/>
        <w:r w:rsidR="00C50704" w:rsidDel="00C50704">
          <w:rPr>
            <w:rStyle w:val="CommentReference"/>
            <w:sz w:val="24"/>
            <w:szCs w:val="28"/>
          </w:rPr>
          <w:commentReference w:id="310"/>
        </w:r>
        <w:commentRangeEnd w:id="311"/>
        <w:r w:rsidR="007222CE" w:rsidDel="00C50704">
          <w:rPr>
            <w:rStyle w:val="CommentReference"/>
            <w:sz w:val="24"/>
            <w:szCs w:val="28"/>
          </w:rPr>
          <w:commentReference w:id="311"/>
        </w:r>
        <w:r w:rsidDel="00C50704">
          <w:delText xml:space="preserve"> By contrast, diary and laboratory monitoring tasks ask participants to report film memories that arise during daily life or during an ongoing task (</w:delText>
        </w:r>
        <w:r w:rsidR="00F8399E" w:rsidDel="00C50704">
          <w:fldChar w:fldCharType="begin"/>
        </w:r>
        <w:r w:rsidR="00F8399E" w:rsidDel="00C50704">
          <w:delInstrText>HYPERLINK \l "ref-holmes2008inducing" \h</w:delInstrText>
        </w:r>
        <w:r w:rsidR="00F8399E" w:rsidDel="00C50704">
          <w:fldChar w:fldCharType="separate"/>
        </w:r>
        <w:r w:rsidR="00F8399E" w:rsidDel="00C50704">
          <w:rPr>
            <w:rStyle w:val="Hyperlink"/>
          </w:rPr>
          <w:delText>Holmes &amp; Bourne, 2008</w:delText>
        </w:r>
        <w:r w:rsidR="00F8399E" w:rsidDel="00C50704">
          <w:fldChar w:fldCharType="end"/>
        </w:r>
        <w:r w:rsidDel="00C50704">
          <w:delText xml:space="preserve">; </w:delText>
        </w:r>
        <w:r w:rsidR="00F8399E" w:rsidDel="00C50704">
          <w:fldChar w:fldCharType="begin"/>
        </w:r>
        <w:r w:rsidR="00F8399E" w:rsidDel="00C50704">
          <w:delInstrText>HYPERLINK \l "ref-james2016trauma" \h</w:delInstrText>
        </w:r>
        <w:r w:rsidR="00F8399E" w:rsidDel="00C50704">
          <w:fldChar w:fldCharType="separate"/>
        </w:r>
        <w:r w:rsidR="00F8399E" w:rsidDel="00C50704">
          <w:rPr>
            <w:rStyle w:val="Hyperlink"/>
          </w:rPr>
          <w:delText>James et al., 2016</w:delText>
        </w:r>
        <w:r w:rsidR="00F8399E" w:rsidDel="00C50704">
          <w:fldChar w:fldCharType="end"/>
        </w:r>
        <w:r w:rsidDel="00C50704">
          <w:delText xml:space="preserve">;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On this account, reduced intrusion reports with preserved recognition can reflect a test-format distinction rather than a dissociation between involuntary and voluntary remembering. Comparisons between intrusion-like reports and recognition tests confound retrieval intentionality with the route by which film material is accessed.</w:delText>
        </w:r>
      </w:del>
    </w:p>
    <w:p w14:paraId="6182C048" w14:textId="69D09E53" w:rsidR="00F8399E" w:rsidDel="00C50704" w:rsidRDefault="00F54748">
      <w:pPr>
        <w:pStyle w:val="BodyText"/>
        <w:rPr>
          <w:del w:id="313" w:author="Jordan Gunn" w:date="2026-07-20T07:00:00Z" w16du:dateUtc="2026-07-20T06:00:00Z"/>
        </w:rPr>
      </w:pPr>
      <w:del w:id="314" w:author="Jordan Gunn" w:date="2026-07-20T07:00:00Z" w16du:dateUtc="2026-07-20T06:00:00Z">
        <w:r w:rsidDel="00C50704">
          <w:delText>Recognition judgments are shaped by the context surrounding a test probe. Recently studied items are recognized more accurately than less recent items. Similar lures are harder to reject, and responses can reflect false familiarity, false recollection, or recollection rejection (</w:delText>
        </w:r>
        <w:r w:rsidR="00F8399E" w:rsidDel="00C50704">
          <w:fldChar w:fldCharType="begin"/>
        </w:r>
        <w:r w:rsidR="00F8399E" w:rsidDel="00C50704">
          <w:delInstrText>HYPERLINK \l "ref-parks2026unified" \h</w:delInstrText>
        </w:r>
        <w:r w:rsidR="00F8399E" w:rsidDel="00C50704">
          <w:fldChar w:fldCharType="separate"/>
        </w:r>
        <w:r w:rsidR="00F8399E" w:rsidDel="00C50704">
          <w:rPr>
            <w:rStyle w:val="Hyperlink"/>
          </w:rPr>
          <w:delText>Parks et al., 2026</w:delText>
        </w:r>
        <w:r w:rsidR="00F8399E" w:rsidDel="00C50704">
          <w:fldChar w:fldCharType="end"/>
        </w:r>
        <w:r w:rsidDel="00C50704">
          <w:delText>). One recognition probe can also influence recognition of items studied nearby (</w:delText>
        </w:r>
        <w:r w:rsidR="00F8399E" w:rsidDel="00C50704">
          <w:fldChar w:fldCharType="begin"/>
        </w:r>
        <w:r w:rsidR="00F8399E" w:rsidDel="00C50704">
          <w:delInstrText>HYPERLINK \l "ref-healey2016four" \h</w:delInstrText>
        </w:r>
        <w:r w:rsidR="00F8399E" w:rsidDel="00C50704">
          <w:fldChar w:fldCharType="separate"/>
        </w:r>
        <w:r w:rsidR="00F8399E" w:rsidDel="00C50704">
          <w:rPr>
            <w:rStyle w:val="Hyperlink"/>
          </w:rPr>
          <w:delText>Healey &amp; Kahana, 2016</w:delText>
        </w:r>
        <w:r w:rsidR="00F8399E" w:rsidDel="00C50704">
          <w:fldChar w:fldCharType="end"/>
        </w:r>
        <w:r w:rsidDel="00C50704">
          <w:delText xml:space="preserve">; </w:delText>
        </w:r>
        <w:r w:rsidR="00F8399E" w:rsidDel="00C50704">
          <w:fldChar w:fldCharType="begin"/>
        </w:r>
        <w:r w:rsidR="00F8399E" w:rsidDel="00C50704">
          <w:delInstrText>HYPERLINK \l "ref-jin2024theory" \h</w:delInstrText>
        </w:r>
        <w:r w:rsidR="00F8399E" w:rsidDel="00C50704">
          <w:fldChar w:fldCharType="separate"/>
        </w:r>
        <w:r w:rsidR="00F8399E" w:rsidDel="00C50704">
          <w:rPr>
            <w:rStyle w:val="Hyperlink"/>
          </w:rPr>
          <w:delText>Jin et al., 2024</w:delText>
        </w:r>
        <w:r w:rsidR="00F8399E" w:rsidDel="00C50704">
          <w:fldChar w:fldCharType="end"/>
        </w:r>
        <w:r w:rsidDel="00C50704">
          <w:delText xml:space="preserve">; </w:delText>
        </w:r>
        <w:r w:rsidR="00F8399E" w:rsidDel="00C50704">
          <w:fldChar w:fldCharType="begin"/>
        </w:r>
        <w:r w:rsidR="00F8399E" w:rsidDel="00C50704">
          <w:delInstrText>HYPERLINK \l "ref-kahana2020computational" \h</w:delInstrText>
        </w:r>
        <w:r w:rsidR="00F8399E" w:rsidDel="00C50704">
          <w:fldChar w:fldCharType="separate"/>
        </w:r>
        <w:r w:rsidR="00F8399E" w:rsidDel="00C50704">
          <w:rPr>
            <w:rStyle w:val="Hyperlink"/>
          </w:rPr>
          <w:delText>Kahana, 2020</w:delText>
        </w:r>
        <w:r w:rsidR="00F8399E" w:rsidDel="00C50704">
          <w:fldChar w:fldCharType="end"/>
        </w:r>
        <w:r w:rsidDel="00C50704">
          <w:delText xml:space="preserve">; </w:delText>
        </w:r>
        <w:r w:rsidR="00F8399E" w:rsidDel="00C50704">
          <w:fldChar w:fldCharType="begin"/>
        </w:r>
        <w:r w:rsidR="00F8399E" w:rsidDel="00C50704">
          <w:delInstrText>HYPERLINK \l "ref-schwartz2005shadows" \h</w:delInstrText>
        </w:r>
        <w:r w:rsidR="00F8399E" w:rsidDel="00C50704">
          <w:fldChar w:fldCharType="separate"/>
        </w:r>
        <w:r w:rsidR="00F8399E" w:rsidDel="00C50704">
          <w:rPr>
            <w:rStyle w:val="Hyperlink"/>
          </w:rPr>
          <w:delText>Schwartz et al., 2005</w:delText>
        </w:r>
        <w:r w:rsidR="00F8399E" w:rsidDel="00C50704">
          <w:fldChar w:fldCharType="end"/>
        </w:r>
        <w:r w:rsidDel="00C50704">
          <w:delText>). In retrieved-context accounts of recognition, a presented probe retrieves context associated with earlier encounters of that item, and the retrieved context is compared with the context active during the test (</w:delText>
        </w:r>
        <w:r w:rsidR="00F8399E" w:rsidDel="00C50704">
          <w:fldChar w:fldCharType="begin"/>
        </w:r>
        <w:r w:rsidR="00F8399E" w:rsidDel="00C50704">
          <w:delInstrText>HYPERLINK \l "ref-healey2016four" \h</w:delInstrText>
        </w:r>
        <w:r w:rsidR="00F8399E" w:rsidDel="00C50704">
          <w:fldChar w:fldCharType="separate"/>
        </w:r>
        <w:r w:rsidR="00F8399E" w:rsidDel="00C50704">
          <w:rPr>
            <w:rStyle w:val="Hyperlink"/>
          </w:rPr>
          <w:delText>Healey &amp; Kahana, 2016</w:delText>
        </w:r>
        <w:r w:rsidR="00F8399E" w:rsidDel="00C50704">
          <w:fldChar w:fldCharType="end"/>
        </w:r>
        <w:r w:rsidDel="00C50704">
          <w:delText xml:space="preserve">; </w:delText>
        </w:r>
        <w:r w:rsidR="00F8399E" w:rsidDel="00C50704">
          <w:fldChar w:fldCharType="begin"/>
        </w:r>
        <w:r w:rsidR="00F8399E" w:rsidDel="00C50704">
          <w:delInstrText>HYPERLINK \l "ref-jin2024theory" \h</w:delInstrText>
        </w:r>
        <w:r w:rsidR="00F8399E" w:rsidDel="00C50704">
          <w:fldChar w:fldCharType="separate"/>
        </w:r>
        <w:r w:rsidR="00F8399E" w:rsidDel="00C50704">
          <w:rPr>
            <w:rStyle w:val="Hyperlink"/>
          </w:rPr>
          <w:delText>Jin et al., 2024</w:delText>
        </w:r>
        <w:r w:rsidR="00F8399E" w:rsidDel="00C50704">
          <w:fldChar w:fldCharType="end"/>
        </w:r>
        <w:r w:rsidDel="00C50704">
          <w:delText>). Recency, lure similarity, and carryover between probes can be explained by changes in the match between the context retrieved by the probe and the context used for judgment. Recognition therefore probes memory with an item and evaluates the context that item retrieves.</w:delText>
        </w:r>
      </w:del>
    </w:p>
    <w:p w14:paraId="7017833D" w14:textId="1A40812A" w:rsidR="00F8399E" w:rsidDel="00C50704" w:rsidRDefault="00F54748">
      <w:pPr>
        <w:pStyle w:val="BodyText"/>
        <w:rPr>
          <w:del w:id="315" w:author="Jordan Gunn" w:date="2026-07-20T07:00:00Z" w16du:dateUtc="2026-07-20T06:00:00Z"/>
        </w:rPr>
      </w:pPr>
      <w:del w:id="316" w:author="Jordan Gunn" w:date="2026-07-20T07:00:00Z" w16du:dateUtc="2026-07-20T06:00:00Z">
        <w:r w:rsidDel="00C50704">
          <w:delText>Reminder-linked task encoding interferes with diary and monitoring measures when film-associated context cues non-film competitors. Those measures count film material only when it is retrieved during daily life or during a monitoring period. After a film reminder, task events can be encoded while film-associated context is active. Later, film-associated context can cue those task events along with film items, reducing the chance that film material is retrieved. Recognition uses the item-guided route describ</w:delText>
        </w:r>
        <w:r w:rsidDel="00C50704">
          <w:delText xml:space="preserve">ed above. The tested film item can retrieve associated context without first being selected from film-associated context. </w:delText>
        </w:r>
        <w:r w:rsidR="00F8399E" w:rsidDel="00C50704">
          <w:fldChar w:fldCharType="begin"/>
        </w:r>
        <w:r w:rsidR="00F8399E" w:rsidDel="00C50704">
          <w:delInstrText>HYPERLINK \l "fig-recognition-test-format" \h</w:delInstrText>
        </w:r>
        <w:r w:rsidR="00F8399E" w:rsidDel="00C50704">
          <w:fldChar w:fldCharType="separate"/>
        </w:r>
        <w:r w:rsidR="00F8399E" w:rsidDel="00C50704">
          <w:rPr>
            <w:rStyle w:val="Hyperlink"/>
          </w:rPr>
          <w:delText>Figure 13</w:delText>
        </w:r>
        <w:r w:rsidR="00F8399E" w:rsidDel="00C50704">
          <w:fldChar w:fldCharType="end"/>
        </w:r>
        <w:r w:rsidDel="00C50704">
          <w:delText xml:space="preserve"> formalizes this contrast between context-guided retrieval and recognition: task items linked to film-associated context can compete with film items when context cues candidate items, whereas recognition begins with a candidate film item already presented for judgment.</w:delText>
        </w:r>
      </w:del>
    </w:p>
    <w:p w14:paraId="5112A961" w14:textId="4C8EEA6F" w:rsidR="00F8399E" w:rsidDel="00C50704" w:rsidRDefault="00F54748">
      <w:pPr>
        <w:pStyle w:val="BodyText"/>
        <w:rPr>
          <w:del w:id="317" w:author="Jordan Gunn" w:date="2026-07-20T07:00:00Z" w16du:dateUtc="2026-07-20T06:00:00Z"/>
        </w:rPr>
      </w:pPr>
      <w:commentRangeStart w:id="318"/>
      <w:del w:id="319" w:author="Jordan Gunn" w:date="2026-07-20T07:00:00Z" w16du:dateUtc="2026-07-20T06:00:00Z">
        <w:r w:rsidDel="00C50704">
          <w:delText xml:space="preserve">Voluntary recall can be tested by means other than recognition. </w:delText>
        </w:r>
        <w:commentRangeEnd w:id="318"/>
        <w:r w:rsidR="00C50704" w:rsidDel="00C50704">
          <w:rPr>
            <w:rStyle w:val="CommentReference"/>
            <w:sz w:val="24"/>
            <w:szCs w:val="28"/>
          </w:rPr>
          <w:commentReference w:id="318"/>
        </w:r>
        <w:r w:rsidDel="00C50704">
          <w:delText>In vigilance-intrusion tasks, participants perform an ongoing task while film or foil cues appear, and they report film memories that arise during the task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xml:space="preserve">, </w:delText>
        </w:r>
        <w:r w:rsidR="00F8399E" w:rsidDel="00C50704">
          <w:fldChar w:fldCharType="begin"/>
        </w:r>
        <w:r w:rsidR="00F8399E" w:rsidDel="00C50704">
          <w:delInstrText>HYPERLINK \l "ref-lau2021selectively" \h</w:delInstrText>
        </w:r>
        <w:r w:rsidR="00F8399E" w:rsidDel="00C50704">
          <w:fldChar w:fldCharType="separate"/>
        </w:r>
        <w:r w:rsidR="00F8399E" w:rsidDel="00C50704">
          <w:rPr>
            <w:rStyle w:val="Hyperlink"/>
          </w:rPr>
          <w:delText>2021</w:delText>
        </w:r>
        <w:r w:rsidR="00F8399E" w:rsidDel="00C50704">
          <w:fldChar w:fldCharType="end"/>
        </w:r>
        <w:r w:rsidDel="00C50704">
          <w:delText>). A voluntary version can keep the same film-cued task structure while instructing participants to search deliberately for film memories, while an involuntary version can instead more neutrally instruct participants to report any film memories that come to mind (</w:delText>
        </w:r>
        <w:r w:rsidR="00F8399E" w:rsidDel="00C50704">
          <w:fldChar w:fldCharType="begin"/>
        </w:r>
        <w:r w:rsidR="00F8399E" w:rsidDel="00C50704">
          <w:delInstrText>HYPERLINK \l "ref-mcconnell2026testing" \h</w:delInstrText>
        </w:r>
        <w:r w:rsidR="00F8399E" w:rsidDel="00C50704">
          <w:fldChar w:fldCharType="separate"/>
        </w:r>
        <w:r w:rsidR="00F8399E" w:rsidDel="00C50704">
          <w:rPr>
            <w:rStyle w:val="Hyperlink"/>
          </w:rPr>
          <w:delText>McConnell et al., 2026</w:delText>
        </w:r>
        <w:r w:rsidR="00F8399E" w:rsidDel="00C50704">
          <w:fldChar w:fldCharType="end"/>
        </w:r>
        <w:r w:rsidDel="00C50704">
          <w:delText>). Both versions score film material retrieved during a recall period rather than recognition judgments about presented candidates.</w:delText>
        </w:r>
      </w:del>
    </w:p>
    <w:p w14:paraId="53F8CF92" w14:textId="0AAB5B80" w:rsidR="00F8399E" w:rsidDel="00C50704" w:rsidRDefault="00F54748">
      <w:pPr>
        <w:pStyle w:val="BodyText"/>
        <w:rPr>
          <w:del w:id="320" w:author="Jordan Gunn" w:date="2026-07-20T07:00:00Z" w16du:dateUtc="2026-07-20T06:00:00Z"/>
        </w:rPr>
      </w:pPr>
      <w:del w:id="321" w:author="Jordan Gunn" w:date="2026-07-20T07:00:00Z" w16du:dateUtc="2026-07-20T06:00:00Z">
        <w:r w:rsidDel="00C50704">
          <w:delText>Film cues in these tasks still shape retrieval. A film cue can reinstate context associated with the cued film material. If recall depends on maintaining film-associated context across the retrieval period, film cues can support recall in both monitoring and deliberate-search conditions. After reminder-linked task encoding, however, the same reinstated context may also support task material, enabling task items to compete with film material during context-guided recall. A recognition probe changes the acces</w:delText>
        </w:r>
        <w:r w:rsidDel="00C50704">
          <w:delText>s route more sharply because the probe is the candidate item to be judged and decisions are based on the context that item retrieves.</w:delText>
        </w:r>
      </w:del>
    </w:p>
    <w:p w14:paraId="0B3FEC02" w14:textId="6FFFC8CB" w:rsidR="00F8399E" w:rsidDel="00C50704" w:rsidRDefault="00F54748">
      <w:pPr>
        <w:pStyle w:val="BodyText"/>
        <w:rPr>
          <w:del w:id="322" w:author="Jordan Gunn" w:date="2026-07-20T07:00:00Z" w16du:dateUtc="2026-07-20T06:00:00Z"/>
        </w:rPr>
      </w:pPr>
      <w:commentRangeStart w:id="323"/>
      <w:commentRangeStart w:id="324"/>
      <w:del w:id="325" w:author="Jordan Gunn" w:date="2026-07-20T07:00:00Z" w16du:dateUtc="2026-07-20T06:00:00Z">
        <w:r w:rsidDel="00C50704">
          <w:delText xml:space="preserve">Recognition-intrusion comparisons </w:delText>
        </w:r>
        <w:commentRangeEnd w:id="323"/>
        <w:r w:rsidR="00C50704" w:rsidDel="00C50704">
          <w:rPr>
            <w:rStyle w:val="CommentReference"/>
            <w:sz w:val="24"/>
            <w:szCs w:val="28"/>
          </w:rPr>
          <w:commentReference w:id="323"/>
        </w:r>
        <w:commentRangeEnd w:id="324"/>
        <w:r w:rsidR="007222CE" w:rsidDel="00C50704">
          <w:rPr>
            <w:rStyle w:val="CommentReference"/>
            <w:sz w:val="24"/>
            <w:szCs w:val="28"/>
          </w:rPr>
          <w:commentReference w:id="324"/>
        </w:r>
        <w:r w:rsidDel="00C50704">
          <w:delText>therefore make confounds test format and retrieval intentionality in measures of the selective interference effect. Better-matched recall designs keep film material dependent on context-guided retrieval across intentionality conditions, with film cues modeled as inputs to the retrieval context. Under that design, differences in the effects of reminder-linked task encoding on film recall can be attributed to the way deliberate recall controls the course of memory search.</w:delText>
        </w:r>
      </w:del>
    </w:p>
    <w:p w14:paraId="2E4DC5A5" w14:textId="4FB888F5" w:rsidR="00F8399E" w:rsidRDefault="00682A9F">
      <w:pPr>
        <w:pStyle w:val="Heading2"/>
      </w:pPr>
      <w:bookmarkStart w:id="326" w:name="Xfbedde256e5c9242b660a2368ef39e7e5be0932"/>
      <w:bookmarkEnd w:id="307"/>
      <w:ins w:id="327" w:author="Jordan Gunn" w:date="2026-07-20T07:50:00Z" w16du:dateUtc="2026-07-20T06:50:00Z">
        <w:r>
          <w:t>Retrieval Control</w:t>
        </w:r>
      </w:ins>
      <w:commentRangeStart w:id="328"/>
      <w:commentRangeStart w:id="329"/>
      <w:del w:id="330" w:author="Jordan Gunn" w:date="2026-07-20T07:04:00Z" w16du:dateUtc="2026-07-20T06:04:00Z">
        <w:r w:rsidDel="00C50704">
          <w:delText>F</w:delText>
        </w:r>
      </w:del>
      <w:ins w:id="331" w:author="Jordan Gunn" w:date="2026-07-20T07:04:00Z" w16du:dateUtc="2026-07-20T06:04:00Z">
        <w:r w:rsidR="00C50704">
          <w:t xml:space="preserve"> </w:t>
        </w:r>
      </w:ins>
      <w:del w:id="332" w:author="Jordan Gunn" w:date="2026-07-20T07:04:00Z" w16du:dateUtc="2026-07-20T06:04:00Z">
        <w:r w:rsidDel="00C50704">
          <w:delText>ilm-Directed Recall Control Under Matched Retrieval Conditions</w:delText>
        </w:r>
        <w:commentRangeEnd w:id="328"/>
        <w:r w:rsidR="003E371B" w:rsidDel="00C50704">
          <w:rPr>
            <w:rStyle w:val="CommentReference"/>
            <w:sz w:val="24"/>
            <w:szCs w:val="28"/>
          </w:rPr>
          <w:commentReference w:id="328"/>
        </w:r>
        <w:commentRangeEnd w:id="329"/>
        <w:r w:rsidR="00C50704" w:rsidDel="00C50704">
          <w:rPr>
            <w:rStyle w:val="CommentReference"/>
            <w:sz w:val="24"/>
            <w:szCs w:val="28"/>
          </w:rPr>
          <w:commentReference w:id="329"/>
        </w:r>
      </w:del>
      <w:ins w:id="333" w:author="Jordan Gunn" w:date="2026-07-20T07:36:00Z" w16du:dateUtc="2026-07-20T06:36:00Z">
        <w:r w:rsidR="00AB320F">
          <w:t>in</w:t>
        </w:r>
      </w:ins>
      <w:ins w:id="334" w:author="Jordan Gunn" w:date="2026-07-20T07:04:00Z" w16du:dateUtc="2026-07-20T06:04:00Z">
        <w:r w:rsidR="00C50704">
          <w:t xml:space="preserve"> Deliberate Recall</w:t>
        </w:r>
      </w:ins>
    </w:p>
    <w:p w14:paraId="54DCF78E" w14:textId="77777777" w:rsidR="00BC06BA" w:rsidRDefault="00682A9F">
      <w:pPr>
        <w:pStyle w:val="FirstParagraph"/>
        <w:rPr>
          <w:ins w:id="335" w:author="Deborah Talmi" w:date="2026-07-21T17:23:00Z" w16du:dateUtc="2026-07-21T16:23:00Z"/>
        </w:rPr>
      </w:pPr>
      <w:ins w:id="336" w:author="Jordan Gunn" w:date="2026-07-20T07:51:00Z" w16du:dateUtc="2026-07-20T06:51:00Z">
        <w:r w:rsidRPr="00682A9F">
          <w:t xml:space="preserve">Once target and competitor memories are both available, </w:t>
        </w:r>
        <w:commentRangeStart w:id="337"/>
        <w:r w:rsidRPr="00682A9F">
          <w:t>explaining deliberate recall requires specifying how a retrieval goal shapes the course of search</w:t>
        </w:r>
      </w:ins>
      <w:commentRangeEnd w:id="337"/>
      <w:r w:rsidR="00BC06BA" w:rsidRPr="00682A9F">
        <w:rPr>
          <w:rStyle w:val="CommentReference"/>
          <w:sz w:val="24"/>
          <w:szCs w:val="24"/>
        </w:rPr>
        <w:commentReference w:id="337"/>
      </w:r>
      <w:ins w:id="338" w:author="Jordan Gunn" w:date="2026-07-20T07:51:00Z" w16du:dateUtc="2026-07-20T06:51:00Z">
        <w:r w:rsidRPr="00682A9F">
          <w:t xml:space="preserve">. </w:t>
        </w:r>
      </w:ins>
    </w:p>
    <w:p w14:paraId="78A41844" w14:textId="135F94D2" w:rsidR="00F8399E" w:rsidDel="00AB320F" w:rsidRDefault="00682A9F">
      <w:pPr>
        <w:pStyle w:val="BodyText"/>
        <w:rPr>
          <w:del w:id="339" w:author="Jordan Gunn" w:date="2026-07-20T07:23:00Z" w16du:dateUtc="2026-07-20T06:23:00Z"/>
        </w:rPr>
      </w:pPr>
      <w:ins w:id="340" w:author="Jordan Gunn" w:date="2026-07-20T07:51:00Z" w16du:dateUtc="2026-07-20T06:51:00Z">
        <w:r w:rsidRPr="00682A9F">
          <w:t>We examine three non-exhaustive candidate processes representing different functions of control: orienting search toward the target sequence, maintaining target-selective support as search unfolds, and limiting the influence of off-target retrieval on subsequent retrieval cues. The following paragraphs develop these possibilities in that order, moving from their general rationale to their implementation for film recall.</w:t>
        </w:r>
        <w:r w:rsidRPr="00682A9F" w:rsidDel="00E8427C">
          <w:t xml:space="preserve"> </w:t>
        </w:r>
      </w:ins>
      <w:del w:id="341" w:author="Jordan Gunn" w:date="2026-07-20T07:23:00Z" w16du:dateUtc="2026-07-20T06:23:00Z">
        <w:r w:rsidDel="00E8427C">
          <w:delText>Competitor encoding makes film recall vulnerable when retrieval is guided by context that supports both film and task candidates. Diary and vigilance-intrusion measures count film memories when they come to mind, often during ongoing activity or monitoring rather than after a specific film item has been presented (</w:delText>
        </w:r>
        <w:r w:rsidR="00F8399E" w:rsidDel="00E8427C">
          <w:fldChar w:fldCharType="begin"/>
        </w:r>
        <w:r w:rsidR="00F8399E" w:rsidDel="00E8427C">
          <w:delInstrText>HYPERLINK \l "ref-holmes2008inducing" \h</w:delInstrText>
        </w:r>
        <w:r w:rsidR="00F8399E" w:rsidDel="00E8427C">
          <w:fldChar w:fldCharType="separate"/>
        </w:r>
        <w:r w:rsidR="00F8399E" w:rsidDel="00E8427C">
          <w:rPr>
            <w:rStyle w:val="Hyperlink"/>
          </w:rPr>
          <w:delText>Holmes &amp; Bourne, 2008</w:delText>
        </w:r>
        <w:r w:rsidR="00F8399E" w:rsidDel="00E8427C">
          <w:fldChar w:fldCharType="end"/>
        </w:r>
        <w:r w:rsidDel="00E8427C">
          <w:delText xml:space="preserve">; </w:delText>
        </w:r>
        <w:r w:rsidR="00F8399E" w:rsidDel="00E8427C">
          <w:fldChar w:fldCharType="begin"/>
        </w:r>
        <w:r w:rsidR="00F8399E" w:rsidDel="00E8427C">
          <w:delInstrText>HYPERLINK \l "ref-lau2019intrusive" \h</w:delInstrText>
        </w:r>
        <w:r w:rsidR="00F8399E" w:rsidDel="00E8427C">
          <w:fldChar w:fldCharType="separate"/>
        </w:r>
        <w:r w:rsidR="00F8399E" w:rsidDel="00E8427C">
          <w:rPr>
            <w:rStyle w:val="Hyperlink"/>
          </w:rPr>
          <w:delText>Lau-Zhu et al., 2019</w:delText>
        </w:r>
        <w:r w:rsidR="00F8399E" w:rsidDel="00E8427C">
          <w:fldChar w:fldCharType="end"/>
        </w:r>
        <w:r w:rsidDel="00E8427C">
          <w:delText xml:space="preserve">, </w:delText>
        </w:r>
        <w:r w:rsidR="00F8399E" w:rsidDel="00E8427C">
          <w:fldChar w:fldCharType="begin"/>
        </w:r>
        <w:r w:rsidR="00F8399E" w:rsidDel="00E8427C">
          <w:delInstrText>HYPERLINK \l "ref-lau2021selectively" \h</w:delInstrText>
        </w:r>
        <w:r w:rsidR="00F8399E" w:rsidDel="00E8427C">
          <w:fldChar w:fldCharType="separate"/>
        </w:r>
        <w:r w:rsidR="00F8399E" w:rsidDel="00E8427C">
          <w:rPr>
            <w:rStyle w:val="Hyperlink"/>
          </w:rPr>
          <w:delText>2021</w:delText>
        </w:r>
        <w:r w:rsidR="00F8399E" w:rsidDel="00E8427C">
          <w:fldChar w:fldCharType="end"/>
        </w:r>
        <w:r w:rsidDel="00E8427C">
          <w:delText>). The most relevant voluntary comparison similarly requires film material to be called to mind during a recall period rather than judged as a presented recognition candidate (</w:delText>
        </w:r>
        <w:r w:rsidR="00F8399E" w:rsidDel="00E8427C">
          <w:fldChar w:fldCharType="begin"/>
        </w:r>
        <w:r w:rsidR="00F8399E" w:rsidDel="00E8427C">
          <w:delInstrText>HYPERLINK \l "ref-lau2019intrusive" \h</w:delInstrText>
        </w:r>
        <w:r w:rsidR="00F8399E" w:rsidDel="00E8427C">
          <w:fldChar w:fldCharType="separate"/>
        </w:r>
        <w:r w:rsidR="00F8399E" w:rsidDel="00E8427C">
          <w:rPr>
            <w:rStyle w:val="Hyperlink"/>
          </w:rPr>
          <w:delText>Lau-Zhu et al., 2019</w:delText>
        </w:r>
        <w:r w:rsidR="00F8399E" w:rsidDel="00E8427C">
          <w:fldChar w:fldCharType="end"/>
        </w:r>
        <w:r w:rsidDel="00E8427C">
          <w:delText xml:space="preserve">; </w:delText>
        </w:r>
        <w:r w:rsidR="00F8399E" w:rsidDel="00E8427C">
          <w:fldChar w:fldCharType="begin"/>
        </w:r>
        <w:r w:rsidR="00F8399E" w:rsidDel="00E8427C">
          <w:delInstrText>HYPERLINK \l "ref-mcconnell2026testing" \h</w:delInstrText>
        </w:r>
        <w:r w:rsidR="00F8399E" w:rsidDel="00E8427C">
          <w:fldChar w:fldCharType="separate"/>
        </w:r>
        <w:r w:rsidR="00F8399E" w:rsidDel="00E8427C">
          <w:rPr>
            <w:rStyle w:val="Hyperlink"/>
          </w:rPr>
          <w:delText>McConnell et al., 2026</w:delText>
        </w:r>
        <w:r w:rsidR="00F8399E" w:rsidDel="00E8427C">
          <w:fldChar w:fldCharType="end"/>
        </w:r>
        <w:r w:rsidDel="00E8427C">
          <w:delText>). Under this matched recall design, a film reminder can make task material accessible from the same retrieval state as film material by linking task events to reinstated film-associated context. Control processes can improve deliberate recall by orienting retrieval toward the film. They protect film recall from reminder-linked interference to the extent that they make retrieval less dependent on film-associated context that also supports task material.</w:delText>
        </w:r>
      </w:del>
    </w:p>
    <w:p w14:paraId="400DBC8E" w14:textId="77777777" w:rsidR="00AB320F" w:rsidRDefault="00AB320F">
      <w:pPr>
        <w:pStyle w:val="FirstParagraph"/>
        <w:rPr>
          <w:ins w:id="342" w:author="Jordan Gunn" w:date="2026-07-20T07:35:00Z" w16du:dateUtc="2026-07-20T06:35:00Z"/>
        </w:rPr>
      </w:pPr>
    </w:p>
    <w:p w14:paraId="4A43D3ED" w14:textId="0ED00FF6" w:rsidR="00F8399E" w:rsidDel="00AB320F" w:rsidRDefault="00F54748">
      <w:pPr>
        <w:pStyle w:val="BodyText"/>
        <w:rPr>
          <w:del w:id="343" w:author="Jordan Gunn" w:date="2026-07-20T07:34:00Z" w16du:dateUtc="2026-07-20T06:34:00Z"/>
        </w:rPr>
      </w:pPr>
      <w:del w:id="344" w:author="Jordan Gunn" w:date="2026-07-20T07:29:00Z" w16du:dateUtc="2026-07-20T06:29:00Z">
        <w:r w:rsidDel="00E8427C">
          <w:delText xml:space="preserve">Within this matched recall setting, </w:delText>
        </w:r>
      </w:del>
      <w:del w:id="345" w:author="Jordan Gunn" w:date="2026-07-20T07:34:00Z" w16du:dateUtc="2026-07-20T06:34:00Z">
        <w:r w:rsidR="00F8399E" w:rsidDel="00AB320F">
          <w:fldChar w:fldCharType="begin"/>
        </w:r>
        <w:r w:rsidR="00F8399E" w:rsidDel="00AB320F">
          <w:delInstrText>HYPERLINK \l "X199e0fd137172f53af28b87c55ae7adfa6c74ee" \h</w:delInstrText>
        </w:r>
        <w:r w:rsidR="00F8399E" w:rsidDel="00AB320F">
          <w:fldChar w:fldCharType="separate"/>
        </w:r>
        <w:r w:rsidR="00F8399E" w:rsidDel="00AB320F">
          <w:rPr>
            <w:rStyle w:val="Hyperlink"/>
          </w:rPr>
          <w:delText>Figure 4</w:delText>
        </w:r>
        <w:r w:rsidR="00F8399E" w:rsidDel="00AB320F">
          <w:fldChar w:fldCharType="end"/>
        </w:r>
        <w:r w:rsidDel="00AB320F">
          <w:delText xml:space="preserve"> separates three ways deliberate recall can differ from unguided retrieval </w:delText>
        </w:r>
        <w:commentRangeStart w:id="346"/>
        <w:r w:rsidDel="00AB320F">
          <w:delText>after the same reminder-linked task encoding</w:delText>
        </w:r>
        <w:commentRangeEnd w:id="346"/>
        <w:r w:rsidR="00E8427C" w:rsidDel="00AB320F">
          <w:rPr>
            <w:rStyle w:val="CommentReference"/>
            <w:sz w:val="24"/>
            <w:szCs w:val="24"/>
          </w:rPr>
          <w:commentReference w:id="346"/>
        </w:r>
        <w:r w:rsidDel="00AB320F">
          <w:delText xml:space="preserve">. Start-of-film context reinstatement acts before sampling by changing the initial context state. A maintained film-category cue acts during sampling by adding support to film candidates. Retrieval monitoring acts after sampling by reducing the carryover from off-target candidates. These control </w:delText>
        </w:r>
        <w:commentRangeStart w:id="347"/>
        <w:r w:rsidDel="00AB320F">
          <w:delText>points</w:delText>
        </w:r>
        <w:commentRangeEnd w:id="347"/>
        <w:r w:rsidR="00E8427C" w:rsidDel="00AB320F">
          <w:rPr>
            <w:rStyle w:val="CommentReference"/>
            <w:sz w:val="24"/>
            <w:szCs w:val="24"/>
          </w:rPr>
          <w:commentReference w:id="347"/>
        </w:r>
        <w:r w:rsidDel="00AB320F">
          <w:delText xml:space="preserve"> make separable predictions because they change different parts of the retrieval cycle. The simulations test which control changes the effect of reminder-linked task encoding, rather than simply increasing film recall under all conditions.</w:delText>
        </w:r>
      </w:del>
    </w:p>
    <w:p w14:paraId="2726023E" w14:textId="4D997ED6" w:rsidR="00F8399E" w:rsidRDefault="00F54748">
      <w:pPr>
        <w:pStyle w:val="BodyText"/>
      </w:pPr>
      <w:commentRangeStart w:id="348"/>
      <w:del w:id="349" w:author="Jordan Gunn" w:date="2026-07-20T07:51:00Z" w16du:dateUtc="2026-07-20T06:51:00Z">
        <w:r w:rsidDel="00682A9F">
          <w:delText>Deliberat</w:delText>
        </w:r>
      </w:del>
      <w:ins w:id="350" w:author="Jordan Gunn" w:date="2026-07-20T07:51:00Z" w16du:dateUtc="2026-07-20T06:51:00Z">
        <w:r w:rsidR="00682A9F">
          <w:t>A</w:t>
        </w:r>
      </w:ins>
      <w:del w:id="351" w:author="Jordan Gunn" w:date="2026-07-20T07:51:00Z" w16du:dateUtc="2026-07-20T06:51:00Z">
        <w:r w:rsidDel="00682A9F">
          <w:delText>e</w:delText>
        </w:r>
      </w:del>
      <w:commentRangeEnd w:id="348"/>
      <w:r w:rsidR="00682A9F">
        <w:rPr>
          <w:rStyle w:val="CommentReference"/>
          <w:sz w:val="24"/>
          <w:szCs w:val="24"/>
        </w:rPr>
        <w:commentReference w:id="348"/>
      </w:r>
      <w:r>
        <w:t xml:space="preserve"> </w:t>
      </w:r>
      <w:ins w:id="352" w:author="Jordan Gunn" w:date="2026-07-20T07:51:00Z" w16du:dateUtc="2026-07-20T06:51:00Z">
        <w:r w:rsidR="00682A9F">
          <w:t>retrieval goal may first orient memory search toward t</w:t>
        </w:r>
      </w:ins>
      <w:ins w:id="353" w:author="Jordan Gunn" w:date="2026-07-20T07:52:00Z" w16du:dateUtc="2026-07-20T06:52:00Z">
        <w:r w:rsidR="00682A9F">
          <w:t xml:space="preserve">arget material. </w:t>
        </w:r>
      </w:ins>
      <w:del w:id="354" w:author="Jordan Gunn" w:date="2026-07-20T07:52:00Z" w16du:dateUtc="2026-07-20T06:52:00Z">
        <w:r w:rsidDel="00682A9F">
          <w:delText xml:space="preserve">recall can begin from a context </w:delText>
        </w:r>
      </w:del>
      <w:del w:id="355" w:author="Jordan Gunn" w:date="2026-07-20T07:34:00Z" w16du:dateUtc="2026-07-20T06:34:00Z">
        <w:r w:rsidDel="00AB320F">
          <w:delText xml:space="preserve">state </w:delText>
        </w:r>
      </w:del>
      <w:del w:id="356" w:author="Jordan Gunn" w:date="2026-07-20T07:52:00Z" w16du:dateUtc="2026-07-20T06:52:00Z">
        <w:r w:rsidDel="00682A9F">
          <w:delText xml:space="preserve">biased by retrieval </w:delText>
        </w:r>
      </w:del>
      <w:del w:id="357" w:author="Jordan Gunn" w:date="2026-07-20T07:34:00Z" w16du:dateUtc="2026-07-20T06:34:00Z">
        <w:r w:rsidDel="00AB320F">
          <w:delText>instructions</w:delText>
        </w:r>
      </w:del>
      <w:del w:id="358" w:author="Jordan Gunn" w:date="2026-07-20T07:52:00Z" w16du:dateUtc="2026-07-20T06:52:00Z">
        <w:r w:rsidDel="00682A9F">
          <w:delText xml:space="preserve">. </w:delText>
        </w:r>
      </w:del>
      <w:r>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t xml:space="preserve">; </w:t>
      </w:r>
      <w:hyperlink w:anchor="ref-lohnas2015expanding">
        <w:r w:rsidR="00F8399E">
          <w:rPr>
            <w:rStyle w:val="Hyperlink"/>
          </w:rPr>
          <w:t>Lohnas et al., 2015</w:t>
        </w:r>
      </w:hyperlink>
      <w:r>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t xml:space="preserve">; </w:t>
      </w:r>
      <w:hyperlink w:anchor="ref-herrema2024first">
        <w:r w:rsidR="00F8399E">
          <w:rPr>
            <w:rStyle w:val="Hyperlink"/>
          </w:rPr>
          <w:t>Herrema &amp; Kahana, 2024</w:t>
        </w:r>
      </w:hyperlink>
      <w:r>
        <w:t xml:space="preserve">; </w:t>
      </w:r>
      <w:hyperlink w:anchor="ref-howard1999contextual">
        <w:r w:rsidR="00F8399E">
          <w:rPr>
            <w:rStyle w:val="Hyperlink"/>
          </w:rPr>
          <w:t>Howard &amp; Kahana, 1999</w:t>
        </w:r>
      </w:hyperlink>
      <w:r>
        <w:t xml:space="preserve">). Start-of-list context reinstatement mechanisms account for these patterns by </w:t>
      </w:r>
      <w:del w:id="359" w:author="Jordan Gunn" w:date="2026-07-20T07:37:00Z" w16du:dateUtc="2026-07-20T06:37:00Z">
        <w:r w:rsidDel="00AB320F">
          <w:delText xml:space="preserve">evolving </w:delText>
        </w:r>
      </w:del>
      <w:ins w:id="360" w:author="Jordan Gunn" w:date="2026-07-20T07:37:00Z" w16du:dateUtc="2026-07-20T06:37:00Z">
        <w:r w:rsidR="00AB320F">
          <w:t xml:space="preserve">shifting </w:t>
        </w:r>
      </w:ins>
      <w:r>
        <w:t xml:space="preserve">the current context toward the state associated with the beginning of the </w:t>
      </w:r>
      <w:r>
        <w:lastRenderedPageBreak/>
        <w:t>target list before retrieval begins (</w:t>
      </w:r>
      <w:hyperlink w:anchor="ref-healey2024peppr">
        <w:r w:rsidR="00F8399E">
          <w:rPr>
            <w:rStyle w:val="Hyperlink"/>
          </w:rPr>
          <w:t>Healey &amp; Wahlheim, 2024</w:t>
        </w:r>
      </w:hyperlink>
      <w:r>
        <w:t xml:space="preserve">; </w:t>
      </w:r>
      <w:hyperlink w:anchor="ref-kragel2015neural">
        <w:r w:rsidR="00F8399E">
          <w:rPr>
            <w:rStyle w:val="Hyperlink"/>
          </w:rPr>
          <w:t>Kragel et al., 2015</w:t>
        </w:r>
      </w:hyperlink>
      <w:r>
        <w:t xml:space="preserve">; </w:t>
      </w:r>
      <w:hyperlink w:anchor="ref-lohnas2015expanding">
        <w:r w:rsidR="00F8399E">
          <w:rPr>
            <w:rStyle w:val="Hyperlink"/>
          </w:rPr>
          <w:t>Lohnas et al., 2015</w:t>
        </w:r>
      </w:hyperlink>
      <w:r>
        <w:t xml:space="preserve">; </w:t>
      </w:r>
      <w:hyperlink w:anchor="ref-morton2016predictive">
        <w:r w:rsidR="00F8399E">
          <w:rPr>
            <w:rStyle w:val="Hyperlink"/>
          </w:rPr>
          <w:t>Morton &amp; Polyn, 2016</w:t>
        </w:r>
      </w:hyperlink>
      <w:r>
        <w:t xml:space="preserve">). In </w:t>
      </w:r>
      <w:del w:id="361" w:author="Jordan Gunn" w:date="2026-07-20T07:38:00Z" w16du:dateUtc="2026-07-20T06:38:00Z">
        <w:r w:rsidDel="00AB320F">
          <w:delText>our retrieval control</w:delText>
        </w:r>
      </w:del>
      <w:ins w:id="362" w:author="Jordan Gunn" w:date="2026-07-20T07:38:00Z" w16du:dateUtc="2026-07-20T06:38:00Z">
        <w:r w:rsidR="00AB320F">
          <w:t>the present</w:t>
        </w:r>
      </w:ins>
      <w:r>
        <w:t xml:space="preserve"> simulations, start-of-film reinstatement </w:t>
      </w:r>
      <w:ins w:id="363" w:author="Jordan Gunn" w:date="2026-07-20T07:38:00Z" w16du:dateUtc="2026-07-20T06:38:00Z">
        <w:r w:rsidR="00AB320F">
          <w:t>applies th</w:t>
        </w:r>
      </w:ins>
      <w:ins w:id="364" w:author="Jordan Gunn" w:date="2026-07-20T07:54:00Z" w16du:dateUtc="2026-07-20T06:54:00Z">
        <w:r w:rsidR="00AB6628">
          <w:t>e same</w:t>
        </w:r>
      </w:ins>
      <w:ins w:id="365" w:author="Jordan Gunn" w:date="2026-07-20T07:38:00Z" w16du:dateUtc="2026-07-20T06:38:00Z">
        <w:r w:rsidR="00AB320F">
          <w:t xml:space="preserve"> principle by </w:t>
        </w:r>
      </w:ins>
      <w:del w:id="366" w:author="Jordan Gunn" w:date="2026-07-20T07:38:00Z" w16du:dateUtc="2026-07-20T06:38:00Z">
        <w:r w:rsidDel="00AB320F">
          <w:delText xml:space="preserve">drifts </w:delText>
        </w:r>
      </w:del>
      <w:ins w:id="367" w:author="Jordan Gunn" w:date="2026-07-20T07:38:00Z" w16du:dateUtc="2026-07-20T06:38:00Z">
        <w:r w:rsidR="00AB320F">
          <w:t xml:space="preserve">shifting </w:t>
        </w:r>
      </w:ins>
      <w:r>
        <w:t>the retrieval state toward</w:t>
      </w:r>
      <w:del w:id="368" w:author="Jordan Gunn" w:date="2026-07-20T07:38:00Z" w16du:dateUtc="2026-07-20T06:38:00Z">
        <w:r w:rsidDel="00AB320F">
          <w:delText xml:space="preserve"> the</w:delText>
        </w:r>
      </w:del>
      <w:r>
        <w:t xml:space="preserve"> context </w:t>
      </w:r>
      <w:del w:id="369" w:author="Jordan Gunn" w:date="2026-07-20T07:38:00Z" w16du:dateUtc="2026-07-20T06:38:00Z">
        <w:r w:rsidDel="00AB320F">
          <w:delText>present at</w:delText>
        </w:r>
      </w:del>
      <w:ins w:id="370" w:author="Jordan Gunn" w:date="2026-07-20T07:38:00Z" w16du:dateUtc="2026-07-20T06:38:00Z">
        <w:r w:rsidR="00AB320F">
          <w:t>from</w:t>
        </w:r>
      </w:ins>
      <w:r>
        <w:t xml:space="preserve"> the beginning of film </w:t>
      </w:r>
      <w:del w:id="371" w:author="Jordan Gunn" w:date="2026-07-20T07:38:00Z" w16du:dateUtc="2026-07-20T06:38:00Z">
        <w:r w:rsidDel="00AB320F">
          <w:delText>encoding</w:delText>
        </w:r>
      </w:del>
      <w:ins w:id="372" w:author="Jordan Gunn" w:date="2026-07-20T07:38:00Z" w16du:dateUtc="2026-07-20T06:38:00Z">
        <w:r w:rsidR="00AB320F">
          <w:t>before candidate sampling begins</w:t>
        </w:r>
      </w:ins>
      <w:r>
        <w:t xml:space="preserve">. </w:t>
      </w:r>
      <w:ins w:id="373" w:author="Jordan Gunn" w:date="2026-07-20T07:55:00Z" w16du:dateUtc="2026-07-20T06:55:00Z">
        <w:r w:rsidR="00AB6628" w:rsidRPr="00AB6628">
          <w:t>This candidate tests whether orienting the start of search toward the target episode can reduce the effect of task competition once ordinary context-guided sampling resumes.</w:t>
        </w:r>
      </w:ins>
      <w:del w:id="374" w:author="Jordan Gunn" w:date="2026-07-20T07:39:00Z" w16du:dateUtc="2026-07-20T06:39:00Z">
        <w:r w:rsidDel="00AB320F">
          <w:delText>This starting state favors early film candidates before ordinary context-guided sampling resumes, so its predicted benefit is tied to the temporal region that has been reinstated.</w:delText>
        </w:r>
      </w:del>
    </w:p>
    <w:p w14:paraId="7830C183" w14:textId="5B984972" w:rsidR="00F8399E" w:rsidDel="00AB6628" w:rsidRDefault="00AB6628">
      <w:pPr>
        <w:pStyle w:val="BodyText"/>
        <w:rPr>
          <w:del w:id="375" w:author="Jordan Gunn" w:date="2026-07-20T07:55:00Z" w16du:dateUtc="2026-07-20T06:55:00Z"/>
        </w:rPr>
      </w:pPr>
      <w:ins w:id="376" w:author="Jordan Gunn" w:date="2026-07-20T07:56:00Z" w16du:dateUtc="2026-07-20T06:56:00Z">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ins>
      <w:del w:id="377" w:author="Jordan Gunn" w:date="2026-07-20T07:55:00Z" w16du:dateUtc="2026-07-20T06:55:00Z">
        <w:r w:rsidDel="00AB6628">
          <w:delText>Retrieval monitoring acts after a candidate has been sampled. Evidence for this post-sampling control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delText>
        </w:r>
        <w:r w:rsidR="00F8399E" w:rsidDel="00AB6628">
          <w:fldChar w:fldCharType="begin"/>
        </w:r>
        <w:r w:rsidR="00F8399E" w:rsidDel="00AB6628">
          <w:delInstrText>HYPERLINK \l "ref-lohnas2015expanding" \h</w:delInstrText>
        </w:r>
        <w:r w:rsidR="00F8399E" w:rsidDel="00AB6628">
          <w:fldChar w:fldCharType="separate"/>
        </w:r>
        <w:r w:rsidR="00F8399E" w:rsidDel="00AB6628">
          <w:rPr>
            <w:rStyle w:val="Hyperlink"/>
          </w:rPr>
          <w:delText>Lohnas et al., 2015</w:delText>
        </w:r>
        <w:r w:rsidR="00F8399E" w:rsidDel="00AB6628">
          <w:fldChar w:fldCharType="end"/>
        </w:r>
        <w:r w:rsidDel="00AB6628">
          <w:delText xml:space="preserve">;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Del="00AB6628">
          <w:delText>). Monitoring also carries forward across retrieval: when people fail to identify one response correctly, they are worse at rejecting the next intrusion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Del="00AB6628">
          <w:delText>). At the same time, sampled intrusions can pull search away from the target list, as intrusions tend to cluster with other intrusions from related prior-list or semantic contexts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Del="00AB6628">
          <w:delText xml:space="preserve">; </w:delText>
        </w:r>
        <w:r w:rsidR="00F8399E" w:rsidDel="00AB6628">
          <w:fldChar w:fldCharType="begin"/>
        </w:r>
        <w:r w:rsidR="00F8399E" w:rsidDel="00AB6628">
          <w:delInstrText>HYPERLINK \l "ref-zaromb2006temporal" \h</w:delInstrText>
        </w:r>
        <w:r w:rsidR="00F8399E" w:rsidDel="00AB6628">
          <w:fldChar w:fldCharType="separate"/>
        </w:r>
        <w:r w:rsidR="00F8399E" w:rsidDel="00AB6628">
          <w:rPr>
            <w:rStyle w:val="Hyperlink"/>
          </w:rPr>
          <w:delText>Zaromb et al., 2006</w:delText>
        </w:r>
        <w:r w:rsidR="00F8399E" w:rsidDel="00AB6628">
          <w:fldChar w:fldCharType="end"/>
        </w:r>
        <w:r w:rsidDel="00AB6628">
          <w:delText>). Retrieved-context implementations have treated monitoring as a target-match filter while still allowing rejected items to update the next retrieval context (</w:delText>
        </w:r>
        <w:r w:rsidR="00F8399E" w:rsidDel="00AB6628">
          <w:fldChar w:fldCharType="begin"/>
        </w:r>
        <w:r w:rsidR="00F8399E" w:rsidDel="00AB6628">
          <w:delInstrText>HYPERLINK \l "ref-lohnas2015expanding" \h</w:delInstrText>
        </w:r>
        <w:r w:rsidR="00F8399E" w:rsidDel="00AB6628">
          <w:fldChar w:fldCharType="separate"/>
        </w:r>
        <w:r w:rsidR="00F8399E" w:rsidDel="00AB6628">
          <w:rPr>
            <w:rStyle w:val="Hyperlink"/>
          </w:rPr>
          <w:delText>Lohnas et al., 2015</w:delText>
        </w:r>
        <w:r w:rsidR="00F8399E" w:rsidDel="00AB6628">
          <w:fldChar w:fldCharType="end"/>
        </w:r>
        <w:r w:rsidDel="00AB6628">
          <w:delText>). Our trauma-film simulations explore whether that post-sampling evaluation can also reduce carryover from sampled non-film candidates. A sampled non-film candidate still counts as a retrieval attempt, but its context update is dampened when it is evaluated as off-target. Monitoring can therefore help deliberate recall return to film material after non-film competition appears, while leaving the initial competition from reminder-linked task encoding in place.</w:delText>
        </w:r>
      </w:del>
    </w:p>
    <w:p w14:paraId="017CB940" w14:textId="37EAC727" w:rsidR="00F8399E" w:rsidRDefault="00F54748">
      <w:pPr>
        <w:pStyle w:val="BodyText"/>
        <w:rPr>
          <w:ins w:id="378" w:author="Jordan Gunn" w:date="2026-07-20T07:55:00Z" w16du:dateUtc="2026-07-20T06:55:00Z"/>
        </w:rPr>
      </w:pPr>
      <w:commentRangeStart w:id="379"/>
      <w:commentRangeStart w:id="380"/>
      <w:del w:id="381" w:author="Jordan Gunn" w:date="2026-07-20T07:57:00Z" w16du:dateUtc="2026-07-20T06:57:00Z">
        <w:r w:rsidDel="00AB6628">
          <w:delText>A goal to retrieve the film can guide candidate sampling through category-level information.</w:delText>
        </w:r>
        <w:commentRangeEnd w:id="379"/>
        <w:r w:rsidR="00C50704" w:rsidDel="00AB6628">
          <w:rPr>
            <w:rStyle w:val="CommentReference"/>
            <w:sz w:val="24"/>
            <w:szCs w:val="24"/>
          </w:rPr>
          <w:commentReference w:id="379"/>
        </w:r>
        <w:commentRangeEnd w:id="380"/>
        <w:r w:rsidR="00AB6628" w:rsidDel="00AB6628">
          <w:rPr>
            <w:rStyle w:val="CommentReference"/>
            <w:sz w:val="24"/>
            <w:szCs w:val="24"/>
          </w:rPr>
          <w:commentReference w:id="380"/>
        </w:r>
        <w:r w:rsidDel="00AB6628">
          <w:delText xml:space="preserve"> </w:delText>
        </w:r>
      </w:del>
      <w:r>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 In this kind of task, category-selective activity tracks retrieval effort, remains active between reported recalls, and weakens before extra-category intrusions (</w:t>
      </w:r>
      <w:hyperlink w:anchor="ref-norman2017neuronal">
        <w:r w:rsidR="00F8399E">
          <w:rPr>
            <w:rStyle w:val="Hyperlink"/>
          </w:rPr>
          <w:t>Norman et al., 2017</w:t>
        </w:r>
      </w:hyperlink>
      <w:r>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t xml:space="preserve">; </w:t>
      </w:r>
      <w:hyperlink w:anchor="ref-raaijmakers1980sam">
        <w:r w:rsidR="00F8399E">
          <w:rPr>
            <w:rStyle w:val="Hyperlink"/>
          </w:rPr>
          <w:t>Raaijmakers &amp; Shiffrin, 1980</w:t>
        </w:r>
      </w:hyperlink>
      <w:r>
        <w:t xml:space="preserve">). </w:t>
      </w:r>
      <w:del w:id="382" w:author="Jordan Gunn" w:date="2026-07-20T07:58:00Z" w16du:dateUtc="2026-07-20T06:58:00Z">
        <w:r w:rsidDel="00AB6628">
          <w:delText>The simulations use this logic in reduced form by adding a</w:delText>
        </w:r>
      </w:del>
      <w:ins w:id="383" w:author="Jordan Gunn" w:date="2026-07-20T07:58:00Z" w16du:dateUtc="2026-07-20T06:58:00Z">
        <w:r w:rsidR="00AB6628">
          <w:t>A</w:t>
        </w:r>
      </w:ins>
      <w:r>
        <w:t xml:space="preserve"> maintained film-category cue </w:t>
      </w:r>
      <w:del w:id="384" w:author="Jordan Gunn" w:date="2026-07-20T07:58:00Z" w16du:dateUtc="2026-07-20T06:58:00Z">
        <w:r w:rsidDel="00AB6628">
          <w:delText>during candidate sampling</w:delText>
        </w:r>
      </w:del>
      <w:ins w:id="385" w:author="Jordan Gunn" w:date="2026-07-20T07:58:00Z" w16du:dateUtc="2026-07-20T06:58:00Z">
        <w:r w:rsidR="00AB6628">
          <w:t xml:space="preserve">implements this form of control by </w:t>
        </w:r>
      </w:ins>
      <w:del w:id="386" w:author="Jordan Gunn" w:date="2026-07-20T07:58:00Z" w16du:dateUtc="2026-07-20T06:58:00Z">
        <w:r w:rsidDel="00AB6628">
          <w:delText>. This cue gives</w:delText>
        </w:r>
      </w:del>
      <w:ins w:id="387" w:author="Jordan Gunn" w:date="2026-07-20T07:58:00Z" w16du:dateUtc="2026-07-20T06:58:00Z">
        <w:r w:rsidR="00AB6628">
          <w:t>adding support to</w:t>
        </w:r>
      </w:ins>
      <w:r>
        <w:t xml:space="preserve"> film candidates </w:t>
      </w:r>
      <w:del w:id="388" w:author="Jordan Gunn" w:date="2026-07-20T07:58:00Z" w16du:dateUtc="2026-07-20T06:58:00Z">
        <w:r w:rsidDel="00AB6628">
          <w:delText xml:space="preserve">additional support </w:delText>
        </w:r>
      </w:del>
      <w:r>
        <w:t xml:space="preserve">without equally supporting task competitors. </w:t>
      </w:r>
      <w:ins w:id="389" w:author="Jordan Gunn" w:date="2026-07-20T07:58:00Z" w16du:dateUtc="2026-07-20T06:58:00Z">
        <w:r w:rsidR="00AB6628" w:rsidRPr="00AB6628">
          <w:t>Because task candidates remain available through their associations with the current context, this candidate tests whether continuing target-selective support can reduce the effect of competition without removing the competitors.</w:t>
        </w:r>
      </w:ins>
      <w:del w:id="390" w:author="Jordan Gunn" w:date="2026-07-20T07:58:00Z" w16du:dateUtc="2026-07-20T06:58:00Z">
        <w:r w:rsidDel="00AB6628">
          <w:delText>Task items linked to reinstated film-associated context can still compete through temporal context, but they do not receive this film-category support.</w:delText>
        </w:r>
      </w:del>
    </w:p>
    <w:p w14:paraId="72F84BDB" w14:textId="38F8C890" w:rsidR="00AB6628" w:rsidRDefault="00AB6628" w:rsidP="00AB6628">
      <w:pPr>
        <w:pStyle w:val="BodyText"/>
      </w:pPr>
      <w:ins w:id="391" w:author="Jordan Gunn" w:date="2026-07-20T07:58:00Z" w16du:dateUtc="2026-07-20T06:58:00Z">
        <w:r w:rsidRPr="00AB6628">
          <w:lastRenderedPageBreak/>
          <w:t>Even target-selective support need not prevent an off-target memory from being sampled.</w:t>
        </w:r>
        <w:r>
          <w:t xml:space="preserve"> </w:t>
        </w:r>
      </w:ins>
      <w:ins w:id="392" w:author="Jordan Gunn" w:date="2026-07-20T07:55:00Z" w16du:dateUtc="2026-07-20T06:55:00Z">
        <w:r>
          <w:t xml:space="preserve">Retrieval monitoring acts after a candidate has been sampled. </w:t>
        </w:r>
      </w:ins>
      <w:ins w:id="393" w:author="Jordan Gunn" w:date="2026-07-20T07:59:00Z" w16du:dateUtc="2026-07-20T06:59:00Z">
        <w:r w:rsidRPr="00AB6628">
          <w:t>Deliberate recall may therefore also involve monitoring sampled candidates and limiting their influence on subsequent search.</w:t>
        </w:r>
        <w:r>
          <w:t xml:space="preserve"> </w:t>
        </w:r>
      </w:ins>
      <w:ins w:id="394" w:author="Jordan Gunn" w:date="2026-07-20T07:55:00Z" w16du:dateUtc="2026-07-20T06:55:00Z">
        <w:r>
          <w:t>Evidence for this</w:t>
        </w:r>
      </w:ins>
      <w:ins w:id="395" w:author="Jordan Gunn" w:date="2026-07-20T07:59:00Z" w16du:dateUtc="2026-07-20T06:59:00Z">
        <w:r>
          <w:t xml:space="preserve"> possibility</w:t>
        </w:r>
      </w:ins>
      <w:ins w:id="396" w:author="Jordan Gunn" w:date="2026-07-20T07:55:00Z" w16du:dateUtc="2026-07-20T06:55:00Z">
        <w:r>
          <w:t xml:space="preserve">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r>
          <w:fldChar w:fldCharType="begin"/>
        </w:r>
        <w:r>
          <w:instrText>HYPERLINK \l "ref-lohnas2015expanding" \h</w:instrText>
        </w:r>
        <w:r>
          <w:fldChar w:fldCharType="separate"/>
        </w:r>
        <w:r>
          <w:rPr>
            <w:rStyle w:val="Hyperlink"/>
          </w:rPr>
          <w:t>Lohnas et al., 2015</w:t>
        </w:r>
        <w:r>
          <w:fldChar w:fldCharType="end"/>
        </w:r>
        <w:r>
          <w:t xml:space="preserve">; </w:t>
        </w:r>
        <w:r>
          <w:fldChar w:fldCharType="begin"/>
        </w:r>
        <w:r>
          <w:instrText>HYPERLINK \l "ref-unsworth2010understanding" \h</w:instrText>
        </w:r>
        <w:r>
          <w:fldChar w:fldCharType="separate"/>
        </w:r>
        <w:r>
          <w:rPr>
            <w:rStyle w:val="Hyperlink"/>
          </w:rPr>
          <w:t>Unsworth et al., 2010</w:t>
        </w:r>
        <w:r>
          <w:fldChar w:fldCharType="end"/>
        </w:r>
        <w:r>
          <w:t xml:space="preserve">). Monitoring </w:t>
        </w:r>
      </w:ins>
      <w:ins w:id="397" w:author="Jordan Gunn" w:date="2026-07-20T07:59:00Z" w16du:dateUtc="2026-07-20T06:59:00Z">
        <w:r>
          <w:t>affects subsequent</w:t>
        </w:r>
      </w:ins>
      <w:ins w:id="398" w:author="Jordan Gunn" w:date="2026-07-20T07:55:00Z" w16du:dateUtc="2026-07-20T06:55:00Z">
        <w:r>
          <w:t xml:space="preserve"> retrieval: when people fail to identify one response correctly, they are worse at rejecting the next intrusion (</w:t>
        </w:r>
        <w:r>
          <w:fldChar w:fldCharType="begin"/>
        </w:r>
        <w:r>
          <w:instrText>HYPERLINK \l "ref-unsworth2010understanding" \h</w:instrText>
        </w:r>
        <w:r>
          <w:fldChar w:fldCharType="separate"/>
        </w:r>
        <w:r>
          <w:rPr>
            <w:rStyle w:val="Hyperlink"/>
          </w:rPr>
          <w:t>Unsworth et al., 2010</w:t>
        </w:r>
        <w:r>
          <w:fldChar w:fldCharType="end"/>
        </w:r>
        <w:r>
          <w:t xml:space="preserve">). </w:t>
        </w:r>
      </w:ins>
      <w:ins w:id="399" w:author="Jordan Gunn" w:date="2026-07-20T07:59:00Z" w16du:dateUtc="2026-07-20T06:59:00Z">
        <w:r>
          <w:t>S</w:t>
        </w:r>
      </w:ins>
      <w:ins w:id="400" w:author="Jordan Gunn" w:date="2026-07-20T07:55:00Z" w16du:dateUtc="2026-07-20T06:55:00Z">
        <w:r>
          <w:t>ampled intrusions can</w:t>
        </w:r>
      </w:ins>
      <w:ins w:id="401" w:author="Jordan Gunn" w:date="2026-07-20T07:59:00Z" w16du:dateUtc="2026-07-20T06:59:00Z">
        <w:r>
          <w:t xml:space="preserve"> also</w:t>
        </w:r>
      </w:ins>
      <w:ins w:id="402" w:author="Jordan Gunn" w:date="2026-07-20T07:55:00Z" w16du:dateUtc="2026-07-20T06:55:00Z">
        <w:r>
          <w:t xml:space="preserve"> pull search away from the target list, as intrusions tend to cluster with other intrusions from related prior-list or semantic contexts (</w:t>
        </w:r>
        <w:r>
          <w:fldChar w:fldCharType="begin"/>
        </w:r>
        <w:r>
          <w:instrText>HYPERLINK \l "ref-unsworth2010understanding" \h</w:instrText>
        </w:r>
        <w:r>
          <w:fldChar w:fldCharType="separate"/>
        </w:r>
        <w:r>
          <w:rPr>
            <w:rStyle w:val="Hyperlink"/>
          </w:rPr>
          <w:t>Unsworth et al., 2010</w:t>
        </w:r>
        <w:r>
          <w:fldChar w:fldCharType="end"/>
        </w:r>
        <w:r>
          <w:t xml:space="preserve">; </w:t>
        </w:r>
        <w:r>
          <w:fldChar w:fldCharType="begin"/>
        </w:r>
        <w:r>
          <w:instrText>HYPERLINK \l "ref-zaromb2006temporal" \h</w:instrText>
        </w:r>
        <w:r>
          <w:fldChar w:fldCharType="separate"/>
        </w:r>
        <w:r>
          <w:rPr>
            <w:rStyle w:val="Hyperlink"/>
          </w:rPr>
          <w:t>Zaromb et al., 2006</w:t>
        </w:r>
        <w:r>
          <w:fldChar w:fldCharType="end"/>
        </w:r>
        <w:r>
          <w:t>). Retrieved-context implementations have treated monitoring as a target-match filter while still allowing rejected items to update the next retrieval context (</w:t>
        </w:r>
        <w:r>
          <w:fldChar w:fldCharType="begin"/>
        </w:r>
        <w:r>
          <w:instrText>HYPERLINK \l "ref-lohnas2015expanding" \h</w:instrText>
        </w:r>
        <w:r>
          <w:fldChar w:fldCharType="separate"/>
        </w:r>
        <w:r>
          <w:rPr>
            <w:rStyle w:val="Hyperlink"/>
          </w:rPr>
          <w:t>Lohnas et al., 2015</w:t>
        </w:r>
        <w:r>
          <w:fldChar w:fldCharType="end"/>
        </w:r>
        <w:r>
          <w:t xml:space="preserve">). </w:t>
        </w:r>
      </w:ins>
      <w:ins w:id="403" w:author="Jordan Gunn" w:date="2026-07-20T08:00:00Z" w16du:dateUtc="2026-07-20T07:00:00Z">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ins>
    </w:p>
    <w:p w14:paraId="15FBB391" w14:textId="2BC2C4CE" w:rsidR="00C50704" w:rsidRDefault="00F54748" w:rsidP="00C50704">
      <w:pPr>
        <w:pStyle w:val="Heading2"/>
        <w:rPr>
          <w:ins w:id="404" w:author="Jordan Gunn" w:date="2026-07-20T07:01:00Z" w16du:dateUtc="2026-07-20T06:01:00Z"/>
        </w:rPr>
      </w:pPr>
      <w:commentRangeStart w:id="405"/>
      <w:del w:id="406" w:author="Jordan Gunn" w:date="2026-07-20T08:07:00Z" w16du:dateUtc="2026-07-20T07:07:00Z">
        <w:r w:rsidDel="001D337F">
          <w:delText xml:space="preserve">Control processes engaged during deliberate recall can </w:delText>
        </w:r>
        <w:commentRangeStart w:id="407"/>
        <w:r w:rsidDel="001D337F">
          <w:delText>therefore</w:delText>
        </w:r>
        <w:commentRangeEnd w:id="407"/>
        <w:r w:rsidR="00C50704" w:rsidDel="001D337F">
          <w:rPr>
            <w:rStyle w:val="CommentReference"/>
            <w:sz w:val="24"/>
            <w:szCs w:val="28"/>
          </w:rPr>
          <w:commentReference w:id="407"/>
        </w:r>
        <w:r w:rsidDel="001D337F">
          <w:delText xml:space="preserve"> improve film recall overall without producing the relative preservation against reminder-linked task interference that defines the selective-interference effect. That relative preservation depends on whether deliberate recall can draw on support beyond film-associated temporal context after that context has also become supportive of task material. Start-of-film reinstatement and post-retrieval context monitoring improve overall film recall by reinstating or preserving film-associated context as a retrieval</w:delText>
        </w:r>
        <w:r w:rsidDel="001D337F">
          <w:delText xml:space="preserve"> cue. </w:delText>
        </w:r>
        <w:commentRangeEnd w:id="405"/>
        <w:r w:rsidR="00C50704" w:rsidDel="001D337F">
          <w:rPr>
            <w:rStyle w:val="CommentReference"/>
            <w:sz w:val="24"/>
            <w:szCs w:val="28"/>
          </w:rPr>
          <w:commentReference w:id="405"/>
        </w:r>
        <w:r w:rsidDel="001D337F">
          <w:delText>Yet these mechanisms work by keeping film-associated context cues available, while reminder-linked task encoding interferes with film recall precisely by making such context cues less selective for film material. By contrast, a maintained film-category cue gives film candidates support from a cue that task competitors do not share. Under the tested conditions, this film-category support limits the impact of those task competitors enough to produce the selective-interference pattern. This specifies how delib</w:delText>
        </w:r>
        <w:r w:rsidDel="001D337F">
          <w:delText>erate recall can succeed when task encoding after a film reminder reduces unguided film recall: the maintained film-category cue helps distinguish film candidates from task competitors during search.</w:delText>
        </w:r>
      </w:del>
      <w:ins w:id="408" w:author="Jordan Gunn" w:date="2026-07-20T08:05:00Z" w16du:dateUtc="2026-07-20T07:05:00Z">
        <w:r w:rsidR="001D337F">
          <w:t>Deliberate Rec</w:t>
        </w:r>
      </w:ins>
      <w:ins w:id="409" w:author="Jordan Gunn" w:date="2026-07-20T08:06:00Z" w16du:dateUtc="2026-07-20T07:06:00Z">
        <w:r w:rsidR="001D337F">
          <w:t>ognition</w:t>
        </w:r>
      </w:ins>
    </w:p>
    <w:p w14:paraId="12D6B45D" w14:textId="77777777" w:rsidR="004C168C" w:rsidRDefault="004C168C" w:rsidP="003E371B">
      <w:pPr>
        <w:pStyle w:val="BodyText"/>
        <w:rPr>
          <w:ins w:id="410" w:author="Jordan Gunn" w:date="2026-07-20T08:33:00Z" w16du:dateUtc="2026-07-20T07:33:00Z"/>
        </w:rPr>
      </w:pPr>
      <w:ins w:id="411" w:author="Jordan Gunn" w:date="2026-07-20T08:33:00Z" w16du:dateUtc="2026-07-20T07:33:00Z">
        <w:r w:rsidRPr="004C168C">
          <w:t xml:space="preserve">The control processes considered above all operate within a search in which film material must still be selected from competing candidates. Deliberate recognition changes that requirement because the test presents a film statement or image for judgment. Preserved </w:t>
        </w:r>
        <w:r w:rsidRPr="004C168C">
          <w:lastRenderedPageBreak/>
          <w:t>recognition may therefore indicate that film memory escaped interference, but it may instead follow because the test no longer requires a film item to win selection during search.</w:t>
        </w:r>
      </w:ins>
    </w:p>
    <w:p w14:paraId="739198EB" w14:textId="02539353" w:rsidR="00C50704" w:rsidDel="003E371B" w:rsidRDefault="004C168C">
      <w:pPr>
        <w:pStyle w:val="Heading1"/>
        <w:rPr>
          <w:del w:id="412" w:author="Jordan Gunn" w:date="2026-07-20T08:17:00Z" w16du:dateUtc="2026-07-20T07:17:00Z"/>
          <w:rFonts w:asciiTheme="minorHAnsi" w:eastAsiaTheme="minorHAnsi" w:hAnsiTheme="minorHAnsi" w:cstheme="minorBidi"/>
          <w:b w:val="0"/>
          <w:bCs w:val="0"/>
          <w:szCs w:val="24"/>
        </w:rPr>
      </w:pPr>
      <w:ins w:id="413" w:author="Jordan Gunn" w:date="2026-07-20T08:33:00Z" w16du:dateUtc="2026-07-20T07:33:00Z">
        <w:r w:rsidRPr="004C168C">
          <w:t>Retrieved-context accounts formalize recognition by allowing a presented probe to reinstate context associated with earlier encounters, with recognition evidence determined by the match between that context and the context active at test (</w:t>
        </w:r>
      </w:ins>
      <w:ins w:id="414" w:author="Jordan Gunn" w:date="2026-07-20T08:37:00Z" w16du:dateUtc="2026-07-20T07:37:00Z">
        <w:r w:rsidR="00050E60">
          <w:rPr>
            <w:b w:val="0"/>
            <w:bCs w:val="0"/>
          </w:rPr>
          <w:fldChar w:fldCharType="begin"/>
        </w:r>
        <w:r w:rsidR="00050E60">
          <w:instrText>HYPERLINK  \l "ref-healey2016four"</w:instrText>
        </w:r>
        <w:r w:rsidR="00050E60">
          <w:rPr>
            <w:b w:val="0"/>
            <w:bCs w:val="0"/>
          </w:rPr>
        </w:r>
        <w:r w:rsidR="00050E60">
          <w:rPr>
            <w:b w:val="0"/>
            <w:bCs w:val="0"/>
          </w:rPr>
          <w:fldChar w:fldCharType="separate"/>
        </w:r>
        <w:r w:rsidRPr="00050E60">
          <w:rPr>
            <w:rStyle w:val="Hyperlink"/>
          </w:rPr>
          <w:t>Healey &amp; Kahana, 2016</w:t>
        </w:r>
        <w:r w:rsidR="00050E60">
          <w:rPr>
            <w:b w:val="0"/>
            <w:bCs w:val="0"/>
          </w:rPr>
          <w:fldChar w:fldCharType="end"/>
        </w:r>
      </w:ins>
      <w:ins w:id="415" w:author="Jordan Gunn" w:date="2026-07-20T08:33:00Z" w16du:dateUtc="2026-07-20T07:33:00Z">
        <w:r w:rsidRPr="004C168C">
          <w:t xml:space="preserve">; </w:t>
        </w:r>
      </w:ins>
      <w:ins w:id="416" w:author="Jordan Gunn" w:date="2026-07-20T08:37:00Z" w16du:dateUtc="2026-07-20T07:37:00Z">
        <w:r w:rsidR="00050E60">
          <w:rPr>
            <w:b w:val="0"/>
            <w:bCs w:val="0"/>
          </w:rPr>
          <w:fldChar w:fldCharType="begin"/>
        </w:r>
        <w:r w:rsidR="00050E60">
          <w:instrText>HYPERLINK  \l "ref-jin2024theory"</w:instrText>
        </w:r>
        <w:r w:rsidR="00050E60">
          <w:rPr>
            <w:b w:val="0"/>
            <w:bCs w:val="0"/>
          </w:rPr>
        </w:r>
        <w:r w:rsidR="00050E60">
          <w:rPr>
            <w:b w:val="0"/>
            <w:bCs w:val="0"/>
          </w:rPr>
          <w:fldChar w:fldCharType="separate"/>
        </w:r>
        <w:r w:rsidRPr="00050E60">
          <w:rPr>
            <w:rStyle w:val="Hyperlink"/>
          </w:rPr>
          <w:t>Jin et al., 2024</w:t>
        </w:r>
        <w:r w:rsidR="00050E60">
          <w:rPr>
            <w:b w:val="0"/>
            <w:bCs w:val="0"/>
          </w:rPr>
          <w:fldChar w:fldCharType="end"/>
        </w:r>
      </w:ins>
      <w:ins w:id="417" w:author="Jordan Gunn" w:date="2026-07-20T08:33:00Z" w16du:dateUtc="2026-07-20T07:33:00Z">
        <w:r w:rsidRPr="004C168C">
          <w:t>). Task competitors can reduce recall by lowering the chance that a film item is selected from the candidates supported by current context. In recognition, the presented film item need not first win that competition, although task learning may still affect the contextual evidence it retrieves. Relatively preserved recognition would therefore identify candidate selection as an important source of interference rather than establish that film memory was unaffected.</w:t>
        </w:r>
      </w:ins>
    </w:p>
    <w:p w14:paraId="579476DD" w14:textId="77777777" w:rsidR="003E371B" w:rsidRPr="003E371B" w:rsidRDefault="003E371B" w:rsidP="003E371B">
      <w:pPr>
        <w:pStyle w:val="BodyText"/>
        <w:rPr>
          <w:ins w:id="418" w:author="Jordan Gunn" w:date="2026-07-20T08:17:00Z" w16du:dateUtc="2026-07-20T07:17:00Z"/>
        </w:rPr>
      </w:pPr>
    </w:p>
    <w:p w14:paraId="105737D6" w14:textId="767AB380" w:rsidR="004C168C" w:rsidRPr="00050E60" w:rsidRDefault="004C168C">
      <w:pPr>
        <w:pStyle w:val="Heading1"/>
        <w:ind w:firstLine="720"/>
        <w:jc w:val="left"/>
        <w:rPr>
          <w:ins w:id="419" w:author="Jordan Gunn" w:date="2026-07-20T08:34:00Z" w16du:dateUtc="2026-07-20T07:34:00Z"/>
          <w:b w:val="0"/>
          <w:bCs w:val="0"/>
          <w:rPrChange w:id="420" w:author="Jordan Gunn" w:date="2026-07-20T08:34:00Z" w16du:dateUtc="2026-07-20T07:34:00Z">
            <w:rPr>
              <w:ins w:id="421" w:author="Jordan Gunn" w:date="2026-07-20T08:34:00Z" w16du:dateUtc="2026-07-20T07:34:00Z"/>
            </w:rPr>
          </w:rPrChange>
        </w:rPr>
        <w:pPrChange w:id="422" w:author="Jordan Gunn" w:date="2026-07-20T08:34:00Z" w16du:dateUtc="2026-07-20T07:34:00Z">
          <w:pPr>
            <w:pStyle w:val="Heading1"/>
          </w:pPr>
        </w:pPrChange>
      </w:pPr>
      <w:bookmarkStart w:id="423" w:name="model-specification"/>
      <w:bookmarkEnd w:id="180"/>
      <w:bookmarkEnd w:id="326"/>
      <w:ins w:id="424" w:author="Jordan Gunn" w:date="2026-07-20T08:34:00Z" w16du:dateUtc="2026-07-20T07:34:00Z">
        <w:r w:rsidRPr="00050E60">
          <w:rPr>
            <w:b w:val="0"/>
            <w:bCs w:val="0"/>
            <w:rPrChange w:id="425" w:author="Jordan Gunn" w:date="2026-07-20T08:34:00Z" w16du:dateUtc="2026-07-20T07:34:00Z">
              <w:rPr/>
            </w:rPrChange>
          </w:rPr>
          <w:t>Selective interference can thus arise from an interaction between learning and retrieval. Task events can become competitors when they are linked to film-associated context, but whether that competition reduces film retrieval depends on how retrieval is controlled</w:t>
        </w:r>
      </w:ins>
      <w:ins w:id="426" w:author="Jordan Gunn" w:date="2026-07-20T08:35:00Z" w16du:dateUtc="2026-07-20T07:35:00Z">
        <w:r w:rsidR="00050E60">
          <w:rPr>
            <w:b w:val="0"/>
            <w:bCs w:val="0"/>
          </w:rPr>
          <w:t xml:space="preserve"> and the information provided at test. </w:t>
        </w:r>
      </w:ins>
      <w:ins w:id="427" w:author="Jordan Gunn" w:date="2026-07-20T08:36:00Z" w16du:dateUtc="2026-07-20T07:36:00Z">
        <w:r w:rsidR="00050E60" w:rsidRPr="00050E60">
          <w:rPr>
            <w:b w:val="0"/>
            <w:bCs w:val="0"/>
          </w:rPr>
          <w:t>The dissociation between intrusive and voluntary remembering can therefore emerge from ordinary episodic learning and retrieval, without requiring the two forms of remembering to depend on separately vulnerable representations.</w:t>
        </w:r>
      </w:ins>
    </w:p>
    <w:p w14:paraId="09BF7D3A" w14:textId="1AA39351" w:rsidR="00F8399E" w:rsidRDefault="00F54748">
      <w:pPr>
        <w:pStyle w:val="Heading1"/>
      </w:pPr>
      <w:r>
        <w:t>Model Specification</w:t>
      </w:r>
    </w:p>
    <w:p w14:paraId="1233D3F5" w14:textId="45A52176" w:rsidR="00F8399E" w:rsidDel="00EB5952" w:rsidRDefault="00EB5952">
      <w:pPr>
        <w:pStyle w:val="BodyText"/>
        <w:rPr>
          <w:del w:id="428" w:author="Jordan Gunn" w:date="2026-07-20T08:27:00Z" w16du:dateUtc="2026-07-20T07:27:00Z"/>
        </w:rPr>
      </w:pPr>
      <w:ins w:id="429" w:author="Jordan Gunn" w:date="2026-07-20T08:27:00Z" w16du:dateUtc="2026-07-20T07:27:00Z">
        <w:r w:rsidRPr="00EB5952">
          <w:t>The formal model places film and non-film material within a common item-context memory. During recall, both enter the same sampling process, so task competition can alter what is retrieved while the associations supporting film memory remain available (</w:t>
        </w:r>
        <w:r>
          <w:fldChar w:fldCharType="begin"/>
        </w:r>
        <w:r>
          <w:instrText>HYPERLINK  \l "ref-polyn2009context"</w:instrText>
        </w:r>
        <w:r>
          <w:fldChar w:fldCharType="separate"/>
        </w:r>
        <w:r w:rsidRPr="00EB5952">
          <w:rPr>
            <w:rStyle w:val="Hyperlink"/>
          </w:rPr>
          <w:t>Polyn et al., 2009a</w:t>
        </w:r>
        <w:r>
          <w:fldChar w:fldCharType="end"/>
        </w:r>
        <w:r w:rsidRPr="00EB5952">
          <w:t xml:space="preserve">; </w:t>
        </w:r>
      </w:ins>
      <w:ins w:id="430" w:author="Jordan Gunn" w:date="2026-07-20T08:28:00Z" w16du:dateUtc="2026-07-20T07:28:00Z">
        <w:r>
          <w:fldChar w:fldCharType="begin"/>
        </w:r>
        <w:r>
          <w:instrText>HYPERLINK  \l "ref-sederberg2008context"</w:instrText>
        </w:r>
        <w:r>
          <w:fldChar w:fldCharType="separate"/>
        </w:r>
        <w:r w:rsidRPr="00EB5952">
          <w:rPr>
            <w:rStyle w:val="Hyperlink"/>
          </w:rPr>
          <w:t>Sederberg et al., 2008</w:t>
        </w:r>
        <w:r>
          <w:fldChar w:fldCharType="end"/>
        </w:r>
      </w:ins>
      <w:ins w:id="431" w:author="Jordan Gunn" w:date="2026-07-20T08:27:00Z" w16du:dateUtc="2026-07-20T07:27:00Z">
        <w:r w:rsidRPr="00EB5952">
          <w:t xml:space="preserve">). We first specify the representations and learning rules that constitute this memory. </w:t>
        </w:r>
        <w:commentRangeStart w:id="432"/>
        <w:r w:rsidRPr="00EB5952">
          <w:t>We then describe how the experimental sequence updates it and how unguided recall, deliberate recall, and deliberate recognition access it.</w:t>
        </w:r>
      </w:ins>
      <w:commentRangeEnd w:id="432"/>
      <w:r w:rsidR="00246192">
        <w:rPr>
          <w:rStyle w:val="CommentReference"/>
          <w:sz w:val="24"/>
          <w:szCs w:val="24"/>
        </w:rPr>
        <w:commentReference w:id="432"/>
      </w:r>
      <w:del w:id="433" w:author="Jordan Gunn" w:date="2026-07-20T08:27:00Z" w16du:dateUtc="2026-07-20T07:27:00Z">
        <w:r w:rsidDel="00EB5952">
          <w:delText>Retrieved-context models implement recall as a sequence of sampling events in which current context gives graded support to candidate items (</w:delText>
        </w:r>
        <w:r w:rsidR="00F8399E" w:rsidDel="00EB5952">
          <w:fldChar w:fldCharType="begin"/>
        </w:r>
        <w:r w:rsidR="00F8399E" w:rsidDel="00EB5952">
          <w:delInstrText>HYPERLINK \l "ref-polyn2009context" \h</w:delInstrText>
        </w:r>
        <w:r w:rsidR="00F8399E" w:rsidDel="00EB5952">
          <w:fldChar w:fldCharType="separate"/>
        </w:r>
        <w:r w:rsidR="00F8399E" w:rsidDel="00EB5952">
          <w:rPr>
            <w:rStyle w:val="Hyperlink"/>
          </w:rPr>
          <w:delText>Polyn et al., 2009a</w:delText>
        </w:r>
        <w:r w:rsidR="00F8399E" w:rsidDel="00EB5952">
          <w:fldChar w:fldCharType="end"/>
        </w:r>
        <w:r w:rsidDel="00EB5952">
          <w:delText xml:space="preserve">; </w:delText>
        </w:r>
        <w:r w:rsidR="00F8399E" w:rsidDel="00EB5952">
          <w:fldChar w:fldCharType="begin"/>
        </w:r>
        <w:r w:rsidR="00F8399E" w:rsidDel="00EB5952">
          <w:delInstrText>HYPERLINK \l "ref-sederberg2008context" \h</w:delInstrText>
        </w:r>
        <w:r w:rsidR="00F8399E" w:rsidDel="00EB5952">
          <w:fldChar w:fldCharType="separate"/>
        </w:r>
        <w:r w:rsidR="00F8399E" w:rsidDel="00EB5952">
          <w:rPr>
            <w:rStyle w:val="Hyperlink"/>
          </w:rPr>
          <w:delText>Sederberg et al., 2008</w:delText>
        </w:r>
        <w:r w:rsidR="00F8399E" w:rsidDel="00EB5952">
          <w:fldChar w:fldCharType="end"/>
        </w:r>
        <w:r w:rsidDel="00EB5952">
          <w:delText xml:space="preserve">). </w:delText>
        </w:r>
        <w:commentRangeStart w:id="434"/>
        <w:r w:rsidDel="00EB5952">
          <w:delText xml:space="preserve">To express selective interference as changes in what gets sampled, film and non-film events have to be candidates in the same sampling process. </w:delText>
        </w:r>
        <w:commentRangeEnd w:id="434"/>
        <w:r w:rsidR="004C168C" w:rsidDel="00EB5952">
          <w:rPr>
            <w:rStyle w:val="CommentReference"/>
            <w:sz w:val="24"/>
            <w:szCs w:val="24"/>
          </w:rPr>
          <w:commentReference w:id="434"/>
        </w:r>
        <w:commentRangeStart w:id="435"/>
        <w:r w:rsidDel="00EB5952">
          <w:delText xml:space="preserve">The simulations implement this requirement by representing film, task, and delay periods as sequences of events that update context. For the film, these events correspond roughly to scenes or segments. </w:delText>
        </w:r>
        <w:commentRangeEnd w:id="435"/>
        <w:r w:rsidR="004C168C" w:rsidDel="00EB5952">
          <w:rPr>
            <w:rStyle w:val="CommentReference"/>
            <w:sz w:val="24"/>
            <w:szCs w:val="24"/>
          </w:rPr>
          <w:commentReference w:id="435"/>
        </w:r>
        <w:r w:rsidDel="00EB5952">
          <w:delText>For the task periods, they represent task items that can become competitors when encoded after reminder-driven context reinstatement. For the delay periods, they represent filler items: non-film events that can also be encoded and later sampled. Interference manifests as a shift in sampled outcomes: task or filler candidates occupy sampling events that could otherwise retrieve film material.</w:delText>
        </w:r>
      </w:del>
    </w:p>
    <w:p w14:paraId="56CAD859" w14:textId="77777777" w:rsidR="00EB5952" w:rsidRDefault="00EB5952">
      <w:pPr>
        <w:pStyle w:val="FirstParagraph"/>
        <w:rPr>
          <w:ins w:id="436" w:author="Jordan Gunn" w:date="2026-07-20T08:27:00Z" w16du:dateUtc="2026-07-20T07:27:00Z"/>
        </w:rPr>
      </w:pPr>
    </w:p>
    <w:p w14:paraId="69570A79" w14:textId="171407C8" w:rsidR="00F8399E" w:rsidRDefault="00F54748">
      <w:pPr>
        <w:pStyle w:val="BodyText"/>
      </w:pPr>
      <w:r>
        <w:lastRenderedPageBreak/>
        <w:t xml:space="preserve">The formal model </w:t>
      </w:r>
      <w:del w:id="437" w:author="Jordan Gunn" w:date="2026-07-20T08:27:00Z" w16du:dateUtc="2026-07-20T07:27:00Z">
        <w:r w:rsidDel="00EB5952">
          <w:delText xml:space="preserve">links </w:delText>
        </w:r>
      </w:del>
      <w:ins w:id="438" w:author="Jordan Gunn" w:date="2026-07-20T08:27:00Z" w16du:dateUtc="2026-07-20T07:27:00Z">
        <w:r w:rsidR="00EB5952">
          <w:t xml:space="preserve">represents </w:t>
        </w:r>
      </w:ins>
      <w:r>
        <w:t xml:space="preserve">this sampling process </w:t>
      </w:r>
      <w:ins w:id="439" w:author="Jordan Gunn" w:date="2026-07-20T08:27:00Z" w16du:dateUtc="2026-07-20T07:27:00Z">
        <w:r w:rsidR="00EB5952">
          <w:t>with</w:t>
        </w:r>
      </w:ins>
      <w:del w:id="440" w:author="Jordan Gunn" w:date="2026-07-20T08:27:00Z" w16du:dateUtc="2026-07-20T07:27:00Z">
        <w:r w:rsidDel="00EB5952">
          <w:delText>to</w:delText>
        </w:r>
      </w:del>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memory,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a context vector and </w:t>
      </w:r>
      <m:oMath>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a feature-support vector.</w:t>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441" w:name="tbl-model-notation"/>
      <w:r>
        <w:lastRenderedPageBreak/>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F54748">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F54748">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F54748">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F54748">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F54748">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F54748">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F54748">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F54748">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rPr>
                      <w:rFonts w:ascii="Cambria Math" w:hAnsi="Cambria Math"/>
                    </w:rPr>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F54748">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F54748">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F54748">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F54748">
            <w:pPr>
              <w:pStyle w:val="Compact"/>
            </w:pPr>
            <m:oMathPara>
              <m:oMath>
                <m:sSub>
                  <m:sSubPr>
                    <m:ctrlPr>
                      <w:rPr>
                        <w:rFonts w:ascii="Cambria Math" w:hAnsi="Cambria Math"/>
                      </w:rPr>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0BE9344" w14:textId="77777777" w:rsidR="00F8399E" w:rsidRDefault="00F54748">
      <w:pPr>
        <w:pStyle w:val="Heading2"/>
      </w:pPr>
      <w:bookmarkStart w:id="442" w:name="encoding-the-paradigm-sequence"/>
      <w:bookmarkEnd w:id="441"/>
      <w:r>
        <w:t>Encoding the Paradigm Sequence</w:t>
      </w:r>
    </w:p>
    <w:p w14:paraId="1A2453A6" w14:textId="77777777" w:rsidR="00F8399E" w:rsidRDefault="00F54748">
      <w:pPr>
        <w:pStyle w:val="FirstParagraph"/>
      </w:pPr>
      <w:r>
        <w:t>Film,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initially provides no item 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The initial entries of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and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are therefore:</w:t>
      </w:r>
    </w:p>
    <w:bookmarkStart w:id="443" w:name="eq-mfc-pre"/>
    <w:p w14:paraId="523B47A3" w14:textId="77777777" w:rsidR="00F8399E" w:rsidRDefault="00F54748">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FC</m:t>
              </m:r>
            </m:sup>
          </m:sSubSup>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443"/>
    </w:p>
    <w:bookmarkStart w:id="444" w:name="eq-mcf-pre"/>
    <w:p w14:paraId="47380A90" w14:textId="77777777" w:rsidR="00F8399E" w:rsidRDefault="00F54748">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rPr>
                  <w:rFonts w:ascii="Cambria Math" w:hAnsi="Cambria Math"/>
                </w:rPr>
              </m:ctrlPr>
            </m:dPr>
            <m:e>
              <m:r>
                <w:rPr>
                  <w:rFonts w:ascii="Cambria Math" w:hAnsi="Cambria Math"/>
                </w:rPr>
                <m:t>2</m:t>
              </m:r>
            </m:e>
          </m:d>
        </m:oMath>
      </m:oMathPara>
      <w:bookmarkEnd w:id="444"/>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445" w:name="eq-context-input"/>
    <w:p w14:paraId="511FB2CD" w14:textId="77777777" w:rsidR="00F8399E" w:rsidRDefault="00F54748">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445"/>
    </w:p>
    <w:p w14:paraId="481B3199" w14:textId="77777777" w:rsidR="00F8399E" w:rsidRDefault="00F54748">
      <w:pPr>
        <w:pStyle w:val="FirstParagraph"/>
      </w:pPr>
      <w:r>
        <w:t xml:space="preserve">Context then drifts toward the normalized input. The coefficient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keeps context normalized after the update:</w:t>
      </w:r>
    </w:p>
    <w:bookmarkStart w:id="446" w:name="eq-context-update"/>
    <w:p w14:paraId="564A8D3A" w14:textId="77777777" w:rsidR="00F8399E" w:rsidRDefault="00F54748">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enc</m:t>
              </m:r>
            </m:sub>
          </m:sSub>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446"/>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447" w:name="eq-mfc-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bookmarkEnd w:id="447"/>
    </w:p>
    <w:p w14:paraId="71FC6E3E" w14:textId="77777777" w:rsidR="00F8399E" w:rsidRDefault="00F54748">
      <w:pPr>
        <w:pStyle w:val="FirstParagraph"/>
      </w:pPr>
      <w:r>
        <w:t xml:space="preserve">Context-to-feature learning updates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448" w:name="eq-mcf-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bookmarkEnd w:id="448"/>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rPr>
                <w:rFonts w:ascii="Cambria Math" w:hAnsi="Cambria Math"/>
              </w:rPr>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For film encoding </w:t>
      </w:r>
      <w:r>
        <w:lastRenderedPageBreak/>
        <w:t xml:space="preserve">events, the source-context portion of the context-to-feature update receives an additional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6E2ACFC9" w:rsidR="00F8399E" w:rsidRDefault="00246192">
      <w:pPr>
        <w:pStyle w:val="Heading2"/>
      </w:pPr>
      <w:bookmarkStart w:id="449" w:name="reminder-linked-task-encoding"/>
      <w:bookmarkEnd w:id="442"/>
      <w:ins w:id="450" w:author="Deborah Talmi" w:date="2026-07-21T17:29:00Z" w16du:dateUtc="2026-07-21T16:29:00Z">
        <w:r>
          <w:t>Post-</w:t>
        </w:r>
      </w:ins>
      <w:r w:rsidR="00F54748">
        <w:t>Reminder</w:t>
      </w:r>
      <w:del w:id="451" w:author="Deborah Talmi" w:date="2026-07-21T17:29:00Z" w16du:dateUtc="2026-07-21T16:29:00Z">
        <w:r w:rsidR="00F54748" w:rsidDel="00246192">
          <w:delText>-Linked</w:delText>
        </w:r>
      </w:del>
      <w:r w:rsidR="00F54748">
        <w:t xml:space="preserve"> Task Encoding</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452" w:name="eq-reminder-start-update"/>
    <w:p w14:paraId="7C0268D1" w14:textId="77777777" w:rsidR="00F8399E" w:rsidRDefault="00F54748">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rem,start</m:t>
              </m:r>
            </m:sub>
          </m:s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bookmarkEnd w:id="452"/>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7777777" w:rsidR="00F8399E" w:rsidRDefault="00F54748">
      <w:pPr>
        <w:pStyle w:val="BodyText"/>
      </w:pPr>
      <w:r>
        <w:lastRenderedPageBreak/>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term. To represent stronger or weaker task encoding, the simulations scale context-to-feature learning for task events by a task-encoding-strength factor </w:t>
      </w:r>
      <m:oMath>
        <m:sSub>
          <m:sSubPr>
            <m:ctrlPr>
              <w:rPr>
                <w:rFonts w:ascii="Cambria Math" w:hAnsi="Cambria Math"/>
              </w:rPr>
            </m:ctrlPr>
          </m:sSubPr>
          <m:e>
            <m:r>
              <w:rPr>
                <w:rFonts w:ascii="Cambria Math" w:hAnsi="Cambria Math"/>
              </w:rPr>
              <m:t>m</m:t>
            </m:r>
          </m:e>
          <m:sub>
            <m:r>
              <m:rPr>
                <m:sty m:val="p"/>
              </m:rPr>
              <w:rPr>
                <w:rFonts w:ascii="Cambria Math" w:hAnsi="Cambria Math"/>
              </w:rPr>
              <m:t>task</m:t>
            </m:r>
          </m:sub>
        </m:sSub>
      </m:oMath>
      <w:r>
        <w:t>:</w:t>
      </w:r>
    </w:p>
    <w:p w14:paraId="06AF64F7" w14:textId="77777777" w:rsidR="00F8399E" w:rsidRDefault="00F54748">
      <w:pPr>
        <w:pStyle w:val="BodyText"/>
      </w:pPr>
      <w:bookmarkStart w:id="453" w:name="eq-task-mcf-learning"/>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bookmarkEnd w:id="453"/>
    </w:p>
    <w:p w14:paraId="11C113C0" w14:textId="77777777" w:rsidR="00F8399E" w:rsidRDefault="00F54748">
      <w:pPr>
        <w:pStyle w:val="FirstParagraph"/>
      </w:pPr>
      <w:r>
        <w:t xml:space="preserve">Task items become interfering competitors in later recall because they become associated with context states that can cue film material. </w:t>
      </w:r>
      <w:commentRangeStart w:id="454"/>
      <w:r>
        <w:t xml:space="preserve">Reminder-linked task encoding </w:t>
      </w:r>
      <w:commentRangeEnd w:id="454"/>
      <w:r w:rsidR="00246192">
        <w:rPr>
          <w:rStyle w:val="CommentReference"/>
          <w:sz w:val="24"/>
          <w:szCs w:val="24"/>
        </w:rPr>
        <w:commentReference w:id="454"/>
      </w:r>
      <w:r>
        <w:t>therefore changes how non-film items are cued by film-associated context, without weakening the film-item associations formed during film encoding.</w:t>
      </w:r>
    </w:p>
    <w:p w14:paraId="371F732F" w14:textId="77777777" w:rsidR="00F8399E" w:rsidRDefault="00F54748">
      <w:pPr>
        <w:pStyle w:val="Heading2"/>
      </w:pPr>
      <w:bookmarkStart w:id="455" w:name="Xb155c4bf5ea3a7bf524ee6be8d44f4b46605c57"/>
      <w:bookmarkEnd w:id="449"/>
      <w:r>
        <w:t>Context-Guided Recall and Test-Phase Cues</w:t>
      </w:r>
    </w:p>
    <w:p w14:paraId="4C92A206" w14:textId="77777777" w:rsidR="00F8399E" w:rsidRDefault="00F54748">
      <w:pPr>
        <w:pStyle w:val="FirstParagraph"/>
      </w:pPr>
      <w:commentRangeStart w:id="456"/>
      <w:r>
        <w:t>In recall formats where film material must come to mind before it can be reported</w:t>
      </w:r>
      <w:commentRangeEnd w:id="456"/>
      <w:r w:rsidR="00246192">
        <w:rPr>
          <w:rStyle w:val="CommentReference"/>
          <w:sz w:val="24"/>
          <w:szCs w:val="24"/>
        </w:rPr>
        <w:commentReference w:id="456"/>
      </w:r>
      <w:r>
        <w:t xml:space="preserve">, the current context state assigns support to film, task, and filler candidates. At sampling step </w:t>
      </w:r>
      <m:oMath>
        <m:r>
          <w:rPr>
            <w:rFonts w:ascii="Cambria Math" w:hAnsi="Cambria Math"/>
          </w:rPr>
          <m:t>j</m:t>
        </m:r>
      </m:oMath>
      <w:r>
        <w:t>, candidate support is computed by probing context-to-feature memory with the full context state:</w:t>
      </w:r>
    </w:p>
    <w:bookmarkStart w:id="457" w:name="eq-recall-support"/>
    <w:p w14:paraId="305E92C0" w14:textId="77777777" w:rsidR="00F8399E" w:rsidRDefault="00F54748">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j</m:t>
                      </m:r>
                    </m:sub>
                  </m:sSub>
                </m:e>
              </m:d>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457"/>
    </w:p>
    <w:p w14:paraId="3730B009" w14:textId="77777777" w:rsidR="00F8399E" w:rsidRDefault="00F54748">
      <w:pPr>
        <w:pStyle w:val="FirstParagraph"/>
      </w:pPr>
      <w:r>
        <w:t xml:space="preserve">The context vector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458" w:name="eq-luce-choice"/>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rPr>
                      <w:rFonts w:ascii="Cambria Math" w:hAnsi="Cambria Math"/>
                    </w:rPr>
                  </m:ctrlPr>
                </m:naryPr>
                <m:sub>
                  <m:r>
                    <m:rPr>
                      <m:sty m:val="p"/>
                    </m:rPr>
                    <w:rPr>
                      <w:rFonts w:ascii="Cambria Math" w:hAnsi="Cambria Math"/>
                    </w:rPr>
                    <m:t>remaining</m:t>
                  </m:r>
                  <m:r>
                    <w:rPr>
                      <w:rFonts w:ascii="Cambria Math" w:hAnsi="Cambria Math"/>
                    </w:rPr>
                    <m:t> </m:t>
                  </m:r>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bookmarkEnd w:id="458"/>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459" w:name="eq-stopping"/>
    <w:p w14:paraId="23B2DDB6" w14:textId="77777777" w:rsidR="00F8399E" w:rsidRDefault="00F54748">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r</m:t>
                  </m:r>
                </m:sub>
              </m:sSub>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bookmarkEnd w:id="459"/>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460" w:name="eq-recall-context-update"/>
    <w:p w14:paraId="1707C72F" w14:textId="77777777" w:rsidR="00F8399E" w:rsidRDefault="00F54748">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bookmarkEnd w:id="460"/>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77777777" w:rsidR="00F8399E" w:rsidRDefault="00F54748">
      <w:pPr>
        <w:pStyle w:val="Heading2"/>
      </w:pPr>
      <w:bookmarkStart w:id="461" w:name="deliberate-recall-control"/>
      <w:bookmarkEnd w:id="455"/>
      <w:commentRangeStart w:id="462"/>
      <w:r>
        <w:t>Deliberate Recall Control</w:t>
      </w:r>
      <w:commentRangeEnd w:id="462"/>
      <w:r w:rsidR="00246192">
        <w:rPr>
          <w:rStyle w:val="CommentReference"/>
          <w:sz w:val="24"/>
          <w:szCs w:val="28"/>
        </w:rPr>
        <w:commentReference w:id="462"/>
      </w:r>
    </w:p>
    <w:p w14:paraId="52ECEC76" w14:textId="1C0E0E01" w:rsidR="00F8399E" w:rsidRDefault="00F54748">
      <w:pPr>
        <w:pStyle w:val="FirstParagraph"/>
      </w:pPr>
      <w:r>
        <w:t xml:space="preserve">Deliberate recall uses the same sampling rule as unguided recall, with control settings applied before, during, or after sampling. The control settings </w:t>
      </w:r>
      <w:ins w:id="463" w:author="Deborah Talmi" w:date="2026-07-21T17:36:00Z" w16du:dateUtc="2026-07-21T16:36:00Z">
        <w:r w:rsidR="00CD19D7">
          <w:t xml:space="preserve">only </w:t>
        </w:r>
      </w:ins>
      <w:r>
        <w:t xml:space="preserve">change </w:t>
      </w:r>
      <w:ins w:id="464" w:author="Deborah Talmi" w:date="2026-07-21T17:32:00Z" w16du:dateUtc="2026-07-21T16:32:00Z">
        <w:r w:rsidR="00246192">
          <w:t xml:space="preserve">post-encoding processes, including </w:t>
        </w:r>
      </w:ins>
      <w:r>
        <w:t>the retrieval cue, candidate support, or sampled-item carryover</w:t>
      </w:r>
      <w:ins w:id="465" w:author="Deborah Talmi" w:date="2026-07-21T17:36:00Z" w16du:dateUtc="2026-07-21T16:36:00Z">
        <w:r w:rsidR="00CD19D7">
          <w:t>. C</w:t>
        </w:r>
      </w:ins>
      <w:ins w:id="466" w:author="Deborah Talmi" w:date="2026-07-21T17:32:00Z" w16du:dateUtc="2026-07-21T16:32:00Z">
        <w:r w:rsidR="00246192">
          <w:t>rucially</w:t>
        </w:r>
      </w:ins>
      <w:ins w:id="467" w:author="Deborah Talmi" w:date="2026-07-21T17:36:00Z" w16du:dateUtc="2026-07-21T16:36:00Z">
        <w:r w:rsidR="00CD19D7">
          <w:t>, they</w:t>
        </w:r>
      </w:ins>
      <w:ins w:id="468" w:author="Deborah Talmi" w:date="2026-07-21T17:32:00Z" w16du:dateUtc="2026-07-21T16:32:00Z">
        <w:r w:rsidR="00246192">
          <w:t xml:space="preserve"> do not </w:t>
        </w:r>
      </w:ins>
      <w:del w:id="469" w:author="Deborah Talmi" w:date="2026-07-21T17:33:00Z" w16du:dateUtc="2026-07-21T16:33:00Z">
        <w:r w:rsidDel="00246192">
          <w:delText xml:space="preserve"> without </w:delText>
        </w:r>
      </w:del>
      <w:r>
        <w:t>chang</w:t>
      </w:r>
      <w:ins w:id="470" w:author="Deborah Talmi" w:date="2026-07-21T17:33:00Z" w16du:dateUtc="2026-07-21T16:33:00Z">
        <w:r w:rsidR="00246192">
          <w:t>e</w:t>
        </w:r>
      </w:ins>
      <w:del w:id="471" w:author="Deborah Talmi" w:date="2026-07-21T17:33:00Z" w16du:dateUtc="2026-07-21T16:33:00Z">
        <w:r w:rsidDel="00246192">
          <w:delText>ing</w:delText>
        </w:r>
      </w:del>
      <w:r>
        <w:t xml:space="preserve"> the film and task associations learned during encoding. This lets the simulations test which retrieval operations increase film recall and which ones protect film recall from reminder-linked task competition.</w:t>
      </w:r>
    </w:p>
    <w:p w14:paraId="66383B6A" w14:textId="77777777" w:rsidR="00F8399E" w:rsidRDefault="00F54748">
      <w:pPr>
        <w:pStyle w:val="BodyText"/>
      </w:pPr>
      <w:r>
        <w:lastRenderedPageBreak/>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rPr>
                <w:rFonts w:ascii="Cambria Math" w:hAnsi="Cambria Math"/>
              </w:rPr>
            </m:ctrlPr>
          </m:sSubPr>
          <m:e>
            <m:r>
              <w:rPr>
                <w:rFonts w:ascii="Cambria Math" w:hAnsi="Cambria Math"/>
              </w:rPr>
              <m:t>β</m:t>
            </m:r>
          </m:e>
          <m:sub>
            <m:r>
              <m:rPr>
                <m:sty m:val="p"/>
              </m:rPr>
              <w:rPr>
                <w:rFonts w:ascii="Cambria Math" w:hAnsi="Cambria Math"/>
              </w:rPr>
              <m:t>start</m:t>
            </m:r>
          </m:sub>
        </m:sSub>
      </m:oMath>
      <w:r>
        <w:t>.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protect deliberate recall from the interference effects of reminder-linked task encoding.</w:t>
      </w:r>
    </w:p>
    <w:p w14:paraId="164C3577" w14:textId="77777777" w:rsidR="00F8399E" w:rsidRDefault="00F54748">
      <w:pPr>
        <w:pStyle w:val="BodyText"/>
      </w:pPr>
      <w:commentRangeStart w:id="472"/>
      <w:r>
        <w:t xml:space="preserve">In retrieved-context models of externalized free recall, </w:t>
      </w:r>
      <w:commentRangeEnd w:id="472"/>
      <w:r w:rsidR="00CD19D7">
        <w:rPr>
          <w:rStyle w:val="CommentReference"/>
          <w:sz w:val="24"/>
          <w:szCs w:val="24"/>
        </w:rPr>
        <w:commentReference w:id="472"/>
      </w:r>
      <w:r>
        <w:t>monitoring is implemented as a post-sampling match check: rejected candidates are withheld as target responses but still update the next retrieval context (</w:t>
      </w:r>
      <w:hyperlink w:anchor="ref-lohnas2015expanding">
        <w:r w:rsidR="00F8399E">
          <w:rPr>
            <w:rStyle w:val="Hyperlink"/>
          </w:rPr>
          <w:t>Lohnas et al., 2015</w:t>
        </w:r>
      </w:hyperlink>
      <w:r>
        <w:t xml:space="preserve">). The present simulations keep the post-sampling timing but change the consequence of sampled non-film candidates. Post-retrieval context monitoring reduces the context update after sampled task or filler candidates. Let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sampled-item update becomes:</w:t>
      </w:r>
    </w:p>
    <w:bookmarkStart w:id="473" w:name="eq-monitoring-update"/>
    <w:p w14:paraId="04ABD58C" w14:textId="77777777" w:rsidR="00F8399E" w:rsidRDefault="00F54748">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e>
          </m:d>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bookmarkEnd w:id="473"/>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w:t>
      </w:r>
      <w:r>
        <w:lastRenderedPageBreak/>
        <w:t>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474" w:name="eq-film-category-support"/>
    <w:p w14:paraId="6866142C" w14:textId="77777777" w:rsidR="00F8399E" w:rsidRDefault="00F54748">
      <w:pPr>
        <w:pStyle w:val="BodyText"/>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cat</m:t>
              </m:r>
            </m:sub>
          </m:sSub>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bookmarkEnd w:id="474"/>
    </w:p>
    <w:p w14:paraId="2F20BAEB" w14:textId="77777777" w:rsidR="00F8399E" w:rsidRDefault="00F54748">
      <w:pPr>
        <w:pStyle w:val="FirstParagraph"/>
      </w:pPr>
      <w:r>
        <w:t xml:space="preserve">Here,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but only film candidates receive the film-category increment. Therefore, unlike start-of-film reinstatement and retrieval monitoring, a maintained film-category cue can reduce the impact of reminder-linked task encoding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475" w:name="item-recognition"/>
      <w:bookmarkEnd w:id="461"/>
      <w:r>
        <w:t>Item Recognition</w:t>
      </w:r>
    </w:p>
    <w:p w14:paraId="710BEE82" w14:textId="77777777" w:rsidR="00F8399E" w:rsidRDefault="00F54748">
      <w:pPr>
        <w:pStyle w:val="FirstParagraph"/>
      </w:pPr>
      <w:commentRangeStart w:id="476"/>
      <w:r>
        <w:t>Recognition</w:t>
      </w:r>
      <w:commentRangeEnd w:id="476"/>
      <w:r w:rsidR="00CD19D7">
        <w:rPr>
          <w:rStyle w:val="CommentReference"/>
          <w:sz w:val="24"/>
          <w:szCs w:val="24"/>
        </w:rPr>
        <w:commentReference w:id="476"/>
      </w:r>
      <w:r>
        <w:t xml:space="preserve"> begins with a presented candidate item rather than a sampled recall candidate. A presented film item retrieves associated context through the same feature-to-context associations used by reminders, cues, and sampled items. Following retrieved-context accounts of recognition, recognition evidence is the match between the context retrieved by the probe and the context active during the test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xml:space="preserve">; </w:t>
      </w:r>
      <w:hyperlink w:anchor="ref-lohnas2015expanding">
        <w:r w:rsidR="00F8399E">
          <w:rPr>
            <w:rStyle w:val="Hyperlink"/>
          </w:rPr>
          <w:t>Lohnas et al., 2015</w:t>
        </w:r>
      </w:hyperlink>
      <w:r>
        <w:t>):</w:t>
      </w:r>
    </w:p>
    <w:bookmarkStart w:id="477" w:name="eq-recognition-evidence"/>
    <w:p w14:paraId="71C9DA0C" w14:textId="77777777" w:rsidR="00F8399E" w:rsidRDefault="00F54748">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m:rPr>
                  <m:sty m:val="p"/>
                </m:rPr>
                <w:rPr>
                  <w:rFonts w:ascii="Cambria Math" w:hAnsi="Cambria Math"/>
                </w:rPr>
                <m:t>test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bookmarkEnd w:id="477"/>
    </w:p>
    <w:p w14:paraId="67BF030E" w14:textId="77777777" w:rsidR="00F8399E" w:rsidRDefault="00F54748">
      <w:pPr>
        <w:pStyle w:val="FirstParagraph"/>
      </w:pPr>
      <w:r>
        <w:t xml:space="preserve">This recognition implementation isolates the access difference between recognition and context-guided recall. Recall requires film material to be selected from context-supported candidates, whereas recognition begins with a presented candidate item and evaluates the context </w:t>
      </w:r>
      <w:r>
        <w:lastRenderedPageBreak/>
        <w:t xml:space="preserve">it retrieves. The simulation stops at recognition evidence because that evidence is sufficient for the present claim: a presented film item can retrieve associated context without first competing </w:t>
      </w:r>
      <w:r>
        <w:t>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478" w:name="simulations"/>
      <w:bookmarkEnd w:id="423"/>
      <w:bookmarkEnd w:id="475"/>
      <w:commentRangeStart w:id="479"/>
      <w:r>
        <w:t>Simulations</w:t>
      </w:r>
      <w:commentRangeEnd w:id="479"/>
      <w:r w:rsidR="00CD19D7">
        <w:rPr>
          <w:rStyle w:val="CommentReference"/>
          <w:sz w:val="24"/>
          <w:szCs w:val="32"/>
        </w:rPr>
        <w:commentReference w:id="479"/>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w:t>
      </w:r>
      <w:r>
        <w:t>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w:t>
      </w:r>
      <w:r>
        <w:t xml:space="preserve">ference is reduced when the test presents a candidate film item for judgment rather than requiring that item to be sampled from context. Together, these simulations show how selective interference can arise from competitor encoding </w:t>
      </w:r>
      <w:r>
        <w:lastRenderedPageBreak/>
        <w:t>after reminder-driven context reinstatement and retrieval conditions that differ in how they access or support film material.</w:t>
      </w:r>
    </w:p>
    <w:p w14:paraId="58A1EA78" w14:textId="77777777" w:rsidR="00F8399E" w:rsidRDefault="00F54748">
      <w:pPr>
        <w:pStyle w:val="Heading2"/>
      </w:pPr>
      <w:bookmarkStart w:id="480" w:name="methodology"/>
      <w:r>
        <w:t>Methodology</w:t>
      </w:r>
    </w:p>
    <w:p w14:paraId="56ACDC9A" w14:textId="77777777" w:rsidR="00F8399E" w:rsidRDefault="00F54748">
      <w:pPr>
        <w:pStyle w:val="FirstParagraph"/>
      </w:pPr>
      <w:r>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w:t>
      </w:r>
      <w:r>
        <w:t xml:space="preserve">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77777777" w:rsidR="00F8399E" w:rsidRDefault="00F54748">
      <w:pPr>
        <w:pStyle w:val="BodyText"/>
      </w:pPr>
      <w:r>
        <w:t xml:space="preserve">The selective-interference simulations then add the trauma-film phase structure and manipulations of reminder presence, task encoding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w:t>
      </w:r>
      <w:r>
        <w:lastRenderedPageBreak/>
        <w:t xml:space="preserve">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481" w:name="tbl-simulation-parameters"/>
      <w:commentRangeStart w:id="482"/>
      <w:r>
        <w:t>Table 2</w:t>
      </w:r>
    </w:p>
    <w:p w14:paraId="44D7E5C8" w14:textId="77777777" w:rsidR="00F8399E" w:rsidRDefault="00F54748">
      <w:pPr>
        <w:pStyle w:val="Caption"/>
      </w:pPr>
      <w:r>
        <w:t xml:space="preserve">Default numerical </w:t>
      </w:r>
      <w:commentRangeEnd w:id="482"/>
      <w:r w:rsidR="00CD19D7">
        <w:rPr>
          <w:rStyle w:val="CommentReference"/>
          <w:sz w:val="24"/>
          <w:szCs w:val="24"/>
        </w:rPr>
        <w:commentReference w:id="482"/>
      </w:r>
      <w:r>
        <w:t>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F54748">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F54748">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F54748">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F54748">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F54748">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F54748">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F54748">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F54748">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F54748">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F54748">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481"/>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w:t>
      </w:r>
      <w:r>
        <w:t xml:space="preserve"> comparable.</w:t>
      </w:r>
    </w:p>
    <w:p w14:paraId="466F44C3" w14:textId="77777777" w:rsidR="00F8399E" w:rsidRDefault="00F54748">
      <w:pPr>
        <w:pStyle w:val="BodyText"/>
      </w:pPr>
      <w:commentRangeStart w:id="483"/>
      <w:commentRangeStart w:id="484"/>
      <w:r>
        <w:t xml:space="preserve">Weak film cues are included during recall to approximate laboratory retrieval settings in which film stills or blurred film images appear while participants monitor for, or deliberately search for, film memories </w:t>
      </w:r>
      <w:commentRangeEnd w:id="483"/>
      <w:r w:rsidR="00A92702">
        <w:rPr>
          <w:rStyle w:val="CommentReference"/>
          <w:sz w:val="24"/>
          <w:szCs w:val="24"/>
        </w:rPr>
        <w:commentReference w:id="483"/>
      </w:r>
      <w:commentRangeEnd w:id="484"/>
      <w:r w:rsidR="00A92702">
        <w:rPr>
          <w:rStyle w:val="CommentReference"/>
          <w:sz w:val="24"/>
          <w:szCs w:val="24"/>
        </w:rPr>
        <w:commentReference w:id="484"/>
      </w:r>
      <w:r>
        <w:t>(</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 xml:space="preserve">). They are held constant across recall conditions so that condition differences reflect the pre-task reminder, task-encoding strength, and retrieval-control manipulations, rather than differences in test-phase cueing. Reminder cues and test-phase film cues update context through </w:t>
      </w:r>
      <w:hyperlink w:anchor="eq-context-input">
        <w:r w:rsidR="00F8399E">
          <w:rPr>
            <w:rStyle w:val="Hyperlink"/>
          </w:rPr>
          <w:t>Equation 3</w:t>
        </w:r>
      </w:hyperlink>
      <w:r>
        <w:t xml:space="preserve"> and </w:t>
      </w:r>
      <w:hyperlink w:anchor="eq-context-update">
        <w:r w:rsidR="00F8399E">
          <w:rPr>
            <w:rStyle w:val="Hyperlink"/>
          </w:rPr>
          <w:t>Equation 4</w:t>
        </w:r>
      </w:hyperlink>
      <w:r>
        <w:t xml:space="preserve">, but they do not add recallable items or new item-context learning. Simulations that present candidate item information in a different test format specify that route separately. In context-to-item recall simulations, all encoded film, break/buffer, task, and filler items can enter the retrieval competition. Retrieval allows up to 48 sampling steps, and sampled items are removed from the candidate set so the same item is not sampled twice. The simulated retrieval </w:t>
      </w:r>
      <w:r>
        <w:lastRenderedPageBreak/>
        <w:t xml:space="preserve">sequence records sampled candidates by type </w:t>
      </w:r>
      <w:r>
        <w:t xml:space="preserve">and encoded position, rather than only final film </w:t>
      </w:r>
      <w:r>
        <w:t>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77777777" w:rsidR="00F8399E" w:rsidRDefault="00F54748">
      <w:pPr>
        <w:pStyle w:val="Heading2"/>
      </w:pPr>
      <w:bookmarkStart w:id="485" w:name="X0b57449337501b368012fcfcd473e33f3217151"/>
      <w:bookmarkEnd w:id="480"/>
      <w:r>
        <w:t>Simulation 1: Task Encoding and Context Similarity</w:t>
      </w:r>
    </w:p>
    <w:p w14:paraId="045F633F" w14:textId="77777777" w:rsidR="00F8399E" w:rsidRDefault="00F54748">
      <w:pPr>
        <w:pStyle w:val="FirstParagraph"/>
      </w:pPr>
      <w:r>
        <w:t>Simulation 1 tests whether reminder-linked task encoding can create competitors for unguided film recall. Retrieval settings are held fixed, so differences across conditions reflect associations formed before retrieval rather than deliberate control. The design crosses pre-task reminder presence with task encoding strength while weak film cues are supplied periodically during recall in all conditions. In the no-reminder condition, the reminder-start and film-cue drift scales are set to zero. In the with-rem</w:t>
      </w:r>
      <w:r>
        <w:t xml:space="preserve">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Task encoding strength is modeled as a multiplier on task-phase context-to-feature learning in </w:t>
      </w:r>
      <w:hyperlink w:anchor="eq-mcf-learning">
        <w:r w:rsidR="00F8399E">
          <w:rPr>
            <w:rStyle w:val="Hyperlink"/>
          </w:rPr>
          <w:t>Equation 6</w:t>
        </w:r>
      </w:hyperlink>
      <w:r>
        <w:t>.</w:t>
      </w:r>
    </w:p>
    <w:p w14:paraId="5A6F09C1" w14:textId="77777777" w:rsidR="00F8399E" w:rsidRDefault="00F54748">
      <w:pPr>
        <w:pStyle w:val="FigureTitle"/>
      </w:pPr>
      <w:bookmarkStart w:id="486" w:name="fig-simulation1-unguided-sequence"/>
      <w:r>
        <w:lastRenderedPageBreak/>
        <w:t>Figure 5</w:t>
      </w:r>
    </w:p>
    <w:p w14:paraId="70D60ED9" w14:textId="77777777" w:rsidR="00F8399E" w:rsidRDefault="00F54748">
      <w:pPr>
        <w:pStyle w:val="Caption"/>
      </w:pPr>
      <w:r>
        <w:rPr>
          <w:b/>
          <w:bCs/>
        </w:rPr>
        <w:t>Simulation 1: unguided film recall by reminder condition and task encoding strength.</w:t>
      </w:r>
      <w:r>
        <w:t xml:space="preserve"> Reminder condition and task encoding 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77777777" w:rsidR="00F8399E" w:rsidRDefault="00F54748">
      <w:pPr>
        <w:pStyle w:val="FigureWithoutNote"/>
      </w:pPr>
      <w:r>
        <w:rPr>
          <w:noProof/>
        </w:rPr>
        <w:lastRenderedPageBreak/>
        <w:drawing>
          <wp:inline distT="0" distB="0" distL="0" distR="0" wp14:anchorId="614E3BF2" wp14:editId="115EAEEC">
            <wp:extent cx="5943600" cy="5253037"/>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work/simulation1_unguided_cued/simulation1_unguided_cued_sequence_summary.png"/>
                    <pic:cNvPicPr>
                      <a:picLocks noChangeAspect="1" noChangeArrowheads="1"/>
                    </pic:cNvPicPr>
                  </pic:nvPicPr>
                  <pic:blipFill>
                    <a:blip r:embed="rId15"/>
                    <a:stretch>
                      <a:fillRect/>
                    </a:stretch>
                  </pic:blipFill>
                  <pic:spPr bwMode="auto">
                    <a:xfrm>
                      <a:off x="0" y="0"/>
                      <a:ext cx="5943600" cy="5253037"/>
                    </a:xfrm>
                    <a:prstGeom prst="rect">
                      <a:avLst/>
                    </a:prstGeom>
                    <a:noFill/>
                    <a:ln w="9525">
                      <a:noFill/>
                      <a:headEnd/>
                      <a:tailEnd/>
                    </a:ln>
                  </pic:spPr>
                </pic:pic>
              </a:graphicData>
            </a:graphic>
          </wp:inline>
        </w:drawing>
      </w:r>
    </w:p>
    <w:bookmarkEnd w:id="486"/>
    <w:p w14:paraId="4A52CCEA" w14:textId="77777777"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 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w:t>
      </w:r>
      <w:r>
        <w:lastRenderedPageBreak/>
        <w:t>a larger rise in task-position recall. 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t>
      </w:r>
    </w:p>
    <w:p w14:paraId="658C1CA6" w14:textId="77777777" w:rsidR="00F8399E" w:rsidRDefault="00F54748">
      <w:pPr>
        <w:pStyle w:val="FigureTitle"/>
      </w:pPr>
      <w:bookmarkStart w:id="487" w:name="fig-simulation1-recall-distributions"/>
      <w:r>
        <w:lastRenderedPageBreak/>
        <w:t>Figure 6</w:t>
      </w:r>
    </w:p>
    <w:p w14:paraId="4B33FEDF" w14:textId="77777777" w:rsidR="00F8399E" w:rsidRDefault="00F54748">
      <w:pPr>
        <w:pStyle w:val="Caption"/>
      </w:pPr>
      <w:r>
        <w:rPr>
          <w:b/>
          <w:bCs/>
        </w:rPr>
        <w:t>Simulation 1: reminder-linked task encoding redistributes recall probability by encoded position.</w:t>
      </w:r>
      <w:r>
        <w:t xml:space="preserve"> Reminder condition and task encoding 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14:paraId="24C58070" w14:textId="77777777" w:rsidR="00F8399E" w:rsidRDefault="00F54748">
      <w:pPr>
        <w:pStyle w:val="FigureWithoutNote"/>
      </w:pPr>
      <w:r>
        <w:rPr>
          <w:noProof/>
        </w:rPr>
        <w:lastRenderedPageBreak/>
        <w:drawing>
          <wp:inline distT="0" distB="0" distL="0" distR="0" wp14:anchorId="78695ECF" wp14:editId="7D672B8C">
            <wp:extent cx="5943600" cy="5589783"/>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recall_distributions.png"/>
                    <pic:cNvPicPr>
                      <a:picLocks noChangeAspect="1" noChangeArrowheads="1"/>
                    </pic:cNvPicPr>
                  </pic:nvPicPr>
                  <pic:blipFill>
                    <a:blip r:embed="rId16"/>
                    <a:stretch>
                      <a:fillRect/>
                    </a:stretch>
                  </pic:blipFill>
                  <pic:spPr bwMode="auto">
                    <a:xfrm>
                      <a:off x="0" y="0"/>
                      <a:ext cx="5943600" cy="5589783"/>
                    </a:xfrm>
                    <a:prstGeom prst="rect">
                      <a:avLst/>
                    </a:prstGeom>
                    <a:noFill/>
                    <a:ln w="9525">
                      <a:noFill/>
                      <a:headEnd/>
                      <a:tailEnd/>
                    </a:ln>
                  </pic:spPr>
                </pic:pic>
              </a:graphicData>
            </a:graphic>
          </wp:inline>
        </w:drawing>
      </w:r>
    </w:p>
    <w:bookmarkEnd w:id="487"/>
    <w:p w14:paraId="47DD10D8" w14:textId="77777777" w:rsidR="00F8399E" w:rsidRDefault="00F54748">
      <w:pPr>
        <w:pStyle w:val="AfterWithoutNote"/>
      </w:pPr>
      <w:r>
        <w:t xml:space="preserve"> </w:t>
      </w:r>
    </w:p>
    <w:p w14:paraId="06DC053D" w14:textId="77777777" w:rsidR="00F8399E" w:rsidRDefault="00F54748">
      <w:pPr>
        <w:pStyle w:val="FigureTitle"/>
      </w:pPr>
      <w:bookmarkStart w:id="488" w:name="fig-simulation1-context-overlap"/>
      <w:commentRangeStart w:id="489"/>
      <w:r>
        <w:lastRenderedPageBreak/>
        <w:t>Figure 7</w:t>
      </w:r>
      <w:commentRangeEnd w:id="489"/>
      <w:r w:rsidR="00A92702">
        <w:rPr>
          <w:rStyle w:val="CommentReference"/>
          <w:sz w:val="24"/>
          <w:szCs w:val="24"/>
        </w:rPr>
        <w:commentReference w:id="489"/>
      </w:r>
    </w:p>
    <w:p w14:paraId="41C1B5AC" w14:textId="77777777" w:rsidR="00F8399E" w:rsidRDefault="00F54748">
      <w:pPr>
        <w:pStyle w:val="Caption"/>
      </w:pPr>
      <w:r>
        <w:rPr>
          <w:b/>
          <w:bCs/>
        </w:rPr>
        <w:t>Simulation 1: reminder reinstatement increases similarity between film- and task-encoding contexts.</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3F637062" w14:textId="77777777" w:rsidR="00F8399E" w:rsidRDefault="00F54748">
      <w:pPr>
        <w:pStyle w:val="FigureWithoutNote"/>
      </w:pPr>
      <w:r>
        <w:rPr>
          <w:noProof/>
        </w:rPr>
        <w:lastRenderedPageBreak/>
        <w:drawing>
          <wp:inline distT="0" distB="0" distL="0" distR="0" wp14:anchorId="79FE9FE7" wp14:editId="38495F79">
            <wp:extent cx="5943600" cy="566057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17"/>
                    <a:stretch>
                      <a:fillRect/>
                    </a:stretch>
                  </pic:blipFill>
                  <pic:spPr bwMode="auto">
                    <a:xfrm>
                      <a:off x="0" y="0"/>
                      <a:ext cx="5943600" cy="5660571"/>
                    </a:xfrm>
                    <a:prstGeom prst="rect">
                      <a:avLst/>
                    </a:prstGeom>
                    <a:noFill/>
                    <a:ln w="9525">
                      <a:noFill/>
                      <a:headEnd/>
                      <a:tailEnd/>
                    </a:ln>
                  </pic:spPr>
                </pic:pic>
              </a:graphicData>
            </a:graphic>
          </wp:inline>
        </w:drawing>
      </w:r>
    </w:p>
    <w:bookmarkEnd w:id="488"/>
    <w:p w14:paraId="64DB44D4" w14:textId="77777777" w:rsidR="00F8399E" w:rsidRDefault="00F54748">
      <w:pPr>
        <w:pStyle w:val="AfterWithoutNote"/>
      </w:pPr>
      <w:r>
        <w:fldChar w:fldCharType="begin"/>
      </w:r>
      <w:r>
        <w:instrText>HYPERLINK \l "fig-simulation1-context-overlap" \h</w:instrText>
      </w:r>
      <w:r>
        <w:fldChar w:fldCharType="separate"/>
      </w:r>
      <w:r>
        <w:rPr>
          <w:rStyle w:val="Hyperlink"/>
        </w:rPr>
        <w:t>Figure 7</w:t>
      </w:r>
      <w:r>
        <w:fldChar w:fldCharType="end"/>
      </w:r>
      <w:r>
        <w:t xml:space="preserve"> helps interpret why the no-reminder and with-reminder curves diverge. Sequential film reminders do not reinstate a single context state for the whole film. They reinstate film-associated states before task encoding, increasing similarity between task-encoding contexts and the context states active at particular film positions. Task encoding strength then determines how strongly task items are learned in those reinstated states, while film encoding settings remain unchanged. Task items remain distinct from </w:t>
      </w:r>
      <w:r>
        <w:t xml:space="preserve">film items, and film-item </w:t>
      </w:r>
      <w:r>
        <w:lastRenderedPageBreak/>
        <w:t>associations are not weakened. The loss of film recall occurs because task items become more likely to be sampled from context states that also support film material. Simulation 1 therefore establishes a retrieved-context account of how reminder-linked task encoding can create competitors for unguided film recall. Simulation 2 examines whether deliberate retrieval control reduces the effect of those learned competitors.</w:t>
      </w:r>
    </w:p>
    <w:p w14:paraId="4AEC6211" w14:textId="77777777" w:rsidR="00F8399E" w:rsidRDefault="00F54748">
      <w:pPr>
        <w:pStyle w:val="Heading2"/>
      </w:pPr>
      <w:bookmarkStart w:id="490" w:name="X01bab10be8432eead1f631bed9fce6a815fd83d"/>
      <w:bookmarkEnd w:id="485"/>
      <w:r>
        <w:t>Simulation 2: Control Mechanisms for Deliberate Recall</w:t>
      </w:r>
    </w:p>
    <w:p w14:paraId="697AF2FA" w14:textId="77777777" w:rsidR="00F8399E" w:rsidRDefault="00F54748">
      <w:pPr>
        <w:pStyle w:val="FirstParagraph"/>
      </w:pPr>
      <w:r>
        <w:t>Simulation 2 examines how deliberate retrieval control can protect film recall across the same reminder conditions and task encoding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w:t>
      </w:r>
      <w:r>
        <w:t>on-film candidates are sampled. The main readout is how much strengthening task encoding reduces film recall in each reminder condition, rather than total film recall alone.</w:t>
      </w:r>
    </w:p>
    <w:p w14:paraId="2CC841A1" w14:textId="77777777" w:rsidR="00F8399E" w:rsidRDefault="00F54748">
      <w:pPr>
        <w:pStyle w:val="FigureTitle"/>
      </w:pPr>
      <w:bookmarkStart w:id="491" w:name="fig-simulation2-control-cued-behavioral"/>
      <w:r>
        <w:lastRenderedPageBreak/>
        <w:t>Figure 8</w:t>
      </w:r>
    </w:p>
    <w:p w14:paraId="198A8B0B" w14:textId="77777777" w:rsidR="00F8399E" w:rsidRDefault="00F54748">
      <w:pPr>
        <w:pStyle w:val="Caption"/>
      </w:pPr>
      <w:r>
        <w:rPr>
          <w:b/>
          <w:bCs/>
        </w:rPr>
        <w:t>Simulation 2: deliberate film recall is protected from reminder-linked task interference.</w:t>
      </w:r>
      <w:r>
        <w:t xml:space="preserve"> Reminder condition and task encoding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w:t>
      </w:r>
      <w:r>
        <w:t>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w:t>
      </w:r>
      <w:r>
        <w:t>ely preserved.</w:t>
      </w:r>
    </w:p>
    <w:p w14:paraId="7304D865" w14:textId="77777777" w:rsidR="00F8399E" w:rsidRDefault="00F54748">
      <w:pPr>
        <w:pStyle w:val="FigureWithoutNote"/>
      </w:pPr>
      <w:r>
        <w:rPr>
          <w:noProof/>
        </w:rPr>
        <w:lastRenderedPageBreak/>
        <w:drawing>
          <wp:inline distT="0" distB="0" distL="0" distR="0" wp14:anchorId="71E076DA" wp14:editId="4B3C777D">
            <wp:extent cx="5943600" cy="359619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work/simulation2_control_cued_behavioral/simulation2_control_cued_behavioral.png"/>
                    <pic:cNvPicPr>
                      <a:picLocks noChangeAspect="1" noChangeArrowheads="1"/>
                    </pic:cNvPicPr>
                  </pic:nvPicPr>
                  <pic:blipFill>
                    <a:blip r:embed="rId18"/>
                    <a:stretch>
                      <a:fillRect/>
                    </a:stretch>
                  </pic:blipFill>
                  <pic:spPr bwMode="auto">
                    <a:xfrm>
                      <a:off x="0" y="0"/>
                      <a:ext cx="5943600" cy="3596194"/>
                    </a:xfrm>
                    <a:prstGeom prst="rect">
                      <a:avLst/>
                    </a:prstGeom>
                    <a:noFill/>
                    <a:ln w="9525">
                      <a:noFill/>
                      <a:headEnd/>
                      <a:tailEnd/>
                    </a:ln>
                  </pic:spPr>
                </pic:pic>
              </a:graphicData>
            </a:graphic>
          </wp:inline>
        </w:drawing>
      </w:r>
    </w:p>
    <w:bookmarkEnd w:id="491"/>
    <w:p w14:paraId="1BEE8BC3" w14:textId="77777777" w:rsidR="00F8399E" w:rsidRDefault="00F54748">
      <w:pPr>
        <w:pStyle w:val="AfterWithoutNote"/>
      </w:pPr>
      <w:r>
        <w:fldChar w:fldCharType="begin"/>
      </w:r>
      <w:r>
        <w:instrText>HYPERLINK \l "fig-simulation2-control-cued-behavioral" \h</w:instrText>
      </w:r>
      <w:r>
        <w:fldChar w:fldCharType="separate"/>
      </w:r>
      <w:r>
        <w:rPr>
          <w:rStyle w:val="Hyperlink"/>
        </w:rPr>
        <w:t>Figure 8</w:t>
      </w:r>
      <w:r>
        <w:fldChar w:fldCharType="end"/>
      </w:r>
      <w:r>
        <w:t xml:space="preserve"> demonstrates the model’s simulation of the selective interference effect. In unguided film recall, strong task encoding produces a small film-recall loss without a pre-task reminder and a much larger loss after a film reminder. Under deliberate film recall, strong task encoding after a film reminder produces a much smaller reduction. Mean film recall in the with-reminder condition drops from 2.790 to 0.793 items under unguided film recall, but from 7.572 to 6.995 items under deliberate film recall. The ful</w:t>
      </w:r>
      <w:r>
        <w:t>l deliberate-control setting therefore reproduces the selective-interference pattern under the same learned task competitors.</w:t>
      </w:r>
    </w:p>
    <w:p w14:paraId="29746F10" w14:textId="77777777" w:rsidR="00F8399E" w:rsidRDefault="00F54748">
      <w:pPr>
        <w:pStyle w:val="FigureTitle"/>
      </w:pPr>
      <w:bookmarkStart w:id="492" w:name="X3f1d862adb125e692948a0e1917736f72c3ad35"/>
      <w:r>
        <w:lastRenderedPageBreak/>
        <w:t>Figure 9</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w:t>
      </w:r>
      <w:r>
        <w:t>nitoring increase film recall in some conditions, but the loss from the low- to high-interference condition is smallest when a maintained film-category cue is included.</w:t>
      </w:r>
    </w:p>
    <w:p w14:paraId="05A74B02" w14:textId="77777777" w:rsidR="00F8399E" w:rsidRDefault="00F54748">
      <w:pPr>
        <w:pStyle w:val="FigureWithoutNote"/>
      </w:pPr>
      <w:r>
        <w:rPr>
          <w:noProof/>
        </w:rPr>
        <w:drawing>
          <wp:inline distT="0" distB="0" distL="0" distR="0" wp14:anchorId="69C0DEA2" wp14:editId="2729E018">
            <wp:extent cx="5943600" cy="2657138"/>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work/simulation2_retrieval_control_decomposition/simulation2_retrieval_control_decomposition.png"/>
                    <pic:cNvPicPr>
                      <a:picLocks noChangeAspect="1" noChangeArrowheads="1"/>
                    </pic:cNvPicPr>
                  </pic:nvPicPr>
                  <pic:blipFill>
                    <a:blip r:embed="rId19"/>
                    <a:stretch>
                      <a:fillRect/>
                    </a:stretch>
                  </pic:blipFill>
                  <pic:spPr bwMode="auto">
                    <a:xfrm>
                      <a:off x="0" y="0"/>
                      <a:ext cx="5943600" cy="2657138"/>
                    </a:xfrm>
                    <a:prstGeom prst="rect">
                      <a:avLst/>
                    </a:prstGeom>
                    <a:noFill/>
                    <a:ln w="9525">
                      <a:noFill/>
                      <a:headEnd/>
                      <a:tailEnd/>
                    </a:ln>
                  </pic:spPr>
                </pic:pic>
              </a:graphicData>
            </a:graphic>
          </wp:inline>
        </w:drawing>
      </w:r>
    </w:p>
    <w:bookmarkEnd w:id="492"/>
    <w:p w14:paraId="7DF54664" w14:textId="77777777" w:rsidR="00F8399E" w:rsidRDefault="00F54748">
      <w:pPr>
        <w:pStyle w:val="AfterWithoutNote"/>
      </w:pPr>
      <w:r>
        <w:fldChar w:fldCharType="begin"/>
      </w:r>
      <w:r>
        <w:instrText>HYPERLINK \l "X3f1d862adb125e692948a0e1917736f72c3ad35" \h</w:instrText>
      </w:r>
      <w:r>
        <w:fldChar w:fldCharType="separate"/>
      </w:r>
      <w:r>
        <w:rPr>
          <w:rStyle w:val="Hyperlink"/>
        </w:rPr>
        <w:t>Figure 9</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film reminder precedes strong task encoding. When the maintained film-category cue is absent, film recall remains much lower in the high-interference </w:t>
      </w:r>
      <w:r>
        <w:lastRenderedPageBreak/>
        <w:t>condition. Start-of-film reinstatement and retrieval monitoring can raise film recall, but the loss between the low- and high-interference conditions remains large.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p>
    <w:p w14:paraId="459A7326" w14:textId="77777777" w:rsidR="00F8399E" w:rsidRDefault="00F54748">
      <w:pPr>
        <w:pStyle w:val="FigureTitle"/>
      </w:pPr>
      <w:bookmarkStart w:id="493" w:name="X6daa0b906c5e98f8ec58936bb9080f274712771"/>
      <w:r>
        <w:lastRenderedPageBreak/>
        <w:t>Figure 10</w:t>
      </w:r>
    </w:p>
    <w:p w14:paraId="5140465B" w14:textId="77777777" w:rsidR="00F8399E" w:rsidRDefault="00F54748">
      <w:pPr>
        <w:pStyle w:val="Caption"/>
      </w:pPr>
      <w:r>
        <w:rPr>
          <w:b/>
          <w:bCs/>
        </w:rPr>
        <w:t>Simulation 2: a maintained film-category cue makes film-directed retrieval cues less similar to task-encoding context.</w:t>
      </w:r>
      <w:r>
        <w:t xml:space="preserve"> The high-interference condition was held fixed: a film reminder preceded strong task encoding, and weak film cues were supplied periodically during recall. A maintained film-category cue supports film items during deliberate recall and is distinct from the external film reminder and test-phase film cues. </w:t>
      </w:r>
      <w:r>
        <w:rPr>
          <w:b/>
          <w:bCs/>
        </w:rPr>
        <w:t>(A)</w:t>
      </w:r>
      <w:r>
        <w:t xml:space="preserve"> Mean similarity between task-encoding contexts and film-directed retrieval cues, averaging across encoded task positions for each encoded film position. </w:t>
      </w:r>
      <w:r>
        <w:rPr>
          <w:b/>
          <w:bCs/>
        </w:rPr>
        <w:t>(B)</w:t>
      </w:r>
      <w:r>
        <w:t xml:space="preserve"> Full similarity matrices for the same condition. The left matrix uses temporal context alone; the right matrix schematically adds the maintained film-category cue to the film-directed retrieval cue. Brighter cells indicate greater similarity to task-encoding context. Adding the maintained film-category cue reduces similarity between film-directed retrieval cues and task-encoding contexts, providing a route to film recall that depends less on temporal context remaining selective for film items.</w:t>
      </w:r>
    </w:p>
    <w:p w14:paraId="29D7EAD3" w14:textId="77777777" w:rsidR="00F8399E" w:rsidRDefault="00F54748">
      <w:pPr>
        <w:pStyle w:val="FigureWithoutNote"/>
      </w:pPr>
      <w:r>
        <w:rPr>
          <w:noProof/>
        </w:rPr>
        <w:lastRenderedPageBreak/>
        <w:drawing>
          <wp:inline distT="0" distB="0" distL="0" distR="0" wp14:anchorId="0C86BA22" wp14:editId="279F73C8">
            <wp:extent cx="5943600" cy="566057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work/simulation2_film_retrieval_goal_context_overlap/simulation2_film_retrieval_goal_context_overlap.png"/>
                    <pic:cNvPicPr>
                      <a:picLocks noChangeAspect="1" noChangeArrowheads="1"/>
                    </pic:cNvPicPr>
                  </pic:nvPicPr>
                  <pic:blipFill>
                    <a:blip r:embed="rId20"/>
                    <a:stretch>
                      <a:fillRect/>
                    </a:stretch>
                  </pic:blipFill>
                  <pic:spPr bwMode="auto">
                    <a:xfrm>
                      <a:off x="0" y="0"/>
                      <a:ext cx="5943600" cy="5660571"/>
                    </a:xfrm>
                    <a:prstGeom prst="rect">
                      <a:avLst/>
                    </a:prstGeom>
                    <a:noFill/>
                    <a:ln w="9525">
                      <a:noFill/>
                      <a:headEnd/>
                      <a:tailEnd/>
                    </a:ln>
                  </pic:spPr>
                </pic:pic>
              </a:graphicData>
            </a:graphic>
          </wp:inline>
        </w:drawing>
      </w:r>
    </w:p>
    <w:bookmarkEnd w:id="493"/>
    <w:p w14:paraId="5B586B5B" w14:textId="77777777" w:rsidR="00F8399E" w:rsidRDefault="00F54748">
      <w:pPr>
        <w:pStyle w:val="AfterWithoutNote"/>
      </w:pPr>
      <w:r>
        <w:t xml:space="preserve"> </w:t>
      </w:r>
    </w:p>
    <w:p w14:paraId="6A1B5F91" w14:textId="77777777" w:rsidR="00F8399E" w:rsidRDefault="00F54748">
      <w:pPr>
        <w:pStyle w:val="FigureTitle"/>
      </w:pPr>
      <w:bookmarkStart w:id="494" w:name="Xe96feb7454d6b23e449dfafb9c326dcfa9c3226"/>
      <w:r>
        <w:lastRenderedPageBreak/>
        <w:t>Figure 11</w:t>
      </w:r>
    </w:p>
    <w:p w14:paraId="372E31E4" w14:textId="77777777" w:rsidR="00F8399E" w:rsidRDefault="00F54748">
      <w:pPr>
        <w:pStyle w:val="Caption"/>
      </w:pPr>
      <w:r>
        <w:rPr>
          <w:b/>
          <w:bCs/>
        </w:rPr>
        <w:t>Simulation 2: start-of-film context reinstatement protects early encoded film positions.</w:t>
      </w:r>
      <w:r>
        <w:t xml:space="preserve"> 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w:t>
      </w:r>
      <w:r>
        <w:t xml:space="preserve">re the task phase. </w:t>
      </w:r>
      <w:r>
        <w:rPr>
          <w:b/>
          <w:bCs/>
        </w:rPr>
        <w:t>(A)</w:t>
      </w:r>
      <w:r>
        <w:t xml:space="preserve"> Item accessibility before the first recall attempt. Reinstatement increases accessibility most strongly for early encoded film positions. </w:t>
      </w:r>
      <w:r>
        <w:rPr>
          <w:b/>
          <w:bCs/>
        </w:rPr>
        <w:t>(B)</w:t>
      </w:r>
      <w:r>
        <w:t xml:space="preserve"> First recall probability distribution. Reinstatement shifts recall initiation toward early film positions. </w:t>
      </w:r>
      <w:r>
        <w:rPr>
          <w:b/>
          <w:bCs/>
        </w:rPr>
        <w:t>(C)</w:t>
      </w:r>
      <w:r>
        <w:t xml:space="preserve"> Full recall probability distribution. The early-film bias remains visible across the recall period, while later film positions remain more vulnerable when strong task encoding follows a film reminder. Start-of-film context reinstatement therefore protects early encoded film positions by shifting retrieval initiation toward the start of the film sequence.</w:t>
      </w:r>
    </w:p>
    <w:p w14:paraId="023CC71B" w14:textId="77777777" w:rsidR="00F8399E" w:rsidRDefault="00F54748">
      <w:pPr>
        <w:pStyle w:val="FigureWithoutNote"/>
      </w:pPr>
      <w:r>
        <w:rPr>
          <w:noProof/>
        </w:rPr>
        <w:lastRenderedPageBreak/>
        <w:drawing>
          <wp:inline distT="0" distB="0" distL="0" distR="0" wp14:anchorId="2B2999CC" wp14:editId="75FDEE4A">
            <wp:extent cx="5943600" cy="561843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work/simulation2_start_context_reinstatement/simulation2_start_context_reinstatement.png"/>
                    <pic:cNvPicPr>
                      <a:picLocks noChangeAspect="1" noChangeArrowheads="1"/>
                    </pic:cNvPicPr>
                  </pic:nvPicPr>
                  <pic:blipFill>
                    <a:blip r:embed="rId21"/>
                    <a:stretch>
                      <a:fillRect/>
                    </a:stretch>
                  </pic:blipFill>
                  <pic:spPr bwMode="auto">
                    <a:xfrm>
                      <a:off x="0" y="0"/>
                      <a:ext cx="5943600" cy="5618437"/>
                    </a:xfrm>
                    <a:prstGeom prst="rect">
                      <a:avLst/>
                    </a:prstGeom>
                    <a:noFill/>
                    <a:ln w="9525">
                      <a:noFill/>
                      <a:headEnd/>
                      <a:tailEnd/>
                    </a:ln>
                  </pic:spPr>
                </pic:pic>
              </a:graphicData>
            </a:graphic>
          </wp:inline>
        </w:drawing>
      </w:r>
    </w:p>
    <w:bookmarkEnd w:id="494"/>
    <w:p w14:paraId="70AF1106" w14:textId="77777777" w:rsidR="00F8399E" w:rsidRDefault="00F54748">
      <w:pPr>
        <w:pStyle w:val="AfterWithoutNote"/>
      </w:pPr>
      <w:r>
        <w:fldChar w:fldCharType="begin"/>
      </w:r>
      <w:r>
        <w:instrText>HYPERLINK \l "Xe96feb7454d6b23e449dfafb9c326dcfa9c3226" \h</w:instrText>
      </w:r>
      <w:r>
        <w:fldChar w:fldCharType="separate"/>
      </w:r>
      <w:r>
        <w:rPr>
          <w:rStyle w:val="Hyperlink"/>
        </w:rPr>
        <w:t>Figure 11</w:t>
      </w:r>
      <w:r>
        <w:fldChar w:fldCharType="end"/>
      </w:r>
      <w:r>
        <w:t xml:space="preserve"> holds the high-interference condition fixed and isolates start-of-film context reinstatement. Reinstatement increases access to early film positions and shifts the first sampled item toward the beginning of the film sequence. Those gains persist in the full recall curve, but later film positions remain vulnerable because the start state does not remove task support from the contexts that cue later film items. The model therefore predicts that start-of-film context </w:t>
      </w:r>
      <w:r>
        <w:lastRenderedPageBreak/>
        <w:t>reinstatement will preferentially protect early film material, while later film material remains vulnerable to reminder-linked task competition.</w:t>
      </w:r>
    </w:p>
    <w:p w14:paraId="072D188F" w14:textId="77777777" w:rsidR="00F8399E" w:rsidRDefault="00F54748">
      <w:pPr>
        <w:pStyle w:val="BodyText"/>
      </w:pPr>
      <w:r>
        <w:t xml:space="preserve">Retrieval monitoring acts after a non-film item has already been sampled. By dampening that item’s context update, monitoring limits how much the sample redirects subsequent retrieval. </w:t>
      </w:r>
      <w:hyperlink w:anchor="Xa9c4b5e1618786b5f440768b73dd7732a592b1f">
        <w:r w:rsidR="00F8399E">
          <w:rPr>
            <w:rStyle w:val="Hyperlink"/>
          </w:rPr>
          <w:t>Figure 12</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w:t>
      </w:r>
      <w:r>
        <w:t xml:space="preserve"> control supplies film-directed support that task competitors do not share, whereas controls that only change retrieval initiation or post-sampling carryover remain more vulnerable.</w:t>
      </w:r>
    </w:p>
    <w:p w14:paraId="6813D66D" w14:textId="77777777" w:rsidR="00F8399E" w:rsidRDefault="00F54748">
      <w:pPr>
        <w:pStyle w:val="FigureTitle"/>
      </w:pPr>
      <w:bookmarkStart w:id="495" w:name="Xa9c4b5e1618786b5f440768b73dd7732a592b1f"/>
      <w:r>
        <w:lastRenderedPageBreak/>
        <w:t>Figure 12</w:t>
      </w:r>
    </w:p>
    <w:p w14:paraId="5C160171" w14:textId="77777777" w:rsidR="00F8399E" w:rsidRDefault="00F54748">
      <w:pPr>
        <w:pStyle w:val="Caption"/>
      </w:pPr>
      <w:r>
        <w:rPr>
          <w:b/>
          <w:bCs/>
        </w:rPr>
        <w:t>Simulation 2: retrieval monitoring supports return to film recall.</w:t>
      </w:r>
      <w:r>
        <w:t xml:space="preserve"> 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w:t>
      </w:r>
      <w:r>
        <w:rPr>
          <w:b/>
          <w:bCs/>
        </w:rPr>
        <w:t>(A)</w:t>
      </w:r>
      <w:r>
        <w:t xml:space="preserve"> Model-diagnostic probability that a non-film sample was followed by recall of a film item as retrieval monitoring increased. </w:t>
      </w:r>
      <w:r>
        <w:rPr>
          <w:b/>
          <w:bCs/>
        </w:rPr>
        <w:t>(B)</w:t>
      </w:r>
      <w:r>
        <w:t xml:space="preserve"> Recall probability by encoded position with no retrieval monitoring versus the moderate retrieval-monitoring setting used in the Simulation 2 anchor figure. Shaded bands mark film, break, task, and filler positions; the green line marks the reminder immediately before the task phase. Retrieval monitoring therefore supports film recall after search is pulled away from the film sequence, increasing film recall probability when strong task encoding follows a film reminder.</w:t>
      </w:r>
    </w:p>
    <w:p w14:paraId="534230D4" w14:textId="77777777" w:rsidR="00F8399E" w:rsidRDefault="00F54748">
      <w:pPr>
        <w:pStyle w:val="FigureWithoutNote"/>
      </w:pPr>
      <w:r>
        <w:rPr>
          <w:noProof/>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2"/>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496" w:name="simulation-3-recognition"/>
      <w:bookmarkEnd w:id="490"/>
      <w:bookmarkEnd w:id="495"/>
      <w:r>
        <w:t>Simulation 3: Recognition</w:t>
      </w:r>
    </w:p>
    <w:p w14:paraId="280204EE" w14:textId="77777777" w:rsidR="00F8399E" w:rsidRDefault="00F54748">
      <w:pPr>
        <w:pStyle w:val="FirstParagraph"/>
      </w:pPr>
      <w:r>
        <w:t xml:space="preserve">The recognition simulation uses the same reminder conditions, task encoding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 xml:space="preserve">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w:t>
      </w:r>
      <w:r>
        <w:t>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77777777" w:rsidR="00F8399E" w:rsidRDefault="00F54748">
      <w:pPr>
        <w:pStyle w:val="FigureTitle"/>
      </w:pPr>
      <w:bookmarkStart w:id="497" w:name="fig-recognition-test-format"/>
      <w:r>
        <w:lastRenderedPageBreak/>
        <w:t>Figure 13</w:t>
      </w:r>
    </w:p>
    <w:p w14:paraId="74B6A17F" w14:textId="77777777" w:rsidR="00F8399E" w:rsidRDefault="00F54748">
      <w:pPr>
        <w:pStyle w:val="Caption"/>
      </w:pPr>
      <w:r>
        <w:rPr>
          <w:b/>
          <w:bCs/>
        </w:rPr>
        <w:t>Item-to-context retrieval bypasses reminder-linked task interference.</w:t>
      </w:r>
      <w:r>
        <w:t xml:space="preserve"> </w:t>
      </w:r>
      <w:r>
        <w:rPr>
          <w:b/>
          <w:bCs/>
        </w:rPr>
        <w:t>(A)</w:t>
      </w:r>
      <w:r>
        <w:t xml:space="preserve"> CMR stores bidirectional associations between item features and context. Feature-to-context memory lets an item reinstate its associated context, whereas context-to-feature memory lets context cue candidate items. </w:t>
      </w:r>
      <w:r>
        <w:rPr>
          <w:b/>
          <w:bCs/>
        </w:rPr>
        <w:t>(B)</w:t>
      </w:r>
      <w:r>
        <w:t xml:space="preserve"> When film-associated context cues items, film items and task items linked to that context can both receive support. When a film item reinstates context, retrieval targets context units instead, so task items are not competitors in that step. </w:t>
      </w:r>
      <w:r>
        <w:rPr>
          <w:b/>
          <w:bCs/>
        </w:rPr>
        <w:t>(C)</w:t>
      </w:r>
      <w:r>
        <w:t xml:space="preserve"> In recognition, the test presents a candidate film item as the probe. The probe retrieves associated context, which is compared with ongoing test context; stronger matches provide stronger evidence that the item appeared in the film. </w:t>
      </w:r>
      <w:r>
        <w:rPr>
          <w:b/>
          <w:bCs/>
        </w:rPr>
        <w:t>(D)</w:t>
      </w:r>
      <w:r>
        <w:t xml:space="preserve"> Old-film minus foil recognition evidence is plotted across the same reminder conditions and task encoding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77777777" w:rsidR="00F8399E" w:rsidRDefault="00F54748">
      <w:pPr>
        <w:pStyle w:val="FigureWithoutNote"/>
      </w:pPr>
      <w:r>
        <w:rPr>
          <w:noProof/>
        </w:rPr>
        <w:lastRenderedPageBreak/>
        <w:drawing>
          <wp:inline distT="0" distB="0" distL="0" distR="0" wp14:anchorId="0BF2F5BB" wp14:editId="02C9C919">
            <wp:extent cx="5943600" cy="4316185"/>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4_recognition_full_figure/item_context_recognition.png"/>
                    <pic:cNvPicPr>
                      <a:picLocks noChangeAspect="1" noChangeArrowheads="1"/>
                    </pic:cNvPicPr>
                  </pic:nvPicPr>
                  <pic:blipFill>
                    <a:blip r:embed="rId23"/>
                    <a:stretch>
                      <a:fillRect/>
                    </a:stretch>
                  </pic:blipFill>
                  <pic:spPr bwMode="auto">
                    <a:xfrm>
                      <a:off x="0" y="0"/>
                      <a:ext cx="5943600" cy="4316185"/>
                    </a:xfrm>
                    <a:prstGeom prst="rect">
                      <a:avLst/>
                    </a:prstGeom>
                    <a:noFill/>
                    <a:ln w="9525">
                      <a:noFill/>
                      <a:headEnd/>
                      <a:tailEnd/>
                    </a:ln>
                  </pic:spPr>
                </pic:pic>
              </a:graphicData>
            </a:graphic>
          </wp:inline>
        </w:drawing>
      </w:r>
    </w:p>
    <w:bookmarkEnd w:id="497"/>
    <w:p w14:paraId="4B45ADC6" w14:textId="77777777" w:rsidR="00F8399E" w:rsidRDefault="00F54748">
      <w:pPr>
        <w:pStyle w:val="AfterWithoutNote"/>
      </w:pPr>
      <w:r>
        <w:fldChar w:fldCharType="begin"/>
      </w:r>
      <w:r>
        <w:instrText>HYPERLINK \l "fig-recognition-test-format" \h</w:instrText>
      </w:r>
      <w:r>
        <w:fldChar w:fldCharType="separate"/>
      </w:r>
      <w:r>
        <w:rPr>
          <w:rStyle w:val="Hyperlink"/>
        </w:rPr>
        <w:t>Figure 13</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encoding strength, ranging from .640 to .642. In context-guided recall, film and task candidates can compete whenever the retrieval context supports both. Recognition reverses th</w:t>
      </w:r>
      <w:r>
        <w:t xml:space="preserve">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498" w:name="general-discussion"/>
      <w:bookmarkEnd w:id="478"/>
      <w:bookmarkEnd w:id="496"/>
      <w:r>
        <w:t>General Discussion</w:t>
      </w:r>
    </w:p>
    <w:p w14:paraId="65B1A9C8" w14:textId="77777777" w:rsidR="00F8399E" w:rsidRDefault="00F54748">
      <w:pPr>
        <w:pStyle w:val="FirstParagraph"/>
      </w:pPr>
      <w:r>
        <w:t>The simulations identify a condition under which goal-directed remembering can remain selective after target-associated context has become linked to competitors. 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w:t>
      </w:r>
      <w:r>
        <w:t xml:space="preserve">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499" w:name="X6c606fadadb583872d6ebe5f2cdc4b983e49bc5"/>
      <w:r>
        <w:t>From Contextual Competition to Selective Retrieval</w:t>
      </w:r>
    </w:p>
    <w:p w14:paraId="707599C7" w14:textId="77777777" w:rsidR="00F8399E" w:rsidRDefault="00F54748">
      <w:pPr>
        <w:pStyle w:val="FirstParagraph"/>
      </w:pPr>
      <w:r>
        <w:t>Context binding creates both access and interference. Reinstating a prior context before new learning can link later material to the earlier episode, allowing the earlier context to cue both sets of events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w:t>
      </w:r>
      <w:hyperlink w:anchor="ref-lohnas2026specialized">
        <w:r w:rsidR="00F8399E">
          <w:rPr>
            <w:rStyle w:val="Hyperlink"/>
          </w:rPr>
          <w:t>Lohnas et al., 2026</w:t>
        </w:r>
      </w:hyperlink>
      <w:r>
        <w:t xml:space="preserve">; </w:t>
      </w:r>
      <w:hyperlink w:anchor="ref-norman2017neuronal">
        <w:r w:rsidR="00F8399E">
          <w:rPr>
            <w:rStyle w:val="Hyperlink"/>
          </w:rPr>
          <w:t>Norman et al., 2017</w:t>
        </w:r>
      </w:hyperlink>
      <w:r>
        <w:t xml:space="preserve">; </w:t>
      </w:r>
      <w:hyperlink w:anchor="ref-polyn2011semantic">
        <w:r w:rsidR="00F8399E">
          <w:rPr>
            <w:rStyle w:val="Hyperlink"/>
          </w:rPr>
          <w:t>Polyn et al., 2011</w:t>
        </w:r>
      </w:hyperlink>
      <w:r>
        <w:t xml:space="preserve">). Related retrieval-orientation findings indicate that this selectivity depends jointly on internal goals and </w:t>
      </w:r>
      <w:r>
        <w:lastRenderedPageBreak/>
        <w:t>whether available cues discriminate targets from competing traces (</w:t>
      </w:r>
      <w:hyperlink w:anchor="ref-moccia2025effects">
        <w:r w:rsidR="00F8399E">
          <w:rPr>
            <w:rStyle w:val="Hyperlink"/>
          </w:rPr>
          <w:t>Moccia et al., 2025</w:t>
        </w:r>
      </w:hyperlink>
      <w:r>
        <w:t xml:space="preserve">; </w:t>
      </w:r>
      <w:hyperlink w:anchor="ref-moccia2022cue">
        <w:r w:rsidR="00F8399E">
          <w:rPr>
            <w:rStyle w:val="Hyperlink"/>
          </w:rPr>
          <w:t>Moccia &amp; Morcom, 2022</w:t>
        </w:r>
      </w:hyperlink>
      <w:r>
        <w:t>). Combined, these findings suggest that goal-directed remembering remains selective when retrieval can supplement a shared contextual cue with target-defining information that competitors do not share.</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w:t>
      </w:r>
      <w:r>
        <w:t>l contribute to trauma memory, but the selective-interference contrast alone does not identify their contribution.</w:t>
      </w:r>
    </w:p>
    <w:p w14:paraId="177DE368" w14:textId="77777777" w:rsidR="00F8399E" w:rsidRDefault="00F54748">
      <w:pPr>
        <w:pStyle w:val="BodyText"/>
      </w:pPr>
      <w:r>
        <w:t>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encoding strength has a similarly delimited role. Fo</w:t>
      </w:r>
      <w:r>
        <w:t>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It does not itself represent engagement, visuospatial </w:t>
      </w:r>
      <w:r>
        <w:lastRenderedPageBreak/>
        <w:t>processing, or a particular intervention task. 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500" w:name="X23a5f04ab4e0b3496314c425351c681f17baff0"/>
      <w:bookmarkEnd w:id="499"/>
      <w:r>
        <w:t>Interpreting Selective-Interference Evidence</w:t>
      </w:r>
    </w:p>
    <w:p w14:paraId="69A0F31E" w14:textId="77777777" w:rsidR="00F8399E" w:rsidRDefault="00F54748">
      <w:pPr>
        <w:pStyle w:val="FirstParagraph"/>
      </w:pPr>
      <w:r>
        <w:t>The recognition analysis changes what the strongest positive selective-interference evidence can establish. 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In the model, a recognition probe does not need to defeat task candidates during context-to-item sampling because the candidate film item is already present. 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w:t>
      </w:r>
      <w:r>
        <w:t xml:space="preserve">direct manipulations of cueing and retrieval </w:t>
      </w:r>
      <w:r>
        <w:lastRenderedPageBreak/>
        <w:t>goals rather than being explained retrospectively as consequences of those factors (</w:t>
      </w:r>
      <w:hyperlink w:anchor="ref-mcconnell2026testing">
        <w:r w:rsidR="00F8399E">
          <w:rPr>
            <w:rStyle w:val="Hyperlink"/>
          </w:rPr>
          <w:t>McConnell et al., 2026</w:t>
        </w:r>
      </w:hyperlink>
      <w:r>
        <w:t>).</w:t>
      </w:r>
    </w:p>
    <w:p w14:paraId="150F3308" w14:textId="77777777" w:rsidR="00F8399E" w:rsidRDefault="00F54748">
      <w:pPr>
        <w:pStyle w:val="BodyText"/>
      </w:pPr>
      <w:r>
        <w:t>Related procedures have been extended beyond analogue trauma films to real-life and occupational trauma, including motor vehicle accidents, emergency caesarean section, refugee trauma, and health-care work during COVID-19 (</w:t>
      </w:r>
      <w:hyperlink w:anchor="ref-beckenstrom2026digital">
        <w:r w:rsidR="00F8399E">
          <w:rPr>
            <w:rStyle w:val="Hyperlink"/>
          </w:rPr>
          <w:t>Beckenstrom et al., 2026</w:t>
        </w:r>
      </w:hyperlink>
      <w:r>
        <w:t xml:space="preserve">; </w:t>
      </w:r>
      <w:hyperlink w:anchor="ref-horsch2017reducing">
        <w:r w:rsidR="00F8399E">
          <w:rPr>
            <w:rStyle w:val="Hyperlink"/>
          </w:rPr>
          <w:t>Horsch et al., 2017</w:t>
        </w:r>
      </w:hyperlink>
      <w:r>
        <w:t xml:space="preserve">; </w:t>
      </w:r>
      <w:hyperlink w:anchor="ref-iyadurai2018preventing">
        <w:r w:rsidR="00F8399E">
          <w:rPr>
            <w:rStyle w:val="Hyperlink"/>
          </w:rPr>
          <w:t>Iyadurai et al., 2018</w:t>
        </w:r>
      </w:hyperlink>
      <w:r>
        <w:t xml:space="preserve">, </w:t>
      </w:r>
      <w:hyperlink w:anchor="ref-iyadurai2023reducing">
        <w:r w:rsidR="00F8399E">
          <w:rPr>
            <w:rStyle w:val="Hyperlink"/>
          </w:rPr>
          <w:t>2023</w:t>
        </w:r>
      </w:hyperlink>
      <w:r>
        <w:t xml:space="preserve">; </w:t>
      </w:r>
      <w:hyperlink w:anchor="ref-kanstrup2021single">
        <w:r w:rsidR="00F8399E">
          <w:rPr>
            <w:rStyle w:val="Hyperlink"/>
          </w:rPr>
          <w:t>Kanstrup et al., 2021</w:t>
        </w:r>
      </w:hyperlink>
      <w:r>
        <w:t xml:space="preserve">, </w:t>
      </w:r>
      <w:hyperlink w:anchor="ref-kanstrup2024guided">
        <w:r w:rsidR="00F8399E">
          <w:rPr>
            <w:rStyle w:val="Hyperlink"/>
          </w:rPr>
          <w:t>2024</w:t>
        </w:r>
      </w:hyperlink>
      <w:r>
        <w:t xml:space="preserve">; </w:t>
      </w:r>
      <w:hyperlink w:anchor="ref-ramineni2023treating">
        <w:r w:rsidR="00F8399E">
          <w:rPr>
            <w:rStyle w:val="Hyperlink"/>
          </w:rPr>
          <w:t>Ramineni et al., 2023</w:t>
        </w:r>
      </w:hyperlink>
      <w:r>
        <w:t>). Broader reviews and replication attempts likewise caution that selective-interference effects are heterogeneous across trauma-film studies (</w:t>
      </w:r>
      <w:hyperlink w:anchor="ref-asselbergs2023systematic">
        <w:r w:rsidR="00F8399E">
          <w:rPr>
            <w:rStyle w:val="Hyperlink"/>
          </w:rPr>
          <w:t>Asselbergs et al., 2023</w:t>
        </w:r>
      </w:hyperlink>
      <w:r>
        <w:t xml:space="preserve">; </w:t>
      </w:r>
      <w:hyperlink w:anchor="ref-hemi2023cognitive">
        <w:r w:rsidR="00F8399E">
          <w:rPr>
            <w:rStyle w:val="Hyperlink"/>
          </w:rPr>
          <w:t>Hemi et al., 2023</w:t>
        </w:r>
      </w:hyperlink>
      <w:r>
        <w:t xml:space="preserve">; </w:t>
      </w:r>
      <w:hyperlink w:anchor="ref-varma2024experimental">
        <w:r w:rsidR="00F8399E">
          <w:rPr>
            <w:rStyle w:val="Hyperlink"/>
          </w:rPr>
          <w:t>Varma et al., 2024</w:t>
        </w:r>
      </w:hyperlink>
      <w:r>
        <w:t xml:space="preserve">; </w:t>
      </w:r>
      <w:hyperlink w:anchor="ref-wessel2025evidence">
        <w:r w:rsidR="00F8399E">
          <w:rPr>
            <w:rStyle w:val="Hyperlink"/>
          </w:rPr>
          <w:t>Wessel et al., 2025</w:t>
        </w:r>
      </w:hyperlink>
      <w:r>
        <w:t>). The clinical reach of these procedures makes their mechanisms consequential, while the mixed evidence limits the conclusions that can be drawn from any single positive dissociation. Real-world extensions do not themselves establish that retrieved-context competition explains intervention effects outside the laboratory.</w:t>
      </w:r>
    </w:p>
    <w:p w14:paraId="0325721B" w14:textId="77777777" w:rsidR="00F8399E" w:rsidRDefault="00F54748">
      <w:pPr>
        <w:pStyle w:val="Heading2"/>
      </w:pPr>
      <w:bookmarkStart w:id="501" w:name="X5a924f87084a44c52c4925224a8f2b0af2fbb52"/>
      <w:bookmarkEnd w:id="500"/>
      <w:r>
        <w:t>Intervention Tasks and Discriminating Tests</w:t>
      </w:r>
    </w:p>
    <w:p w14:paraId="4E973220" w14:textId="77777777" w:rsidR="00F8399E" w:rsidRDefault="00F54748">
      <w:pPr>
        <w:pStyle w:val="FirstParagraph"/>
      </w:pPr>
      <w:r>
        <w:t>The account also suggests why intervention task content should matter. A task must become strongly enough associated with reminder-reinstated context to compete during later film retrieval. Selective preservation additionally requires task material to remain distinguishable from film material under the maintained film-category cue. Tetris can sustain substantial engagement, but active verbal comparison tasks can receive similar engagement ratings, and both visuospatial and verbal tasks have sometimes reduce</w:t>
      </w:r>
      <w:r>
        <w:t>d intrusions (</w:t>
      </w:r>
      <w:hyperlink w:anchor="ref-hagenaars2017tetris">
        <w:r w:rsidR="00F8399E">
          <w:rPr>
            <w:rStyle w:val="Hyperlink"/>
          </w:rPr>
          <w:t>Hagenaars et al., 2017</w:t>
        </w:r>
      </w:hyperlink>
      <w:r>
        <w:t xml:space="preserve">; </w:t>
      </w:r>
      <w:hyperlink w:anchor="ref-holmes2010key">
        <w:r w:rsidR="00F8399E">
          <w:rPr>
            <w:rStyle w:val="Hyperlink"/>
          </w:rPr>
          <w:t>Holmes et al., 2010</w:t>
        </w:r>
      </w:hyperlink>
      <w:r>
        <w:t xml:space="preserve">; </w:t>
      </w:r>
      <w:hyperlink w:anchor="ref-kessler2020visuospatial">
        <w:r w:rsidR="00F8399E">
          <w:rPr>
            <w:rStyle w:val="Hyperlink"/>
          </w:rPr>
          <w:t>Kessler et al., 2020</w:t>
        </w:r>
      </w:hyperlink>
      <w:r>
        <w:t xml:space="preserve">). Engagement may therefore enable competitor learning without explaining why deliberate film recall would exclude one task more successfully than another. The present model represents these proposed ingredients separately: task encoding strength </w:t>
      </w:r>
      <w:r>
        <w:lastRenderedPageBreak/>
        <w:t>controls competitor learning, whereas the maintained film-category cue assumes that film and task candidates can be discriminated.</w:t>
      </w:r>
    </w:p>
    <w:p w14:paraId="196AD7F0" w14:textId="77777777" w:rsidR="00F8399E" w:rsidRDefault="00F54748">
      <w:pPr>
        <w:pStyle w:val="BodyText"/>
      </w:pPr>
      <w:r>
        <w:t xml:space="preserve">A direct test would manipulate competitor strength and task-film discriminability independently. Participants could complete equally engaging post-reminder tasks whose contents vary in how readily a film-directed semantic or category cue distinguishes them from film material, followed by matched unguided and deliberate recall tests. Strong, discriminable task competitors should reduce unguided recall while leaving deliberate recall relatively preserved. Strong competitors that also receive support from the </w:t>
      </w:r>
      <w:r>
        <w:t>maintained film-category cue should impair both retrieval conditions, reducing or eliminating selective interference. Weak competitors should produce little interference regardless of their discriminability. Measuring task memory and participants’ retrieval strategies would test the assumptions that the current simulations impose. A parallel list-learning or category-recall experiment could evaluate the same prediction without depending on trauma-film-specific procedures.</w:t>
      </w:r>
    </w:p>
    <w:p w14:paraId="32EAC24B" w14:textId="77777777" w:rsidR="00F8399E" w:rsidRDefault="00F54748">
      <w:pPr>
        <w:pStyle w:val="Heading2"/>
      </w:pPr>
      <w:bookmarkStart w:id="502" w:name="limitations-and-scope"/>
      <w:bookmarkEnd w:id="501"/>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w:t>
      </w:r>
      <w:r>
        <w:t>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77777777" w:rsidR="00F8399E" w:rsidRDefault="00F54748">
      <w:pPr>
        <w:pStyle w:val="BodyText"/>
      </w:pPr>
      <w:r>
        <w:lastRenderedPageBreak/>
        <w:t>Several implementation choices further limit the account. Task encoding strength scales context-to-item learning without deriving that learning from task engagement or task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w:t>
      </w:r>
      <w:r>
        <w:t>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r>
        <w:t>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w:t>
      </w:r>
      <w:r>
        <w:t>trieval. Selective interference in the trauma-film paradigm provides a consequential case for specifying these interactions. Grounding that case in general memory theory also sharpens the evidence needed to identify memory processes that are distinctive to trauma.</w:t>
      </w:r>
    </w:p>
    <w:p w14:paraId="778138E1" w14:textId="77777777" w:rsidR="00F8399E" w:rsidRDefault="00F54748">
      <w:pPr>
        <w:pStyle w:val="Heading1"/>
      </w:pPr>
      <w:bookmarkStart w:id="503" w:name="references"/>
      <w:bookmarkEnd w:id="498"/>
      <w:bookmarkEnd w:id="502"/>
      <w:r>
        <w:lastRenderedPageBreak/>
        <w:t>References</w:t>
      </w:r>
    </w:p>
    <w:p w14:paraId="33700899" w14:textId="77777777" w:rsidR="00F8399E" w:rsidRDefault="00F54748">
      <w:pPr>
        <w:pStyle w:val="Bibliography"/>
      </w:pPr>
      <w:bookmarkStart w:id="504" w:name="ref-asselbergs2024effectiveness"/>
      <w:bookmarkStart w:id="505"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4">
        <w:r w:rsidR="00F8399E">
          <w:rPr>
            <w:rStyle w:val="Hyperlink"/>
          </w:rPr>
          <w:t>https://doi.org/10.1016/j.jbtep.2023.101920</w:t>
        </w:r>
      </w:hyperlink>
    </w:p>
    <w:p w14:paraId="6C06AEF8" w14:textId="77777777" w:rsidR="00F8399E" w:rsidRDefault="00F54748">
      <w:pPr>
        <w:pStyle w:val="Bibliography"/>
      </w:pPr>
      <w:bookmarkStart w:id="506" w:name="ref-asselbergs2023systematic"/>
      <w:bookmarkEnd w:id="504"/>
      <w:r>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5">
        <w:r w:rsidR="00F8399E">
          <w:rPr>
            <w:rStyle w:val="Hyperlink"/>
          </w:rPr>
          <w:t>https://doi.org/10.1016/j.jpsychires.2023.01.028</w:t>
        </w:r>
      </w:hyperlink>
    </w:p>
    <w:p w14:paraId="577354AE" w14:textId="77777777" w:rsidR="00F8399E" w:rsidRDefault="00F54748">
      <w:pPr>
        <w:pStyle w:val="Bibliography"/>
      </w:pPr>
      <w:bookmarkStart w:id="507" w:name="ref-baddeley2000working"/>
      <w:bookmarkEnd w:id="506"/>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6">
        <w:r w:rsidR="00F8399E">
          <w:rPr>
            <w:rStyle w:val="Hyperlink"/>
          </w:rPr>
          <w:t>https://doi.org/10.1037/0096-3445.129.1.126</w:t>
        </w:r>
      </w:hyperlink>
    </w:p>
    <w:p w14:paraId="7E848953" w14:textId="77777777" w:rsidR="00F8399E" w:rsidRDefault="00F54748">
      <w:pPr>
        <w:pStyle w:val="Bibliography"/>
      </w:pPr>
      <w:bookmarkStart w:id="508" w:name="ref-beckenstrom2026digital"/>
      <w:bookmarkEnd w:id="507"/>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7">
        <w:r w:rsidR="00F8399E">
          <w:rPr>
            <w:rStyle w:val="Hyperlink"/>
          </w:rPr>
          <w:t>https://doi.org/10.1016/s2215-0366(25)00397-9</w:t>
        </w:r>
      </w:hyperlink>
    </w:p>
    <w:p w14:paraId="3D95277E" w14:textId="77777777" w:rsidR="00F8399E" w:rsidRDefault="00F54748">
      <w:pPr>
        <w:pStyle w:val="Bibliography"/>
      </w:pPr>
      <w:bookmarkStart w:id="509" w:name="ref-bird2012hippocampus"/>
      <w:bookmarkEnd w:id="508"/>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8">
        <w:r w:rsidR="00F8399E">
          <w:rPr>
            <w:rStyle w:val="Hyperlink"/>
          </w:rPr>
          <w:t>https://doi.org/10.3389/fnhum.2012.00142</w:t>
        </w:r>
      </w:hyperlink>
    </w:p>
    <w:p w14:paraId="1E18EDCF" w14:textId="77777777" w:rsidR="00F8399E" w:rsidRDefault="00F54748">
      <w:pPr>
        <w:pStyle w:val="Bibliography"/>
      </w:pPr>
      <w:bookmarkStart w:id="510" w:name="ref-bisby2020reduced"/>
      <w:bookmarkEnd w:id="509"/>
      <w:r>
        <w:lastRenderedPageBreak/>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9">
        <w:r w:rsidR="00F8399E">
          <w:rPr>
            <w:rStyle w:val="Hyperlink"/>
          </w:rPr>
          <w:t>https://doi.org/10.1177/0963721420917691</w:t>
        </w:r>
      </w:hyperlink>
    </w:p>
    <w:p w14:paraId="3D67DA4B" w14:textId="77777777" w:rsidR="00F8399E" w:rsidRDefault="00F54748">
      <w:pPr>
        <w:pStyle w:val="Bibliography"/>
      </w:pPr>
      <w:bookmarkStart w:id="511" w:name="ref-brewin2014episodic"/>
      <w:bookmarkEnd w:id="510"/>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30">
        <w:r w:rsidR="00F8399E">
          <w:rPr>
            <w:rStyle w:val="Hyperlink"/>
          </w:rPr>
          <w:t>https://doi.org/10.1037/a0033722</w:t>
        </w:r>
      </w:hyperlink>
    </w:p>
    <w:p w14:paraId="542E3CA5" w14:textId="77777777" w:rsidR="00F8399E" w:rsidRDefault="00F54748">
      <w:pPr>
        <w:pStyle w:val="Bibliography"/>
      </w:pPr>
      <w:bookmarkStart w:id="512" w:name="ref-brewin1996dual"/>
      <w:bookmarkEnd w:id="511"/>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31">
        <w:r w:rsidR="00F8399E">
          <w:rPr>
            <w:rStyle w:val="Hyperlink"/>
          </w:rPr>
          <w:t>https://doi.org/10.1037/0033-295X.103.4.670</w:t>
        </w:r>
      </w:hyperlink>
    </w:p>
    <w:p w14:paraId="0CD97823" w14:textId="77777777" w:rsidR="00F8399E" w:rsidRDefault="00F54748">
      <w:pPr>
        <w:pStyle w:val="Bibliography"/>
      </w:pPr>
      <w:bookmarkStart w:id="513" w:name="ref-brewin2010intrusive"/>
      <w:bookmarkEnd w:id="512"/>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2">
        <w:r w:rsidR="00F8399E">
          <w:rPr>
            <w:rStyle w:val="Hyperlink"/>
          </w:rPr>
          <w:t>https://doi.org/10.1037/a0018113</w:t>
        </w:r>
      </w:hyperlink>
    </w:p>
    <w:p w14:paraId="0DE2834D" w14:textId="77777777" w:rsidR="00F8399E" w:rsidRDefault="00F54748">
      <w:pPr>
        <w:pStyle w:val="Bibliography"/>
      </w:pPr>
      <w:bookmarkStart w:id="514" w:name="ref-busemeyer2000model"/>
      <w:bookmarkEnd w:id="513"/>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3">
        <w:r w:rsidR="00F8399E">
          <w:rPr>
            <w:rStyle w:val="Hyperlink"/>
          </w:rPr>
          <w:t>https://doi.org/10.1006/jmps.1999.1282</w:t>
        </w:r>
      </w:hyperlink>
    </w:p>
    <w:p w14:paraId="45D3D75F" w14:textId="77777777" w:rsidR="00F8399E" w:rsidRDefault="00F54748">
      <w:pPr>
        <w:pStyle w:val="Bibliography"/>
      </w:pPr>
      <w:bookmarkStart w:id="515" w:name="ref-cohen2022memory"/>
      <w:bookmarkEnd w:id="514"/>
      <w:r>
        <w:t xml:space="preserve">Cohen, R. T., &amp; Kahana, M. J. (2022). A memory-based theory of emotional disorders. </w:t>
      </w:r>
      <w:r>
        <w:rPr>
          <w:i/>
          <w:iCs/>
        </w:rPr>
        <w:t>Psychological Review</w:t>
      </w:r>
      <w:r>
        <w:t xml:space="preserve">, </w:t>
      </w:r>
      <w:r>
        <w:rPr>
          <w:i/>
          <w:iCs/>
        </w:rPr>
        <w:t>129</w:t>
      </w:r>
      <w:r>
        <w:t xml:space="preserve">(4), 742–776. </w:t>
      </w:r>
      <w:hyperlink r:id="rId34">
        <w:r w:rsidR="00F8399E">
          <w:rPr>
            <w:rStyle w:val="Hyperlink"/>
          </w:rPr>
          <w:t>https://doi.org/10.1037/rev0000334</w:t>
        </w:r>
      </w:hyperlink>
    </w:p>
    <w:p w14:paraId="6AFA2C67" w14:textId="77777777" w:rsidR="00F8399E" w:rsidRDefault="00F54748">
      <w:pPr>
        <w:pStyle w:val="Bibliography"/>
      </w:pPr>
      <w:bookmarkStart w:id="516" w:name="ref-deeprose2012imagery"/>
      <w:bookmarkEnd w:id="515"/>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5">
        <w:r w:rsidR="00F8399E">
          <w:rPr>
            <w:rStyle w:val="Hyperlink"/>
          </w:rPr>
          <w:t>https://doi.org/10.1016/j.jbtep.2011.10.008</w:t>
        </w:r>
      </w:hyperlink>
    </w:p>
    <w:p w14:paraId="1A8663E8" w14:textId="77777777" w:rsidR="00F8399E" w:rsidRDefault="00F54748">
      <w:pPr>
        <w:pStyle w:val="Bibliography"/>
      </w:pPr>
      <w:bookmarkStart w:id="517" w:name="ref-dupertuys2026ukraine"/>
      <w:bookmarkEnd w:id="516"/>
      <w:r>
        <w:t xml:space="preserve">Dupertuys, J., Shulhan, A., &amp; Talmi, D. (2026). </w:t>
      </w:r>
      <w:r>
        <w:rPr>
          <w:i/>
          <w:iCs/>
        </w:rPr>
        <w:t>Ukraine Memory experiment data set</w:t>
      </w:r>
      <w:r>
        <w:t>.</w:t>
      </w:r>
    </w:p>
    <w:p w14:paraId="30B371C1" w14:textId="77777777" w:rsidR="00F8399E" w:rsidRDefault="00F54748">
      <w:pPr>
        <w:pStyle w:val="Bibliography"/>
      </w:pPr>
      <w:bookmarkStart w:id="518" w:name="ref-ehlers2000cognitive"/>
      <w:bookmarkEnd w:id="517"/>
      <w:r>
        <w:lastRenderedPageBreak/>
        <w:t xml:space="preserve">Ehlers, A., &amp; Clark, D. M. (2000). A cognitive model of posttraumatic stress disorder. </w:t>
      </w:r>
      <w:r>
        <w:rPr>
          <w:i/>
          <w:iCs/>
        </w:rPr>
        <w:t>Behaviour Research and Therapy</w:t>
      </w:r>
      <w:r>
        <w:t xml:space="preserve">, </w:t>
      </w:r>
      <w:r>
        <w:rPr>
          <w:i/>
          <w:iCs/>
        </w:rPr>
        <w:t>38</w:t>
      </w:r>
      <w:r>
        <w:t xml:space="preserve">(4), 319–345. </w:t>
      </w:r>
      <w:hyperlink r:id="rId36">
        <w:r w:rsidR="00F8399E">
          <w:rPr>
            <w:rStyle w:val="Hyperlink"/>
          </w:rPr>
          <w:t>https://doi.org/10.1016/S0005-7967(99)00123-0</w:t>
        </w:r>
      </w:hyperlink>
    </w:p>
    <w:p w14:paraId="6F1FD4F9" w14:textId="77777777" w:rsidR="00F8399E" w:rsidRDefault="00F54748">
      <w:pPr>
        <w:pStyle w:val="Bibliography"/>
      </w:pPr>
      <w:bookmarkStart w:id="519" w:name="ref-hagenaars2017tetris"/>
      <w:bookmarkEnd w:id="518"/>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7">
        <w:r w:rsidR="00F8399E">
          <w:rPr>
            <w:rStyle w:val="Hyperlink"/>
          </w:rPr>
          <w:t>https://doi.org/10.1080/20008198.2017.1386959</w:t>
        </w:r>
      </w:hyperlink>
    </w:p>
    <w:p w14:paraId="333A48D2" w14:textId="77777777" w:rsidR="00F8399E" w:rsidRDefault="00F54748">
      <w:pPr>
        <w:pStyle w:val="Bibliography"/>
      </w:pPr>
      <w:bookmarkStart w:id="520" w:name="ref-healey2014memory"/>
      <w:bookmarkEnd w:id="519"/>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8">
        <w:r w:rsidR="00F8399E">
          <w:rPr>
            <w:rStyle w:val="Hyperlink"/>
          </w:rPr>
          <w:t>https://doi.org/10.1037/a0033715</w:t>
        </w:r>
      </w:hyperlink>
    </w:p>
    <w:p w14:paraId="5E087D93" w14:textId="77777777" w:rsidR="00F8399E" w:rsidRDefault="00F54748">
      <w:pPr>
        <w:pStyle w:val="Bibliography"/>
      </w:pPr>
      <w:bookmarkStart w:id="521" w:name="ref-healey2016four"/>
      <w:bookmarkEnd w:id="520"/>
      <w:r>
        <w:t xml:space="preserve">Healey, M. K., &amp; Kahana, M. J. (2016). A four-component model of age-related memory change. </w:t>
      </w:r>
      <w:r>
        <w:rPr>
          <w:i/>
          <w:iCs/>
        </w:rPr>
        <w:t>Psychological Review</w:t>
      </w:r>
      <w:r>
        <w:t xml:space="preserve">, </w:t>
      </w:r>
      <w:r>
        <w:rPr>
          <w:i/>
          <w:iCs/>
        </w:rPr>
        <w:t>123</w:t>
      </w:r>
      <w:r>
        <w:t xml:space="preserve">(1), 23–69. </w:t>
      </w:r>
      <w:hyperlink r:id="rId39">
        <w:r w:rsidR="00F8399E">
          <w:rPr>
            <w:rStyle w:val="Hyperlink"/>
          </w:rPr>
          <w:t>https://doi.org/10.1037/rev0000015</w:t>
        </w:r>
      </w:hyperlink>
    </w:p>
    <w:p w14:paraId="06C64FB7" w14:textId="77777777" w:rsidR="00F8399E" w:rsidRDefault="00F54748">
      <w:pPr>
        <w:pStyle w:val="Bibliography"/>
      </w:pPr>
      <w:bookmarkStart w:id="522" w:name="ref-healey2024peppr"/>
      <w:bookmarkEnd w:id="521"/>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40">
        <w:r w:rsidR="00F8399E">
          <w:rPr>
            <w:rStyle w:val="Hyperlink"/>
          </w:rPr>
          <w:t>https://doi.org/10.3758/s13421-023-01453-z</w:t>
        </w:r>
      </w:hyperlink>
    </w:p>
    <w:p w14:paraId="00ECD4C2" w14:textId="77777777" w:rsidR="00F8399E" w:rsidRDefault="00F54748">
      <w:pPr>
        <w:pStyle w:val="Bibliography"/>
      </w:pPr>
      <w:bookmarkStart w:id="523" w:name="ref-hemi2023cognitive"/>
      <w:bookmarkEnd w:id="522"/>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1">
        <w:r w:rsidR="00F8399E">
          <w:rPr>
            <w:rStyle w:val="Hyperlink"/>
          </w:rPr>
          <w:t>https://doi.org/10.1016/j.jbtep.2023.101858</w:t>
        </w:r>
      </w:hyperlink>
    </w:p>
    <w:p w14:paraId="18AACF93" w14:textId="77777777" w:rsidR="00F8399E" w:rsidRDefault="00F54748">
      <w:pPr>
        <w:pStyle w:val="Bibliography"/>
      </w:pPr>
      <w:bookmarkStart w:id="524" w:name="ref-herrema2024first"/>
      <w:bookmarkEnd w:id="523"/>
      <w:r>
        <w:t xml:space="preserve">Herrema, H. G., &amp; Kahana, M. J. (2024). </w:t>
      </w:r>
      <w:r>
        <w:rPr>
          <w:i/>
          <w:iCs/>
        </w:rPr>
        <w:t>First recall costs and benefits</w:t>
      </w:r>
      <w:r>
        <w:t xml:space="preserve">. PsyArXiv. </w:t>
      </w:r>
      <w:hyperlink r:id="rId42">
        <w:r w:rsidR="00F8399E">
          <w:rPr>
            <w:rStyle w:val="Hyperlink"/>
          </w:rPr>
          <w:t>https://doi.org/10.31234/osf.io/sm3fw</w:t>
        </w:r>
      </w:hyperlink>
    </w:p>
    <w:p w14:paraId="6BE9FD9D" w14:textId="77777777" w:rsidR="00F8399E" w:rsidRDefault="00F54748">
      <w:pPr>
        <w:pStyle w:val="Bibliography"/>
      </w:pPr>
      <w:bookmarkStart w:id="525" w:name="ref-holmes2008inducing"/>
      <w:bookmarkEnd w:id="524"/>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3">
        <w:r w:rsidR="00F8399E">
          <w:rPr>
            <w:rStyle w:val="Hyperlink"/>
          </w:rPr>
          <w:t>https://doi.org/10.1016/j.actpsy.2007.11.002</w:t>
        </w:r>
      </w:hyperlink>
    </w:p>
    <w:p w14:paraId="0AB352C2" w14:textId="77777777" w:rsidR="00F8399E" w:rsidRDefault="00F54748">
      <w:pPr>
        <w:pStyle w:val="Bibliography"/>
      </w:pPr>
      <w:bookmarkStart w:id="526" w:name="ref-holmes2004trauma"/>
      <w:bookmarkEnd w:id="525"/>
      <w:r>
        <w:lastRenderedPageBreak/>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4">
        <w:r w:rsidR="00F8399E">
          <w:rPr>
            <w:rStyle w:val="Hyperlink"/>
          </w:rPr>
          <w:t>https://doi.org/10.1037/0096-3445.133.1.3</w:t>
        </w:r>
      </w:hyperlink>
    </w:p>
    <w:p w14:paraId="1C7A88C3" w14:textId="77777777" w:rsidR="00F8399E" w:rsidRDefault="00F54748">
      <w:pPr>
        <w:pStyle w:val="Bibliography"/>
      </w:pPr>
      <w:bookmarkStart w:id="527" w:name="ref-holmes2009can"/>
      <w:bookmarkEnd w:id="526"/>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5">
        <w:r w:rsidR="00F8399E">
          <w:rPr>
            <w:rStyle w:val="Hyperlink"/>
          </w:rPr>
          <w:t>https://doi.org/10.1371/journal.pone.0004153</w:t>
        </w:r>
      </w:hyperlink>
    </w:p>
    <w:p w14:paraId="23DD61BB" w14:textId="77777777" w:rsidR="00F8399E" w:rsidRDefault="00F54748">
      <w:pPr>
        <w:pStyle w:val="Bibliography"/>
      </w:pPr>
      <w:bookmarkStart w:id="528" w:name="ref-holmes2010key"/>
      <w:bookmarkEnd w:id="527"/>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6">
        <w:r w:rsidR="00F8399E">
          <w:rPr>
            <w:rStyle w:val="Hyperlink"/>
          </w:rPr>
          <w:t>https://doi.org/10.1371/journal.pone.0013706</w:t>
        </w:r>
      </w:hyperlink>
    </w:p>
    <w:p w14:paraId="7EFB01F2" w14:textId="77777777" w:rsidR="00F8399E" w:rsidRDefault="00F54748">
      <w:pPr>
        <w:pStyle w:val="Bibliography"/>
      </w:pPr>
      <w:bookmarkStart w:id="529" w:name="ref-horsch2017reducing"/>
      <w:bookmarkEnd w:id="528"/>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7">
        <w:r w:rsidR="00F8399E">
          <w:rPr>
            <w:rStyle w:val="Hyperlink"/>
          </w:rPr>
          <w:t>https://doi.org/10.1016/j.brat.2017.03.018</w:t>
        </w:r>
      </w:hyperlink>
    </w:p>
    <w:p w14:paraId="7E8697E6" w14:textId="77777777" w:rsidR="00F8399E" w:rsidRDefault="00F54748">
      <w:pPr>
        <w:pStyle w:val="Bibliography"/>
      </w:pPr>
      <w:bookmarkStart w:id="530" w:name="ref-howard1999contextual"/>
      <w:bookmarkEnd w:id="529"/>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8">
        <w:r w:rsidR="00F8399E">
          <w:rPr>
            <w:rStyle w:val="Hyperlink"/>
          </w:rPr>
          <w:t>https://doi.org/10.1037/0278-7393.25.4.923</w:t>
        </w:r>
      </w:hyperlink>
    </w:p>
    <w:p w14:paraId="0C7E3D7B" w14:textId="77777777" w:rsidR="00F8399E" w:rsidRDefault="00F54748">
      <w:pPr>
        <w:pStyle w:val="Bibliography"/>
      </w:pPr>
      <w:bookmarkStart w:id="531" w:name="ref-howard2002distributed"/>
      <w:bookmarkEnd w:id="530"/>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9">
        <w:r w:rsidR="00F8399E">
          <w:rPr>
            <w:rStyle w:val="Hyperlink"/>
          </w:rPr>
          <w:t>https://doi.org/10.1006/jmps.2001.1388</w:t>
        </w:r>
      </w:hyperlink>
    </w:p>
    <w:p w14:paraId="620952F3" w14:textId="77777777" w:rsidR="00F8399E" w:rsidRDefault="00F54748">
      <w:pPr>
        <w:pStyle w:val="Bibliography"/>
      </w:pPr>
      <w:bookmarkStart w:id="532" w:name="ref-howard2008persistence"/>
      <w:bookmarkEnd w:id="531"/>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533" w:name="ref-hupbach2008dynamics"/>
      <w:bookmarkEnd w:id="532"/>
      <w:r>
        <w:lastRenderedPageBreak/>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50">
        <w:r w:rsidR="00F8399E">
          <w:rPr>
            <w:rStyle w:val="Hyperlink"/>
          </w:rPr>
          <w:t>https://doi.org/10.1101/lm.1022308</w:t>
        </w:r>
      </w:hyperlink>
    </w:p>
    <w:p w14:paraId="58CFD9B1" w14:textId="77777777" w:rsidR="00F8399E" w:rsidRDefault="00F54748">
      <w:pPr>
        <w:pStyle w:val="Bibliography"/>
      </w:pPr>
      <w:bookmarkStart w:id="534" w:name="ref-iyadurai2018preventing"/>
      <w:bookmarkEnd w:id="533"/>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1">
        <w:r w:rsidR="00F8399E">
          <w:rPr>
            <w:rStyle w:val="Hyperlink"/>
          </w:rPr>
          <w:t>https://doi.org/10.1038/mp.2017.23</w:t>
        </w:r>
      </w:hyperlink>
    </w:p>
    <w:p w14:paraId="38DF507D" w14:textId="77777777" w:rsidR="00F8399E" w:rsidRDefault="00F54748">
      <w:pPr>
        <w:pStyle w:val="Bibliography"/>
      </w:pPr>
      <w:bookmarkStart w:id="535" w:name="ref-iyadurai2023reducing"/>
      <w:bookmarkEnd w:id="534"/>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2">
        <w:r w:rsidR="00F8399E">
          <w:rPr>
            <w:rStyle w:val="Hyperlink"/>
          </w:rPr>
          <w:t>https://doi.org/10.1038/s41398-023-02578-0</w:t>
        </w:r>
      </w:hyperlink>
    </w:p>
    <w:p w14:paraId="6A1FA88B" w14:textId="77777777" w:rsidR="00F8399E" w:rsidRDefault="00F54748">
      <w:pPr>
        <w:pStyle w:val="Bibliography"/>
      </w:pPr>
      <w:bookmarkStart w:id="536" w:name="ref-iyadurai2019intrusive"/>
      <w:bookmarkEnd w:id="535"/>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3">
        <w:r w:rsidR="00F8399E">
          <w:rPr>
            <w:rStyle w:val="Hyperlink"/>
          </w:rPr>
          <w:t>https://doi.org/10.1016/j.cpr.2018.08.005</w:t>
        </w:r>
      </w:hyperlink>
    </w:p>
    <w:p w14:paraId="5B91D43B" w14:textId="77777777" w:rsidR="00F8399E" w:rsidRDefault="00F54748">
      <w:pPr>
        <w:pStyle w:val="Bibliography"/>
      </w:pPr>
      <w:bookmarkStart w:id="537" w:name="ref-james2015computer"/>
      <w:bookmarkEnd w:id="536"/>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4">
        <w:r w:rsidR="00F8399E">
          <w:rPr>
            <w:rStyle w:val="Hyperlink"/>
          </w:rPr>
          <w:t>https://doi.org/10.1177/0956797615583071</w:t>
        </w:r>
      </w:hyperlink>
    </w:p>
    <w:p w14:paraId="0487BF51" w14:textId="77777777" w:rsidR="00F8399E" w:rsidRDefault="00F54748">
      <w:pPr>
        <w:pStyle w:val="Bibliography"/>
      </w:pPr>
      <w:bookmarkStart w:id="538" w:name="ref-james2016trauma"/>
      <w:bookmarkEnd w:id="537"/>
      <w:r>
        <w:t xml:space="preserve">James, E. L., Lau-Zhu, A., Clark, I. A., Visser, R. M., Hagenaars, M. A., &amp; Holmes, E. A. (2016). The trauma film paradigm as an experimental psychopathology model of </w:t>
      </w:r>
      <w:r>
        <w:lastRenderedPageBreak/>
        <w:t xml:space="preserve">psychological trauma: Intrusive memories and beyond. </w:t>
      </w:r>
      <w:r>
        <w:rPr>
          <w:i/>
          <w:iCs/>
        </w:rPr>
        <w:t>Clinical Psychology Review</w:t>
      </w:r>
      <w:r>
        <w:t xml:space="preserve">, </w:t>
      </w:r>
      <w:r>
        <w:rPr>
          <w:i/>
          <w:iCs/>
        </w:rPr>
        <w:t>47</w:t>
      </w:r>
      <w:r>
        <w:t xml:space="preserve">, 106–142. </w:t>
      </w:r>
      <w:hyperlink r:id="rId55">
        <w:r w:rsidR="00F8399E">
          <w:rPr>
            <w:rStyle w:val="Hyperlink"/>
          </w:rPr>
          <w:t>https://doi.org/10.1016/j.cpr.2016.04.010</w:t>
        </w:r>
      </w:hyperlink>
    </w:p>
    <w:p w14:paraId="66C33EC5" w14:textId="77777777" w:rsidR="00F8399E" w:rsidRDefault="00F54748">
      <w:pPr>
        <w:pStyle w:val="Bibliography"/>
      </w:pPr>
      <w:bookmarkStart w:id="539" w:name="ref-jin2024theory"/>
      <w:bookmarkEnd w:id="538"/>
      <w:r>
        <w:t xml:space="preserve">Jin, B. J., Halpern, D. J., &amp; Kahana, M. J. (2024). </w:t>
      </w:r>
      <w:r>
        <w:rPr>
          <w:i/>
          <w:iCs/>
        </w:rPr>
        <w:t>A theory of memory for items and associations</w:t>
      </w:r>
      <w:r>
        <w:t xml:space="preserve">. </w:t>
      </w:r>
      <w:hyperlink r:id="rId56">
        <w:r w:rsidR="00F8399E">
          <w:rPr>
            <w:rStyle w:val="Hyperlink"/>
          </w:rPr>
          <w:t>https://memory.psych.upenn.edu/files/pubs/JinEtal24.pdf</w:t>
        </w:r>
      </w:hyperlink>
    </w:p>
    <w:p w14:paraId="6B4BFC2E" w14:textId="77777777" w:rsidR="00F8399E" w:rsidRDefault="00F54748">
      <w:pPr>
        <w:pStyle w:val="Bibliography"/>
      </w:pPr>
      <w:bookmarkStart w:id="540" w:name="ref-kahana1996associative"/>
      <w:bookmarkEnd w:id="539"/>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541" w:name="ref-kahana2020computational"/>
      <w:bookmarkEnd w:id="540"/>
      <w:r>
        <w:t xml:space="preserve">Kahana, M. J. (2020). Computational models of memory search. </w:t>
      </w:r>
      <w:r>
        <w:rPr>
          <w:i/>
          <w:iCs/>
        </w:rPr>
        <w:t>Annual Review of Psychology</w:t>
      </w:r>
      <w:r>
        <w:t xml:space="preserve">, </w:t>
      </w:r>
      <w:r>
        <w:rPr>
          <w:i/>
          <w:iCs/>
        </w:rPr>
        <w:t>71</w:t>
      </w:r>
      <w:r>
        <w:t xml:space="preserve">, 107–138. </w:t>
      </w:r>
      <w:hyperlink r:id="rId57">
        <w:r w:rsidR="00F8399E">
          <w:rPr>
            <w:rStyle w:val="Hyperlink"/>
          </w:rPr>
          <w:t>https://doi.org/10.1146/annurev-psych-010418-103358</w:t>
        </w:r>
      </w:hyperlink>
    </w:p>
    <w:p w14:paraId="40FF3271" w14:textId="77777777" w:rsidR="00F8399E" w:rsidRDefault="00F54748">
      <w:pPr>
        <w:pStyle w:val="Bibliography"/>
      </w:pPr>
      <w:bookmarkStart w:id="542" w:name="ref-kanstrup2021single"/>
      <w:bookmarkEnd w:id="541"/>
      <w:r>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8">
        <w:r w:rsidR="00F8399E">
          <w:rPr>
            <w:rStyle w:val="Hyperlink"/>
          </w:rPr>
          <w:t>https://doi.org/10.1002/cpp.2489</w:t>
        </w:r>
      </w:hyperlink>
    </w:p>
    <w:p w14:paraId="193EF404" w14:textId="77777777" w:rsidR="00F8399E" w:rsidRDefault="00F54748">
      <w:pPr>
        <w:pStyle w:val="Bibliography"/>
      </w:pPr>
      <w:bookmarkStart w:id="543" w:name="ref-kanstrup2024guided"/>
      <w:bookmarkEnd w:id="54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9">
        <w:r w:rsidR="00F8399E">
          <w:rPr>
            <w:rStyle w:val="Hyperlink"/>
          </w:rPr>
          <w:t>https://doi.org/10.1186/s12916-024-03569-8</w:t>
        </w:r>
      </w:hyperlink>
    </w:p>
    <w:p w14:paraId="5CE74E4D" w14:textId="3D3F9DB6" w:rsidR="007B5A30" w:rsidRDefault="007B5A30">
      <w:pPr>
        <w:pStyle w:val="Bibliography"/>
        <w:rPr>
          <w:ins w:id="544" w:author="Jordan Gunn" w:date="2026-07-20T03:14:00Z" w16du:dateUtc="2026-07-20T02:14:00Z"/>
        </w:rPr>
      </w:pPr>
      <w:bookmarkStart w:id="545" w:name="ref_kessler2018reducing"/>
      <w:bookmarkStart w:id="546" w:name="ref-kessler2020visuospatial"/>
      <w:bookmarkEnd w:id="543"/>
      <w:ins w:id="547" w:author="Jordan Gunn" w:date="2026-07-20T03:14:00Z" w16du:dateUtc="2026-07-20T02:14:00Z">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r>
          <w:fldChar w:fldCharType="begin"/>
        </w:r>
        <w:r>
          <w:instrText>HYPERLINK "</w:instrText>
        </w:r>
        <w:r w:rsidRPr="007B5A30">
          <w:instrText>https://doi.org/10.1037/ccp0000340</w:instrText>
        </w:r>
        <w:r>
          <w:instrText>"</w:instrText>
        </w:r>
        <w:r>
          <w:fldChar w:fldCharType="separate"/>
        </w:r>
        <w:r w:rsidRPr="00E36D25">
          <w:rPr>
            <w:rStyle w:val="Hyperlink"/>
          </w:rPr>
          <w:t>https://doi.org/10.1037/ccp0000340</w:t>
        </w:r>
        <w:r>
          <w:fldChar w:fldCharType="end"/>
        </w:r>
      </w:ins>
    </w:p>
    <w:bookmarkEnd w:id="545"/>
    <w:p w14:paraId="1F240490" w14:textId="28F51304" w:rsidR="00F8399E" w:rsidRDefault="00F54748">
      <w:pPr>
        <w:pStyle w:val="Bibliography"/>
      </w:pPr>
      <w:r>
        <w:lastRenderedPageBreak/>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F54748">
      <w:pPr>
        <w:pStyle w:val="Bibliography"/>
      </w:pPr>
      <w:bookmarkStart w:id="548" w:name="ref-kindt2009beyond"/>
      <w:bookmarkEnd w:id="546"/>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F54748">
      <w:pPr>
        <w:pStyle w:val="Bibliography"/>
      </w:pPr>
      <w:bookmarkStart w:id="549" w:name="ref-kragel2015neural"/>
      <w:bookmarkEnd w:id="548"/>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F54748">
      <w:pPr>
        <w:pStyle w:val="Bibliography"/>
      </w:pPr>
      <w:bookmarkStart w:id="550" w:name="ref-krans2009intrusive"/>
      <w:bookmarkEnd w:id="549"/>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F54748">
      <w:pPr>
        <w:pStyle w:val="Bibliography"/>
      </w:pPr>
      <w:bookmarkStart w:id="551" w:name="ref-lau2019intrusive"/>
      <w:bookmarkEnd w:id="550"/>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F54748">
      <w:pPr>
        <w:pStyle w:val="Bibliography"/>
      </w:pPr>
      <w:bookmarkStart w:id="552" w:name="ref-lau2021selectively"/>
      <w:bookmarkEnd w:id="551"/>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F54748">
      <w:pPr>
        <w:pStyle w:val="Bibliography"/>
      </w:pPr>
      <w:bookmarkStart w:id="553" w:name="ref-lohnas2023event"/>
      <w:bookmarkEnd w:id="552"/>
      <w:r>
        <w:lastRenderedPageBreak/>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F54748">
      <w:pPr>
        <w:pStyle w:val="Bibliography"/>
      </w:pPr>
      <w:bookmarkStart w:id="554" w:name="ref-lohnas2015expanding"/>
      <w:bookmarkEnd w:id="553"/>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F54748">
      <w:pPr>
        <w:pStyle w:val="Bibliography"/>
      </w:pPr>
      <w:bookmarkStart w:id="555" w:name="ref-lohnas2026specialized"/>
      <w:bookmarkEnd w:id="554"/>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F54748">
      <w:pPr>
        <w:pStyle w:val="Bibliography"/>
      </w:pPr>
      <w:bookmarkStart w:id="556" w:name="ref-luce1959individual"/>
      <w:bookmarkEnd w:id="555"/>
      <w:r>
        <w:t xml:space="preserve">Luce, R. D. (1959). </w:t>
      </w:r>
      <w:r>
        <w:rPr>
          <w:i/>
          <w:iCs/>
        </w:rPr>
        <w:t>Individual choice behavior: A theoretical analysis</w:t>
      </w:r>
      <w:r>
        <w:t>. Wiley.</w:t>
      </w:r>
    </w:p>
    <w:p w14:paraId="0DF01E11" w14:textId="77777777" w:rsidR="00F8399E" w:rsidRDefault="00F54748">
      <w:pPr>
        <w:pStyle w:val="Bibliography"/>
      </w:pPr>
      <w:bookmarkStart w:id="557" w:name="ref-mcconnell2026testing"/>
      <w:bookmarkEnd w:id="556"/>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F54748">
      <w:pPr>
        <w:pStyle w:val="Bibliography"/>
      </w:pPr>
      <w:bookmarkStart w:id="558" w:name="ref-moccia2022cue"/>
      <w:bookmarkEnd w:id="557"/>
      <w:r>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F54748">
      <w:pPr>
        <w:pStyle w:val="Bibliography"/>
      </w:pPr>
      <w:bookmarkStart w:id="559" w:name="ref-moccia2025effects"/>
      <w:bookmarkEnd w:id="558"/>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229F9B30" w14:textId="77777777" w:rsidR="00F8399E" w:rsidRDefault="00F54748">
      <w:pPr>
        <w:pStyle w:val="Bibliography"/>
      </w:pPr>
      <w:bookmarkStart w:id="560" w:name="ref-morton2016predictive"/>
      <w:bookmarkEnd w:id="559"/>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601138C8" w14:textId="77777777" w:rsidR="00F8399E" w:rsidRDefault="00F54748">
      <w:pPr>
        <w:pStyle w:val="Bibliography"/>
      </w:pPr>
      <w:bookmarkStart w:id="561" w:name="ref-norman2017neuronal"/>
      <w:bookmarkEnd w:id="560"/>
      <w:r>
        <w:lastRenderedPageBreak/>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F54748">
      <w:pPr>
        <w:pStyle w:val="Bibliography"/>
      </w:pPr>
      <w:bookmarkStart w:id="562" w:name="ref-parks2026unified"/>
      <w:bookmarkEnd w:id="561"/>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F54748">
      <w:pPr>
        <w:pStyle w:val="Bibliography"/>
      </w:pPr>
      <w:bookmarkStart w:id="563" w:name="ref-polyn2011semantic"/>
      <w:bookmarkEnd w:id="562"/>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F54748">
      <w:pPr>
        <w:pStyle w:val="Bibliography"/>
      </w:pPr>
      <w:bookmarkStart w:id="564" w:name="ref-polyn2012neural"/>
      <w:bookmarkEnd w:id="563"/>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F54748">
      <w:pPr>
        <w:pStyle w:val="Bibliography"/>
      </w:pPr>
      <w:bookmarkStart w:id="565" w:name="ref-polyn2009context"/>
      <w:bookmarkEnd w:id="564"/>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F54748">
      <w:pPr>
        <w:pStyle w:val="Bibliography"/>
      </w:pPr>
      <w:bookmarkStart w:id="566" w:name="ref-polyn2009task"/>
      <w:bookmarkEnd w:id="565"/>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F54748">
      <w:pPr>
        <w:pStyle w:val="Bibliography"/>
      </w:pPr>
      <w:bookmarkStart w:id="567" w:name="ref-raaijmakers1980sam"/>
      <w:bookmarkEnd w:id="566"/>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F54748">
      <w:pPr>
        <w:pStyle w:val="Bibliography"/>
      </w:pPr>
      <w:bookmarkStart w:id="568" w:name="ref-ramineni2023treating"/>
      <w:bookmarkEnd w:id="567"/>
      <w:r>
        <w:lastRenderedPageBreak/>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F54748">
      <w:pPr>
        <w:pStyle w:val="Bibliography"/>
      </w:pPr>
      <w:bookmarkStart w:id="569" w:name="ref-schwartz2005shadows"/>
      <w:bookmarkEnd w:id="568"/>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F54748">
      <w:pPr>
        <w:pStyle w:val="Bibliography"/>
      </w:pPr>
      <w:bookmarkStart w:id="570" w:name="ref-sederberg2011human"/>
      <w:bookmarkEnd w:id="569"/>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F54748">
      <w:pPr>
        <w:pStyle w:val="Bibliography"/>
      </w:pPr>
      <w:bookmarkStart w:id="571" w:name="ref-sederberg2008context"/>
      <w:bookmarkEnd w:id="570"/>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F54748">
      <w:pPr>
        <w:pStyle w:val="Bibliography"/>
      </w:pPr>
      <w:bookmarkStart w:id="572" w:name="ref-talmi2013enhanced"/>
      <w:bookmarkEnd w:id="571"/>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F54748">
      <w:pPr>
        <w:pStyle w:val="Bibliography"/>
      </w:pPr>
      <w:bookmarkStart w:id="573" w:name="ref-talmi2019retrieved"/>
      <w:bookmarkEnd w:id="572"/>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F54748">
      <w:pPr>
        <w:pStyle w:val="Bibliography"/>
      </w:pPr>
      <w:bookmarkStart w:id="574" w:name="ref-talmi2007contribution"/>
      <w:bookmarkEnd w:id="573"/>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F54748">
      <w:pPr>
        <w:pStyle w:val="Bibliography"/>
      </w:pPr>
      <w:bookmarkStart w:id="575" w:name="ref-talmi2004semantic"/>
      <w:bookmarkEnd w:id="574"/>
      <w:r>
        <w:lastRenderedPageBreak/>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F54748">
      <w:pPr>
        <w:pStyle w:val="Bibliography"/>
      </w:pPr>
      <w:bookmarkStart w:id="576" w:name="ref-unsworth2010understanding"/>
      <w:bookmarkEnd w:id="575"/>
      <w:r>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F54748">
      <w:pPr>
        <w:pStyle w:val="Bibliography"/>
      </w:pPr>
      <w:bookmarkStart w:id="577" w:name="ref-varma2024experimental"/>
      <w:bookmarkEnd w:id="576"/>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6981D75" w14:textId="77777777" w:rsidR="00F8399E" w:rsidRDefault="00F54748">
      <w:pPr>
        <w:pStyle w:val="Bibliography"/>
      </w:pPr>
      <w:bookmarkStart w:id="578" w:name="ref-wessel2025evidence"/>
      <w:bookmarkEnd w:id="577"/>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0">
        <w:r w:rsidR="00F8399E">
          <w:rPr>
            <w:rStyle w:val="Hyperlink"/>
          </w:rPr>
          <w:t>https://doi.org/10.1525/collabra.130791</w:t>
        </w:r>
      </w:hyperlink>
    </w:p>
    <w:p w14:paraId="04AEE919" w14:textId="77777777" w:rsidR="00F8399E" w:rsidRDefault="00F54748">
      <w:pPr>
        <w:pStyle w:val="Bibliography"/>
      </w:pPr>
      <w:bookmarkStart w:id="579" w:name="ref-zaromb2006temporal"/>
      <w:bookmarkEnd w:id="578"/>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91">
        <w:r w:rsidR="00F8399E">
          <w:rPr>
            <w:rStyle w:val="Hyperlink"/>
          </w:rPr>
          <w:t>https://doi.org/10.1037/0278-7393.32.4.792</w:t>
        </w:r>
      </w:hyperlink>
    </w:p>
    <w:p w14:paraId="45312485" w14:textId="77777777" w:rsidR="00F8399E" w:rsidRDefault="00F54748">
      <w:pPr>
        <w:pStyle w:val="Bibliography"/>
      </w:pPr>
      <w:bookmarkStart w:id="580" w:name="ref-zhou2025episodic"/>
      <w:bookmarkEnd w:id="579"/>
      <w:r>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92">
        <w:r w:rsidR="00F8399E">
          <w:rPr>
            <w:rStyle w:val="Hyperlink"/>
          </w:rPr>
          <w:t>https://doi.org/10.1037/rev0000505</w:t>
        </w:r>
      </w:hyperlink>
      <w:bookmarkEnd w:id="503"/>
      <w:bookmarkEnd w:id="505"/>
      <w:bookmarkEnd w:id="580"/>
    </w:p>
    <w:sectPr w:rsidR="00F8399E">
      <w:headerReference w:type="default" r:id="rId9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eborah Talmi" w:date="2026-07-21T16:42:00Z" w:initials="DT">
    <w:p w14:paraId="1B301941" w14:textId="77777777" w:rsidR="00130BF0" w:rsidRDefault="00130BF0" w:rsidP="00130BF0">
      <w:pPr>
        <w:pStyle w:val="CommentText"/>
      </w:pPr>
      <w:r>
        <w:rPr>
          <w:rStyle w:val="CommentReference"/>
        </w:rPr>
        <w:annotationRef/>
      </w:r>
      <w:r>
        <w:t xml:space="preserve">This doesn’t parse to me, can we simplify/be more direct? </w:t>
      </w:r>
    </w:p>
  </w:comment>
  <w:comment w:id="9" w:author="Deborah Talmi" w:date="2026-07-14T15:46:00Z" w:initials="DT">
    <w:p w14:paraId="222AA672" w14:textId="77777777" w:rsidR="004F7E93" w:rsidRDefault="004F7E93" w:rsidP="004F7E93">
      <w:pPr>
        <w:pStyle w:val="CommentText"/>
      </w:pPr>
      <w:r>
        <w:rPr>
          <w:rStyle w:val="CommentReference"/>
        </w:rPr>
        <w:annotationRef/>
      </w:r>
      <w:r>
        <w:t>Hard to parse</w:t>
      </w:r>
    </w:p>
  </w:comment>
  <w:comment w:id="18" w:author="Jordan Gunn" w:date="2026-07-20T02:22:00Z" w:initials="JG">
    <w:p w14:paraId="0E30158F" w14:textId="77777777" w:rsidR="00C63A83" w:rsidRDefault="00C63A83" w:rsidP="00C63A83">
      <w:r>
        <w:rPr>
          <w:rStyle w:val="CommentReference"/>
        </w:rPr>
        <w:annotationRef/>
      </w:r>
      <w:r>
        <w:rPr>
          <w:sz w:val="20"/>
          <w:szCs w:val="20"/>
        </w:rPr>
        <w:t xml:space="preserve">At this position you suggested "Unguided film recall declines when post-reminder interference tasks makes task items strong competitors." But this language is circular: the task is labelled an interference task before the sentence explains how it produces interference. </w:t>
      </w:r>
    </w:p>
    <w:p w14:paraId="65B7BEFA" w14:textId="77777777" w:rsidR="00C63A83" w:rsidRDefault="00C63A83" w:rsidP="00C63A83"/>
    <w:p w14:paraId="55266738" w14:textId="77777777" w:rsidR="00C63A83" w:rsidRDefault="00C63A83" w:rsidP="00C63A83">
      <w:r>
        <w:rPr>
          <w:sz w:val="20"/>
          <w:szCs w:val="20"/>
        </w:rPr>
        <w:t>Simiarly, you suggested replacing "Deliberate recall is less affected..." with "Deliberate recall is preserved only..." but I think this is too exclusive given our evidence. There are many conditions that could preserve film recall that we just don't explore here.</w:t>
      </w:r>
    </w:p>
    <w:p w14:paraId="3D52A67C" w14:textId="77777777" w:rsidR="00C63A83" w:rsidRDefault="00C63A83" w:rsidP="00C63A83"/>
    <w:p w14:paraId="27BA43D3" w14:textId="77777777" w:rsidR="00C63A83" w:rsidRDefault="00C63A83" w:rsidP="00C63A83">
      <w:r>
        <w:rPr>
          <w:sz w:val="20"/>
          <w:szCs w:val="20"/>
        </w:rPr>
        <w:t>I reworked things to avoid these sentences entirely.</w:t>
      </w:r>
    </w:p>
  </w:comment>
  <w:comment w:id="26" w:author="Jordan Gunn" w:date="2026-07-20T02:41:00Z" w:initials="JG">
    <w:p w14:paraId="7D6B6353" w14:textId="77777777" w:rsidR="000475BA" w:rsidRDefault="000475BA" w:rsidP="000475BA">
      <w:r>
        <w:rPr>
          <w:rStyle w:val="CommentReference"/>
        </w:rPr>
        <w:annotationRef/>
      </w:r>
      <w:r>
        <w:rPr>
          <w:sz w:val="20"/>
          <w:szCs w:val="20"/>
        </w:rPr>
        <w:t xml:space="preserve">"Imagery-competing" is a bit more obscure than "visuospatial", but I don't think we ever make clear what imagery-competing tasks are, so I added a sort-of definition here. </w:t>
      </w:r>
    </w:p>
  </w:comment>
  <w:comment w:id="27" w:author="Deborah Talmi" w:date="2026-07-21T16:52:00Z" w:initials="DT">
    <w:p w14:paraId="73B3D505" w14:textId="77777777" w:rsidR="00130BF0" w:rsidRDefault="00130BF0" w:rsidP="00130BF0">
      <w:pPr>
        <w:pStyle w:val="CommentText"/>
      </w:pPr>
      <w:r>
        <w:rPr>
          <w:rStyle w:val="CommentReference"/>
        </w:rPr>
        <w:annotationRef/>
      </w:r>
      <w:r>
        <w:t>I agree and I think we should do more - perhaps take directly from Emily’s papers, she started using this term. I don’t think she is committed to WM. @tommy can help</w:t>
      </w:r>
    </w:p>
  </w:comment>
  <w:comment w:id="32" w:author="Deborah Talmi" w:date="2026-07-14T15:54:00Z" w:initials="DT">
    <w:p w14:paraId="589F4BB5" w14:textId="77777777" w:rsidR="004F7E93" w:rsidRDefault="004F7E93" w:rsidP="004F7E93">
      <w:pPr>
        <w:pStyle w:val="CommentText"/>
      </w:pPr>
      <w:r>
        <w:rPr>
          <w:rStyle w:val="CommentReference"/>
        </w:rPr>
        <w:annotationRef/>
      </w:r>
      <w:r>
        <w:t>Please note: NOT tetris</w:t>
      </w:r>
    </w:p>
  </w:comment>
  <w:comment w:id="33" w:author="Deborah Talmi" w:date="2026-07-14T16:05:00Z" w:initials="DT">
    <w:p w14:paraId="54F10854" w14:textId="77777777" w:rsidR="00BB0282" w:rsidRDefault="00BB0282" w:rsidP="00BB0282">
      <w:pPr>
        <w:pStyle w:val="CommentText"/>
      </w:pPr>
      <w:r>
        <w:rPr>
          <w:rStyle w:val="CommentReference"/>
        </w:rPr>
        <w:annotationRef/>
      </w:r>
      <w:r>
        <w:t xml:space="preserve">Are these all the citations @Tommy? </w:t>
      </w:r>
    </w:p>
  </w:comment>
  <w:comment w:id="76" w:author="Deborah Talmi" w:date="2026-07-21T16:55:00Z" w:initials="DT">
    <w:p w14:paraId="64E28A78" w14:textId="77777777" w:rsidR="00076E40" w:rsidRDefault="00076E40" w:rsidP="00076E40">
      <w:pPr>
        <w:pStyle w:val="CommentText"/>
      </w:pPr>
      <w:r>
        <w:rPr>
          <w:rStyle w:val="CommentReference"/>
        </w:rPr>
        <w:annotationRef/>
      </w:r>
      <w:r>
        <w:t xml:space="preserve">Again I don’t think this is the emphasis. </w:t>
      </w:r>
    </w:p>
  </w:comment>
  <w:comment w:id="79" w:author="Deborah Talmi" w:date="2026-07-21T16:55:00Z" w:initials="DT">
    <w:p w14:paraId="510FFC5C" w14:textId="77777777" w:rsidR="00076E40" w:rsidRDefault="00076E40" w:rsidP="00076E40">
      <w:pPr>
        <w:pStyle w:val="CommentText"/>
      </w:pPr>
      <w:r>
        <w:rPr>
          <w:rStyle w:val="CommentReference"/>
        </w:rPr>
        <w:annotationRef/>
      </w:r>
      <w:r>
        <w:t>Let’s chat about this ref</w:t>
      </w:r>
    </w:p>
  </w:comment>
  <w:comment w:id="82" w:author="Deborah Talmi" w:date="2026-07-21T16:57:00Z" w:initials="DT">
    <w:p w14:paraId="57185F17" w14:textId="77777777" w:rsidR="00076E40" w:rsidRDefault="00076E40" w:rsidP="00076E40">
      <w:pPr>
        <w:pStyle w:val="CommentText"/>
      </w:pPr>
      <w:r>
        <w:rPr>
          <w:rStyle w:val="CommentReference"/>
        </w:rPr>
        <w:annotationRef/>
      </w:r>
      <w:r>
        <w:t xml:space="preserve">Make a bigger point of this: this is a general point in memory research which some may not be aware of. </w:t>
      </w:r>
    </w:p>
  </w:comment>
  <w:comment w:id="84" w:author="Deborah Talmi" w:date="2026-07-21T17:01:00Z" w:initials="DT">
    <w:p w14:paraId="4655B058" w14:textId="77777777" w:rsidR="00076E40" w:rsidRDefault="00076E40" w:rsidP="00076E40">
      <w:pPr>
        <w:pStyle w:val="CommentText"/>
      </w:pPr>
      <w:r>
        <w:rPr>
          <w:rStyle w:val="CommentReference"/>
        </w:rPr>
        <w:annotationRef/>
      </w:r>
      <w:r>
        <w:t xml:space="preserve">Then make a bigger deal of this, saying this is the first time it is attempted? We can talk about the popov models here, so it doesn’t seem too focused on CMR - did other models DID look into it? </w:t>
      </w:r>
    </w:p>
  </w:comment>
  <w:comment w:id="102" w:author="Jordan Gunn" w:date="2026-07-20T01:26:00Z" w:initials="JG">
    <w:p w14:paraId="5C526C8F" w14:textId="77777777" w:rsidR="00360FED" w:rsidRDefault="001E27D6" w:rsidP="00360FED">
      <w:r>
        <w:rPr>
          <w:rStyle w:val="CommentReference"/>
        </w:rPr>
        <w:annotationRef/>
      </w:r>
      <w:r w:rsidR="00360FED">
        <w:rPr>
          <w:sz w:val="20"/>
          <w:szCs w:val="20"/>
        </w:rPr>
        <w:t>The paragraph does not work without an explanation near or before this sentence stating what we mean by "context", so I suggested one.</w:t>
      </w:r>
    </w:p>
  </w:comment>
  <w:comment w:id="144" w:author="Deborah Talmi" w:date="2026-07-14T16:20:00Z" w:initials="DT">
    <w:p w14:paraId="51BF0CBB" w14:textId="3DD6E6D2" w:rsidR="00F051F8" w:rsidRDefault="00F051F8" w:rsidP="00F051F8">
      <w:pPr>
        <w:pStyle w:val="CommentText"/>
      </w:pPr>
      <w:r>
        <w:rPr>
          <w:rStyle w:val="CommentReference"/>
        </w:rPr>
        <w:annotationRef/>
      </w:r>
      <w:r>
        <w:t>This needs to be rephrased - not sure what you are trying to say</w:t>
      </w:r>
    </w:p>
  </w:comment>
  <w:comment w:id="147" w:author="Deborah Talmi" w:date="2026-07-14T16:22:00Z" w:initials="DT">
    <w:p w14:paraId="03D4CE63" w14:textId="77777777" w:rsidR="00F051F8" w:rsidRDefault="00F051F8" w:rsidP="00F051F8">
      <w:pPr>
        <w:pStyle w:val="CommentText"/>
      </w:pPr>
      <w:r>
        <w:rPr>
          <w:rStyle w:val="CommentReference"/>
        </w:rPr>
        <w:annotationRef/>
      </w:r>
      <w:r>
        <w:t xml:space="preserve">Before this section you need to introduce the main innovation - simulation of deliberate recall; that it was not done before; what is ‘control mechanism’. </w:t>
      </w:r>
    </w:p>
  </w:comment>
  <w:comment w:id="148" w:author="Deborah Talmi" w:date="2026-07-14T17:42:00Z" w:initials="DT">
    <w:p w14:paraId="36E7AD9F" w14:textId="77777777" w:rsidR="00CA1CEF" w:rsidRDefault="00CA1CEF" w:rsidP="00CA1CEF">
      <w:pPr>
        <w:pStyle w:val="CommentText"/>
      </w:pPr>
      <w:r>
        <w:rPr>
          <w:rStyle w:val="CommentReference"/>
        </w:rPr>
        <w:annotationRef/>
      </w:r>
      <w:r>
        <w:t>I wonder if this paragraph should be moved down</w:t>
      </w:r>
    </w:p>
  </w:comment>
  <w:comment w:id="176" w:author="Deborah Talmi" w:date="2026-07-21T17:05:00Z" w:initials="DT">
    <w:p w14:paraId="5D3C4F33" w14:textId="77777777" w:rsidR="007E0089" w:rsidRDefault="007E0089" w:rsidP="007E0089">
      <w:pPr>
        <w:pStyle w:val="CommentText"/>
      </w:pPr>
      <w:r>
        <w:rPr>
          <w:rStyle w:val="CommentReference"/>
        </w:rPr>
        <w:annotationRef/>
      </w:r>
      <w:r>
        <w:t xml:space="preserve">@tommy to add refs, also please commented on previous refs - there’s mention of the same studies repeatedly, perhaps we can add/replace by others. </w:t>
      </w:r>
      <w:r>
        <w:br/>
      </w:r>
    </w:p>
  </w:comment>
  <w:comment w:id="184" w:author="Deborah Talmi" w:date="2026-07-14T17:43:00Z" w:initials="DT">
    <w:p w14:paraId="481B0BC8" w14:textId="77777777" w:rsidR="00CA1CEF" w:rsidRDefault="00CA1CEF" w:rsidP="00CA1CEF">
      <w:pPr>
        <w:pStyle w:val="CommentText"/>
      </w:pPr>
      <w:r>
        <w:rPr>
          <w:rStyle w:val="CommentReference"/>
        </w:rPr>
        <w:annotationRef/>
      </w:r>
      <w:r>
        <w:t xml:space="preserve">Before this paragraph insert the text I suggested to cut above. This part repeats things that were said there. </w:t>
      </w:r>
    </w:p>
  </w:comment>
  <w:comment w:id="185" w:author="Jordan Gunn" w:date="2026-07-20T05:17:00Z" w:initials="JG">
    <w:p w14:paraId="632A56D7" w14:textId="77777777" w:rsidR="00F65008" w:rsidRDefault="00F65008" w:rsidP="00F65008">
      <w:r>
        <w:rPr>
          <w:rStyle w:val="CommentReference"/>
        </w:rPr>
        <w:annotationRef/>
      </w:r>
      <w:r>
        <w:rPr>
          <w:sz w:val="20"/>
          <w:szCs w:val="20"/>
        </w:rPr>
        <w:t>Agreed. I consolidated the essential material from the introduction with this paragraph, which now introduces the item-context architecture. I did not insert the entire passage because its remaining points, including emotional and source context, the representation of film and task events, competitor encoding, and retrieval control, are developed in the subsections below. Inserting them here would repeat those explanations. I added the final sentence to signpost where each part is developed.</w:t>
      </w:r>
    </w:p>
  </w:comment>
  <w:comment w:id="186" w:author="Jordan Gunn" w:date="2026-07-20T05:33:00Z" w:initials="JG">
    <w:p w14:paraId="644514C2" w14:textId="77777777" w:rsidR="00AD030E" w:rsidRDefault="00AD030E" w:rsidP="00AD030E">
      <w:r>
        <w:rPr>
          <w:rStyle w:val="CommentReference"/>
        </w:rPr>
        <w:annotationRef/>
      </w:r>
      <w:r>
        <w:rPr>
          <w:sz w:val="20"/>
          <w:szCs w:val="20"/>
        </w:rPr>
        <w:t>I also made this a better roadmap paragraph so the trajectory later is less confusing.</w:t>
      </w:r>
    </w:p>
  </w:comment>
  <w:comment w:id="220" w:author="Deborah Talmi" w:date="2026-07-14T17:48:00Z" w:initials="DT">
    <w:p w14:paraId="7E17D46C" w14:textId="77777777" w:rsidR="002572F9" w:rsidRDefault="00CA1CEF" w:rsidP="002572F9">
      <w:pPr>
        <w:pStyle w:val="CommentText"/>
      </w:pPr>
      <w:r>
        <w:rPr>
          <w:rStyle w:val="CommentReference"/>
        </w:rPr>
        <w:annotationRef/>
      </w:r>
      <w:r w:rsidR="002572F9">
        <w:t>Move to next section and only after you define them</w:t>
      </w:r>
    </w:p>
  </w:comment>
  <w:comment w:id="223" w:author="Deborah Talmi" w:date="2026-07-14T17:53:00Z" w:initials="DT">
    <w:p w14:paraId="4E4F59BA" w14:textId="77777777" w:rsidR="002572F9" w:rsidRDefault="002572F9" w:rsidP="002572F9">
      <w:pPr>
        <w:pStyle w:val="CommentText"/>
      </w:pPr>
      <w:r>
        <w:rPr>
          <w:rStyle w:val="CommentReference"/>
        </w:rPr>
        <w:annotationRef/>
      </w:r>
      <w:r>
        <w:t>This section comes out of the blue. It seems that you already explained what the models are, so it’s not clear why you are telling us this now</w:t>
      </w:r>
    </w:p>
  </w:comment>
  <w:comment w:id="225" w:author="Deborah Talmi" w:date="2026-07-21T17:11:00Z" w:initials="DT">
    <w:p w14:paraId="710F7270" w14:textId="77777777" w:rsidR="007E0089" w:rsidRDefault="007E0089" w:rsidP="007E0089">
      <w:pPr>
        <w:pStyle w:val="CommentText"/>
      </w:pPr>
      <w:r>
        <w:rPr>
          <w:rStyle w:val="CommentReference"/>
        </w:rPr>
        <w:annotationRef/>
      </w:r>
      <w:r>
        <w:t xml:space="preserve">Emphasize - recall typically in the lab conditions, deliberate recall of multiple lists. Can refer to the data Elif summarised, hard to find lag-crp in incidental encoding/single list. </w:t>
      </w:r>
    </w:p>
  </w:comment>
  <w:comment w:id="248" w:author="Deborah Talmi" w:date="2026-07-14T17:52:00Z" w:initials="DT">
    <w:p w14:paraId="783325B0" w14:textId="07978526" w:rsidR="002572F9" w:rsidRDefault="002572F9" w:rsidP="002572F9">
      <w:pPr>
        <w:pStyle w:val="CommentText"/>
      </w:pPr>
      <w:r>
        <w:rPr>
          <w:rStyle w:val="CommentReference"/>
        </w:rPr>
        <w:annotationRef/>
      </w:r>
      <w:r>
        <w:t>I don’t think you defined these, suggest moving away</w:t>
      </w:r>
    </w:p>
  </w:comment>
  <w:comment w:id="249" w:author="Deborah Talmi" w:date="2026-07-14T17:53:00Z" w:initials="DT">
    <w:p w14:paraId="13B00667" w14:textId="77777777" w:rsidR="002572F9" w:rsidRDefault="002572F9" w:rsidP="002572F9">
      <w:pPr>
        <w:pStyle w:val="CommentText"/>
      </w:pPr>
      <w:r>
        <w:rPr>
          <w:rStyle w:val="CommentReference"/>
        </w:rPr>
        <w:annotationRef/>
      </w:r>
      <w:r>
        <w:t>Come out of the blue, define them earlier</w:t>
      </w:r>
    </w:p>
  </w:comment>
  <w:comment w:id="250" w:author="Jordan Gunn" w:date="2026-07-20T05:41:00Z" w:initials="JG">
    <w:p w14:paraId="34D8BDB1" w14:textId="77777777" w:rsidR="00DF6AC1" w:rsidRDefault="00DF6AC1" w:rsidP="00DF6AC1">
      <w:r>
        <w:rPr>
          <w:rStyle w:val="CommentReference"/>
        </w:rPr>
        <w:annotationRef/>
      </w:r>
      <w:r>
        <w:rPr>
          <w:sz w:val="20"/>
          <w:szCs w:val="20"/>
        </w:rPr>
        <w:t>I don't think we need this sentence.</w:t>
      </w:r>
    </w:p>
  </w:comment>
  <w:comment w:id="252" w:author="Deborah Talmi" w:date="2026-07-14T17:54:00Z" w:initials="DT">
    <w:p w14:paraId="5C64276A" w14:textId="77777777" w:rsidR="002572F9" w:rsidRDefault="002572F9" w:rsidP="002572F9">
      <w:pPr>
        <w:pStyle w:val="CommentText"/>
      </w:pPr>
      <w:r>
        <w:rPr>
          <w:rStyle w:val="CommentReference"/>
        </w:rPr>
        <w:annotationRef/>
      </w:r>
      <w:r>
        <w:t>Rephrase, I really don’t like ‘reminder-linked’</w:t>
      </w:r>
    </w:p>
  </w:comment>
  <w:comment w:id="253" w:author="Deborah Talmi" w:date="2026-07-14T17:54:00Z" w:initials="DT">
    <w:p w14:paraId="7AAB6EEF" w14:textId="77777777" w:rsidR="002572F9" w:rsidRDefault="002572F9" w:rsidP="002572F9">
      <w:pPr>
        <w:pStyle w:val="CommentText"/>
      </w:pPr>
      <w:r>
        <w:rPr>
          <w:rStyle w:val="CommentReference"/>
        </w:rPr>
        <w:annotationRef/>
      </w:r>
      <w:r>
        <w:t>It also works for task encoding immediately after the film so it’s not just about the reminder</w:t>
      </w:r>
    </w:p>
  </w:comment>
  <w:comment w:id="254" w:author="Deborah Talmi" w:date="2026-07-14T17:54:00Z" w:initials="DT">
    <w:p w14:paraId="2681E51B" w14:textId="77777777" w:rsidR="002572F9" w:rsidRDefault="002572F9" w:rsidP="002572F9">
      <w:pPr>
        <w:pStyle w:val="CommentText"/>
      </w:pPr>
      <w:r>
        <w:rPr>
          <w:rStyle w:val="CommentReference"/>
        </w:rPr>
        <w:annotationRef/>
      </w:r>
      <w:r>
        <w:t>The text seems to repeat things yous aid above</w:t>
      </w:r>
    </w:p>
  </w:comment>
  <w:comment w:id="255" w:author="Jordan Gunn" w:date="2026-07-20T06:18:00Z" w:initials="JG">
    <w:p w14:paraId="0099174F" w14:textId="77777777" w:rsidR="000E6E47" w:rsidRDefault="000E6E47" w:rsidP="000E6E47">
      <w:r>
        <w:rPr>
          <w:rStyle w:val="CommentReference"/>
        </w:rPr>
        <w:annotationRef/>
      </w:r>
      <w:r>
        <w:rPr>
          <w:sz w:val="20"/>
          <w:szCs w:val="20"/>
        </w:rPr>
        <w:t>I'll retitle "How non-target material enters recall"</w:t>
      </w:r>
    </w:p>
  </w:comment>
  <w:comment w:id="271" w:author="Deborah Talmi" w:date="2026-07-14T17:54:00Z" w:initials="DT">
    <w:p w14:paraId="2185C082" w14:textId="77777777" w:rsidR="002572F9" w:rsidRDefault="002572F9" w:rsidP="002572F9">
      <w:pPr>
        <w:pStyle w:val="CommentText"/>
      </w:pPr>
      <w:r>
        <w:rPr>
          <w:rStyle w:val="CommentReference"/>
        </w:rPr>
        <w:annotationRef/>
      </w:r>
      <w:r>
        <w:t>Comes out of the blue</w:t>
      </w:r>
    </w:p>
  </w:comment>
  <w:comment w:id="272" w:author="Jordan Gunn" w:date="2026-07-20T06:18:00Z" w:initials="JG">
    <w:p w14:paraId="77CEA9BE" w14:textId="77777777" w:rsidR="000E6E47" w:rsidRDefault="000E6E47" w:rsidP="000E6E47">
      <w:r>
        <w:rPr>
          <w:rStyle w:val="CommentReference"/>
        </w:rPr>
        <w:annotationRef/>
      </w:r>
      <w:r>
        <w:rPr>
          <w:sz w:val="20"/>
          <w:szCs w:val="20"/>
        </w:rPr>
        <w:t>I tried to improve the setup sentence</w:t>
      </w:r>
    </w:p>
  </w:comment>
  <w:comment w:id="310" w:author="Deborah Talmi" w:date="2026-07-14T19:06:00Z" w:initials="DT">
    <w:p w14:paraId="63516986" w14:textId="77777777" w:rsidR="007222CE" w:rsidRDefault="007222CE" w:rsidP="007222CE">
      <w:pPr>
        <w:pStyle w:val="CommentText"/>
      </w:pPr>
      <w:r>
        <w:rPr>
          <w:rStyle w:val="CommentReference"/>
        </w:rPr>
        <w:annotationRef/>
      </w:r>
      <w:r>
        <w:t xml:space="preserve">This feels to be repeated as well. </w:t>
      </w:r>
    </w:p>
  </w:comment>
  <w:comment w:id="311" w:author="Deborah Talmi" w:date="2026-07-14T19:08:00Z" w:initials="DT">
    <w:p w14:paraId="5DFC07B0" w14:textId="77777777" w:rsidR="007222CE" w:rsidRDefault="007222CE" w:rsidP="007222CE">
      <w:pPr>
        <w:pStyle w:val="CommentText"/>
      </w:pPr>
      <w:r>
        <w:rPr>
          <w:rStyle w:val="CommentReference"/>
        </w:rPr>
        <w:annotationRef/>
      </w:r>
      <w:r>
        <w:t xml:space="preserve">I’ll skip to another part of the paper and let you tidy this up. I suggest trying to put bullet points with the main idea of each paragraph and toggling them around until the order makes sense. I would also recommend linking sentences. Such as, first I’ll do this, then that. Or - in the next section I’ll expand more… </w:t>
      </w:r>
    </w:p>
  </w:comment>
  <w:comment w:id="318" w:author="Deborah Talmi" w:date="2026-07-14T19:09:00Z" w:initials="DT">
    <w:p w14:paraId="6BE4D699" w14:textId="77777777" w:rsidR="007222CE" w:rsidRDefault="007222CE" w:rsidP="007222CE">
      <w:pPr>
        <w:pStyle w:val="CommentText"/>
      </w:pPr>
      <w:r>
        <w:rPr>
          <w:rStyle w:val="CommentReference"/>
        </w:rPr>
        <w:annotationRef/>
      </w:r>
      <w:r>
        <w:t>Again, totally repeats statements above, out of place here</w:t>
      </w:r>
    </w:p>
  </w:comment>
  <w:comment w:id="323" w:author="Deborah Talmi" w:date="2026-07-14T19:10:00Z" w:initials="DT">
    <w:p w14:paraId="5E0EBFD0" w14:textId="77777777" w:rsidR="007222CE" w:rsidRDefault="007222CE" w:rsidP="007222CE">
      <w:pPr>
        <w:pStyle w:val="CommentText"/>
      </w:pPr>
      <w:r>
        <w:rPr>
          <w:rStyle w:val="CommentReference"/>
        </w:rPr>
        <w:annotationRef/>
      </w:r>
      <w:r>
        <w:t xml:space="preserve">Try to always avoid this turn of phrase because I think it decreases the understandability of your text. Write more longhand - the comparison between… </w:t>
      </w:r>
    </w:p>
  </w:comment>
  <w:comment w:id="324" w:author="Deborah Talmi" w:date="2026-07-14T19:10:00Z" w:initials="DT">
    <w:p w14:paraId="007E4337" w14:textId="77777777" w:rsidR="007222CE" w:rsidRDefault="007222CE" w:rsidP="007222CE">
      <w:pPr>
        <w:pStyle w:val="CommentText"/>
      </w:pPr>
      <w:r>
        <w:rPr>
          <w:rStyle w:val="CommentReference"/>
        </w:rPr>
        <w:annotationRef/>
      </w:r>
      <w:r>
        <w:t>The statement was mentioned above anyway</w:t>
      </w:r>
    </w:p>
  </w:comment>
  <w:comment w:id="328" w:author="Deborah Talmi" w:date="2026-07-14T19:12:00Z" w:initials="DT">
    <w:p w14:paraId="58812660" w14:textId="77777777" w:rsidR="007222CE" w:rsidRDefault="007222CE" w:rsidP="007222CE">
      <w:pPr>
        <w:pStyle w:val="CommentText"/>
      </w:pPr>
      <w:r>
        <w:rPr>
          <w:rStyle w:val="CommentReference"/>
        </w:rPr>
        <w:annotationRef/>
      </w:r>
      <w:r>
        <w:t xml:space="preserve">Move to after simulation 1 </w:t>
      </w:r>
    </w:p>
  </w:comment>
  <w:comment w:id="329" w:author="Jordan Gunn" w:date="2026-07-20T07:03:00Z" w:initials="JG">
    <w:p w14:paraId="07DC6DA5" w14:textId="77777777" w:rsidR="00C50704" w:rsidRDefault="00C50704" w:rsidP="00C50704">
      <w:r>
        <w:rPr>
          <w:rStyle w:val="CommentReference"/>
        </w:rPr>
        <w:annotationRef/>
      </w:r>
      <w:r>
        <w:rPr>
          <w:sz w:val="20"/>
          <w:szCs w:val="20"/>
        </w:rPr>
        <w:t>I moved this later within the retrieved-context account, after the section explaining how task competitors are formed, which develops the mechanism tested in Simulation 1. This establishes the competition problem before introducing how deliberate recall controls it, while keeping the conceptual account before the Model Specification and simulations. I also now define the three control processes before considering them in turn.</w:t>
      </w:r>
    </w:p>
  </w:comment>
  <w:comment w:id="337" w:author="Deborah Talmi" w:date="2026-07-21T17:14:00Z" w:initials="DT">
    <w:p w14:paraId="7B8056E3" w14:textId="77777777" w:rsidR="00BC06BA" w:rsidRDefault="00BC06BA" w:rsidP="00BC06BA">
      <w:pPr>
        <w:pStyle w:val="CommentText"/>
      </w:pPr>
      <w:r>
        <w:rPr>
          <w:rStyle w:val="CommentReference"/>
        </w:rPr>
        <w:annotationRef/>
      </w:r>
      <w:r>
        <w:t xml:space="preserve">This sentence does a lot. I think you mean here, simulating deliberate recall; so far, CMR assumes it did do that, but Cohen/Kahana used the same to simulate unguided recall. Need to open this up here. Maybe specifically explain what Cohen did in 2021. </w:t>
      </w:r>
    </w:p>
  </w:comment>
  <w:comment w:id="346" w:author="Deborah Talmi" w:date="2026-07-14T19:11:00Z" w:initials="DT">
    <w:p w14:paraId="0FC84753" w14:textId="77777777" w:rsidR="007222CE" w:rsidRDefault="007222CE" w:rsidP="007222CE">
      <w:pPr>
        <w:pStyle w:val="CommentText"/>
      </w:pPr>
      <w:r>
        <w:rPr>
          <w:rStyle w:val="CommentReference"/>
        </w:rPr>
        <w:annotationRef/>
      </w:r>
      <w:r>
        <w:t xml:space="preserve">Make a bigger picture - this is the point on  - what is deliberate recall, how do we simulate it? Here it applies to one task but the point is much larger. </w:t>
      </w:r>
    </w:p>
    <w:p w14:paraId="11650137" w14:textId="77777777" w:rsidR="007222CE" w:rsidRDefault="007222CE" w:rsidP="007222CE">
      <w:pPr>
        <w:pStyle w:val="CommentText"/>
      </w:pPr>
    </w:p>
    <w:p w14:paraId="68BACA60" w14:textId="77777777" w:rsidR="007222CE" w:rsidRDefault="007222CE" w:rsidP="007222CE">
      <w:pPr>
        <w:pStyle w:val="CommentText"/>
      </w:pPr>
      <w:r>
        <w:t xml:space="preserve">I suggest to move this to after simulation 1. </w:t>
      </w:r>
    </w:p>
  </w:comment>
  <w:comment w:id="347" w:author="Deborah Talmi" w:date="2026-07-14T19:12:00Z" w:initials="DT">
    <w:p w14:paraId="0BE81647" w14:textId="77777777" w:rsidR="007222CE" w:rsidRDefault="007222CE" w:rsidP="007222CE">
      <w:pPr>
        <w:pStyle w:val="CommentText"/>
      </w:pPr>
      <w:r>
        <w:rPr>
          <w:rStyle w:val="CommentReference"/>
        </w:rPr>
        <w:annotationRef/>
      </w:r>
      <w:r>
        <w:t>Processes - -&gt; throughout</w:t>
      </w:r>
    </w:p>
  </w:comment>
  <w:comment w:id="348" w:author="Deborah Talmi" w:date="2026-07-14T19:14:00Z" w:initials="DT">
    <w:p w14:paraId="1C8E7FF7" w14:textId="77777777" w:rsidR="007222CE" w:rsidRDefault="007222CE" w:rsidP="007222CE">
      <w:pPr>
        <w:pStyle w:val="CommentText"/>
      </w:pPr>
      <w:r>
        <w:rPr>
          <w:rStyle w:val="CommentReference"/>
        </w:rPr>
        <w:annotationRef/>
      </w:r>
      <w:r>
        <w:t>Handhold the reader in the previous paragraph to explain that the next paragraphs or section expands upon these processes</w:t>
      </w:r>
    </w:p>
  </w:comment>
  <w:comment w:id="379" w:author="Deborah Talmi" w:date="2026-07-14T19:16:00Z" w:initials="DT">
    <w:p w14:paraId="7C85641A" w14:textId="77777777" w:rsidR="007222CE" w:rsidRDefault="007222CE" w:rsidP="007222CE">
      <w:pPr>
        <w:pStyle w:val="CommentText"/>
      </w:pPr>
      <w:r>
        <w:rPr>
          <w:rStyle w:val="CommentReference"/>
        </w:rPr>
        <w:annotationRef/>
      </w:r>
      <w:r>
        <w:t>In the top para it was second, here third</w:t>
      </w:r>
    </w:p>
  </w:comment>
  <w:comment w:id="380" w:author="Jordan Gunn" w:date="2026-07-20T07:57:00Z" w:initials="JG">
    <w:p w14:paraId="5080BB8A" w14:textId="77777777" w:rsidR="00AB6628" w:rsidRDefault="00AB6628" w:rsidP="00AB6628">
      <w:r>
        <w:rPr>
          <w:rStyle w:val="CommentReference"/>
        </w:rPr>
        <w:annotationRef/>
      </w:r>
      <w:r>
        <w:rPr>
          <w:sz w:val="20"/>
          <w:szCs w:val="20"/>
        </w:rPr>
        <w:t>Reordered</w:t>
      </w:r>
    </w:p>
  </w:comment>
  <w:comment w:id="407" w:author="Deborah Talmi" w:date="2026-07-14T19:17:00Z" w:initials="DT">
    <w:p w14:paraId="6A2346D5" w14:textId="77777777" w:rsidR="008412B2" w:rsidRDefault="008412B2" w:rsidP="008412B2">
      <w:pPr>
        <w:pStyle w:val="CommentText"/>
      </w:pPr>
      <w:r>
        <w:rPr>
          <w:rStyle w:val="CommentReference"/>
        </w:rPr>
        <w:annotationRef/>
      </w:r>
      <w:r>
        <w:t xml:space="preserve">Will this be obvious to readers? </w:t>
      </w:r>
    </w:p>
  </w:comment>
  <w:comment w:id="405" w:author="Deborah Talmi" w:date="2026-07-14T19:18:00Z" w:initials="DT">
    <w:p w14:paraId="6ADCB873" w14:textId="77777777" w:rsidR="008412B2" w:rsidRDefault="008412B2" w:rsidP="008412B2">
      <w:pPr>
        <w:pStyle w:val="CommentText"/>
      </w:pPr>
      <w:r>
        <w:rPr>
          <w:rStyle w:val="CommentReference"/>
        </w:rPr>
        <w:annotationRef/>
      </w:r>
      <w:r>
        <w:t>This reads like results</w:t>
      </w:r>
    </w:p>
  </w:comment>
  <w:comment w:id="432" w:author="Deborah Talmi" w:date="2026-07-21T17:27:00Z" w:initials="DT">
    <w:p w14:paraId="3234DD87" w14:textId="77777777" w:rsidR="00246192" w:rsidRDefault="00246192" w:rsidP="00246192">
      <w:pPr>
        <w:pStyle w:val="CommentText"/>
      </w:pPr>
      <w:r>
        <w:rPr>
          <w:rStyle w:val="CommentReference"/>
        </w:rPr>
        <w:annotationRef/>
      </w:r>
      <w:r>
        <w:t xml:space="preserve">Refer to specific simulations to orient the reader? </w:t>
      </w:r>
    </w:p>
  </w:comment>
  <w:comment w:id="434" w:author="Deborah Talmi" w:date="2026-07-14T19:19:00Z" w:initials="DT">
    <w:p w14:paraId="27EB7543" w14:textId="77777777" w:rsidR="008412B2" w:rsidRDefault="008412B2" w:rsidP="008412B2">
      <w:pPr>
        <w:pStyle w:val="CommentText"/>
      </w:pPr>
      <w:r>
        <w:rPr>
          <w:rStyle w:val="CommentReference"/>
        </w:rPr>
        <w:annotationRef/>
      </w:r>
      <w:r>
        <w:t>Key sentence</w:t>
      </w:r>
    </w:p>
  </w:comment>
  <w:comment w:id="435" w:author="Deborah Talmi" w:date="2026-07-14T19:20:00Z" w:initials="DT">
    <w:p w14:paraId="42305ADB" w14:textId="77777777" w:rsidR="008412B2" w:rsidRDefault="008412B2" w:rsidP="008412B2">
      <w:pPr>
        <w:pStyle w:val="CommentText"/>
      </w:pPr>
      <w:r>
        <w:rPr>
          <w:rStyle w:val="CommentReference"/>
        </w:rPr>
        <w:annotationRef/>
      </w:r>
      <w:r>
        <w:t xml:space="preserve">This is copied from above. </w:t>
      </w:r>
    </w:p>
  </w:comment>
  <w:comment w:id="454" w:author="Deborah Talmi" w:date="2026-07-21T17:30:00Z" w:initials="DT">
    <w:p w14:paraId="73257BD7" w14:textId="77777777" w:rsidR="00246192" w:rsidRDefault="00246192" w:rsidP="00246192">
      <w:pPr>
        <w:pStyle w:val="CommentText"/>
      </w:pPr>
      <w:r>
        <w:rPr>
          <w:rStyle w:val="CommentReference"/>
        </w:rPr>
        <w:annotationRef/>
      </w:r>
      <w:r>
        <w:t>Argh, please do a search for this term to eliminate it</w:t>
      </w:r>
    </w:p>
  </w:comment>
  <w:comment w:id="456" w:author="Deborah Talmi" w:date="2026-07-21T17:30:00Z" w:initials="DT">
    <w:p w14:paraId="6734A80D" w14:textId="77777777" w:rsidR="00246192" w:rsidRDefault="00246192" w:rsidP="00246192">
      <w:pPr>
        <w:pStyle w:val="CommentText"/>
      </w:pPr>
      <w:r>
        <w:rPr>
          <w:rStyle w:val="CommentReference"/>
        </w:rPr>
        <w:annotationRef/>
      </w:r>
      <w:r>
        <w:t xml:space="preserve">You probably intend to convey something specific here but need to clarify. Which recall formats do not require this? </w:t>
      </w:r>
    </w:p>
  </w:comment>
  <w:comment w:id="462" w:author="Deborah Talmi" w:date="2026-07-21T17:32:00Z" w:initials="DT">
    <w:p w14:paraId="26E046BB" w14:textId="77777777" w:rsidR="00246192" w:rsidRDefault="00246192" w:rsidP="00246192">
      <w:pPr>
        <w:pStyle w:val="CommentText"/>
      </w:pPr>
      <w:r>
        <w:rPr>
          <w:rStyle w:val="CommentReference"/>
        </w:rPr>
        <w:annotationRef/>
      </w:r>
      <w:r>
        <w:t xml:space="preserve">Controls? </w:t>
      </w:r>
    </w:p>
  </w:comment>
  <w:comment w:id="472" w:author="Deborah Talmi" w:date="2026-07-21T17:37:00Z" w:initials="DT">
    <w:p w14:paraId="11D2A1DE" w14:textId="77777777" w:rsidR="00CD19D7" w:rsidRDefault="00CD19D7" w:rsidP="00CD19D7">
      <w:pPr>
        <w:pStyle w:val="CommentText"/>
      </w:pPr>
      <w:r>
        <w:rPr>
          <w:rStyle w:val="CommentReference"/>
        </w:rPr>
        <w:annotationRef/>
      </w:r>
      <w:r>
        <w:t xml:space="preserve">Can you explain what this is and why relevant here? </w:t>
      </w:r>
    </w:p>
  </w:comment>
  <w:comment w:id="476" w:author="Deborah Talmi" w:date="2026-07-21T17:37:00Z" w:initials="DT">
    <w:p w14:paraId="7EAB1B15" w14:textId="77777777" w:rsidR="00CD19D7" w:rsidRDefault="00CD19D7" w:rsidP="00CD19D7">
      <w:pPr>
        <w:pStyle w:val="CommentText"/>
      </w:pPr>
      <w:r>
        <w:rPr>
          <w:rStyle w:val="CommentReference"/>
        </w:rPr>
        <w:annotationRef/>
      </w:r>
      <w:r>
        <w:t>Start off with a paragraph explaining that this was rarely done in CMR models and simulates recognition only in a limited sense (e.g. criterion placement not simulated)</w:t>
      </w:r>
    </w:p>
  </w:comment>
  <w:comment w:id="479" w:author="Deborah Talmi" w:date="2026-07-21T17:39:00Z" w:initials="DT">
    <w:p w14:paraId="31514CC6" w14:textId="77777777" w:rsidR="00CD19D7" w:rsidRDefault="00CD19D7" w:rsidP="00CD19D7">
      <w:pPr>
        <w:pStyle w:val="CommentText"/>
      </w:pPr>
      <w:r>
        <w:rPr>
          <w:rStyle w:val="CommentReference"/>
        </w:rPr>
        <w:annotationRef/>
      </w:r>
      <w:r>
        <w:t xml:space="preserve">I think you follow a convention of explaining all the ideas first and only then the simulations, right? For me, explaining each idea step by step would have worked better, because it’s so long until we get to results!  but you would know best what fits the journal. </w:t>
      </w:r>
    </w:p>
    <w:p w14:paraId="6B4B739A" w14:textId="77777777" w:rsidR="00CD19D7" w:rsidRDefault="00CD19D7" w:rsidP="00CD19D7">
      <w:pPr>
        <w:pStyle w:val="CommentText"/>
      </w:pPr>
      <w:r>
        <w:t>it’s up to you (e.g. the model first; then simulation 1; then control settings; simulation 2; recognition ideas; simulation 3)(</w:t>
      </w:r>
    </w:p>
  </w:comment>
  <w:comment w:id="482" w:author="Deborah Talmi" w:date="2026-07-21T17:43:00Z" w:initials="DT">
    <w:p w14:paraId="1D2F3F78" w14:textId="77777777" w:rsidR="00CD19D7" w:rsidRDefault="00CD19D7" w:rsidP="00CD19D7">
      <w:pPr>
        <w:pStyle w:val="CommentText"/>
      </w:pPr>
      <w:r>
        <w:rPr>
          <w:rStyle w:val="CommentReference"/>
        </w:rPr>
        <w:annotationRef/>
      </w:r>
      <w:r>
        <w:t xml:space="preserve">I think it’s best not to list them twice, so suggest uniting with table 1 </w:t>
      </w:r>
    </w:p>
  </w:comment>
  <w:comment w:id="483" w:author="Deborah Talmi" w:date="2026-07-21T17:46:00Z" w:initials="DT">
    <w:p w14:paraId="49D84AAC" w14:textId="77777777" w:rsidR="00A92702" w:rsidRDefault="00A92702" w:rsidP="00A92702">
      <w:pPr>
        <w:pStyle w:val="CommentText"/>
      </w:pPr>
      <w:r>
        <w:rPr>
          <w:rStyle w:val="CommentReference"/>
        </w:rPr>
        <w:annotationRef/>
      </w:r>
      <w:r>
        <w:t xml:space="preserve">Well, the lab blurred cues are simulations of real life situations, so I would start with that. I would also mention, earlier on, the success these models had to simulate real life, and recover contiguity effects in autobiographical recall, guided museum tours, and the Ward paper where they encoded words that were texted to them. </w:t>
      </w:r>
    </w:p>
    <w:p w14:paraId="09B5962F" w14:textId="77777777" w:rsidR="00A92702" w:rsidRDefault="00A92702" w:rsidP="00A92702">
      <w:pPr>
        <w:pStyle w:val="CommentText"/>
      </w:pPr>
    </w:p>
    <w:p w14:paraId="39CBAE78" w14:textId="77777777" w:rsidR="00A92702" w:rsidRDefault="00A92702" w:rsidP="00A92702">
      <w:pPr>
        <w:pStyle w:val="CommentText"/>
      </w:pPr>
      <w:r>
        <w:t>We should make good use of Dorothe Bernstein’s models and ideas about involuntary recall, because essentially we are modelling both in a unitary model that she might like. In the discussion cite Bernsten and Rubin (you may do this later)</w:t>
      </w:r>
    </w:p>
  </w:comment>
  <w:comment w:id="484" w:author="Deborah Talmi" w:date="2026-07-21T17:49:00Z" w:initials="DT">
    <w:p w14:paraId="3E66E7D8" w14:textId="77777777" w:rsidR="00A92702" w:rsidRDefault="00A92702" w:rsidP="00A92702">
      <w:pPr>
        <w:pStyle w:val="CommentText"/>
      </w:pPr>
      <w:r>
        <w:rPr>
          <w:rStyle w:val="CommentReference"/>
        </w:rPr>
        <w:annotationRef/>
      </w:r>
      <w:r>
        <w:t xml:space="preserve">I recommend adding citations from here to make this paper less inward looking: </w:t>
      </w:r>
      <w:hyperlink r:id="rId1" w:history="1">
        <w:r w:rsidRPr="005B2315">
          <w:rPr>
            <w:rStyle w:val="Hyperlink"/>
          </w:rPr>
          <w:t>http://dx.doi.org/10.1098/rstb.2017.0209</w:t>
        </w:r>
      </w:hyperlink>
    </w:p>
  </w:comment>
  <w:comment w:id="489" w:author="Deborah Talmi" w:date="2026-07-21T17:51:00Z" w:initials="DT">
    <w:p w14:paraId="342D0A79" w14:textId="77777777" w:rsidR="00A92702" w:rsidRDefault="00A92702" w:rsidP="00A92702">
      <w:pPr>
        <w:pStyle w:val="CommentText"/>
      </w:pPr>
      <w:r>
        <w:rPr>
          <w:rStyle w:val="CommentReference"/>
        </w:rPr>
        <w:annotationRef/>
      </w:r>
      <w:r>
        <w:t xml:space="preserve">Did we not consider moving this to suppl?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01941" w15:done="0"/>
  <w15:commentEx w15:paraId="222AA672" w15:done="0"/>
  <w15:commentEx w15:paraId="27BA43D3" w15:done="0"/>
  <w15:commentEx w15:paraId="7D6B6353" w15:done="0"/>
  <w15:commentEx w15:paraId="73B3D505" w15:paraIdParent="7D6B6353" w15:done="0"/>
  <w15:commentEx w15:paraId="589F4BB5" w15:done="0"/>
  <w15:commentEx w15:paraId="54F10854" w15:done="0"/>
  <w15:commentEx w15:paraId="64E28A78" w15:done="0"/>
  <w15:commentEx w15:paraId="510FFC5C" w15:done="0"/>
  <w15:commentEx w15:paraId="57185F17" w15:done="0"/>
  <w15:commentEx w15:paraId="4655B058" w15:done="0"/>
  <w15:commentEx w15:paraId="5C526C8F" w15:done="0"/>
  <w15:commentEx w15:paraId="51BF0CBB" w15:done="0"/>
  <w15:commentEx w15:paraId="03D4CE63" w15:done="0"/>
  <w15:commentEx w15:paraId="36E7AD9F" w15:paraIdParent="03D4CE63" w15:done="0"/>
  <w15:commentEx w15:paraId="5D3C4F33" w15:done="0"/>
  <w15:commentEx w15:paraId="481B0BC8" w15:done="0"/>
  <w15:commentEx w15:paraId="632A56D7" w15:paraIdParent="481B0BC8" w15:done="0"/>
  <w15:commentEx w15:paraId="644514C2" w15:paraIdParent="481B0BC8" w15:done="0"/>
  <w15:commentEx w15:paraId="7E17D46C" w15:done="0"/>
  <w15:commentEx w15:paraId="4E4F59BA" w15:done="0"/>
  <w15:commentEx w15:paraId="710F7270" w15:done="0"/>
  <w15:commentEx w15:paraId="783325B0" w15:done="0"/>
  <w15:commentEx w15:paraId="13B00667" w15:done="0"/>
  <w15:commentEx w15:paraId="34D8BDB1" w15:paraIdParent="13B00667" w15:done="0"/>
  <w15:commentEx w15:paraId="5C64276A" w15:done="0"/>
  <w15:commentEx w15:paraId="7AAB6EEF" w15:paraIdParent="5C64276A" w15:done="0"/>
  <w15:commentEx w15:paraId="2681E51B" w15:paraIdParent="5C64276A" w15:done="0"/>
  <w15:commentEx w15:paraId="0099174F" w15:paraIdParent="5C64276A" w15:done="0"/>
  <w15:commentEx w15:paraId="2185C082" w15:done="0"/>
  <w15:commentEx w15:paraId="77CEA9BE" w15:paraIdParent="2185C082" w15:done="0"/>
  <w15:commentEx w15:paraId="63516986" w15:done="0"/>
  <w15:commentEx w15:paraId="5DFC07B0" w15:paraIdParent="63516986" w15:done="0"/>
  <w15:commentEx w15:paraId="6BE4D699" w15:done="0"/>
  <w15:commentEx w15:paraId="5E0EBFD0" w15:done="0"/>
  <w15:commentEx w15:paraId="007E4337" w15:paraIdParent="5E0EBFD0" w15:done="0"/>
  <w15:commentEx w15:paraId="58812660" w15:done="0"/>
  <w15:commentEx w15:paraId="07DC6DA5" w15:paraIdParent="58812660" w15:done="0"/>
  <w15:commentEx w15:paraId="7B8056E3" w15:done="0"/>
  <w15:commentEx w15:paraId="68BACA60" w15:done="0"/>
  <w15:commentEx w15:paraId="0BE81647" w15:done="0"/>
  <w15:commentEx w15:paraId="1C8E7FF7" w15:done="0"/>
  <w15:commentEx w15:paraId="7C85641A" w15:done="0"/>
  <w15:commentEx w15:paraId="5080BB8A" w15:paraIdParent="7C85641A" w15:done="0"/>
  <w15:commentEx w15:paraId="6A2346D5" w15:done="0"/>
  <w15:commentEx w15:paraId="6ADCB873" w15:done="0"/>
  <w15:commentEx w15:paraId="3234DD87" w15:done="0"/>
  <w15:commentEx w15:paraId="27EB7543" w15:done="0"/>
  <w15:commentEx w15:paraId="42305ADB" w15:done="0"/>
  <w15:commentEx w15:paraId="73257BD7" w15:done="0"/>
  <w15:commentEx w15:paraId="6734A80D" w15:done="0"/>
  <w15:commentEx w15:paraId="26E046BB" w15:done="0"/>
  <w15:commentEx w15:paraId="11D2A1DE" w15:done="0"/>
  <w15:commentEx w15:paraId="7EAB1B15" w15:done="0"/>
  <w15:commentEx w15:paraId="6B4B739A" w15:done="0"/>
  <w15:commentEx w15:paraId="1D2F3F78" w15:done="0"/>
  <w15:commentEx w15:paraId="39CBAE78" w15:done="0"/>
  <w15:commentEx w15:paraId="3E66E7D8" w15:paraIdParent="39CBAE78" w15:done="0"/>
  <w15:commentEx w15:paraId="342D0A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C80EBF" w16cex:dateUtc="2026-07-21T15:42:00Z"/>
  <w16cex:commentExtensible w16cex:durableId="1B98AB62" w16cex:dateUtc="2026-07-14T14:46:00Z"/>
  <w16cex:commentExtensible w16cex:durableId="4DDFFE02" w16cex:dateUtc="2026-07-20T01:22:00Z"/>
  <w16cex:commentExtensible w16cex:durableId="2445A7B7" w16cex:dateUtc="2026-07-20T01:41:00Z"/>
  <w16cex:commentExtensible w16cex:durableId="1EBA5788" w16cex:dateUtc="2026-07-21T15:52:00Z"/>
  <w16cex:commentExtensible w16cex:durableId="548D686A" w16cex:dateUtc="2026-07-14T14:54:00Z"/>
  <w16cex:commentExtensible w16cex:durableId="5EF50C15" w16cex:dateUtc="2026-07-14T15:05:00Z"/>
  <w16cex:commentExtensible w16cex:durableId="637BED6B" w16cex:dateUtc="2026-07-21T15:55:00Z"/>
  <w16cex:commentExtensible w16cex:durableId="67AE8169" w16cex:dateUtc="2026-07-21T15:55:00Z"/>
  <w16cex:commentExtensible w16cex:durableId="682C3E5E" w16cex:dateUtc="2026-07-21T15:57:00Z"/>
  <w16cex:commentExtensible w16cex:durableId="51B3920B" w16cex:dateUtc="2026-07-21T16:01:00Z"/>
  <w16cex:commentExtensible w16cex:durableId="6784E4C5" w16cex:dateUtc="2026-07-20T00:26:00Z"/>
  <w16cex:commentExtensible w16cex:durableId="6C16B351" w16cex:dateUtc="2026-07-14T15:20:00Z"/>
  <w16cex:commentExtensible w16cex:durableId="46FB1CDD" w16cex:dateUtc="2026-07-14T15:22:00Z"/>
  <w16cex:commentExtensible w16cex:durableId="7574C1C6" w16cex:dateUtc="2026-07-14T16:42:00Z"/>
  <w16cex:commentExtensible w16cex:durableId="440AE7F3" w16cex:dateUtc="2026-07-21T16:05:00Z"/>
  <w16cex:commentExtensible w16cex:durableId="7118117A" w16cex:dateUtc="2026-07-14T16:43:00Z"/>
  <w16cex:commentExtensible w16cex:durableId="2AC9F7FD" w16cex:dateUtc="2026-07-20T04:17:00Z"/>
  <w16cex:commentExtensible w16cex:durableId="02D9CA99" w16cex:dateUtc="2026-07-20T04:33:00Z"/>
  <w16cex:commentExtensible w16cex:durableId="5BC73AD1" w16cex:dateUtc="2026-07-14T16:48:00Z">
    <w16cex:extLst>
      <w16:ext w16:uri="{CE6994B0-6A32-4C9F-8C6B-6E91EDA988CE}">
        <cr:reactions xmlns:cr="http://schemas.microsoft.com/office/comments/2020/reactions">
          <cr:reaction reactionType="1">
            <cr:reactionInfo dateUtc="2026-07-20T05:05:13Z">
              <cr:user userId="S::jg2204@cam.ac.uk::256064a9-b7f8-4be3-ab3c-600ad6d23cf6" userProvider="AD" userName="Jordan Gunn"/>
            </cr:reactionInfo>
          </cr:reaction>
        </cr:reactions>
      </w16:ext>
    </w16cex:extLst>
  </w16cex:commentExtensible>
  <w16cex:commentExtensible w16cex:durableId="129C6CC0" w16cex:dateUtc="2026-07-14T16:53:00Z"/>
  <w16cex:commentExtensible w16cex:durableId="7EE9058F" w16cex:dateUtc="2026-07-21T16:11:00Z"/>
  <w16cex:commentExtensible w16cex:durableId="51B0F468" w16cex:dateUtc="2026-07-14T16:52:00Z">
    <w16cex:extLst>
      <w16:ext w16:uri="{CE6994B0-6A32-4C9F-8C6B-6E91EDA988CE}">
        <cr:reactions xmlns:cr="http://schemas.microsoft.com/office/comments/2020/reactions">
          <cr:reaction reactionType="1">
            <cr:reactionInfo dateUtc="2026-07-20T04:41:48Z">
              <cr:user userId="S::jg2204@cam.ac.uk::256064a9-b7f8-4be3-ab3c-600ad6d23cf6" userProvider="AD" userName="Jordan Gunn"/>
            </cr:reactionInfo>
          </cr:reaction>
        </cr:reactions>
      </w16:ext>
    </w16cex:extLst>
  </w16cex:commentExtensible>
  <w16cex:commentExtensible w16cex:durableId="2F86572D" w16cex:dateUtc="2026-07-14T16:53:00Z"/>
  <w16cex:commentExtensible w16cex:durableId="4EA16DB7" w16cex:dateUtc="2026-07-20T04:41:00Z"/>
  <w16cex:commentExtensible w16cex:durableId="3A326CB4" w16cex:dateUtc="2026-07-14T16:54:00Z"/>
  <w16cex:commentExtensible w16cex:durableId="5F9B40AB" w16cex:dateUtc="2026-07-14T16:54:00Z"/>
  <w16cex:commentExtensible w16cex:durableId="784650B8" w16cex:dateUtc="2026-07-14T16:54:00Z"/>
  <w16cex:commentExtensible w16cex:durableId="002C162E" w16cex:dateUtc="2026-07-20T05:18:00Z"/>
  <w16cex:commentExtensible w16cex:durableId="1712F640" w16cex:dateUtc="2026-07-14T16:54:00Z"/>
  <w16cex:commentExtensible w16cex:durableId="3E6E795D" w16cex:dateUtc="2026-07-20T05:18:00Z"/>
  <w16cex:commentExtensible w16cex:durableId="6F96F7BC" w16cex:dateUtc="2026-07-14T18:06:00Z"/>
  <w16cex:commentExtensible w16cex:durableId="3AD7C847" w16cex:dateUtc="2026-07-14T18:08:00Z"/>
  <w16cex:commentExtensible w16cex:durableId="45403924" w16cex:dateUtc="2026-07-14T18:09:00Z"/>
  <w16cex:commentExtensible w16cex:durableId="6F25C949" w16cex:dateUtc="2026-07-14T18:10:00Z"/>
  <w16cex:commentExtensible w16cex:durableId="14A851C1" w16cex:dateUtc="2026-07-14T18:10:00Z"/>
  <w16cex:commentExtensible w16cex:durableId="2FE1D74D" w16cex:dateUtc="2026-07-14T18:12:00Z"/>
  <w16cex:commentExtensible w16cex:durableId="55F98147" w16cex:dateUtc="2026-07-20T06:03:00Z"/>
  <w16cex:commentExtensible w16cex:durableId="0AF66756" w16cex:dateUtc="2026-07-21T16:14:00Z"/>
  <w16cex:commentExtensible w16cex:durableId="633DC0A6" w16cex:dateUtc="2026-07-14T18:11:00Z"/>
  <w16cex:commentExtensible w16cex:durableId="2FCA2AA5" w16cex:dateUtc="2026-07-14T18:12:00Z"/>
  <w16cex:commentExtensible w16cex:durableId="19C27402" w16cex:dateUtc="2026-07-14T18:14:00Z"/>
  <w16cex:commentExtensible w16cex:durableId="7645C6B6" w16cex:dateUtc="2026-07-14T18:16:00Z"/>
  <w16cex:commentExtensible w16cex:durableId="70BD5468" w16cex:dateUtc="2026-07-20T06:57:00Z"/>
  <w16cex:commentExtensible w16cex:durableId="3B0D45D1" w16cex:dateUtc="2026-07-14T18:17:00Z"/>
  <w16cex:commentExtensible w16cex:durableId="5CA173AE" w16cex:dateUtc="2026-07-14T18:18:00Z"/>
  <w16cex:commentExtensible w16cex:durableId="2F76C9E0" w16cex:dateUtc="2026-07-21T16:27:00Z"/>
  <w16cex:commentExtensible w16cex:durableId="21F94731" w16cex:dateUtc="2026-07-14T18:19:00Z"/>
  <w16cex:commentExtensible w16cex:durableId="0DBFC6C2" w16cex:dateUtc="2026-07-14T18:20:00Z"/>
  <w16cex:commentExtensible w16cex:durableId="1C5C6ECA" w16cex:dateUtc="2026-07-21T16:30:00Z"/>
  <w16cex:commentExtensible w16cex:durableId="0C8BE0EC" w16cex:dateUtc="2026-07-21T16:30:00Z"/>
  <w16cex:commentExtensible w16cex:durableId="7445FC12" w16cex:dateUtc="2026-07-21T16:32:00Z"/>
  <w16cex:commentExtensible w16cex:durableId="2FCE6A59" w16cex:dateUtc="2026-07-21T16:37:00Z"/>
  <w16cex:commentExtensible w16cex:durableId="003D137C" w16cex:dateUtc="2026-07-21T16:37:00Z"/>
  <w16cex:commentExtensible w16cex:durableId="0A3789C3" w16cex:dateUtc="2026-07-21T16:39:00Z"/>
  <w16cex:commentExtensible w16cex:durableId="4BDF0A16" w16cex:dateUtc="2026-07-21T16:43:00Z"/>
  <w16cex:commentExtensible w16cex:durableId="7CCB09A3" w16cex:dateUtc="2026-07-21T16:46:00Z"/>
  <w16cex:commentExtensible w16cex:durableId="6564E9F2" w16cex:dateUtc="2026-07-21T16:49:00Z"/>
  <w16cex:commentExtensible w16cex:durableId="78258F62" w16cex:dateUtc="2026-07-21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01941" w16cid:durableId="52C80EBF"/>
  <w16cid:commentId w16cid:paraId="222AA672" w16cid:durableId="1B98AB62"/>
  <w16cid:commentId w16cid:paraId="27BA43D3" w16cid:durableId="4DDFFE02"/>
  <w16cid:commentId w16cid:paraId="7D6B6353" w16cid:durableId="2445A7B7"/>
  <w16cid:commentId w16cid:paraId="73B3D505" w16cid:durableId="1EBA5788"/>
  <w16cid:commentId w16cid:paraId="589F4BB5" w16cid:durableId="548D686A"/>
  <w16cid:commentId w16cid:paraId="54F10854" w16cid:durableId="5EF50C15"/>
  <w16cid:commentId w16cid:paraId="64E28A78" w16cid:durableId="637BED6B"/>
  <w16cid:commentId w16cid:paraId="510FFC5C" w16cid:durableId="67AE8169"/>
  <w16cid:commentId w16cid:paraId="57185F17" w16cid:durableId="682C3E5E"/>
  <w16cid:commentId w16cid:paraId="4655B058" w16cid:durableId="51B3920B"/>
  <w16cid:commentId w16cid:paraId="5C526C8F" w16cid:durableId="6784E4C5"/>
  <w16cid:commentId w16cid:paraId="51BF0CBB" w16cid:durableId="6C16B351"/>
  <w16cid:commentId w16cid:paraId="03D4CE63" w16cid:durableId="46FB1CDD"/>
  <w16cid:commentId w16cid:paraId="36E7AD9F" w16cid:durableId="7574C1C6"/>
  <w16cid:commentId w16cid:paraId="5D3C4F33" w16cid:durableId="440AE7F3"/>
  <w16cid:commentId w16cid:paraId="481B0BC8" w16cid:durableId="7118117A"/>
  <w16cid:commentId w16cid:paraId="632A56D7" w16cid:durableId="2AC9F7FD"/>
  <w16cid:commentId w16cid:paraId="644514C2" w16cid:durableId="02D9CA99"/>
  <w16cid:commentId w16cid:paraId="7E17D46C" w16cid:durableId="5BC73AD1"/>
  <w16cid:commentId w16cid:paraId="4E4F59BA" w16cid:durableId="129C6CC0"/>
  <w16cid:commentId w16cid:paraId="710F7270" w16cid:durableId="7EE9058F"/>
  <w16cid:commentId w16cid:paraId="783325B0" w16cid:durableId="51B0F468"/>
  <w16cid:commentId w16cid:paraId="13B00667" w16cid:durableId="2F86572D"/>
  <w16cid:commentId w16cid:paraId="34D8BDB1" w16cid:durableId="4EA16DB7"/>
  <w16cid:commentId w16cid:paraId="5C64276A" w16cid:durableId="3A326CB4"/>
  <w16cid:commentId w16cid:paraId="7AAB6EEF" w16cid:durableId="5F9B40AB"/>
  <w16cid:commentId w16cid:paraId="2681E51B" w16cid:durableId="784650B8"/>
  <w16cid:commentId w16cid:paraId="0099174F" w16cid:durableId="002C162E"/>
  <w16cid:commentId w16cid:paraId="2185C082" w16cid:durableId="1712F640"/>
  <w16cid:commentId w16cid:paraId="77CEA9BE" w16cid:durableId="3E6E795D"/>
  <w16cid:commentId w16cid:paraId="63516986" w16cid:durableId="6F96F7BC"/>
  <w16cid:commentId w16cid:paraId="5DFC07B0" w16cid:durableId="3AD7C847"/>
  <w16cid:commentId w16cid:paraId="6BE4D699" w16cid:durableId="45403924"/>
  <w16cid:commentId w16cid:paraId="5E0EBFD0" w16cid:durableId="6F25C949"/>
  <w16cid:commentId w16cid:paraId="007E4337" w16cid:durableId="14A851C1"/>
  <w16cid:commentId w16cid:paraId="58812660" w16cid:durableId="2FE1D74D"/>
  <w16cid:commentId w16cid:paraId="07DC6DA5" w16cid:durableId="55F98147"/>
  <w16cid:commentId w16cid:paraId="7B8056E3" w16cid:durableId="0AF66756"/>
  <w16cid:commentId w16cid:paraId="68BACA60" w16cid:durableId="633DC0A6"/>
  <w16cid:commentId w16cid:paraId="0BE81647" w16cid:durableId="2FCA2AA5"/>
  <w16cid:commentId w16cid:paraId="1C8E7FF7" w16cid:durableId="19C27402"/>
  <w16cid:commentId w16cid:paraId="7C85641A" w16cid:durableId="7645C6B6"/>
  <w16cid:commentId w16cid:paraId="5080BB8A" w16cid:durableId="70BD5468"/>
  <w16cid:commentId w16cid:paraId="6A2346D5" w16cid:durableId="3B0D45D1"/>
  <w16cid:commentId w16cid:paraId="6ADCB873" w16cid:durableId="5CA173AE"/>
  <w16cid:commentId w16cid:paraId="3234DD87" w16cid:durableId="2F76C9E0"/>
  <w16cid:commentId w16cid:paraId="27EB7543" w16cid:durableId="21F94731"/>
  <w16cid:commentId w16cid:paraId="42305ADB" w16cid:durableId="0DBFC6C2"/>
  <w16cid:commentId w16cid:paraId="73257BD7" w16cid:durableId="1C5C6ECA"/>
  <w16cid:commentId w16cid:paraId="6734A80D" w16cid:durableId="0C8BE0EC"/>
  <w16cid:commentId w16cid:paraId="26E046BB" w16cid:durableId="7445FC12"/>
  <w16cid:commentId w16cid:paraId="11D2A1DE" w16cid:durableId="2FCE6A59"/>
  <w16cid:commentId w16cid:paraId="7EAB1B15" w16cid:durableId="003D137C"/>
  <w16cid:commentId w16cid:paraId="6B4B739A" w16cid:durableId="0A3789C3"/>
  <w16cid:commentId w16cid:paraId="1D2F3F78" w16cid:durableId="4BDF0A16"/>
  <w16cid:commentId w16cid:paraId="39CBAE78" w16cid:durableId="7CCB09A3"/>
  <w16cid:commentId w16cid:paraId="3E66E7D8" w16cid:durableId="6564E9F2"/>
  <w16cid:commentId w16cid:paraId="342D0A79" w16cid:durableId="78258F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2D3B" w14:textId="77777777" w:rsidR="00F54748" w:rsidRDefault="00F54748">
      <w:pPr>
        <w:spacing w:line="240" w:lineRule="auto"/>
      </w:pPr>
      <w:r>
        <w:separator/>
      </w:r>
    </w:p>
  </w:endnote>
  <w:endnote w:type="continuationSeparator" w:id="0">
    <w:p w14:paraId="2F376A96" w14:textId="77777777" w:rsidR="00F54748" w:rsidRDefault="00F547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4C2C8" w14:textId="77777777" w:rsidR="00F54748" w:rsidRDefault="00F54748">
      <w:pPr>
        <w:spacing w:line="240" w:lineRule="auto"/>
      </w:pPr>
      <w:r>
        <w:separator/>
      </w:r>
    </w:p>
  </w:footnote>
  <w:footnote w:type="continuationSeparator" w:id="0">
    <w:p w14:paraId="47AE8EB2" w14:textId="77777777" w:rsidR="00F54748" w:rsidRDefault="00F547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EA25" w14:textId="5D59341C" w:rsidR="00340B9E" w:rsidRPr="000D23CF" w:rsidRDefault="00F54748"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EndPr/>
      <w:sdtContent>
        <w:del w:id="581" w:author="Jordan Gunn" w:date="2026-07-20T01:11:00Z" w16du:dateUtc="2026-07-20T00:11:00Z">
          <w:r w:rsidR="00D855D1" w:rsidDel="00D855D1">
            <w:delText>GOAL-DIRECTED REMEMBERING UNDER CONTEXTUAL COMPETITION</w:delText>
          </w:r>
        </w:del>
        <w:ins w:id="582" w:author="Jordan Gunn" w:date="2026-07-20T01:11:00Z" w16du:dateUtc="2026-07-20T00:11:00Z">
          <w:r w:rsidR="00D855D1">
            <w:t>GOAL-DIRECTED REMEMBERING WHEN CONTEXT CUES COMPETITORS</w:t>
          </w:r>
        </w:ins>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1605B84" w14:textId="77777777" w:rsidR="00340B9E" w:rsidRDefault="00340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07523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dan Gunn">
    <w15:presenceInfo w15:providerId="AD" w15:userId="S::jg2204@cam.ac.uk::256064a9-b7f8-4be3-ab3c-600ad6d23cf6"/>
  </w15:person>
  <w15:person w15:author="Deborah Talmi">
    <w15:presenceInfo w15:providerId="AD" w15:userId="S::dt492@cam.ac.uk::9e249cbd-b6ea-4d8a-911b-f6c57c5405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475BA"/>
    <w:rsid w:val="00050E60"/>
    <w:rsid w:val="00060379"/>
    <w:rsid w:val="00064E3B"/>
    <w:rsid w:val="00065938"/>
    <w:rsid w:val="00076E40"/>
    <w:rsid w:val="00077AB1"/>
    <w:rsid w:val="00090864"/>
    <w:rsid w:val="000D23CF"/>
    <w:rsid w:val="000D5C95"/>
    <w:rsid w:val="000E6E47"/>
    <w:rsid w:val="00101C59"/>
    <w:rsid w:val="00102C76"/>
    <w:rsid w:val="00126683"/>
    <w:rsid w:val="00130202"/>
    <w:rsid w:val="00130BF0"/>
    <w:rsid w:val="0017682D"/>
    <w:rsid w:val="00184809"/>
    <w:rsid w:val="001A345B"/>
    <w:rsid w:val="001B0FEA"/>
    <w:rsid w:val="001D00DE"/>
    <w:rsid w:val="001D337F"/>
    <w:rsid w:val="001E27D6"/>
    <w:rsid w:val="001E466D"/>
    <w:rsid w:val="001F1CB0"/>
    <w:rsid w:val="00204601"/>
    <w:rsid w:val="00216260"/>
    <w:rsid w:val="002239CF"/>
    <w:rsid w:val="00225010"/>
    <w:rsid w:val="00232B45"/>
    <w:rsid w:val="00240ACD"/>
    <w:rsid w:val="002432D4"/>
    <w:rsid w:val="00246192"/>
    <w:rsid w:val="00250BD5"/>
    <w:rsid w:val="00251EDB"/>
    <w:rsid w:val="002572F9"/>
    <w:rsid w:val="0027048E"/>
    <w:rsid w:val="002723E0"/>
    <w:rsid w:val="0027518C"/>
    <w:rsid w:val="002A768D"/>
    <w:rsid w:val="002B1D3B"/>
    <w:rsid w:val="002B6632"/>
    <w:rsid w:val="002C3B74"/>
    <w:rsid w:val="002C5DF2"/>
    <w:rsid w:val="002D3334"/>
    <w:rsid w:val="0030567B"/>
    <w:rsid w:val="003141C0"/>
    <w:rsid w:val="003340D6"/>
    <w:rsid w:val="00340B9E"/>
    <w:rsid w:val="00360FED"/>
    <w:rsid w:val="00387689"/>
    <w:rsid w:val="003B7C65"/>
    <w:rsid w:val="003D2E3A"/>
    <w:rsid w:val="003D73FF"/>
    <w:rsid w:val="003E371B"/>
    <w:rsid w:val="004023D3"/>
    <w:rsid w:val="004544C0"/>
    <w:rsid w:val="00464B44"/>
    <w:rsid w:val="00467A7C"/>
    <w:rsid w:val="00496CB8"/>
    <w:rsid w:val="004B545E"/>
    <w:rsid w:val="004C168C"/>
    <w:rsid w:val="004D17CF"/>
    <w:rsid w:val="004D5CEB"/>
    <w:rsid w:val="004E2B8F"/>
    <w:rsid w:val="004F7E93"/>
    <w:rsid w:val="0051128C"/>
    <w:rsid w:val="005203E2"/>
    <w:rsid w:val="00551E28"/>
    <w:rsid w:val="005528BA"/>
    <w:rsid w:val="005566BA"/>
    <w:rsid w:val="00565B1E"/>
    <w:rsid w:val="005665F3"/>
    <w:rsid w:val="00586C23"/>
    <w:rsid w:val="00602337"/>
    <w:rsid w:val="006122FA"/>
    <w:rsid w:val="00633291"/>
    <w:rsid w:val="00661B64"/>
    <w:rsid w:val="00666423"/>
    <w:rsid w:val="00682A9F"/>
    <w:rsid w:val="006A7CEE"/>
    <w:rsid w:val="006D3C7F"/>
    <w:rsid w:val="006D5518"/>
    <w:rsid w:val="006D75D7"/>
    <w:rsid w:val="00717963"/>
    <w:rsid w:val="007222CE"/>
    <w:rsid w:val="007676E2"/>
    <w:rsid w:val="0077017D"/>
    <w:rsid w:val="00772034"/>
    <w:rsid w:val="007868AB"/>
    <w:rsid w:val="007A1B2A"/>
    <w:rsid w:val="007B5A30"/>
    <w:rsid w:val="007C4E27"/>
    <w:rsid w:val="007C5A94"/>
    <w:rsid w:val="007E0089"/>
    <w:rsid w:val="007E2A5D"/>
    <w:rsid w:val="00801C81"/>
    <w:rsid w:val="00831C20"/>
    <w:rsid w:val="0083560B"/>
    <w:rsid w:val="008412B2"/>
    <w:rsid w:val="00852D8C"/>
    <w:rsid w:val="0086288E"/>
    <w:rsid w:val="008F09A9"/>
    <w:rsid w:val="008F27BE"/>
    <w:rsid w:val="00932B9C"/>
    <w:rsid w:val="009638C5"/>
    <w:rsid w:val="0097150A"/>
    <w:rsid w:val="009B29FD"/>
    <w:rsid w:val="009B41AF"/>
    <w:rsid w:val="009C1512"/>
    <w:rsid w:val="009C569D"/>
    <w:rsid w:val="009D1576"/>
    <w:rsid w:val="00A072AF"/>
    <w:rsid w:val="00A16B10"/>
    <w:rsid w:val="00A40E09"/>
    <w:rsid w:val="00A46245"/>
    <w:rsid w:val="00A82821"/>
    <w:rsid w:val="00A92702"/>
    <w:rsid w:val="00A946AC"/>
    <w:rsid w:val="00AB320F"/>
    <w:rsid w:val="00AB45CC"/>
    <w:rsid w:val="00AB6628"/>
    <w:rsid w:val="00AC3115"/>
    <w:rsid w:val="00AC5315"/>
    <w:rsid w:val="00AD030E"/>
    <w:rsid w:val="00AE4D7A"/>
    <w:rsid w:val="00AE5BBA"/>
    <w:rsid w:val="00AE694B"/>
    <w:rsid w:val="00AF36CA"/>
    <w:rsid w:val="00B02682"/>
    <w:rsid w:val="00B12CE3"/>
    <w:rsid w:val="00B203C2"/>
    <w:rsid w:val="00B21373"/>
    <w:rsid w:val="00B234AC"/>
    <w:rsid w:val="00B24206"/>
    <w:rsid w:val="00B42EBE"/>
    <w:rsid w:val="00B617FB"/>
    <w:rsid w:val="00B830DE"/>
    <w:rsid w:val="00B83793"/>
    <w:rsid w:val="00B94715"/>
    <w:rsid w:val="00BB0282"/>
    <w:rsid w:val="00BB3FEC"/>
    <w:rsid w:val="00BB5C76"/>
    <w:rsid w:val="00BC06BA"/>
    <w:rsid w:val="00BD022F"/>
    <w:rsid w:val="00C304F7"/>
    <w:rsid w:val="00C4693A"/>
    <w:rsid w:val="00C50704"/>
    <w:rsid w:val="00C5073C"/>
    <w:rsid w:val="00C63A83"/>
    <w:rsid w:val="00C673DE"/>
    <w:rsid w:val="00C84525"/>
    <w:rsid w:val="00CA071F"/>
    <w:rsid w:val="00CA1CEF"/>
    <w:rsid w:val="00CA5745"/>
    <w:rsid w:val="00CB7758"/>
    <w:rsid w:val="00CD19D7"/>
    <w:rsid w:val="00CD4A0C"/>
    <w:rsid w:val="00CE01EB"/>
    <w:rsid w:val="00D11429"/>
    <w:rsid w:val="00D630B7"/>
    <w:rsid w:val="00D807FA"/>
    <w:rsid w:val="00D855D1"/>
    <w:rsid w:val="00DA752F"/>
    <w:rsid w:val="00DB4D47"/>
    <w:rsid w:val="00DD4B3A"/>
    <w:rsid w:val="00DE772F"/>
    <w:rsid w:val="00DF6AC1"/>
    <w:rsid w:val="00E401D3"/>
    <w:rsid w:val="00E401FC"/>
    <w:rsid w:val="00E528E7"/>
    <w:rsid w:val="00E70600"/>
    <w:rsid w:val="00E71E11"/>
    <w:rsid w:val="00E8427C"/>
    <w:rsid w:val="00E868AE"/>
    <w:rsid w:val="00E90878"/>
    <w:rsid w:val="00E93961"/>
    <w:rsid w:val="00EA4191"/>
    <w:rsid w:val="00EA785F"/>
    <w:rsid w:val="00EA7B31"/>
    <w:rsid w:val="00EB5952"/>
    <w:rsid w:val="00F051F8"/>
    <w:rsid w:val="00F13DD4"/>
    <w:rsid w:val="00F3598F"/>
    <w:rsid w:val="00F40A0E"/>
    <w:rsid w:val="00F54748"/>
    <w:rsid w:val="00F57810"/>
    <w:rsid w:val="00F65008"/>
    <w:rsid w:val="00F774FD"/>
    <w:rsid w:val="00F80401"/>
    <w:rsid w:val="00F8399E"/>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styleId="UnresolvedMention">
    <w:name w:val="Unresolved Mention"/>
    <w:basedOn w:val="DefaultParagraphFont"/>
    <w:uiPriority w:val="99"/>
    <w:semiHidden/>
    <w:unhideWhenUsed/>
    <w:rsid w:val="007B5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dx.doi.org/10.1098/rstb.2017.0209"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37/0096-3445.129.1.126" TargetMode="External"/><Relationship Id="rId21" Type="http://schemas.openxmlformats.org/officeDocument/2006/relationships/image" Target="media/image11.png"/><Relationship Id="rId42" Type="http://schemas.openxmlformats.org/officeDocument/2006/relationships/hyperlink" Target="https://doi.org/10.31234/osf.io/sm3fw" TargetMode="External"/><Relationship Id="rId47" Type="http://schemas.openxmlformats.org/officeDocument/2006/relationships/hyperlink" Target="https://doi.org/10.1016/j.brat.2017.03.018"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a0018113" TargetMode="External"/><Relationship Id="rId37" Type="http://schemas.openxmlformats.org/officeDocument/2006/relationships/hyperlink" Target="https://doi.org/10.1080/20008198.2017.1386959" TargetMode="External"/><Relationship Id="rId53" Type="http://schemas.openxmlformats.org/officeDocument/2006/relationships/hyperlink" Target="https://doi.org/10.1016/j.cpr.2018.08.005" TargetMode="External"/><Relationship Id="rId58" Type="http://schemas.openxmlformats.org/officeDocument/2006/relationships/hyperlink" Target="https://doi.org/10.1002/cpp.2489"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525/collabra.130791" TargetMode="External"/><Relationship Id="rId95" Type="http://schemas.microsoft.com/office/2011/relationships/people" Target="people.xml"/><Relationship Id="rId22" Type="http://schemas.openxmlformats.org/officeDocument/2006/relationships/image" Target="media/image12.png"/><Relationship Id="rId27" Type="http://schemas.openxmlformats.org/officeDocument/2006/relationships/hyperlink" Target="https://doi.org/10.1016/s2215-0366(25)00397-9" TargetMode="External"/><Relationship Id="rId43" Type="http://schemas.openxmlformats.org/officeDocument/2006/relationships/hyperlink" Target="https://doi.org/10.1016/j.actpsy.2007.11.002" TargetMode="External"/><Relationship Id="rId48" Type="http://schemas.openxmlformats.org/officeDocument/2006/relationships/hyperlink" Target="https://doi.org/10.1037/0278-7393.25.4.923"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 Type="http://schemas.microsoft.com/office/2011/relationships/commentsExtended" Target="commentsExtended.xml"/><Relationship Id="rId51" Type="http://schemas.openxmlformats.org/officeDocument/2006/relationships/hyperlink" Target="https://doi.org/10.1038/mp.2017.23" TargetMode="External"/><Relationship Id="rId72" Type="http://schemas.openxmlformats.org/officeDocument/2006/relationships/hyperlink" Target="https://doi.org/10.1016/j.jml.2015.10.002"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93"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jpsychires.2023.01.028" TargetMode="External"/><Relationship Id="rId33" Type="http://schemas.openxmlformats.org/officeDocument/2006/relationships/hyperlink" Target="https://doi.org/10.1006/jmps.1999.1282" TargetMode="External"/><Relationship Id="rId38" Type="http://schemas.openxmlformats.org/officeDocument/2006/relationships/hyperlink" Target="https://doi.org/10.1037/a0033715" TargetMode="External"/><Relationship Id="rId46" Type="http://schemas.openxmlformats.org/officeDocument/2006/relationships/hyperlink" Target="https://doi.org/10.1371/journal.pone.0013706" TargetMode="External"/><Relationship Id="rId59" Type="http://schemas.openxmlformats.org/officeDocument/2006/relationships/hyperlink" Target="https://doi.org/10.1186/s12916-024-03569-8"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1016/j.jbtep.2023.101858" TargetMode="External"/><Relationship Id="rId54" Type="http://schemas.openxmlformats.org/officeDocument/2006/relationships/hyperlink" Target="https://doi.org/10.1177/0956797615583071"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037/0278-7393.32.4.792"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3389/fnhum.2012.00142" TargetMode="External"/><Relationship Id="rId36" Type="http://schemas.openxmlformats.org/officeDocument/2006/relationships/hyperlink" Target="https://doi.org/10.1016/S0005-7967(99)00123-0" TargetMode="External"/><Relationship Id="rId49" Type="http://schemas.openxmlformats.org/officeDocument/2006/relationships/hyperlink" Target="https://doi.org/10.1006/jmps.2001.1388" TargetMode="External"/><Relationship Id="rId57" Type="http://schemas.openxmlformats.org/officeDocument/2006/relationships/hyperlink" Target="https://doi.org/10.1146/annurev-psych-010418-103358" TargetMode="External"/><Relationship Id="rId10" Type="http://schemas.microsoft.com/office/2018/08/relationships/commentsExtensible" Target="commentsExtensible.xml"/><Relationship Id="rId31" Type="http://schemas.openxmlformats.org/officeDocument/2006/relationships/hyperlink" Target="https://doi.org/10.1037/0033-295X.103.4.670" TargetMode="External"/><Relationship Id="rId44" Type="http://schemas.openxmlformats.org/officeDocument/2006/relationships/hyperlink" Target="https://doi.org/10.1037/0096-3445.133.1.3" TargetMode="External"/><Relationship Id="rId52" Type="http://schemas.openxmlformats.org/officeDocument/2006/relationships/hyperlink" Target="https://doi.org/10.1038/s41398-023-02578-0"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37/rev0000015" TargetMode="External"/><Relationship Id="rId34" Type="http://schemas.openxmlformats.org/officeDocument/2006/relationships/hyperlink" Target="https://doi.org/10.1037/rev0000334" TargetMode="External"/><Relationship Id="rId50" Type="http://schemas.openxmlformats.org/officeDocument/2006/relationships/hyperlink" Target="https://doi.org/10.1101/lm.1022308" TargetMode="External"/><Relationship Id="rId55" Type="http://schemas.openxmlformats.org/officeDocument/2006/relationships/hyperlink" Target="https://doi.org/10.1016/j.cpr.2016.04.010" TargetMode="External"/><Relationship Id="rId76" Type="http://schemas.openxmlformats.org/officeDocument/2006/relationships/hyperlink" Target="https://doi.org/10.1016/j.neuropsychologia.2011.08.025" TargetMode="Externa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rev0000505" TargetMode="External"/><Relationship Id="rId2" Type="http://schemas.openxmlformats.org/officeDocument/2006/relationships/styles" Target="styles.xml"/><Relationship Id="rId29" Type="http://schemas.openxmlformats.org/officeDocument/2006/relationships/hyperlink" Target="https://doi.org/10.1177/0963721420917691" TargetMode="External"/><Relationship Id="rId24" Type="http://schemas.openxmlformats.org/officeDocument/2006/relationships/hyperlink" Target="https://doi.org/10.1016/j.jbtep.2023.101920" TargetMode="External"/><Relationship Id="rId40" Type="http://schemas.openxmlformats.org/officeDocument/2006/relationships/hyperlink" Target="https://doi.org/10.3758/s13421-023-01453-z" TargetMode="External"/><Relationship Id="rId45" Type="http://schemas.openxmlformats.org/officeDocument/2006/relationships/hyperlink" Target="https://doi.org/10.1371/journal.pone.0004153"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33722" TargetMode="External"/><Relationship Id="rId35" Type="http://schemas.openxmlformats.org/officeDocument/2006/relationships/hyperlink" Target="https://doi.org/10.1016/j.jbtep.2011.10.008" TargetMode="External"/><Relationship Id="rId56" Type="http://schemas.openxmlformats.org/officeDocument/2006/relationships/hyperlink" Target="https://memory.psych.upenn.edu/files/pubs/JinEtal24.pdf" TargetMode="External"/><Relationship Id="rId77" Type="http://schemas.openxmlformats.org/officeDocument/2006/relationships/hyperlink" Target="https://doi.org/10.1037/a00144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TotalTime>
  <Pages>75</Pages>
  <Words>20134</Words>
  <Characters>114767</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134632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GOAL-DIRECTED REMEMBERING WHEN CONTEXT CUES COMPETITORS</dc:description>
  <cp:lastModifiedBy>Deborah Talmi</cp:lastModifiedBy>
  <cp:revision>12</cp:revision>
  <dcterms:created xsi:type="dcterms:W3CDTF">2026-07-20T00:13:00Z</dcterms:created>
  <dcterms:modified xsi:type="dcterms:W3CDTF">2026-07-21T16:53:00Z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