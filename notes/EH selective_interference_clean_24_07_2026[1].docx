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3B95DA0F" w:rsidR="00F8399E" w:rsidRDefault="00CC1CAB">
      <w:pPr>
        <w:pStyle w:val="Heading1"/>
      </w:pPr>
      <w:bookmarkStart w:id="0" w:name="title"/>
      <w:r w:rsidRPr="00CC1CAB">
        <w:t>Competition and control in episodic memory search</w:t>
      </w:r>
      <w:r w:rsidR="00F54748">
        <w:t xml:space="preserve">: A retrieved-context account of selective </w:t>
      </w:r>
      <w:commentRangeStart w:id="1"/>
      <w:r w:rsidR="00F54748">
        <w:t>interference</w:t>
      </w:r>
      <w:commentRangeEnd w:id="1"/>
      <w:r w:rsidR="008177DA">
        <w:rPr>
          <w:rStyle w:val="CommentReference"/>
          <w:sz w:val="24"/>
          <w:szCs w:val="32"/>
        </w:rPr>
        <w:commentReference w:id="1"/>
      </w:r>
      <w:ins w:id="2" w:author="Emily Holmes" w:date="2026-07-27T14:28:00Z" w16du:dateUtc="2026-07-27T12:28:00Z">
        <w:r w:rsidR="00EA360F">
          <w:t xml:space="preserve"> whereby an imagery</w:t>
        </w:r>
      </w:ins>
      <w:ins w:id="3" w:author="Emily Holmes" w:date="2026-07-27T14:30:00Z" w16du:dateUtc="2026-07-27T12:30:00Z">
        <w:r w:rsidR="00EA360F">
          <w:t>-</w:t>
        </w:r>
      </w:ins>
      <w:ins w:id="4" w:author="Emily Holmes" w:date="2026-07-27T14:28:00Z" w16du:dateUtc="2026-07-27T12:28:00Z">
        <w:r w:rsidR="00EA360F">
          <w:t>competing task can reduce in</w:t>
        </w:r>
      </w:ins>
      <w:ins w:id="5" w:author="Emily Holmes" w:date="2026-07-27T14:30:00Z" w16du:dateUtc="2026-07-27T12:30:00Z">
        <w:r w:rsidR="00EA360F">
          <w:t>voluntary</w:t>
        </w:r>
      </w:ins>
      <w:ins w:id="6" w:author="Emily Holmes" w:date="2026-07-27T14:28:00Z" w16du:dateUtc="2026-07-27T12:28:00Z">
        <w:r w:rsidR="00EA360F">
          <w:t xml:space="preserve"> memories</w:t>
        </w:r>
      </w:ins>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rPr>
          <w:ins w:id="7" w:author="Emily Holmes" w:date="2026-07-27T14:29:00Z" w16du:dateUtc="2026-07-27T12:29:00Z"/>
        </w:rPr>
      </w:pPr>
      <w:r>
        <w:t>Department of Psychology, University of Cambridge</w:t>
      </w:r>
    </w:p>
    <w:p w14:paraId="0271CFE7" w14:textId="77777777" w:rsidR="00EA360F" w:rsidRDefault="00EA360F" w:rsidP="00EA360F">
      <w:pPr>
        <w:pStyle w:val="BodyText"/>
        <w:rPr>
          <w:ins w:id="8" w:author="Emily Holmes" w:date="2026-07-27T14:29:00Z" w16du:dateUtc="2026-07-27T12:29:00Z"/>
        </w:rPr>
      </w:pPr>
    </w:p>
    <w:p w14:paraId="63EB4394" w14:textId="625881D0" w:rsidR="00EA360F" w:rsidRPr="00EA360F" w:rsidDel="00B10274" w:rsidRDefault="00EA360F" w:rsidP="00EA360F">
      <w:pPr>
        <w:pStyle w:val="BodyText"/>
        <w:rPr>
          <w:del w:id="9" w:author="Emily Holmes" w:date="2026-07-27T15:07:00Z" w16du:dateUtc="2026-07-27T13:07:00Z"/>
        </w:rPr>
        <w:pPrChange w:id="10" w:author="Emily Holmes" w:date="2026-07-27T14:29:00Z" w16du:dateUtc="2026-07-27T12:29:00Z">
          <w:pPr>
            <w:pStyle w:val="Author"/>
          </w:pPr>
        </w:pPrChange>
      </w:pPr>
    </w:p>
    <w:p w14:paraId="77CFF8FE" w14:textId="7878E432" w:rsidR="00F8399E" w:rsidRDefault="00F54748">
      <w:pPr>
        <w:pStyle w:val="BodyText"/>
      </w:pPr>
      <w:del w:id="11" w:author="Emily Holmes" w:date="2026-07-27T15:07:00Z" w16du:dateUtc="2026-07-27T13:07:00Z">
        <w:r w:rsidDel="00B10274">
          <w:delText xml:space="preserve"> </w:delText>
        </w:r>
      </w:del>
    </w:p>
    <w:p w14:paraId="009028EE" w14:textId="77777777" w:rsidR="00F8399E" w:rsidRDefault="00F54748">
      <w:pPr>
        <w:pStyle w:val="BodyText"/>
      </w:pPr>
      <w:r>
        <w:t xml:space="preserve"> </w:t>
      </w:r>
    </w:p>
    <w:p w14:paraId="357EE14B" w14:textId="77777777" w:rsidR="00F8399E" w:rsidRDefault="00F54748">
      <w:pPr>
        <w:pStyle w:val="Heading1"/>
      </w:pPr>
      <w:bookmarkStart w:id="12"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B726C8E" w:rsidR="00F8399E" w:rsidRDefault="00F54748">
      <w:pPr>
        <w:pStyle w:val="BodyText"/>
      </w:pPr>
      <w:r>
        <w:rPr>
          <w:i/>
          <w:iCs/>
        </w:rPr>
        <w:t>Keywords</w:t>
      </w:r>
      <w:r>
        <w:t>: intrusive memories, voluntary memory, trauma-film paradigm, visuospatial intervention, selective interference, retrieved-context theory, computational modeling</w:t>
      </w:r>
      <w:ins w:id="13" w:author="Emily Holmes" w:date="2026-07-27T14:29:00Z" w16du:dateUtc="2026-07-27T12:29:00Z">
        <w:r w:rsidR="00EA360F">
          <w:t>, imagery competing task intervention</w:t>
        </w:r>
      </w:ins>
    </w:p>
    <w:p w14:paraId="5E92B807" w14:textId="77777777" w:rsidR="00F8399E" w:rsidRDefault="00F54748">
      <w:r>
        <w:br w:type="page"/>
      </w:r>
    </w:p>
    <w:p w14:paraId="3DAACF2B" w14:textId="6F443301" w:rsidR="00F8399E" w:rsidRDefault="00C16791">
      <w:pPr>
        <w:pStyle w:val="Heading1"/>
      </w:pPr>
      <w:bookmarkStart w:id="14" w:name="firstheader"/>
      <w:bookmarkEnd w:id="12"/>
      <w:r w:rsidRPr="00C16791">
        <w:lastRenderedPageBreak/>
        <w:t>Competition and control in episodic memory search</w:t>
      </w:r>
      <w:r w:rsidR="00F54748">
        <w:t>: A retrieved-context account of selective interference</w:t>
      </w:r>
    </w:p>
    <w:p w14:paraId="5CDA6A4E" w14:textId="77777777" w:rsidR="00F8399E" w:rsidRDefault="00F54748">
      <w:pPr>
        <w:pStyle w:val="Heading1"/>
      </w:pPr>
      <w:bookmarkStart w:id="15" w:name="abstract"/>
      <w:bookmarkEnd w:id="14"/>
      <w:r>
        <w:t>Abstract</w:t>
      </w:r>
    </w:p>
    <w:p w14:paraId="422D0954" w14:textId="4489016E" w:rsidR="00F8399E" w:rsidRDefault="00F54748">
      <w:pPr>
        <w:pStyle w:val="FirstParagraph"/>
      </w:pPr>
      <w:r>
        <w:t xml:space="preserve">Goal-directed remembering can </w:t>
      </w:r>
      <w:r w:rsidR="00AE694B">
        <w:t>stay relatively robust even when</w:t>
      </w:r>
      <w:r>
        <w:t xml:space="preserve"> interference </w:t>
      </w:r>
      <w:r w:rsidR="00AE694B">
        <w:t>makes</w:t>
      </w:r>
      <w:r>
        <w:t xml:space="preserve"> the same material less likely to come to mind inadvertently. </w:t>
      </w:r>
      <w:r w:rsidR="00C16791">
        <w:t xml:space="preserve">Studies </w:t>
      </w:r>
      <w:r w:rsidR="00EC5095">
        <w:t>using t</w:t>
      </w:r>
      <w:r>
        <w:t>he trauma-film paradigm examine this asymmetry in memory for distressing films: a</w:t>
      </w:r>
      <w:r w:rsidR="007676E2">
        <w:t>n imagery-competing</w:t>
      </w:r>
      <w:r>
        <w:t xml:space="preserve"> task performed after a film reminder can reduce later intrusions while leaving </w:t>
      </w:r>
      <w:r w:rsidR="00C16791" w:rsidRPr="00C16791">
        <w:t>goal-directed remembering</w:t>
      </w:r>
      <w:r w:rsidR="00C16791">
        <w:t xml:space="preserve"> </w:t>
      </w:r>
      <w:r>
        <w:t xml:space="preserve">relatively intact. This selective interference effect is often interpreted through </w:t>
      </w:r>
      <w:ins w:id="16" w:author="Emily Holmes" w:date="2026-07-27T14:29:00Z" w16du:dateUtc="2026-07-27T12:29:00Z">
        <w:r w:rsidR="00EA360F">
          <w:t xml:space="preserve">clinical </w:t>
        </w:r>
      </w:ins>
      <w:r>
        <w:t xml:space="preserve">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17"/>
      <w:r>
        <w:t xml:space="preserve">task competitors </w:t>
      </w:r>
      <w:commentRangeEnd w:id="17"/>
      <w:r w:rsidR="00EA360F">
        <w:rPr>
          <w:rStyle w:val="CommentReference"/>
          <w:sz w:val="24"/>
          <w:szCs w:val="24"/>
        </w:rPr>
        <w:commentReference w:id="17"/>
      </w:r>
      <w:r>
        <w:t xml:space="preserve">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w:t>
      </w:r>
      <w:commentRangeStart w:id="18"/>
      <w:r w:rsidR="00C63A83" w:rsidRPr="00C63A83">
        <w:t xml:space="preserve">unguided </w:t>
      </w:r>
      <w:commentRangeEnd w:id="18"/>
      <w:r w:rsidR="00EA360F" w:rsidRPr="00C63A83">
        <w:rPr>
          <w:rStyle w:val="CommentReference"/>
          <w:sz w:val="24"/>
          <w:szCs w:val="24"/>
        </w:rPr>
        <w:commentReference w:id="18"/>
      </w:r>
      <w:r w:rsidR="00C63A83" w:rsidRPr="00C63A83">
        <w:t>film recall more than deliberate</w:t>
      </w:r>
      <w:r w:rsidR="00866E4D">
        <w:t xml:space="preserve"> film</w:t>
      </w:r>
      <w:r w:rsidR="00C63A83" w:rsidRPr="00C63A83">
        <w:t xml:space="preserve"> recall when a maintained film-category cue selectively favors film candidates.</w:t>
      </w:r>
      <w:r w:rsidR="00C63A83">
        <w:t xml:space="preserve"> </w:t>
      </w:r>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r w:rsidR="00700D0B" w:rsidRPr="00700D0B">
        <w:t>We discuss how these results motivate tests of selective interference in standard episodic memory paradigms.</w:t>
      </w:r>
    </w:p>
    <w:p w14:paraId="54CBB0EF" w14:textId="77777777" w:rsidR="00F8399E" w:rsidRDefault="00F54748">
      <w:pPr>
        <w:pStyle w:val="Heading1"/>
      </w:pPr>
      <w:bookmarkStart w:id="19" w:name="introduction"/>
      <w:bookmarkEnd w:id="15"/>
      <w:r>
        <w:t>Introduction</w:t>
      </w:r>
    </w:p>
    <w:p w14:paraId="254F9D5D" w14:textId="7188BC6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w:id="20" w:author="Emily Holmes" w:date="2026-07-27T14:36:00Z" w16du:dateUtc="2026-07-27T12:36:00Z">
        <w:r w:rsidR="00EA360F">
          <w:t>Intrusive memories are those which are recalled involuntary typically in the f</w:t>
        </w:r>
      </w:ins>
      <w:ins w:id="21" w:author="Emily Holmes" w:date="2026-07-27T14:37:00Z" w16du:dateUtc="2026-07-27T12:37:00Z">
        <w:r w:rsidR="00EA360F">
          <w:t xml:space="preserve">orm of brief visual image of scenes within a traumatic event. </w:t>
        </w:r>
      </w:ins>
      <w:r>
        <w:t xml:space="preserve">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17E63C43"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commentRangeStart w:id="22"/>
      <w:r w:rsidR="00F8399E">
        <w:fldChar w:fldCharType="begin"/>
      </w:r>
      <w:r w:rsidR="00F8399E">
        <w:instrText>HYPERLINK \l "ref-james2016trauma" \h</w:instrText>
      </w:r>
      <w:r w:rsidR="00F8399E">
        <w:fldChar w:fldCharType="separate"/>
      </w:r>
      <w:r w:rsidR="00F8399E">
        <w:rPr>
          <w:rStyle w:val="Hyperlink"/>
        </w:rPr>
        <w:t>James et al., 20</w:t>
      </w:r>
      <w:r w:rsidR="00F8399E">
        <w:rPr>
          <w:rStyle w:val="Hyperlink"/>
        </w:rPr>
        <w:t>1</w:t>
      </w:r>
      <w:r w:rsidR="00F8399E">
        <w:rPr>
          <w:rStyle w:val="Hyperlink"/>
        </w:rPr>
        <w:t>6</w:t>
      </w:r>
      <w:r w:rsidR="00F8399E">
        <w:fldChar w:fldCharType="end"/>
      </w:r>
      <w:commentRangeEnd w:id="22"/>
      <w:r w:rsidR="001C476C">
        <w:rPr>
          <w:rStyle w:val="CommentReference"/>
          <w:sz w:val="24"/>
          <w:szCs w:val="24"/>
        </w:rPr>
        <w:commentReference w:id="22"/>
      </w:r>
      <w:r>
        <w:t xml:space="preserve">). Participants view </w:t>
      </w:r>
      <w:r w:rsidR="00F07F2D">
        <w:t xml:space="preserve">a </w:t>
      </w:r>
      <w:r>
        <w:t>distressing film, record later intrusi</w:t>
      </w:r>
      <w:r w:rsidR="00F07F2D">
        <w:t>ons</w:t>
      </w:r>
      <w:r>
        <w:t xml:space="preserve">, and often complete </w:t>
      </w:r>
      <w:del w:id="23" w:author="Emily Holmes" w:date="2026-07-27T14:39:00Z" w16du:dateUtc="2026-07-27T12:39:00Z">
        <w:r w:rsidDel="001C476C">
          <w:delText>v</w:delText>
        </w:r>
      </w:del>
      <w:ins w:id="24" w:author="Emily Holmes" w:date="2026-07-27T14:38:00Z" w16du:dateUtc="2026-07-27T12:38:00Z">
        <w:r w:rsidR="001C476C">
          <w:t>both inv</w:t>
        </w:r>
      </w:ins>
      <w:ins w:id="25" w:author="Emily Holmes" w:date="2026-07-27T14:39:00Z" w16du:dateUtc="2026-07-27T12:39:00Z">
        <w:r w:rsidR="001C476C">
          <w:t>oluntary and v</w:t>
        </w:r>
      </w:ins>
      <w:r>
        <w:t>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commentRangeStart w:id="26"/>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26"/>
      <w:r w:rsidR="001C476C">
        <w:rPr>
          <w:rStyle w:val="CommentReference"/>
          <w:sz w:val="24"/>
          <w:szCs w:val="24"/>
        </w:rPr>
        <w:commentReference w:id="26"/>
      </w:r>
      <w:r>
        <w:t xml:space="preserve">). </w:t>
      </w:r>
      <w:r w:rsidR="00934791" w:rsidRPr="00934791">
        <w:t>Memory for the same film can therefore arise involuntarily or be retrieved voluntarily, and the two outcomes need not vary together.</w:t>
      </w:r>
    </w:p>
    <w:p w14:paraId="1F41626B" w14:textId="465212F1"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w:t>
      </w:r>
      <w:r w:rsidR="00CC53CD" w:rsidRPr="00CC53CD">
        <w:lastRenderedPageBreak/>
        <w:t xml:space="preserve">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 xml:space="preserve">elayed variants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408BFAEF"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link coherent </w:t>
      </w:r>
      <w:r>
        <w:t xml:space="preserve">voluntary </w:t>
      </w:r>
      <w:r w:rsidR="00F54748">
        <w:t>recollection to hippocampally 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 xml:space="preserve">). </w:t>
      </w:r>
      <w:r w:rsidR="007C5A94">
        <w:t>They suggest that i</w:t>
      </w:r>
      <w:r w:rsidR="00F54748">
        <w:t xml:space="preserve">ntrusive re-experiencing </w:t>
      </w:r>
      <w:r w:rsidR="00BB0282">
        <w:t>is</w:t>
      </w:r>
      <w:r w:rsidR="007C5A94">
        <w:t xml:space="preserve"> due to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w:t>
      </w:r>
      <w:ins w:id="27" w:author="Emily Holmes" w:date="2026-07-27T14:42:00Z" w16du:dateUtc="2026-07-27T12:42:00Z">
        <w:r w:rsidR="001C476C">
          <w:t xml:space="preserve"> after film viewing (e.g. 24 hours later) </w:t>
        </w:r>
      </w:ins>
      <w:r w:rsidR="007E4C3B" w:rsidRPr="007E4C3B">
        <w:t xml:space="preserve">, the reminder is instead treated as reactivating the relevant memory before the task, allowing the interference procedure to alter </w:t>
      </w:r>
      <w:r w:rsidR="007E4C3B" w:rsidRPr="007E4C3B">
        <w:lastRenderedPageBreak/>
        <w:t>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The selective interference effect is therefore interpreted as evidence that the intervention disrupts the sensory-bound representation supporting intrusions more strongly than the contextualized representation supporting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Selective interference therefore provides a demanding test: preserved voluntary memory must emerge from the model rather than be assumed to follow from deliberate retrieval.</w:t>
      </w:r>
    </w:p>
    <w:p w14:paraId="4088CC4E" w14:textId="28EB494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 xml:space="preserve">context associated task material is encoded. Task </w:t>
      </w:r>
      <w:r>
        <w:lastRenderedPageBreak/>
        <w:t>material then become</w:t>
      </w:r>
      <w:r w:rsidR="00567B9E">
        <w:t>s</w:t>
      </w:r>
      <w:r>
        <w:t xml:space="preserve"> linked to th</w:t>
      </w:r>
      <w:r w:rsidR="00360FED">
        <w:t xml:space="preserve">e </w:t>
      </w:r>
      <w:commentRangeStart w:id="28"/>
      <w:r w:rsidR="00360FED">
        <w:t>reinstated</w:t>
      </w:r>
      <w:r>
        <w:t xml:space="preserve"> context</w:t>
      </w:r>
      <w:commentRangeEnd w:id="28"/>
      <w:r w:rsidR="00E04F66">
        <w:rPr>
          <w:rStyle w:val="CommentReference"/>
          <w:sz w:val="24"/>
          <w:szCs w:val="24"/>
        </w:rPr>
        <w:commentReference w:id="28"/>
      </w:r>
      <w:r>
        <w:t xml:space="preserve">. </w:t>
      </w:r>
      <w:r w:rsidR="001D3FDA" w:rsidRPr="001D3FDA">
        <w:t>When this context later guides retrieval, it supports task items alongside film items, placing them in competition for recall.</w:t>
      </w:r>
    </w:p>
    <w:p w14:paraId="43D6CEE9" w14:textId="2157F09D" w:rsidR="00F8399E" w:rsidRDefault="001D3FDA" w:rsidP="006D5518">
      <w:pPr>
        <w:pStyle w:val="BodyText"/>
      </w:pPr>
      <w:r>
        <w:t xml:space="preserve">How strongly this competition affects performance depends on 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r>
        <w:t>The same</w:t>
      </w:r>
      <w:r w:rsidR="009D1576" w:rsidRPr="009D1576">
        <w:t xml:space="preserve"> contextual associations</w:t>
      </w:r>
      <w:r>
        <w:t xml:space="preserve"> can therefore </w:t>
      </w:r>
      <w:r w:rsidR="009F1A4A">
        <w:t>yield</w:t>
      </w:r>
      <w:r>
        <w:t xml:space="preserve"> different effects of interference as retrieval goals and test format change.</w:t>
      </w:r>
      <w:r w:rsidR="006D5518">
        <w:t xml:space="preserve"> </w:t>
      </w:r>
      <w:r w:rsidR="00F54748">
        <w:t>We formalize this retrieval account in an emotional variant (</w:t>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6E7584A" w:rsidR="00F8399E" w:rsidRDefault="00EA4F52">
      <w:pPr>
        <w:pStyle w:val="BodyText"/>
      </w:pPr>
      <w:r w:rsidRPr="00EA4F52">
        <w:t>We test this account in three simulations that move from competitor formation to the roles of retrieval control and test format.</w:t>
      </w:r>
      <w:r>
        <w:t xml:space="preserve"> </w:t>
      </w:r>
      <w:hyperlink w:anchor="fig-empirical-target" w:history="1">
        <w:r w:rsidR="0023026D" w:rsidRPr="00EA4F52">
          <w:rPr>
            <w:rStyle w:val="Hyperlink"/>
          </w:rPr>
          <w:t>Figure 1</w:t>
        </w:r>
      </w:hyperlink>
      <w:r w:rsidR="0023026D">
        <w:t xml:space="preserve"> summarizes the modeled paradigm and the selective-interference contrast between unguided and deliberate film recall.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29" w:name="fig-empirical-target"/>
      <w:r>
        <w:lastRenderedPageBreak/>
        <w:t>Figure 1</w:t>
      </w:r>
    </w:p>
    <w:p w14:paraId="635149B5" w14:textId="50CD3625"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w:t>
      </w:r>
      <w:commentRangeStart w:id="30"/>
      <w:r>
        <w:t>intervening</w:t>
      </w:r>
      <w:commentRangeEnd w:id="30"/>
      <w:r w:rsidR="00B10274">
        <w:rPr>
          <w:rStyle w:val="CommentReference"/>
          <w:sz w:val="24"/>
          <w:szCs w:val="24"/>
        </w:rPr>
        <w:commentReference w:id="30"/>
      </w:r>
      <w:r>
        <w:t xml:space="preserve"> task, a post-task delay, and a later test of unguided or deliberate film recall. </w:t>
      </w:r>
      <w:r>
        <w:rPr>
          <w:b/>
          <w:bCs/>
        </w:rPr>
        <w:t>(B)</w:t>
      </w:r>
      <w:r>
        <w:t xml:space="preserve"> The </w:t>
      </w:r>
      <w:r w:rsidR="001B0FFC">
        <w:t>recall simulations target an</w:t>
      </w:r>
      <w:r>
        <w:t xml:space="preserve">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xml:space="preserve">. Bars are schematic and do not </w:t>
      </w:r>
      <w:r w:rsidR="001B0FFC">
        <w:t xml:space="preserve">depict </w:t>
      </w:r>
      <w:r>
        <w:t>empirical counts, fitted values, or model output.</w:t>
      </w:r>
    </w:p>
    <w:p w14:paraId="40858124" w14:textId="6BA311BD" w:rsidR="00F8399E" w:rsidRDefault="008A1AD9">
      <w:pPr>
        <w:pStyle w:val="FigureWithoutNote"/>
      </w:pPr>
      <w:r w:rsidRPr="008A1AD9">
        <w:lastRenderedPageBreak/>
        <w:t xml:space="preserve"> </w:t>
      </w:r>
      <w:r w:rsidR="00575613">
        <w:rPr>
          <w:noProof/>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31" w:name="Xe49916d2c5d2e2d1ed2bdc43f3c89558696ba75"/>
      <w:bookmarkEnd w:id="29"/>
      <w:r>
        <w:lastRenderedPageBreak/>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32"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32"/>
    <w:p w14:paraId="54702CB6" w14:textId="3F799476" w:rsidR="009F1A4A" w:rsidRDefault="009F1A4A" w:rsidP="009F1A4A">
      <w:pPr>
        <w:pStyle w:val="AfterWithoutNote"/>
      </w:pPr>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w:t>
      </w:r>
      <w:r>
        <w:lastRenderedPageBreak/>
        <w:t>remains similarly accessible during deliberate recall or that intentionality alone produced the dissociation.</w:t>
      </w:r>
    </w:p>
    <w:p w14:paraId="4BFE2725" w14:textId="0FD75366" w:rsidR="00F8399E" w:rsidRDefault="009F1A4A" w:rsidP="009F1A4A">
      <w:pPr>
        <w:pStyle w:val="AfterWithoutNote"/>
        <w:spacing w:before="0"/>
      </w:pPr>
      <w:r>
        <w:t>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and deliberate recognition to examine the separate contribution of test format. The resulting challenge is to explain both forms of relative preservation within a common episodic memory system</w:t>
      </w:r>
      <w:r w:rsidR="00F54748">
        <w:t>.</w:t>
      </w:r>
    </w:p>
    <w:p w14:paraId="11A33143" w14:textId="71C001EE" w:rsidR="00F8399E" w:rsidRDefault="00F54748" w:rsidP="00B11715">
      <w:pPr>
        <w:pStyle w:val="Heading1"/>
      </w:pPr>
      <w:bookmarkStart w:id="33" w:name="Xc30ecb24643046c4752102619295de1bc2871c8"/>
      <w:bookmarkEnd w:id="19"/>
      <w:bookmarkEnd w:id="31"/>
      <w:r>
        <w:t>A Retrieved-Context Account of Selective Interference</w:t>
      </w:r>
    </w:p>
    <w:p w14:paraId="65538362" w14:textId="0A963736"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and why presenting a candidate item changes its effect on deliberate recognition.</w:t>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34"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w:t>
      </w:r>
      <w:r w:rsidR="00360168">
        <w:lastRenderedPageBreak/>
        <w:t xml:space="preserve">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w:t>
      </w:r>
      <w:r w:rsidR="000E6E47">
        <w:lastRenderedPageBreak/>
        <w:t>present account, 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p>
    <w:p w14:paraId="215CF944" w14:textId="17E70945" w:rsidR="00F8399E" w:rsidRDefault="000E6E47">
      <w:pPr>
        <w:pStyle w:val="Heading2"/>
      </w:pPr>
      <w:bookmarkStart w:id="35" w:name="reminder-linked-competitor-encoding"/>
      <w:bookmarkEnd w:id="34"/>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they represent non-film events that can also be encoded and later sampled for retrieval.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w:t>
      </w:r>
      <w:r>
        <w:lastRenderedPageBreak/>
        <w:t xml:space="preserve">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lastRenderedPageBreak/>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r w:rsidRPr="004F231F">
        <w:t>The model stores bidirectional item-context associations: context-to-feature associations cue candidate items, while feature-to-context associations reinstate associated context</w:t>
      </w:r>
      <w:r w:rsidRPr="00700D0B">
        <w:t>.</w:t>
      </w:r>
      <w:r>
        <w:t xml:space="preserve"> </w:t>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lastRenderedPageBreak/>
        <w:t xml:space="preserve"> </w:t>
      </w:r>
      <w:r w:rsidR="00BD285E">
        <w:rPr>
          <w:noProof/>
        </w:rPr>
        <w:drawing>
          <wp:inline distT="0" distB="0" distL="0" distR="0" wp14:anchorId="4662BE40" wp14:editId="0436D526">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36" w:name="Xfbedde256e5c9242b660a2368ef39e7e5be0932"/>
      <w:bookmarkEnd w:id="35"/>
      <w:r>
        <w:lastRenderedPageBreak/>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while generating both through the same context-guided retrieval process. The present comparison instead 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sequence before sampling, maintaining target-selective support during sampling, and limiting the influence of an off-target memory after it is sampled. The following paragraphs develop these processes in the order in which they act and apply each to film recall.</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r w:rsidR="00AB320F">
        <w:t xml:space="preserve">shifting </w:t>
      </w:r>
      <w:r w:rsidR="00F54748">
        <w:t>the current context toward the state associated with the beginning of the target list before retrieval begins (</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 xml:space="preserve">before </w:t>
      </w:r>
      <w:r w:rsidR="00AB320F">
        <w:lastRenderedPageBreak/>
        <w:t>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54AEC362"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w:t>
      </w:r>
      <w:r>
        <w:lastRenderedPageBreak/>
        <w:t>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lastRenderedPageBreak/>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MCF or MFC 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rPr>
        <w:lastRenderedPageBreak/>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r>
        <w:lastRenderedPageBreak/>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37" w:name="model-specification"/>
      <w:bookmarkEnd w:id="33"/>
      <w:bookmarkEnd w:id="36"/>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lastRenderedPageBreak/>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memory,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38"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0BE9344" w14:textId="77777777" w:rsidR="00F8399E" w:rsidRDefault="00F54748">
      <w:pPr>
        <w:pStyle w:val="Heading2"/>
      </w:pPr>
      <w:bookmarkStart w:id="39" w:name="encoding-the-paradigm-sequence"/>
      <w:bookmarkEnd w:id="38"/>
      <w:r>
        <w:t>Encoding the Paradigm Sequence</w:t>
      </w:r>
    </w:p>
    <w:p w14:paraId="1A2453A6" w14:textId="77777777" w:rsidR="00F8399E" w:rsidRDefault="00F54748">
      <w:pPr>
        <w:pStyle w:val="FirstParagraph"/>
      </w:pPr>
      <w:commentRangeStart w:id="40"/>
      <w:r>
        <w:t>Film</w:t>
      </w:r>
      <w:commentRangeEnd w:id="40"/>
      <w:r w:rsidR="00651672">
        <w:rPr>
          <w:rStyle w:val="CommentReference"/>
          <w:sz w:val="24"/>
          <w:szCs w:val="24"/>
        </w:rPr>
        <w:commentReference w:id="40"/>
      </w:r>
      <w:r>
        <w:t>,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initially provides no item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The initial entries of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are therefore:</w:t>
      </w:r>
    </w:p>
    <w:bookmarkStart w:id="41" w:name="eq-mfc-pre"/>
    <w:p w14:paraId="523B47A3"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41"/>
    </w:p>
    <w:bookmarkStart w:id="42" w:name="eq-mcf-pre"/>
    <w:p w14:paraId="47380A90" w14:textId="77777777" w:rsidR="00F8399E"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42"/>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43" w:name="eq-context-input"/>
    <w:p w14:paraId="511FB2CD"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43"/>
    </w:p>
    <w:p w14:paraId="481B3199" w14:textId="77777777" w:rsidR="00F8399E" w:rsidRDefault="00F54748">
      <w:pPr>
        <w:pStyle w:val="FirstParagraph"/>
      </w:pPr>
      <w:r>
        <w:t xml:space="preserve">Context then drifts toward the normalized input. 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keeps context normalized after the update:</w:t>
      </w:r>
    </w:p>
    <w:bookmarkStart w:id="44" w:name="eq-context-update"/>
    <w:p w14:paraId="564A8D3A"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enc</m:t>
              </m:r>
            </m:sub>
          </m:sSub>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44"/>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45"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45"/>
    </w:p>
    <w:p w14:paraId="71FC6E3E" w14:textId="77777777" w:rsidR="00F8399E" w:rsidRDefault="00F54748">
      <w:pPr>
        <w:pStyle w:val="FirstParagraph"/>
      </w:pPr>
      <w:r>
        <w:t xml:space="preserve">Context-to-feature learning updates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46"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bookmarkEnd w:id="46"/>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For film encoding </w:t>
      </w:r>
      <w:r>
        <w:lastRenderedPageBreak/>
        <w:t xml:space="preserve">events, the source-context portion of the context-to-feature update receives an additional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47" w:name="reminder-linked-task-encoding"/>
      <w:bookmarkEnd w:id="39"/>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48" w:name="eq-reminder-start-update"/>
    <w:p w14:paraId="7C0268D1"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rem,start</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bookmarkEnd w:id="48"/>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49" w:name="eq-task-mcf-learning"/>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49"/>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50" w:name="Xb155c4bf5ea3a7bf524ee6be8d44f4b46605c57"/>
      <w:bookmarkEnd w:id="47"/>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51" w:name="eq-recall-support"/>
    <w:p w14:paraId="305E92C0"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51"/>
    </w:p>
    <w:p w14:paraId="3730B009" w14:textId="77777777" w:rsidR="00F8399E" w:rsidRDefault="00F54748">
      <w:pPr>
        <w:pStyle w:val="FirstParagraph"/>
      </w:pPr>
      <w:r>
        <w:t xml:space="preserve">The context vector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52" w:name="eq-luce-choice"/>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rPr>
                      <w:rFonts w:ascii="Cambria Math" w:hAnsi="Cambria Math"/>
                    </w:rPr>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52"/>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53" w:name="eq-stopping"/>
    <w:p w14:paraId="23B2DDB6"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53"/>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54" w:name="eq-recall-context-update"/>
    <w:p w14:paraId="1707C72F"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54"/>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55" w:name="deliberate-recall-control"/>
      <w:bookmarkEnd w:id="50"/>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56" w:name="eq-monitoring-update"/>
    <w:p w14:paraId="04ABD58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e>
          </m: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56"/>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57" w:name="eq-film-category-support"/>
    <w:p w14:paraId="6866142C"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cat</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57"/>
    </w:p>
    <w:p w14:paraId="2F20BAEB" w14:textId="13DB8DD2" w:rsidR="00F8399E" w:rsidRDefault="00F54748">
      <w:pPr>
        <w:pStyle w:val="FirstParagraph"/>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58" w:name="item-recognition"/>
      <w:bookmarkEnd w:id="55"/>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59" w:name="eq-recognition-evidence"/>
    <w:p w14:paraId="71C9DA0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59"/>
    </w:p>
    <w:p w14:paraId="52919FA3" w14:textId="19D9ABBB" w:rsidR="005E7DC3" w:rsidRDefault="00F54748">
      <w:pPr>
        <w:pStyle w:val="FirstParagraph"/>
      </w:pPr>
      <w:r>
        <w:lastRenderedPageBreak/>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r>
        <w:t>The simulation stops at recognition evidence because that evidence is sufficient for the present claim: 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60" w:name="simulations"/>
      <w:bookmarkEnd w:id="37"/>
      <w:bookmarkEnd w:id="58"/>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w:t>
      </w:r>
      <w:r>
        <w:lastRenderedPageBreak/>
        <w:t>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61"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lastRenderedPageBreak/>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62"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62"/>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lastRenderedPageBreak/>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63" w:name="X0b57449337501b368012fcfcd473e33f3217151"/>
      <w:bookmarkEnd w:id="61"/>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w:t>
      </w:r>
      <w:r>
        <w:lastRenderedPageBreak/>
        <w:t xml:space="preserve">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64" w:name="fig-simulation1-unguided-sequence"/>
      <w:r>
        <w:lastRenderedPageBreak/>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rPr>
        <w:lastRenderedPageBreak/>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64"/>
    <w:p w14:paraId="4A52CCEA" w14:textId="77777777"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In the selected weak-versus-strong comparison, mean film </w:t>
      </w:r>
      <w:r>
        <w:lastRenderedPageBreak/>
        <w:t>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F54748">
      <w:pPr>
        <w:pStyle w:val="FigureTitle"/>
      </w:pPr>
      <w:bookmarkStart w:id="65" w:name="fig-simulation1-recall-distributions"/>
      <w:r>
        <w:lastRenderedPageBreak/>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rPr>
        <w:lastRenderedPageBreak/>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65"/>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w:t>
      </w:r>
      <w:r w:rsidR="00F54748">
        <w:lastRenderedPageBreak/>
        <w:t>Simulation 2 examines whether deliberate retrieval control reduces the effect of those learned competitors.</w:t>
      </w:r>
    </w:p>
    <w:p w14:paraId="4AEC6211" w14:textId="77777777" w:rsidR="00F8399E" w:rsidRDefault="00F54748">
      <w:pPr>
        <w:pStyle w:val="Heading2"/>
      </w:pPr>
      <w:bookmarkStart w:id="66" w:name="X01bab10be8432eead1f631bed9fce6a815fd83d"/>
      <w:bookmarkEnd w:id="63"/>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11A3F3C4" w:rsidR="00F8399E" w:rsidRDefault="00F54748">
      <w:pPr>
        <w:pStyle w:val="FigureTitle"/>
      </w:pPr>
      <w:bookmarkStart w:id="67" w:name="fig-simulation2-control-cued-behavioral"/>
      <w:r>
        <w:lastRenderedPageBreak/>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rPr>
        <w:lastRenderedPageBreak/>
        <w:drawing>
          <wp:inline distT="0" distB="0" distL="0" distR="0" wp14:anchorId="5271594F" wp14:editId="5F636C19">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67"/>
    <w:p w14:paraId="1BEE8BC3" w14:textId="3D6C67A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of the selective interference effect. In </w:t>
      </w:r>
      <w:commentRangeStart w:id="68"/>
      <w:r>
        <w:t>unguided</w:t>
      </w:r>
      <w:commentRangeEnd w:id="68"/>
      <w:r w:rsidR="00651672">
        <w:rPr>
          <w:rStyle w:val="CommentReference"/>
          <w:sz w:val="24"/>
          <w:szCs w:val="24"/>
        </w:rPr>
        <w:commentReference w:id="68"/>
      </w:r>
      <w:r>
        <w:t xml:space="preserve">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p>
    <w:p w14:paraId="29746F10" w14:textId="02D0CEAE" w:rsidR="00F8399E" w:rsidRDefault="00F54748">
      <w:pPr>
        <w:pStyle w:val="FigureTitle"/>
      </w:pPr>
      <w:bookmarkStart w:id="69" w:name="X3f1d862adb125e692948a0e1917736f72c3ad35"/>
      <w:r>
        <w:lastRenderedPageBreak/>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rPr>
        <w:drawing>
          <wp:inline distT="0" distB="0" distL="0" distR="0" wp14:anchorId="4B9FA421" wp14:editId="4C2C6D21">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69"/>
    <w:p w14:paraId="511C57E5" w14:textId="44C56A55"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 It adds support to film candidates during sampling, providing a basis for selection that task competitors do not receive.</w:t>
      </w:r>
    </w:p>
    <w:p w14:paraId="5D48258F" w14:textId="77777777" w:rsidR="00B70966" w:rsidRDefault="00B70966" w:rsidP="00B11715">
      <w:pPr>
        <w:pStyle w:val="AfterWithoutNote"/>
      </w:pPr>
      <w:bookmarkStart w:id="70" w:name="X6daa0b906c5e98f8ec58936bb9080f274712771"/>
    </w:p>
    <w:p w14:paraId="6A1B5F91" w14:textId="70645AA5" w:rsidR="00F8399E" w:rsidRDefault="00F54748">
      <w:pPr>
        <w:pStyle w:val="FigureTitle"/>
      </w:pPr>
      <w:bookmarkStart w:id="71" w:name="Xe96feb7454d6b23e449dfafb9c326dcfa9c3226"/>
      <w:bookmarkEnd w:id="70"/>
      <w:r>
        <w:lastRenderedPageBreak/>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71"/>
    <w:p w14:paraId="3C7A8EE3" w14:textId="62050C4F" w:rsidR="003A4685" w:rsidRDefault="000E09B9">
      <w:pPr>
        <w:pStyle w:val="AfterWithoutNote"/>
      </w:pPr>
      <w:r w:rsidRPr="000E09B9">
        <w:t>Figure 9 shows 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cue, which can support film candidates throughout search. If deliberate recall is protected by reinstating the context present at the start of a target sequence, preservation should therefore be strongest for material encountered near the beginning of that sequence.</w:t>
      </w:r>
    </w:p>
    <w:p w14:paraId="072D188F" w14:textId="76B613E1" w:rsidR="00F8399E" w:rsidRDefault="00F54748">
      <w:pPr>
        <w:pStyle w:val="BodyText"/>
      </w:pPr>
      <w:r>
        <w:lastRenderedPageBreak/>
        <w:t xml:space="preserve">Retrieval monitoring acts after a non-film item has already been sampled. By 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72" w:name="Xa9c4b5e1618786b5f440768b73dd7732a592b1f"/>
      <w:r>
        <w:lastRenderedPageBreak/>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r>
        <w:rPr>
          <w:b/>
          <w:bCs/>
        </w:rPr>
        <w:t>(B)</w:t>
      </w:r>
      <w:r>
        <w:t xml:space="preserve"> </w:t>
      </w:r>
      <w:r w:rsidR="0046146B" w:rsidRPr="0046146B">
        <w:t>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73" w:name="simulation-3-recognition"/>
      <w:bookmarkEnd w:id="66"/>
      <w:bookmarkEnd w:id="72"/>
      <w:r>
        <w:t>Simulation 3: Recognition</w:t>
      </w:r>
    </w:p>
    <w:p w14:paraId="280204EE" w14:textId="3C0C85AB" w:rsidR="00F8399E" w:rsidRDefault="00F54748">
      <w:pPr>
        <w:pStyle w:val="FirstParagraph"/>
      </w:pPr>
      <w:r>
        <w:t xml:space="preserve">The recognition simulation uses the same reminder conditions, task </w:t>
      </w:r>
      <w:r w:rsidR="00BC4D7F">
        <w:t xml:space="preserve">association </w:t>
      </w:r>
      <w:r>
        <w:t xml:space="preserve">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74" w:name="fig-recognition-test-format"/>
      <w:r>
        <w:lastRenderedPageBreak/>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rPr>
        <w:lastRenderedPageBreak/>
        <w:drawing>
          <wp:inline distT="0" distB="0" distL="0" distR="0" wp14:anchorId="11F8477C" wp14:editId="0328B821">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74"/>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 xml:space="preserve">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75" w:name="general-discussion"/>
      <w:bookmarkEnd w:id="60"/>
      <w:bookmarkEnd w:id="73"/>
      <w:r>
        <w:t>General Discussion</w:t>
      </w:r>
    </w:p>
    <w:p w14:paraId="65B1A9C8" w14:textId="77777777" w:rsidR="00F8399E" w:rsidRDefault="00F54748">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76" w:name="X6c606fadadb583872d6ebe5f2cdc4b983e49bc5"/>
      <w:r>
        <w:t>From Contextual Competition to Selective Retrieval</w:t>
      </w:r>
    </w:p>
    <w:p w14:paraId="35734D7A" w14:textId="53FED35B" w:rsidR="004F2EA3" w:rsidRDefault="004F2EA3">
      <w:pPr>
        <w:pStyle w:val="FirstParagraph"/>
      </w:pPr>
      <w:r w:rsidRPr="004F2EA3">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w:t>
      </w:r>
      <w:r w:rsidRPr="004F2EA3">
        <w:lastRenderedPageBreak/>
        <w:t>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lastRenderedPageBreak/>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77" w:name="X23a5f04ab4e0b3496314c425351c681f17baff0"/>
      <w:bookmarkEnd w:id="76"/>
      <w:r>
        <w:t>Interpreting Selective-Interference Evidence</w:t>
      </w:r>
    </w:p>
    <w:p w14:paraId="69A0F31E" w14:textId="77777777" w:rsidR="00F8399E" w:rsidRDefault="00F54748">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w:t>
      </w:r>
      <w:r>
        <w:lastRenderedPageBreak/>
        <w:t>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retrospectively as consequences of those factors (</w:t>
      </w:r>
      <w:hyperlink w:anchor="ref-mcconnell2026testing">
        <w:r w:rsidR="00F8399E">
          <w:rPr>
            <w:rStyle w:val="Hyperlink"/>
          </w:rPr>
          <w:t>McConnell et al., 2026</w:t>
        </w:r>
      </w:hyperlink>
      <w:r>
        <w:t>).</w:t>
      </w:r>
    </w:p>
    <w:p w14:paraId="72B5F63F" w14:textId="7E6C20A2" w:rsidR="004F2EA3" w:rsidRDefault="00F54748" w:rsidP="00B11715">
      <w:pPr>
        <w:pStyle w:val="BodyText"/>
        <w:ind w:firstLine="0"/>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F8399E">
          <w:rPr>
            <w:rStyle w:val="Hyperlink"/>
          </w:rPr>
          <w:t>Beckenstrom et al., 2026</w:t>
        </w:r>
      </w:hyperlink>
      <w:r>
        <w:t xml:space="preserve">; </w:t>
      </w:r>
      <w:hyperlink w:anchor="ref-horsch2017reducing">
        <w:r w:rsidR="00F8399E">
          <w:rPr>
            <w:rStyle w:val="Hyperlink"/>
          </w:rPr>
          <w:t>Horsch et al., 2017</w:t>
        </w:r>
      </w:hyperlink>
      <w:r>
        <w:t xml:space="preserve">; </w:t>
      </w:r>
      <w:hyperlink w:anchor="ref-iyadurai2018preventing">
        <w:r w:rsidR="00F8399E">
          <w:rPr>
            <w:rStyle w:val="Hyperlink"/>
          </w:rPr>
          <w:t>Iyadurai et al., 2018</w:t>
        </w:r>
      </w:hyperlink>
      <w:r>
        <w:t xml:space="preserve">, </w:t>
      </w:r>
      <w:hyperlink w:anchor="ref-iyadurai2023reducing">
        <w:r w:rsidR="00F8399E">
          <w:rPr>
            <w:rStyle w:val="Hyperlink"/>
          </w:rPr>
          <w:t>2023</w:t>
        </w:r>
      </w:hyperlink>
      <w:r>
        <w:t xml:space="preserve">; </w:t>
      </w:r>
      <w:hyperlink w:anchor="ref-kanstrup2021single">
        <w:r w:rsidR="00F8399E">
          <w:rPr>
            <w:rStyle w:val="Hyperlink"/>
          </w:rPr>
          <w:t>Kanstrup et al., 2021</w:t>
        </w:r>
      </w:hyperlink>
      <w:r>
        <w:t xml:space="preserve">, </w:t>
      </w:r>
      <w:hyperlink w:anchor="ref-kanstrup2024guided">
        <w:r w:rsidR="00F8399E">
          <w:rPr>
            <w:rStyle w:val="Hyperlink"/>
          </w:rPr>
          <w:t>2024</w:t>
        </w:r>
      </w:hyperlink>
      <w:r>
        <w:t xml:space="preserve">; </w:t>
      </w:r>
      <w:hyperlink w:anchor="ref-ramineni2023treating">
        <w:r w:rsidR="00F8399E">
          <w:rPr>
            <w:rStyle w:val="Hyperlink"/>
          </w:rPr>
          <w:t>Ramineni et al., 2023</w:t>
        </w:r>
      </w:hyperlink>
      <w:r>
        <w:t xml:space="preserve">). </w:t>
      </w:r>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1E80DC23" w14:textId="74D44AD6" w:rsidR="004F2EA3" w:rsidRPr="00B11715" w:rsidRDefault="004F2EA3" w:rsidP="00B11715">
      <w:pPr>
        <w:pStyle w:val="BodyText"/>
        <w:ind w:firstLine="0"/>
        <w:rPr>
          <w:b/>
          <w:bCs/>
        </w:rPr>
      </w:pPr>
      <w:bookmarkStart w:id="78" w:name="X5a924f87084a44c52c4925224a8f2b0af2fbb52"/>
      <w:bookmarkEnd w:id="77"/>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w:t>
      </w:r>
      <w:r w:rsidRPr="004F2EA3">
        <w:lastRenderedPageBreak/>
        <w:t>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w:t>
      </w:r>
      <w:r w:rsidRPr="004F2EA3">
        <w:lastRenderedPageBreak/>
        <w:t>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79" w:name="limitations-and-scope"/>
      <w:bookmarkEnd w:id="78"/>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 xml:space="preserve">The maintained film-category cue is perfectly selective, whereas real retrieval cues may </w:t>
      </w:r>
      <w:r>
        <w:lastRenderedPageBreak/>
        <w:t>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80"/>
      <w:r>
        <w:t>Grounding that case in general memory theory also sharpens the evidence needed to identify memory processes that are distinctive to trauma.</w:t>
      </w:r>
      <w:commentRangeEnd w:id="80"/>
      <w:r w:rsidR="008177DA">
        <w:rPr>
          <w:rStyle w:val="CommentReference"/>
          <w:sz w:val="24"/>
          <w:szCs w:val="24"/>
        </w:rPr>
        <w:commentReference w:id="80"/>
      </w:r>
    </w:p>
    <w:p w14:paraId="778138E1" w14:textId="77777777" w:rsidR="00F8399E" w:rsidRDefault="00F54748">
      <w:pPr>
        <w:pStyle w:val="Heading1"/>
      </w:pPr>
      <w:bookmarkStart w:id="81" w:name="references"/>
      <w:bookmarkEnd w:id="75"/>
      <w:bookmarkEnd w:id="79"/>
      <w:r>
        <w:t>References</w:t>
      </w:r>
    </w:p>
    <w:p w14:paraId="33700899" w14:textId="77777777" w:rsidR="00F8399E" w:rsidRDefault="00F54748">
      <w:pPr>
        <w:pStyle w:val="Bibliography"/>
      </w:pPr>
      <w:bookmarkStart w:id="82" w:name="ref-asselbergs2024effectiveness"/>
      <w:bookmarkStart w:id="83"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84" w:name="ref-asselbergs2023systematic"/>
      <w:bookmarkEnd w:id="82"/>
      <w:r w:rsidRPr="00EA360F">
        <w:rPr>
          <w:lang w:val="sv-SE"/>
          <w:rPrChange w:id="85" w:author="Emily Holmes" w:date="2026-07-27T14:29:00Z" w16du:dateUtc="2026-07-27T12:29:00Z">
            <w:rPr/>
          </w:rPrChange>
        </w:rPr>
        <w:lastRenderedPageBreak/>
        <w:t xml:space="preserve">Asselbergs, J., van Bentum, J., Riper, H., Cuijpers, P., Holmes, E. A., &amp; Sijbrandij, M. (2023). </w:t>
      </w:r>
      <w:r>
        <w:t xml:space="preserve">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86" w:name="ref-baddeley2000working"/>
      <w:bookmarkEnd w:id="84"/>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87" w:name="ref-beckenstrom2026digital"/>
      <w:bookmarkEnd w:id="86"/>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88" w:name="ref-bird2012hippocampus"/>
      <w:bookmarkEnd w:id="87"/>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89" w:name="ref-bisby2020reduced"/>
      <w:bookmarkEnd w:id="88"/>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90" w:name="ref_brennan2021investigating"/>
      <w:bookmarkStart w:id="91" w:name="ref-brewin2014episodic"/>
      <w:bookmarkEnd w:id="89"/>
      <w:r w:rsidRPr="00575613">
        <w:lastRenderedPageBreak/>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90"/>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92" w:name="ref-brewin1996dual"/>
      <w:bookmarkEnd w:id="91"/>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93" w:name="ref-brewin2010intrusive"/>
      <w:bookmarkEnd w:id="92"/>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94" w:name="ref-busemeyer2000model"/>
      <w:bookmarkEnd w:id="93"/>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95" w:name="ref-cohen2022memory"/>
      <w:bookmarkEnd w:id="94"/>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96" w:name="ref-deeprose2012imagery"/>
      <w:bookmarkEnd w:id="95"/>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w:t>
      </w:r>
      <w:r>
        <w:lastRenderedPageBreak/>
        <w:t xml:space="preserve">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97" w:name="ref-dupertuys2026ukraine"/>
      <w:bookmarkEnd w:id="96"/>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98" w:name="ref-ehlers2000cognitive"/>
      <w:bookmarkEnd w:id="97"/>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99" w:name="ref-hagenaars2017tetris"/>
      <w:bookmarkEnd w:id="98"/>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100" w:name="ref-healey2014memory"/>
      <w:bookmarkEnd w:id="99"/>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101" w:name="ref-healey2016four"/>
      <w:bookmarkEnd w:id="100"/>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102" w:name="ref-healey2024peppr"/>
      <w:bookmarkEnd w:id="101"/>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103" w:name="ref-hemi2023cognitive"/>
      <w:bookmarkEnd w:id="102"/>
      <w:r>
        <w:lastRenderedPageBreak/>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104" w:name="ref-herrema2024first"/>
      <w:bookmarkEnd w:id="103"/>
      <w:r w:rsidRPr="00EA360F">
        <w:rPr>
          <w:lang w:val="sv-SE"/>
          <w:rPrChange w:id="105" w:author="Emily Holmes" w:date="2026-07-27T14:29:00Z" w16du:dateUtc="2026-07-27T12:29:00Z">
            <w:rPr/>
          </w:rPrChange>
        </w:rP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106" w:name="ref-holmes2008inducing"/>
      <w:bookmarkEnd w:id="104"/>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107" w:name="ref-holmes2004trauma"/>
      <w:bookmarkEnd w:id="106"/>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108" w:name="ref-holmes2009can"/>
      <w:bookmarkEnd w:id="107"/>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109" w:name="ref-holmes2010key"/>
      <w:bookmarkEnd w:id="108"/>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110" w:name="ref-horsch2017reducing"/>
      <w:bookmarkEnd w:id="109"/>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111" w:name="ref-howard1999contextual"/>
      <w:bookmarkEnd w:id="110"/>
      <w:r>
        <w:lastRenderedPageBreak/>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112" w:name="ref-howard2002distributed"/>
      <w:bookmarkEnd w:id="111"/>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113" w:name="ref-howard2008persistence"/>
      <w:bookmarkEnd w:id="112"/>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114" w:name="ref-hupbach2008dynamics"/>
      <w:bookmarkEnd w:id="113"/>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115" w:name="ref-iyadurai2018preventing"/>
      <w:bookmarkEnd w:id="114"/>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116" w:name="ref-iyadurai2023reducing"/>
      <w:bookmarkEnd w:id="115"/>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117" w:name="ref-iyadurai2019intrusive"/>
      <w:bookmarkEnd w:id="116"/>
      <w:r>
        <w:lastRenderedPageBreak/>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118" w:name="ref-james2015computer"/>
      <w:bookmarkEnd w:id="117"/>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119" w:name="ref-james2016trauma"/>
      <w:bookmarkEnd w:id="118"/>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120" w:name="ref-jin2024theory"/>
      <w:bookmarkEnd w:id="119"/>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121" w:name="ref-kahana1996associative"/>
      <w:bookmarkEnd w:id="120"/>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122" w:name="ref-kahana2020computational"/>
      <w:bookmarkEnd w:id="121"/>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123" w:name="ref-kanstrup2021single"/>
      <w:bookmarkEnd w:id="122"/>
      <w:r w:rsidRPr="00EA360F">
        <w:rPr>
          <w:lang w:val="sv-SE"/>
          <w:rPrChange w:id="124" w:author="Emily Holmes" w:date="2026-07-27T14:29:00Z" w16du:dateUtc="2026-07-27T12:29: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125" w:name="ref-kanstrup2024guided"/>
      <w:bookmarkEnd w:id="123"/>
      <w:r>
        <w:lastRenderedPageBreak/>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126" w:name="ref_kessler2018reducing"/>
      <w:bookmarkStart w:id="127" w:name="ref-kessler2020visuospatial"/>
      <w:bookmarkEnd w:id="125"/>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126"/>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128" w:name="ref-kindt2009beyond"/>
      <w:bookmarkEnd w:id="127"/>
      <w:r w:rsidRPr="00EA360F">
        <w:rPr>
          <w:lang w:val="sv-SE"/>
          <w:rPrChange w:id="129" w:author="Emily Holmes" w:date="2026-07-27T14:29:00Z" w16du:dateUtc="2026-07-27T12:29:00Z">
            <w:rPr/>
          </w:rPrChange>
        </w:rPr>
        <w:t xml:space="preserve">Kindt, M., Soeter, M., &amp; Vervliet, B. (2009). </w:t>
      </w:r>
      <w:r>
        <w:t xml:space="preserve">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130" w:name="ref-kragel2015neural"/>
      <w:bookmarkEnd w:id="128"/>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131" w:name="ref-krans2009intrusive"/>
      <w:bookmarkEnd w:id="130"/>
      <w:r>
        <w:lastRenderedPageBreak/>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132" w:name="ref-lau2019intrusive"/>
      <w:bookmarkEnd w:id="131"/>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133" w:name="ref-lau2021selectively"/>
      <w:bookmarkEnd w:id="132"/>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134" w:name="ref-lohnas2023event"/>
      <w:bookmarkEnd w:id="133"/>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135" w:name="ref-lohnas2015expanding"/>
      <w:bookmarkEnd w:id="134"/>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136" w:name="ref-lohnas2026specialized"/>
      <w:bookmarkEnd w:id="135"/>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137" w:name="ref-luce1959individual"/>
      <w:bookmarkEnd w:id="136"/>
      <w:r>
        <w:t xml:space="preserve">Luce, R. D. (1959). </w:t>
      </w:r>
      <w:r>
        <w:rPr>
          <w:i/>
          <w:iCs/>
        </w:rPr>
        <w:t>Individual choice behavior: A theoretical analysis</w:t>
      </w:r>
      <w:r>
        <w:t>. Wiley.</w:t>
      </w:r>
    </w:p>
    <w:p w14:paraId="0DF01E11" w14:textId="77777777" w:rsidR="00F8399E" w:rsidRDefault="00F54748">
      <w:pPr>
        <w:pStyle w:val="Bibliography"/>
      </w:pPr>
      <w:bookmarkStart w:id="138" w:name="ref-mcconnell2026testing"/>
      <w:bookmarkEnd w:id="137"/>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139" w:name="ref-moccia2022cue"/>
      <w:bookmarkEnd w:id="138"/>
      <w:r>
        <w:lastRenderedPageBreak/>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140" w:name="ref-moccia2025effects"/>
      <w:bookmarkEnd w:id="139"/>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141" w:name="ref-morton2016predictive"/>
      <w:bookmarkEnd w:id="140"/>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142" w:name="ref-norman2017neuronal"/>
      <w:bookmarkEnd w:id="141"/>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143" w:name="ref-parks2026unified"/>
      <w:bookmarkEnd w:id="142"/>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144" w:name="ref-polyn2011semantic"/>
      <w:bookmarkEnd w:id="143"/>
      <w:r>
        <w:lastRenderedPageBreak/>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145" w:name="ref-polyn2012neural"/>
      <w:bookmarkEnd w:id="144"/>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146" w:name="ref-polyn2009context"/>
      <w:bookmarkEnd w:id="145"/>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147" w:name="ref-polyn2009task"/>
      <w:bookmarkEnd w:id="146"/>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148" w:name="ref-raaijmakers1980sam"/>
      <w:bookmarkEnd w:id="147"/>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149" w:name="ref-ramineni2023treating"/>
      <w:bookmarkEnd w:id="148"/>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150" w:name="ref-schwartz2005shadows"/>
      <w:bookmarkEnd w:id="149"/>
      <w:r>
        <w:lastRenderedPageBreak/>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151" w:name="ref-sederberg2011human"/>
      <w:bookmarkEnd w:id="150"/>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152" w:name="ref-sederberg2008context"/>
      <w:bookmarkEnd w:id="151"/>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153" w:name="ref-talmi2013enhanced"/>
      <w:bookmarkEnd w:id="152"/>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154" w:name="ref-talmi2019retrieved"/>
      <w:bookmarkEnd w:id="153"/>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155" w:name="ref-talmi2007contribution"/>
      <w:bookmarkEnd w:id="154"/>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156" w:name="ref-talmi2004semantic"/>
      <w:bookmarkEnd w:id="155"/>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157" w:name="ref-unsworth2010understanding"/>
      <w:bookmarkEnd w:id="156"/>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158" w:name="ref-varma2024experimental"/>
      <w:bookmarkEnd w:id="157"/>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159" w:name="ref-wessel2025evidence"/>
      <w:bookmarkEnd w:id="158"/>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Pr="00EA360F" w:rsidRDefault="00F54748">
      <w:pPr>
        <w:pStyle w:val="Bibliography"/>
        <w:rPr>
          <w:lang w:val="sv-SE"/>
          <w:rPrChange w:id="160" w:author="Emily Holmes" w:date="2026-07-27T14:29:00Z" w16du:dateUtc="2026-07-27T12:29:00Z">
            <w:rPr/>
          </w:rPrChange>
        </w:rPr>
      </w:pPr>
      <w:bookmarkStart w:id="161" w:name="ref-zaromb2006temporal"/>
      <w:bookmarkEnd w:id="159"/>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r w:rsidR="00F8399E">
        <w:fldChar w:fldCharType="begin"/>
      </w:r>
      <w:r w:rsidR="00F8399E">
        <w:instrText>HYPERLINK "https://doi.org/10.1037/0278-7393.32.4.792" \h</w:instrText>
      </w:r>
      <w:r w:rsidR="00F8399E">
        <w:fldChar w:fldCharType="separate"/>
      </w:r>
      <w:r w:rsidR="00F8399E" w:rsidRPr="00EA360F">
        <w:rPr>
          <w:rStyle w:val="Hyperlink"/>
          <w:lang w:val="sv-SE"/>
          <w:rPrChange w:id="162" w:author="Emily Holmes" w:date="2026-07-27T14:29:00Z" w16du:dateUtc="2026-07-27T12:29:00Z">
            <w:rPr>
              <w:rStyle w:val="Hyperlink"/>
            </w:rPr>
          </w:rPrChange>
        </w:rPr>
        <w:t>https://doi.org/10.1037/0278-7393.32.4.792</w:t>
      </w:r>
      <w:r w:rsidR="00F8399E">
        <w:fldChar w:fldCharType="end"/>
      </w:r>
    </w:p>
    <w:p w14:paraId="45312485" w14:textId="77777777" w:rsidR="00F8399E" w:rsidRDefault="00F54748">
      <w:pPr>
        <w:pStyle w:val="Bibliography"/>
      </w:pPr>
      <w:bookmarkStart w:id="163" w:name="ref-zhou2025episodic"/>
      <w:bookmarkEnd w:id="161"/>
      <w:r w:rsidRPr="00EA360F">
        <w:rPr>
          <w:lang w:val="sv-SE"/>
          <w:rPrChange w:id="164" w:author="Emily Holmes" w:date="2026-07-27T14:29:00Z" w16du:dateUtc="2026-07-27T12:29:00Z">
            <w:rPr/>
          </w:rPrChange>
        </w:rPr>
        <w:lastRenderedPageBreak/>
        <w:t xml:space="preserve">Zhou, C. Y., Talmi, D., Daw, N. D., &amp; Mattar, M. G. (2025). </w:t>
      </w:r>
      <w:r>
        <w:t xml:space="preserve">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81"/>
      <w:bookmarkEnd w:id="83"/>
      <w:bookmarkEnd w:id="163"/>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lastRenderedPageBreak/>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rPr>
        <w:lastRenderedPageBreak/>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3"/>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Emily Holmes" w:date="2026-07-27T15:16:00Z" w:initials="EH">
    <w:p w14:paraId="4634F63C" w14:textId="77777777" w:rsidR="00403FC9" w:rsidRDefault="008177DA" w:rsidP="00403FC9">
      <w:r>
        <w:rPr>
          <w:rStyle w:val="CommentReference"/>
        </w:rPr>
        <w:annotationRef/>
      </w:r>
      <w:r w:rsidR="00403FC9">
        <w:rPr>
          <w:sz w:val="20"/>
          <w:szCs w:val="20"/>
        </w:rPr>
        <w:t>perhaps clarify the title so a wider audience undertands the domain we are studying?</w:t>
      </w:r>
    </w:p>
  </w:comment>
  <w:comment w:id="17" w:author="Emily Holmes" w:date="2026-07-27T14:30:00Z" w:initials="EH">
    <w:p w14:paraId="132F575E" w14:textId="77777777" w:rsidR="00EA360F" w:rsidRDefault="00EA360F" w:rsidP="00EA360F">
      <w:r>
        <w:rPr>
          <w:rStyle w:val="CommentReference"/>
        </w:rPr>
        <w:annotationRef/>
      </w:r>
      <w:r>
        <w:rPr>
          <w:sz w:val="20"/>
          <w:szCs w:val="20"/>
        </w:rPr>
        <w:t>define?</w:t>
      </w:r>
    </w:p>
  </w:comment>
  <w:comment w:id="18" w:author="Emily Holmes" w:date="2026-07-27T14:31:00Z" w:initials="EH">
    <w:p w14:paraId="304157C1" w14:textId="77777777" w:rsidR="00EA360F" w:rsidRDefault="00EA360F" w:rsidP="00EA360F">
      <w:r>
        <w:rPr>
          <w:rStyle w:val="CommentReference"/>
        </w:rPr>
        <w:annotationRef/>
      </w:r>
      <w:r>
        <w:rPr>
          <w:sz w:val="20"/>
          <w:szCs w:val="20"/>
        </w:rPr>
        <w:t>involuntary?</w:t>
      </w:r>
    </w:p>
  </w:comment>
  <w:comment w:id="22" w:author="Emily Holmes" w:date="2026-07-27T14:38:00Z" w:initials="EH">
    <w:p w14:paraId="7410DBC0" w14:textId="77777777" w:rsidR="001C476C" w:rsidRDefault="001C476C" w:rsidP="001C476C">
      <w:r>
        <w:rPr>
          <w:rStyle w:val="CommentReference"/>
        </w:rPr>
        <w:annotationRef/>
      </w:r>
      <w:r>
        <w:rPr>
          <w:sz w:val="20"/>
          <w:szCs w:val="20"/>
        </w:rPr>
        <w:t>add ref to Tommy's methods paper on trauma film paradigm in Clinical PSychology Review</w:t>
      </w:r>
    </w:p>
  </w:comment>
  <w:comment w:id="26" w:author="Emily Holmes" w:date="2026-07-27T14:40:00Z" w:initials="EH">
    <w:p w14:paraId="739B86AD" w14:textId="77777777" w:rsidR="001C476C" w:rsidRDefault="001C476C" w:rsidP="001C476C">
      <w:r>
        <w:rPr>
          <w:rStyle w:val="CommentReference"/>
        </w:rPr>
        <w:annotationRef/>
      </w:r>
      <w:r>
        <w:rPr>
          <w:sz w:val="20"/>
          <w:szCs w:val="20"/>
        </w:rPr>
        <w:t>add the LauZhu papers here!</w:t>
      </w:r>
    </w:p>
  </w:comment>
  <w:comment w:id="28" w:author="Emily Holmes" w:date="2026-07-27T14:55:00Z" w:initials="EH">
    <w:p w14:paraId="06E276C7" w14:textId="77777777" w:rsidR="00E04F66" w:rsidRDefault="00E04F66" w:rsidP="00E04F66">
      <w:r>
        <w:rPr>
          <w:rStyle w:val="CommentReference"/>
        </w:rPr>
        <w:annotationRef/>
      </w:r>
      <w:r>
        <w:rPr>
          <w:sz w:val="20"/>
          <w:szCs w:val="20"/>
        </w:rPr>
        <w:t>define?</w:t>
      </w:r>
    </w:p>
  </w:comment>
  <w:comment w:id="30" w:author="Emily Holmes" w:date="2026-07-27T15:06:00Z" w:initials="EH">
    <w:p w14:paraId="1EC3EFAF" w14:textId="77777777" w:rsidR="00B10274" w:rsidRDefault="00B10274" w:rsidP="00B10274">
      <w:r>
        <w:rPr>
          <w:rStyle w:val="CommentReference"/>
        </w:rPr>
        <w:annotationRef/>
      </w:r>
      <w:r>
        <w:rPr>
          <w:sz w:val="20"/>
          <w:szCs w:val="20"/>
        </w:rPr>
        <w:t>do you mean interferring?</w:t>
      </w:r>
    </w:p>
  </w:comment>
  <w:comment w:id="40" w:author="Emily Holmes" w:date="2026-07-27T15:12:00Z" w:initials="EH">
    <w:p w14:paraId="53071B45" w14:textId="77777777" w:rsidR="00651672" w:rsidRDefault="00651672" w:rsidP="00651672">
      <w:r>
        <w:rPr>
          <w:rStyle w:val="CommentReference"/>
        </w:rPr>
        <w:annotationRef/>
      </w:r>
      <w:r>
        <w:rPr>
          <w:sz w:val="20"/>
          <w:szCs w:val="20"/>
        </w:rPr>
        <w:t>try to (somewhere, may be not here?) refer to hotspots in the film, so the reader knows that its of brief hotspots moments (mental images) - see refs i sent you</w:t>
      </w:r>
    </w:p>
  </w:comment>
  <w:comment w:id="68" w:author="Emily Holmes" w:date="2026-07-27T15:13:00Z" w:initials="EH">
    <w:p w14:paraId="5DE056F2" w14:textId="77777777" w:rsidR="00651672" w:rsidRDefault="00651672" w:rsidP="00651672">
      <w:r>
        <w:rPr>
          <w:rStyle w:val="CommentReference"/>
        </w:rPr>
        <w:annotationRef/>
      </w:r>
      <w:r>
        <w:rPr>
          <w:sz w:val="20"/>
          <w:szCs w:val="20"/>
        </w:rPr>
        <w:t>remember to chancge from guided to involuntary even in the graphs!</w:t>
      </w:r>
    </w:p>
  </w:comment>
  <w:comment w:id="80" w:author="Emily Holmes" w:date="2026-07-27T15:15:00Z" w:initials="EH">
    <w:p w14:paraId="10926F1B" w14:textId="77777777" w:rsidR="008177DA" w:rsidRDefault="008177DA" w:rsidP="008177DA">
      <w:r>
        <w:rPr>
          <w:rStyle w:val="CommentReference"/>
        </w:rPr>
        <w:annotationRef/>
      </w:r>
      <w:r>
        <w:rPr>
          <w:sz w:val="20"/>
          <w:szCs w:val="20"/>
        </w:rPr>
        <w:t>wondered if you want to end on a sentence more linked to your key  results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34F63C" w15:done="0"/>
  <w15:commentEx w15:paraId="132F575E" w15:done="0"/>
  <w15:commentEx w15:paraId="304157C1" w15:done="0"/>
  <w15:commentEx w15:paraId="7410DBC0" w15:done="0"/>
  <w15:commentEx w15:paraId="739B86AD" w15:done="0"/>
  <w15:commentEx w15:paraId="06E276C7" w15:done="0"/>
  <w15:commentEx w15:paraId="1EC3EFAF" w15:done="0"/>
  <w15:commentEx w15:paraId="53071B45" w15:done="0"/>
  <w15:commentEx w15:paraId="5DE056F2" w15:done="0"/>
  <w15:commentEx w15:paraId="10926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398C86" w16cex:dateUtc="2026-07-27T13:16:00Z"/>
  <w16cex:commentExtensible w16cex:durableId="2D803BB9" w16cex:dateUtc="2026-07-27T12:30:00Z"/>
  <w16cex:commentExtensible w16cex:durableId="6B4CD8F2" w16cex:dateUtc="2026-07-27T12:31:00Z"/>
  <w16cex:commentExtensible w16cex:durableId="10C8CA26" w16cex:dateUtc="2026-07-27T12:38:00Z"/>
  <w16cex:commentExtensible w16cex:durableId="559B0EFC" w16cex:dateUtc="2026-07-27T12:40:00Z"/>
  <w16cex:commentExtensible w16cex:durableId="74FBE8BD" w16cex:dateUtc="2026-07-27T12:55:00Z"/>
  <w16cex:commentExtensible w16cex:durableId="4ED00E18" w16cex:dateUtc="2026-07-27T13:06:00Z"/>
  <w16cex:commentExtensible w16cex:durableId="69237E96" w16cex:dateUtc="2026-07-27T13:12:00Z"/>
  <w16cex:commentExtensible w16cex:durableId="33A2CF3C" w16cex:dateUtc="2026-07-27T13:13:00Z"/>
  <w16cex:commentExtensible w16cex:durableId="32588CD3" w16cex:dateUtc="2026-07-2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34F63C" w16cid:durableId="66398C86"/>
  <w16cid:commentId w16cid:paraId="132F575E" w16cid:durableId="2D803BB9"/>
  <w16cid:commentId w16cid:paraId="304157C1" w16cid:durableId="6B4CD8F2"/>
  <w16cid:commentId w16cid:paraId="7410DBC0" w16cid:durableId="10C8CA26"/>
  <w16cid:commentId w16cid:paraId="739B86AD" w16cid:durableId="559B0EFC"/>
  <w16cid:commentId w16cid:paraId="06E276C7" w16cid:durableId="74FBE8BD"/>
  <w16cid:commentId w16cid:paraId="1EC3EFAF" w16cid:durableId="4ED00E18"/>
  <w16cid:commentId w16cid:paraId="53071B45" w16cid:durableId="69237E96"/>
  <w16cid:commentId w16cid:paraId="5DE056F2" w16cid:durableId="33A2CF3C"/>
  <w16cid:commentId w16cid:paraId="10926F1B" w16cid:durableId="3258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DD2B1D" w14:textId="77777777" w:rsidR="00E61725" w:rsidRDefault="00E61725">
      <w:pPr>
        <w:spacing w:line="240" w:lineRule="auto"/>
      </w:pPr>
      <w:r>
        <w:separator/>
      </w:r>
    </w:p>
  </w:endnote>
  <w:endnote w:type="continuationSeparator" w:id="0">
    <w:p w14:paraId="4A7709B2" w14:textId="77777777" w:rsidR="00E61725" w:rsidRDefault="00E617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B84A3" w14:textId="77777777" w:rsidR="00E61725" w:rsidRDefault="00E61725">
      <w:pPr>
        <w:spacing w:line="240" w:lineRule="auto"/>
      </w:pPr>
      <w:r>
        <w:separator/>
      </w:r>
    </w:p>
  </w:footnote>
  <w:footnote w:type="continuationSeparator" w:id="0">
    <w:p w14:paraId="2BEBDD53" w14:textId="77777777" w:rsidR="00E61725" w:rsidRDefault="00E617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12F29E65"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16791">
          <w:t>COMPETITION AND CONTROL IN EPISODIC MEMORY SEARCH</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ily Holmes">
    <w15:presenceInfo w15:providerId="AD" w15:userId="S::eah1a25@soton.ac.uk::a2bebec6-befc-4d24-b423-6d7782cc51a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307C"/>
    <w:rsid w:val="000262D9"/>
    <w:rsid w:val="00041AF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A345B"/>
    <w:rsid w:val="001A4707"/>
    <w:rsid w:val="001B0FEA"/>
    <w:rsid w:val="001B0FFC"/>
    <w:rsid w:val="001C476C"/>
    <w:rsid w:val="001D00DE"/>
    <w:rsid w:val="001D337F"/>
    <w:rsid w:val="001D3FDA"/>
    <w:rsid w:val="001E27D6"/>
    <w:rsid w:val="001E466D"/>
    <w:rsid w:val="001F08F3"/>
    <w:rsid w:val="001F1CB0"/>
    <w:rsid w:val="00204601"/>
    <w:rsid w:val="002135DC"/>
    <w:rsid w:val="00215C2C"/>
    <w:rsid w:val="00216260"/>
    <w:rsid w:val="00222C09"/>
    <w:rsid w:val="002239CF"/>
    <w:rsid w:val="00225010"/>
    <w:rsid w:val="0023026D"/>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40B9E"/>
    <w:rsid w:val="00345646"/>
    <w:rsid w:val="00360168"/>
    <w:rsid w:val="00360FED"/>
    <w:rsid w:val="00387689"/>
    <w:rsid w:val="00393121"/>
    <w:rsid w:val="00396482"/>
    <w:rsid w:val="003A4685"/>
    <w:rsid w:val="003B31D8"/>
    <w:rsid w:val="003B7C65"/>
    <w:rsid w:val="003D0872"/>
    <w:rsid w:val="003D2E3A"/>
    <w:rsid w:val="003D73FF"/>
    <w:rsid w:val="003E371B"/>
    <w:rsid w:val="004023D3"/>
    <w:rsid w:val="00403FC9"/>
    <w:rsid w:val="00425074"/>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6C23"/>
    <w:rsid w:val="0059172B"/>
    <w:rsid w:val="005E7DC3"/>
    <w:rsid w:val="00602337"/>
    <w:rsid w:val="006122FA"/>
    <w:rsid w:val="00631672"/>
    <w:rsid w:val="00633291"/>
    <w:rsid w:val="00651672"/>
    <w:rsid w:val="00661B64"/>
    <w:rsid w:val="00666423"/>
    <w:rsid w:val="00682A9F"/>
    <w:rsid w:val="006A7CEE"/>
    <w:rsid w:val="006B4CA7"/>
    <w:rsid w:val="006D3C7F"/>
    <w:rsid w:val="006D5518"/>
    <w:rsid w:val="006D75D7"/>
    <w:rsid w:val="006E0F39"/>
    <w:rsid w:val="00700D0B"/>
    <w:rsid w:val="00717963"/>
    <w:rsid w:val="007222CE"/>
    <w:rsid w:val="007603E7"/>
    <w:rsid w:val="007676E2"/>
    <w:rsid w:val="0077017D"/>
    <w:rsid w:val="00772034"/>
    <w:rsid w:val="007868AB"/>
    <w:rsid w:val="00796044"/>
    <w:rsid w:val="007A0EEB"/>
    <w:rsid w:val="007A1B2A"/>
    <w:rsid w:val="007B5A30"/>
    <w:rsid w:val="007C4E27"/>
    <w:rsid w:val="007C5A94"/>
    <w:rsid w:val="007E0089"/>
    <w:rsid w:val="007E2A5D"/>
    <w:rsid w:val="007E4C3B"/>
    <w:rsid w:val="00801C81"/>
    <w:rsid w:val="008177DA"/>
    <w:rsid w:val="00831C20"/>
    <w:rsid w:val="0083560B"/>
    <w:rsid w:val="008412B2"/>
    <w:rsid w:val="008467A3"/>
    <w:rsid w:val="00852D8C"/>
    <w:rsid w:val="0086288E"/>
    <w:rsid w:val="00866E4D"/>
    <w:rsid w:val="00882CFB"/>
    <w:rsid w:val="008A1AD9"/>
    <w:rsid w:val="008A445E"/>
    <w:rsid w:val="008A506E"/>
    <w:rsid w:val="008C4BA3"/>
    <w:rsid w:val="008D4A37"/>
    <w:rsid w:val="008F09A9"/>
    <w:rsid w:val="008F27BE"/>
    <w:rsid w:val="008F3762"/>
    <w:rsid w:val="00901AB6"/>
    <w:rsid w:val="00932B9C"/>
    <w:rsid w:val="00934791"/>
    <w:rsid w:val="0096078A"/>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0274"/>
    <w:rsid w:val="00B11715"/>
    <w:rsid w:val="00B12CE3"/>
    <w:rsid w:val="00B203C2"/>
    <w:rsid w:val="00B21373"/>
    <w:rsid w:val="00B234AC"/>
    <w:rsid w:val="00B24206"/>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43714"/>
    <w:rsid w:val="00D630B7"/>
    <w:rsid w:val="00D71331"/>
    <w:rsid w:val="00D807FA"/>
    <w:rsid w:val="00D855D1"/>
    <w:rsid w:val="00DA752F"/>
    <w:rsid w:val="00DB4D47"/>
    <w:rsid w:val="00DC13C6"/>
    <w:rsid w:val="00DD4B3A"/>
    <w:rsid w:val="00DE772F"/>
    <w:rsid w:val="00DF6AC1"/>
    <w:rsid w:val="00E04F66"/>
    <w:rsid w:val="00E401D3"/>
    <w:rsid w:val="00E401FC"/>
    <w:rsid w:val="00E47871"/>
    <w:rsid w:val="00E528E7"/>
    <w:rsid w:val="00E61725"/>
    <w:rsid w:val="00E70600"/>
    <w:rsid w:val="00E71E11"/>
    <w:rsid w:val="00E74A04"/>
    <w:rsid w:val="00E8427C"/>
    <w:rsid w:val="00E868AE"/>
    <w:rsid w:val="00E90878"/>
    <w:rsid w:val="00E93961"/>
    <w:rsid w:val="00EA319C"/>
    <w:rsid w:val="00EA360F"/>
    <w:rsid w:val="00EA4191"/>
    <w:rsid w:val="00EA4F52"/>
    <w:rsid w:val="00EA785F"/>
    <w:rsid w:val="00EA7B31"/>
    <w:rsid w:val="00EB5952"/>
    <w:rsid w:val="00EB6BFA"/>
    <w:rsid w:val="00EC5095"/>
    <w:rsid w:val="00ED58CD"/>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styleId="UnresolvedMention">
    <w:name w:val="Unresolved Mention"/>
    <w:basedOn w:val="DefaultParagraphFont"/>
    <w:uiPriority w:val="99"/>
    <w:semiHidden/>
    <w:unhideWhenUsed/>
    <w:rsid w:val="007B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fontTable" Target="fontTable.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76</Pages>
  <Words>17106</Words>
  <Characters>97506</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Emily Holmes</cp:lastModifiedBy>
  <cp:revision>5</cp:revision>
  <dcterms:created xsi:type="dcterms:W3CDTF">2026-07-27T12:28:00Z</dcterms:created>
  <dcterms:modified xsi:type="dcterms:W3CDTF">2026-07-27T13:25:00Z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