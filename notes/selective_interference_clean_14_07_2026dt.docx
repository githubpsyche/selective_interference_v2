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2DD4" w14:textId="77777777" w:rsidR="00F8399E" w:rsidRDefault="00000000">
      <w:pPr>
        <w:pStyle w:val="FirstParagraph"/>
      </w:pPr>
      <w:r>
        <w:t xml:space="preserve"> </w:t>
      </w:r>
    </w:p>
    <w:p w14:paraId="659EF60E" w14:textId="77777777" w:rsidR="00F8399E" w:rsidRDefault="00000000">
      <w:pPr>
        <w:pStyle w:val="BodyText"/>
      </w:pPr>
      <w:r>
        <w:t xml:space="preserve"> </w:t>
      </w:r>
    </w:p>
    <w:p w14:paraId="1E526156" w14:textId="77777777" w:rsidR="00F8399E" w:rsidRDefault="00000000">
      <w:pPr>
        <w:pStyle w:val="Heading1"/>
      </w:pPr>
      <w:bookmarkStart w:id="0" w:name="title"/>
      <w:r>
        <w:t xml:space="preserve">Goal-directed remembering </w:t>
      </w:r>
      <w:commentRangeStart w:id="1"/>
      <w:r>
        <w:t>under contextual competition</w:t>
      </w:r>
      <w:commentRangeEnd w:id="1"/>
      <w:r w:rsidR="004F7E93">
        <w:rPr>
          <w:rStyle w:val="CommentReference"/>
          <w:sz w:val="24"/>
          <w:szCs w:val="32"/>
        </w:rPr>
        <w:commentReference w:id="1"/>
      </w:r>
      <w:r>
        <w:t>: A retrieved-context account of selective interference</w:t>
      </w:r>
    </w:p>
    <w:p w14:paraId="596CE972" w14:textId="77777777" w:rsidR="00F8399E" w:rsidRDefault="00000000">
      <w:pPr>
        <w:pStyle w:val="Author"/>
      </w:pPr>
      <w:r>
        <w:t xml:space="preserve"> </w:t>
      </w:r>
    </w:p>
    <w:p w14:paraId="4244A603" w14:textId="77777777" w:rsidR="00F8399E" w:rsidRDefault="00000000">
      <w:pPr>
        <w:pStyle w:val="Author"/>
      </w:pPr>
      <w:r>
        <w:t>Jordan B Gunn</w:t>
      </w:r>
    </w:p>
    <w:p w14:paraId="5EA194A2" w14:textId="77777777" w:rsidR="00F8399E" w:rsidRDefault="00000000">
      <w:pPr>
        <w:pStyle w:val="Author"/>
      </w:pPr>
      <w:r>
        <w:t>Department of Psychology, University of Cambridge</w:t>
      </w:r>
    </w:p>
    <w:p w14:paraId="77CFF8FE" w14:textId="77777777" w:rsidR="00F8399E" w:rsidRDefault="00000000">
      <w:pPr>
        <w:pStyle w:val="BodyText"/>
      </w:pPr>
      <w:r>
        <w:t xml:space="preserve"> </w:t>
      </w:r>
    </w:p>
    <w:p w14:paraId="009028EE" w14:textId="77777777" w:rsidR="00F8399E" w:rsidRDefault="00000000">
      <w:pPr>
        <w:pStyle w:val="BodyText"/>
      </w:pPr>
      <w:r>
        <w:t xml:space="preserve"> </w:t>
      </w:r>
    </w:p>
    <w:p w14:paraId="357EE14B" w14:textId="77777777" w:rsidR="00F8399E" w:rsidRDefault="00000000">
      <w:pPr>
        <w:pStyle w:val="Heading1"/>
      </w:pPr>
      <w:bookmarkStart w:id="2" w:name="author-note"/>
      <w:bookmarkEnd w:id="0"/>
      <w:r>
        <w:t>Author Note</w:t>
      </w:r>
    </w:p>
    <w:p w14:paraId="5F95C1E1" w14:textId="77777777" w:rsidR="00F8399E" w:rsidRDefault="00000000">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000000">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000000">
      <w:r>
        <w:br w:type="page"/>
      </w:r>
    </w:p>
    <w:p w14:paraId="3DAACF2B" w14:textId="77777777" w:rsidR="00F8399E" w:rsidRDefault="00000000">
      <w:pPr>
        <w:pStyle w:val="Heading1"/>
      </w:pPr>
      <w:bookmarkStart w:id="3" w:name="firstheader"/>
      <w:bookmarkEnd w:id="2"/>
      <w:r>
        <w:lastRenderedPageBreak/>
        <w:t>Goal-directed remembering under contextual competition: A retrieved-context account of selective interference</w:t>
      </w:r>
    </w:p>
    <w:p w14:paraId="5CDA6A4E" w14:textId="77777777" w:rsidR="00F8399E" w:rsidRDefault="00000000">
      <w:pPr>
        <w:pStyle w:val="Heading1"/>
      </w:pPr>
      <w:bookmarkStart w:id="4" w:name="abstract"/>
      <w:bookmarkEnd w:id="3"/>
      <w:r>
        <w:t>Abstract</w:t>
      </w:r>
    </w:p>
    <w:p w14:paraId="422D0954" w14:textId="2D336666" w:rsidR="00F8399E" w:rsidRDefault="00000000">
      <w:pPr>
        <w:pStyle w:val="FirstParagraph"/>
      </w:pPr>
      <w:commentRangeStart w:id="5"/>
      <w:r>
        <w:t xml:space="preserve">Goal-directed remembering can be less affected by interference even as the same material becomes less likely to come to mind inadvertently. </w:t>
      </w:r>
      <w:commentRangeEnd w:id="5"/>
      <w:r w:rsidR="004F7E93">
        <w:rPr>
          <w:rStyle w:val="CommentReference"/>
          <w:sz w:val="24"/>
          <w:szCs w:val="24"/>
        </w:rPr>
        <w:commentReference w:id="5"/>
      </w:r>
      <w:r>
        <w:t>The trauma-film paradigm examines this asymmetry in memory for distressing films: a visuospatial intervention task performed after a film reminder can reduce later intrusions while leaving voluntary memory relatively intact. This selective interference effect is often interpreted through theories of traumatic memory in which intrusive and deliberate remembering depend on different</w:t>
      </w:r>
      <w:del w:id="6" w:author="Deborah Talmi" w:date="2026-07-14T15:48:00Z" w16du:dateUtc="2026-07-14T14:48:00Z">
        <w:r w:rsidDel="004F7E93">
          <w:delText>ly vulnerable</w:delText>
        </w:r>
      </w:del>
      <w:r>
        <w:t xml:space="preserve">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 Unguided film recall declines when </w:t>
      </w:r>
      <w:ins w:id="7" w:author="Deborah Talmi" w:date="2026-07-14T15:49:00Z" w16du:dateUtc="2026-07-14T14:49:00Z">
        <w:r w:rsidR="004F7E93">
          <w:t>post-</w:t>
        </w:r>
      </w:ins>
      <w:r>
        <w:t>reminder</w:t>
      </w:r>
      <w:del w:id="8" w:author="Deborah Talmi" w:date="2026-07-14T15:49:00Z" w16du:dateUtc="2026-07-14T14:49:00Z">
        <w:r w:rsidDel="004F7E93">
          <w:delText>-linked</w:delText>
        </w:r>
      </w:del>
      <w:r>
        <w:t xml:space="preserve"> </w:t>
      </w:r>
      <w:ins w:id="9" w:author="Deborah Talmi" w:date="2026-07-14T15:49:00Z" w16du:dateUtc="2026-07-14T14:49:00Z">
        <w:r w:rsidR="004F7E93">
          <w:t>interference</w:t>
        </w:r>
      </w:ins>
      <w:del w:id="10" w:author="Deborah Talmi" w:date="2026-07-14T15:49:00Z" w16du:dateUtc="2026-07-14T14:49:00Z">
        <w:r w:rsidDel="004F7E93">
          <w:delText>learning</w:delText>
        </w:r>
      </w:del>
      <w:ins w:id="11" w:author="Deborah Talmi" w:date="2026-07-14T15:49:00Z" w16du:dateUtc="2026-07-14T14:49:00Z">
        <w:r w:rsidR="004F7E93">
          <w:t xml:space="preserve"> tasks</w:t>
        </w:r>
      </w:ins>
      <w:r>
        <w:t xml:space="preserve"> makes task items strong competitors. Deliberate recall is </w:t>
      </w:r>
      <w:ins w:id="12" w:author="Deborah Talmi" w:date="2026-07-14T15:50:00Z" w16du:dateUtc="2026-07-14T14:50:00Z">
        <w:r w:rsidR="004F7E93">
          <w:t>preserved only</w:t>
        </w:r>
      </w:ins>
      <w:del w:id="13" w:author="Deborah Talmi" w:date="2026-07-14T15:50:00Z" w16du:dateUtc="2026-07-14T14:50:00Z">
        <w:r w:rsidDel="004F7E93">
          <w:delText>less affected</w:delText>
        </w:r>
      </w:del>
      <w:r>
        <w:t xml:space="preserve"> when a maintained film-category cue favors film candidates </w:t>
      </w:r>
      <w:ins w:id="14" w:author="Deborah Talmi" w:date="2026-07-14T15:50:00Z" w16du:dateUtc="2026-07-14T14:50:00Z">
        <w:r w:rsidR="004F7E93">
          <w:t>over</w:t>
        </w:r>
      </w:ins>
      <w:del w:id="15" w:author="Deborah Talmi" w:date="2026-07-14T15:50:00Z" w16du:dateUtc="2026-07-14T14:50:00Z">
        <w:r w:rsidDel="004F7E93">
          <w:delText>without equally supporting</w:delText>
        </w:r>
      </w:del>
      <w:r>
        <w:t xml:space="preserve"> task competitors. </w:t>
      </w:r>
      <w:ins w:id="16" w:author="Deborah Talmi" w:date="2026-07-14T15:50:00Z" w16du:dateUtc="2026-07-14T14:50:00Z">
        <w:r w:rsidR="004F7E93">
          <w:t xml:space="preserve">Deliberate </w:t>
        </w:r>
      </w:ins>
      <w:del w:id="17" w:author="Deborah Talmi" w:date="2026-07-14T15:50:00Z" w16du:dateUtc="2026-07-14T14:50:00Z">
        <w:r w:rsidDel="004F7E93">
          <w:delText>R</w:delText>
        </w:r>
      </w:del>
      <w:ins w:id="18" w:author="Deborah Talmi" w:date="2026-07-14T15:50:00Z" w16du:dateUtc="2026-07-14T14:50:00Z">
        <w:r w:rsidR="004F7E93">
          <w:t>r</w:t>
        </w:r>
      </w:ins>
      <w:r>
        <w:t xml:space="preserve">ecognition is less affected than </w:t>
      </w:r>
      <w:ins w:id="19" w:author="Deborah Talmi" w:date="2026-07-14T15:51:00Z" w16du:dateUtc="2026-07-14T14:51:00Z">
        <w:r w:rsidR="004F7E93">
          <w:t xml:space="preserve">deliberate </w:t>
        </w:r>
      </w:ins>
      <w:r>
        <w:t>recall because the model evaluates a presented candidate item’s fit to context rather than selecting among film and task candidates. This account clarifies when intrusive and voluntary remembering can diverge and situates selective interference within a broader computational theory of episodic learning and retrieval.</w:t>
      </w:r>
    </w:p>
    <w:p w14:paraId="54CBB0EF" w14:textId="77777777" w:rsidR="00F8399E" w:rsidRDefault="00000000">
      <w:pPr>
        <w:pStyle w:val="Heading1"/>
      </w:pPr>
      <w:bookmarkStart w:id="20" w:name="introduction"/>
      <w:bookmarkEnd w:id="4"/>
      <w:r>
        <w:lastRenderedPageBreak/>
        <w:t>Introduction</w:t>
      </w:r>
    </w:p>
    <w:p w14:paraId="254F9D5D" w14:textId="77777777" w:rsidR="00F8399E" w:rsidRDefault="00000000">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Zhou et al., 2025</w:t>
        </w:r>
      </w:hyperlink>
      <w:r>
        <w:t>). At the same time, adaptive retrieval is selective: what comes to mind should normally depend on current goals, cues, and circumstances. Intrusive memories after trauma show how highly accessible event memories can strain the selectivity of retrieval. In PTSD, such memories can come to mind unbidden and poorly matched to the present, causing distress and interfering with ongoing activity (</w:t>
      </w:r>
      <w:hyperlink w:anchor="ref-brewin2010intrusive">
        <w:r>
          <w:rPr>
            <w:rStyle w:val="Hyperlink"/>
          </w:rPr>
          <w:t>Brewin et al., 2010</w:t>
        </w:r>
      </w:hyperlink>
      <w:r>
        <w:t xml:space="preserve">; </w:t>
      </w:r>
      <w:hyperlink w:anchor="ref-ehlers2000cognitive">
        <w:r>
          <w:rPr>
            <w:rStyle w:val="Hyperlink"/>
          </w:rPr>
          <w:t>Ehlers &amp; Clark, 2000</w:t>
        </w:r>
      </w:hyperlink>
      <w:r>
        <w:t xml:space="preserve">; </w:t>
      </w:r>
      <w:hyperlink w:anchor="ref-iyadurai2019intrusive">
        <w:r>
          <w:rPr>
            <w:rStyle w:val="Hyperlink"/>
          </w:rPr>
          <w:t>Iyadurai et al., 2019</w:t>
        </w:r>
      </w:hyperlink>
      <w:r>
        <w:t xml:space="preserve">; </w:t>
      </w:r>
      <w:hyperlink w:anchor="ref-krans2009intrusive">
        <w:r>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7777777" w:rsidR="00F8399E" w:rsidRDefault="00000000">
      <w:pPr>
        <w:pStyle w:val="BodyText"/>
      </w:pPr>
      <w:r>
        <w:t>The trauma-film paradigm provides a controlled setting for comparing intrusive and voluntary memory for the same event (</w:t>
      </w:r>
      <w:hyperlink w:anchor="ref-holmes2008inducing">
        <w:r>
          <w:rPr>
            <w:rStyle w:val="Hyperlink"/>
          </w:rPr>
          <w:t>Holmes &amp; Bourne, 2008</w:t>
        </w:r>
      </w:hyperlink>
      <w:r>
        <w:t xml:space="preserve">; </w:t>
      </w:r>
      <w:hyperlink w:anchor="ref-james2016trauma">
        <w:r>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accessible to deliberate retrieval while becoming more or less likely to come to mind involuntarily. In such research, intrusion frequency is often only weakly related to voluntary-memory performance, such that the two measures dissociate (</w:t>
      </w:r>
      <w:hyperlink w:anchor="ref-holmes2004trauma">
        <w:r>
          <w:rPr>
            <w:rStyle w:val="Hyperlink"/>
          </w:rPr>
          <w:t>Holmes et al., 2004</w:t>
        </w:r>
      </w:hyperlink>
      <w:r>
        <w:t xml:space="preserve">; </w:t>
      </w:r>
      <w:hyperlink w:anchor="ref-james2016trauma">
        <w:r>
          <w:rPr>
            <w:rStyle w:val="Hyperlink"/>
          </w:rPr>
          <w:t>James et al., 2016</w:t>
        </w:r>
      </w:hyperlink>
      <w:r>
        <w:t>). The same encoded episode can therefore support both involuntary and deliberate remembering, and these modes can come apart empirically.</w:t>
      </w:r>
    </w:p>
    <w:p w14:paraId="1F41626B" w14:textId="109961A4" w:rsidR="00F8399E" w:rsidRDefault="007C5A94">
      <w:pPr>
        <w:pStyle w:val="BodyText"/>
      </w:pPr>
      <w:ins w:id="21" w:author="Deborah Talmi" w:date="2026-07-14T16:04:00Z" w16du:dateUtc="2026-07-14T15:04:00Z">
        <w:r>
          <w:t xml:space="preserve">Imagery-competing </w:t>
        </w:r>
      </w:ins>
      <w:del w:id="22" w:author="Deborah Talmi" w:date="2026-07-14T16:04:00Z" w16du:dateUtc="2026-07-14T15:04:00Z">
        <w:r w:rsidR="00000000" w:rsidDel="007C5A94">
          <w:delText xml:space="preserve">Visuospatial interference </w:delText>
        </w:r>
      </w:del>
      <w:r w:rsidR="00000000">
        <w:t xml:space="preserve">tasks make this dissociation experimentally sharper. In immediate post-film studies, </w:t>
      </w:r>
      <w:ins w:id="23" w:author="Deborah Talmi" w:date="2026-07-14T16:04:00Z" w16du:dateUtc="2026-07-14T15:04:00Z">
        <w:r>
          <w:t>such</w:t>
        </w:r>
      </w:ins>
      <w:commentRangeStart w:id="24"/>
      <w:ins w:id="25" w:author="Deborah Talmi" w:date="2026-07-14T15:54:00Z" w16du:dateUtc="2026-07-14T14:54:00Z">
        <w:r w:rsidR="004F7E93">
          <w:t xml:space="preserve"> </w:t>
        </w:r>
      </w:ins>
      <w:r w:rsidR="00000000">
        <w:t xml:space="preserve">tasks </w:t>
      </w:r>
      <w:commentRangeEnd w:id="24"/>
      <w:r w:rsidR="004F7E93">
        <w:rPr>
          <w:rStyle w:val="CommentReference"/>
          <w:sz w:val="24"/>
          <w:szCs w:val="24"/>
        </w:rPr>
        <w:commentReference w:id="24"/>
      </w:r>
      <w:del w:id="26" w:author="Deborah Talmi" w:date="2026-07-14T15:54:00Z" w16du:dateUtc="2026-07-14T14:54:00Z">
        <w:r w:rsidR="00000000" w:rsidDel="004F7E93">
          <w:delText xml:space="preserve">such as Tetris </w:delText>
        </w:r>
      </w:del>
      <w:r w:rsidR="00000000">
        <w:t xml:space="preserve">can reduce later film intrusions while voluntary memory for the </w:t>
      </w:r>
      <w:r w:rsidR="00000000">
        <w:lastRenderedPageBreak/>
        <w:t xml:space="preserve">same material remains relatively intact </w:t>
      </w:r>
      <w:commentRangeStart w:id="27"/>
      <w:r w:rsidR="00000000">
        <w:t>(</w:t>
      </w:r>
      <w:hyperlink w:anchor="ref-deeprose2012imagery">
        <w:r w:rsidR="00000000">
          <w:rPr>
            <w:rStyle w:val="Hyperlink"/>
          </w:rPr>
          <w:t>Deeprose et al., 2012</w:t>
        </w:r>
      </w:hyperlink>
      <w:r w:rsidR="00000000">
        <w:t xml:space="preserve">; </w:t>
      </w:r>
      <w:hyperlink w:anchor="ref-holmes2009can">
        <w:r w:rsidR="00000000">
          <w:rPr>
            <w:rStyle w:val="Hyperlink"/>
          </w:rPr>
          <w:t>Holmes et al., 2009</w:t>
        </w:r>
      </w:hyperlink>
      <w:r w:rsidR="00000000">
        <w:t xml:space="preserve">, </w:t>
      </w:r>
      <w:hyperlink w:anchor="ref-holmes2010key">
        <w:r w:rsidR="00000000">
          <w:rPr>
            <w:rStyle w:val="Hyperlink"/>
          </w:rPr>
          <w:t>2010</w:t>
        </w:r>
      </w:hyperlink>
      <w:r w:rsidR="00000000">
        <w:t xml:space="preserve">; </w:t>
      </w:r>
      <w:hyperlink w:anchor="ref-lau2019intrusive">
        <w:r w:rsidR="00000000">
          <w:rPr>
            <w:rStyle w:val="Hyperlink"/>
          </w:rPr>
          <w:t>Lau-Zhu et al., 2019</w:t>
        </w:r>
      </w:hyperlink>
      <w:r w:rsidR="00000000">
        <w:t xml:space="preserve">). Delayed variants pair the interference task with a film reminder. Participants return </w:t>
      </w:r>
      <w:ins w:id="28" w:author="Deborah Talmi" w:date="2026-07-14T15:57:00Z" w16du:dateUtc="2026-07-14T14:57:00Z">
        <w:r>
          <w:t xml:space="preserve">after hours to </w:t>
        </w:r>
      </w:ins>
      <w:del w:id="29" w:author="Deborah Talmi" w:date="2026-07-14T15:57:00Z" w16du:dateUtc="2026-07-14T14:57:00Z">
        <w:r w:rsidR="00000000" w:rsidDel="007C5A94">
          <w:delText xml:space="preserve">after roughly 24 hours to 3 </w:delText>
        </w:r>
      </w:del>
      <w:r w:rsidR="00000000">
        <w:t xml:space="preserve">days, view reminder cues for the film, and then complete </w:t>
      </w:r>
      <w:ins w:id="30" w:author="Deborah Talmi" w:date="2026-07-14T15:59:00Z" w16du:dateUtc="2026-07-14T14:59:00Z">
        <w:r>
          <w:t xml:space="preserve">the </w:t>
        </w:r>
      </w:ins>
      <w:ins w:id="31" w:author="Deborah Talmi" w:date="2026-07-14T16:04:00Z" w16du:dateUtc="2026-07-14T15:04:00Z">
        <w:r>
          <w:t>task</w:t>
        </w:r>
        <w:r w:rsidDel="007C5A94">
          <w:t xml:space="preserve"> </w:t>
        </w:r>
      </w:ins>
      <w:del w:id="32" w:author="Deborah Talmi" w:date="2026-07-14T15:59:00Z" w16du:dateUtc="2026-07-14T14:59:00Z">
        <w:r w:rsidR="00000000" w:rsidDel="007C5A94">
          <w:delText>Tetris</w:delText>
        </w:r>
      </w:del>
      <w:r w:rsidR="00000000">
        <w:t>. This reminder-plus-</w:t>
      </w:r>
      <w:ins w:id="33" w:author="Deborah Talmi" w:date="2026-07-14T16:06:00Z" w16du:dateUtc="2026-07-14T15:06:00Z">
        <w:r w:rsidR="00BB0282">
          <w:t>task</w:t>
        </w:r>
      </w:ins>
      <w:del w:id="34" w:author="Deborah Talmi" w:date="2026-07-14T15:59:00Z" w16du:dateUtc="2026-07-14T14:59:00Z">
        <w:r w:rsidR="00000000" w:rsidDel="007C5A94">
          <w:delText>Tetris</w:delText>
        </w:r>
      </w:del>
      <w:r w:rsidR="00000000">
        <w:t xml:space="preserve"> sequence can reduce subsequent intrusions </w:t>
      </w:r>
      <w:ins w:id="35" w:author="Deborah Talmi" w:date="2026-07-14T16:00:00Z" w16du:dateUtc="2026-07-14T15:00:00Z">
        <w:r>
          <w:t xml:space="preserve">in the lab </w:t>
        </w:r>
      </w:ins>
      <w:r w:rsidR="00000000">
        <w:t>(</w:t>
      </w:r>
      <w:hyperlink w:anchor="ref-james2015computer">
        <w:r w:rsidR="00000000">
          <w:rPr>
            <w:rStyle w:val="Hyperlink"/>
          </w:rPr>
          <w:t>James et al., 2015</w:t>
        </w:r>
      </w:hyperlink>
      <w:r w:rsidR="00000000">
        <w:t xml:space="preserve">; </w:t>
      </w:r>
      <w:hyperlink w:anchor="ref-kessler2020visuospatial">
        <w:r w:rsidR="00000000">
          <w:rPr>
            <w:rStyle w:val="Hyperlink"/>
          </w:rPr>
          <w:t>Kessler et al., 2020</w:t>
        </w:r>
      </w:hyperlink>
      <w:r w:rsidR="00000000">
        <w:t>)</w:t>
      </w:r>
      <w:ins w:id="36" w:author="Deborah Talmi" w:date="2026-07-14T16:00:00Z" w16du:dateUtc="2026-07-14T15:00:00Z">
        <w:r>
          <w:t xml:space="preserve"> </w:t>
        </w:r>
      </w:ins>
      <w:commentRangeEnd w:id="27"/>
      <w:r w:rsidR="00BB0282">
        <w:rPr>
          <w:rStyle w:val="CommentReference"/>
          <w:sz w:val="24"/>
          <w:szCs w:val="24"/>
        </w:rPr>
        <w:commentReference w:id="27"/>
      </w:r>
      <w:ins w:id="37" w:author="Deborah Talmi" w:date="2026-07-14T16:00:00Z" w16du:dateUtc="2026-07-14T15:00:00Z">
        <w:r>
          <w:t>and in clinical trials with PTSD sufferers (XXX)</w:t>
        </w:r>
      </w:ins>
      <w:r w:rsidR="00000000">
        <w:t xml:space="preserve">. The resulting pattern of reduced intrusions with relatively preserved deliberate memory is termed selective interference. </w:t>
      </w:r>
      <w:hyperlink w:anchor="fig-empirical-target">
        <w:r w:rsidR="00000000">
          <w:rPr>
            <w:rStyle w:val="Hyperlink"/>
          </w:rPr>
          <w:t>Figure 1</w:t>
        </w:r>
      </w:hyperlink>
      <w:r w:rsidR="00000000">
        <w:t xml:space="preserve"> defines the qualitative pattern targeted by the </w:t>
      </w:r>
      <w:del w:id="38" w:author="Deborah Talmi" w:date="2026-07-14T16:00:00Z" w16du:dateUtc="2026-07-14T15:00:00Z">
        <w:r w:rsidR="00000000" w:rsidDel="007C5A94">
          <w:delText xml:space="preserve">recall </w:delText>
        </w:r>
      </w:del>
      <w:r w:rsidR="00000000">
        <w:t>simulations: following a film reminder, the visuospatial task has a larger effect on unguided than deliberate film recall.</w:t>
      </w:r>
    </w:p>
    <w:p w14:paraId="2A69584C" w14:textId="55FE5202" w:rsidR="00F8399E" w:rsidRDefault="00000000">
      <w:pPr>
        <w:pStyle w:val="BodyText"/>
      </w:pPr>
      <w:r>
        <w:t>The selective interference effect has been used to argue that intrusive and voluntary remembering depend on differently vulnerable memory representations (</w:t>
      </w:r>
      <w:hyperlink w:anchor="ref-brewin1996dual">
        <w:r>
          <w:rPr>
            <w:rStyle w:val="Hyperlink"/>
          </w:rPr>
          <w:t>Brewin et al., 1996</w:t>
        </w:r>
      </w:hyperlink>
      <w:r>
        <w:t xml:space="preserve">; </w:t>
      </w:r>
      <w:hyperlink w:anchor="ref-brewin2014episodic">
        <w:r>
          <w:rPr>
            <w:rStyle w:val="Hyperlink"/>
          </w:rPr>
          <w:t>Brewin, 2014</w:t>
        </w:r>
      </w:hyperlink>
      <w:r>
        <w:t>). Dual-representation accounts give this interpretation an architectural basis. They link coherent deliberate recollection to hippocampally supported representations that bind event elements within a spatiotemporal context (</w:t>
      </w:r>
      <w:hyperlink w:anchor="ref-bird2012hippocampus">
        <w:r>
          <w:rPr>
            <w:rStyle w:val="Hyperlink"/>
          </w:rPr>
          <w:t>Bird et al., 2012</w:t>
        </w:r>
      </w:hyperlink>
      <w:r>
        <w:t xml:space="preserve">; </w:t>
      </w:r>
      <w:hyperlink w:anchor="ref-bisby2020reduced">
        <w:r>
          <w:rPr>
            <w:rStyle w:val="Hyperlink"/>
          </w:rPr>
          <w:t>Bisby et al., 2020</w:t>
        </w:r>
      </w:hyperlink>
      <w:r>
        <w:t xml:space="preserve">). </w:t>
      </w:r>
      <w:ins w:id="39" w:author="Deborah Talmi" w:date="2026-07-14T16:01:00Z" w16du:dateUtc="2026-07-14T15:01:00Z">
        <w:r w:rsidR="007C5A94">
          <w:t xml:space="preserve">They suggest that </w:t>
        </w:r>
      </w:ins>
      <w:del w:id="40" w:author="Deborah Talmi" w:date="2026-07-14T16:01:00Z" w16du:dateUtc="2026-07-14T15:01:00Z">
        <w:r w:rsidDel="007C5A94">
          <w:delText>I</w:delText>
        </w:r>
      </w:del>
      <w:ins w:id="41" w:author="Deborah Talmi" w:date="2026-07-14T16:01:00Z" w16du:dateUtc="2026-07-14T15:01:00Z">
        <w:r w:rsidR="007C5A94">
          <w:t>i</w:t>
        </w:r>
      </w:ins>
      <w:r>
        <w:t xml:space="preserve">ntrusive re-experiencing </w:t>
      </w:r>
      <w:ins w:id="42" w:author="Deborah Talmi" w:date="2026-07-14T16:06:00Z" w16du:dateUtc="2026-07-14T15:06:00Z">
        <w:r w:rsidR="00BB0282">
          <w:t>is</w:t>
        </w:r>
      </w:ins>
      <w:ins w:id="43" w:author="Deborah Talmi" w:date="2026-07-14T16:01:00Z" w16du:dateUtc="2026-07-14T15:01:00Z">
        <w:r w:rsidR="007C5A94">
          <w:t xml:space="preserve"> due to activation of</w:t>
        </w:r>
      </w:ins>
      <w:del w:id="44" w:author="Deborah Talmi" w:date="2026-07-14T16:01:00Z" w16du:dateUtc="2026-07-14T15:01:00Z">
        <w:r w:rsidDel="007C5A94">
          <w:delText>is linked more strongly to</w:delText>
        </w:r>
      </w:del>
      <w:r>
        <w:t xml:space="preserve"> sensory and affective representations supported by amygdala and sensory systems (</w:t>
      </w:r>
      <w:hyperlink w:anchor="ref-bisby2020reduced">
        <w:r>
          <w:rPr>
            <w:rStyle w:val="Hyperlink"/>
          </w:rPr>
          <w:t>Bisby et al., 2020</w:t>
        </w:r>
      </w:hyperlink>
      <w:r>
        <w:t xml:space="preserve">; </w:t>
      </w:r>
      <w:hyperlink w:anchor="ref-brewin2010intrusive">
        <w:r>
          <w:rPr>
            <w:rStyle w:val="Hyperlink"/>
          </w:rPr>
          <w:t>Brewin et al., 2010</w:t>
        </w:r>
      </w:hyperlink>
      <w:r>
        <w:t xml:space="preserve">). </w:t>
      </w:r>
      <w:ins w:id="45" w:author="Deborah Talmi" w:date="2026-07-14T16:06:00Z" w16du:dateUtc="2026-07-14T15:06:00Z">
        <w:r w:rsidR="00BB0282">
          <w:t xml:space="preserve">Imagery-competing </w:t>
        </w:r>
      </w:ins>
      <w:del w:id="46" w:author="Deborah Talmi" w:date="2026-07-14T16:06:00Z" w16du:dateUtc="2026-07-14T15:06:00Z">
        <w:r w:rsidDel="00BB0282">
          <w:delText xml:space="preserve">In immediate post-film interventions, visuospatial </w:delText>
        </w:r>
      </w:del>
      <w:r>
        <w:t>tasks are understood to compete for working-memory resources while sensory-perceptual imagery from the film is still being maintained and consolidated (</w:t>
      </w:r>
      <w:hyperlink w:anchor="ref-baddeley2000working">
        <w:r>
          <w:rPr>
            <w:rStyle w:val="Hyperlink"/>
          </w:rPr>
          <w:t>Baddeley &amp; Andrade, 2000</w:t>
        </w:r>
      </w:hyperlink>
      <w:r>
        <w:t>). Because later intrusions are assumed to arise especially from sensory-bound representations, the selective pattern is attributed to disrupting the representation most likely to support intrusions while leaving voluntary-memory performance relatively preserved (</w:t>
      </w:r>
      <w:hyperlink w:anchor="ref-deeprose2012imagery">
        <w:r>
          <w:rPr>
            <w:rStyle w:val="Hyperlink"/>
          </w:rPr>
          <w:t>Deeprose et al., 2012</w:t>
        </w:r>
      </w:hyperlink>
      <w:r>
        <w:t xml:space="preserve">;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lau2019intrusive">
        <w:r>
          <w:rPr>
            <w:rStyle w:val="Hyperlink"/>
          </w:rPr>
          <w:t>Lau-Zhu et al., 2019</w:t>
        </w:r>
      </w:hyperlink>
      <w:r>
        <w:t xml:space="preserve">). In delayed post-reminder interventions, the reminder is instead treated as reactivating the relevant memory before the task, allowing the interference procedure to alter later availability through reconsolidation or post-reactivation </w:t>
      </w:r>
      <w:r>
        <w:lastRenderedPageBreak/>
        <w:t>updating (</w:t>
      </w:r>
      <w:hyperlink w:anchor="ref-james2015computer">
        <w:r>
          <w:rPr>
            <w:rStyle w:val="Hyperlink"/>
          </w:rPr>
          <w:t>James et al., 2015</w:t>
        </w:r>
      </w:hyperlink>
      <w:r>
        <w:t xml:space="preserve">; </w:t>
      </w:r>
      <w:hyperlink w:anchor="ref-kindt2009beyond">
        <w:r>
          <w:rPr>
            <w:rStyle w:val="Hyperlink"/>
          </w:rPr>
          <w:t>Kindt et al., 2009</w:t>
        </w:r>
      </w:hyperlink>
      <w:r>
        <w:t>). Across these variants, selective interference is explained by treating the intervention as acting more strongly on sensory-bound, intrusion-supporting representations than on the contextualized representations proposed to support coherent deliberate recollection.</w:t>
      </w:r>
    </w:p>
    <w:p w14:paraId="266D22A5" w14:textId="30698B17" w:rsidR="00F8399E" w:rsidDel="006D5518" w:rsidRDefault="00000000">
      <w:pPr>
        <w:pStyle w:val="BodyText"/>
        <w:rPr>
          <w:del w:id="47" w:author="Deborah Talmi" w:date="2026-07-14T17:41:00Z" w16du:dateUtc="2026-07-14T16:41:00Z"/>
        </w:rPr>
      </w:pPr>
      <w:r>
        <w:t xml:space="preserve">Here we argue that preserved voluntary memory does not, by itself, establish that a separate representation was spared. Selective interference can instead arise from differences in how film memories are cued and controlled at retrieval. In the account developed below, a film reminder reinstates </w:t>
      </w:r>
      <w:ins w:id="48" w:author="Deborah Talmi" w:date="2026-07-14T16:08:00Z" w16du:dateUtc="2026-07-14T15:08:00Z">
        <w:r w:rsidR="00BB0282">
          <w:t xml:space="preserve">the </w:t>
        </w:r>
      </w:ins>
      <w:r>
        <w:t xml:space="preserve">context associated with the film before task material is encoded. Task material then becomes linked to that context. When later remembering is guided by film-associated context, task and film material </w:t>
      </w:r>
      <w:del w:id="49" w:author="Deborah Talmi" w:date="2026-07-14T16:09:00Z" w16du:dateUtc="2026-07-14T15:09:00Z">
        <w:r w:rsidDel="00BB0282">
          <w:delText xml:space="preserve">can therefore </w:delText>
        </w:r>
      </w:del>
      <w:r>
        <w:t xml:space="preserve">compete, interfering with film recall. The task interferes less when retrieval depends less on context to access film material. </w:t>
      </w:r>
      <w:ins w:id="50" w:author="Deborah Talmi" w:date="2026-07-14T16:09:00Z" w16du:dateUtc="2026-07-14T15:09:00Z">
        <w:r w:rsidR="00BB0282">
          <w:t xml:space="preserve">In </w:t>
        </w:r>
      </w:ins>
      <w:del w:id="51" w:author="Deborah Talmi" w:date="2026-07-14T16:09:00Z" w16du:dateUtc="2026-07-14T15:09:00Z">
        <w:r w:rsidDel="00BB0282">
          <w:delText>D</w:delText>
        </w:r>
      </w:del>
      <w:ins w:id="52" w:author="Deborah Talmi" w:date="2026-07-14T16:09:00Z" w16du:dateUtc="2026-07-14T15:09:00Z">
        <w:r w:rsidR="00BB0282">
          <w:t>d</w:t>
        </w:r>
      </w:ins>
      <w:r>
        <w:t>eliberate recall</w:t>
      </w:r>
      <w:ins w:id="53" w:author="Deborah Talmi" w:date="2026-07-14T16:09:00Z" w16du:dateUtc="2026-07-14T15:09:00Z">
        <w:r w:rsidR="00BB0282">
          <w:t xml:space="preserve">, this </w:t>
        </w:r>
      </w:ins>
      <w:ins w:id="54" w:author="Deborah Talmi" w:date="2026-07-14T16:10:00Z" w16du:dateUtc="2026-07-14T15:10:00Z">
        <w:r w:rsidR="00BB0282">
          <w:t>happens</w:t>
        </w:r>
      </w:ins>
      <w:del w:id="55" w:author="Deborah Talmi" w:date="2026-07-14T16:10:00Z" w16du:dateUtc="2026-07-14T15:10:00Z">
        <w:r w:rsidDel="00BB0282">
          <w:delText xml:space="preserve"> can be less affected</w:delText>
        </w:r>
      </w:del>
      <w:r>
        <w:t xml:space="preserve"> when a maintained film-category cue gives film candidates an additional source of support without equally supporting task competitors. </w:t>
      </w:r>
      <w:del w:id="56" w:author="Deborah Talmi" w:date="2026-07-14T16:10:00Z" w16du:dateUtc="2026-07-14T15:10:00Z">
        <w:r w:rsidDel="00BB0282">
          <w:delText>Tasks like</w:delText>
        </w:r>
      </w:del>
      <w:ins w:id="57" w:author="Deborah Talmi" w:date="2026-07-14T16:10:00Z" w16du:dateUtc="2026-07-14T15:10:00Z">
        <w:r w:rsidR="00BB0282">
          <w:t>Deliberate</w:t>
        </w:r>
      </w:ins>
      <w:r>
        <w:t xml:space="preserve"> recognition can also be less affected, because the test presents </w:t>
      </w:r>
      <w:del w:id="58" w:author="Deborah Talmi" w:date="2026-07-14T16:10:00Z" w16du:dateUtc="2026-07-14T15:10:00Z">
        <w:r w:rsidDel="00BB0282">
          <w:delText xml:space="preserve">a </w:delText>
        </w:r>
      </w:del>
      <w:r>
        <w:t>candidate film item</w:t>
      </w:r>
      <w:ins w:id="59" w:author="Deborah Talmi" w:date="2026-07-14T16:10:00Z" w16du:dateUtc="2026-07-14T15:10:00Z">
        <w:r w:rsidR="00BB0282">
          <w:t>s</w:t>
        </w:r>
      </w:ins>
      <w:r>
        <w:t xml:space="preserve"> for judgment rather than requiring film material to be brought to mind</w:t>
      </w:r>
      <w:ins w:id="60" w:author="Deborah Talmi" w:date="2026-07-14T16:10:00Z" w16du:dateUtc="2026-07-14T15:10:00Z">
        <w:r w:rsidR="00BB0282">
          <w:t xml:space="preserve"> in a context dependent manner</w:t>
        </w:r>
      </w:ins>
      <w:r>
        <w:t xml:space="preserve">. On this account, the selective-interference effect emerges when retrieval conditions differ in </w:t>
      </w:r>
      <w:ins w:id="61" w:author="Deborah Talmi" w:date="2026-07-14T16:11:00Z" w16du:dateUtc="2026-07-14T15:11:00Z">
        <w:r w:rsidR="00BB0282">
          <w:t xml:space="preserve">their reliance </w:t>
        </w:r>
      </w:ins>
      <w:del w:id="62" w:author="Deborah Talmi" w:date="2026-07-14T16:11:00Z" w16du:dateUtc="2026-07-14T15:11:00Z">
        <w:r w:rsidDel="00BB0282">
          <w:delText xml:space="preserve">how much they depend </w:delText>
        </w:r>
      </w:del>
      <w:r>
        <w:t xml:space="preserve">on film-associated context that </w:t>
      </w:r>
      <w:ins w:id="63" w:author="Deborah Talmi" w:date="2026-07-14T16:11:00Z" w16du:dateUtc="2026-07-14T15:11:00Z">
        <w:r w:rsidR="00BB0282">
          <w:t xml:space="preserve">is shared with </w:t>
        </w:r>
      </w:ins>
      <w:del w:id="64" w:author="Deborah Talmi" w:date="2026-07-14T16:11:00Z" w16du:dateUtc="2026-07-14T15:11:00Z">
        <w:r w:rsidDel="00BB0282">
          <w:delText xml:space="preserve">also cues </w:delText>
        </w:r>
      </w:del>
      <w:r>
        <w:t>task material.</w:t>
      </w:r>
      <w:ins w:id="65" w:author="Deborah Talmi" w:date="2026-07-14T17:41:00Z" w16du:dateUtc="2026-07-14T16:41:00Z">
        <w:r w:rsidR="006D5518">
          <w:t xml:space="preserve"> </w:t>
        </w:r>
      </w:ins>
    </w:p>
    <w:p w14:paraId="43D6CEE9" w14:textId="77777777" w:rsidR="00F8399E" w:rsidRDefault="00000000" w:rsidP="006D5518">
      <w:pPr>
        <w:pStyle w:val="BodyText"/>
      </w:pPr>
      <w:r>
        <w:t>We formalize this retrieval account in an emotional variant (</w:t>
      </w:r>
      <w:hyperlink w:anchor="ref-cohen2022memory">
        <w:r>
          <w:rPr>
            <w:rStyle w:val="Hyperlink"/>
          </w:rPr>
          <w:t>Cohen &amp; Kahana, 2022</w:t>
        </w:r>
      </w:hyperlink>
      <w:r>
        <w:t xml:space="preserve">; </w:t>
      </w:r>
      <w:hyperlink w:anchor="ref-talmi2019retrieved">
        <w:r>
          <w:rPr>
            <w:rStyle w:val="Hyperlink"/>
          </w:rPr>
          <w:t>Talmi et al., 2019</w:t>
        </w:r>
      </w:hyperlink>
      <w:r>
        <w:t>) of the Context Maintenance and Retrieval (CMR) model (</w:t>
      </w:r>
      <w:hyperlink w:anchor="ref-polyn2009context">
        <w:r>
          <w:rPr>
            <w:rStyle w:val="Hyperlink"/>
          </w:rPr>
          <w:t>Polyn et al., 2009a</w:t>
        </w:r>
      </w:hyperlink>
      <w:r>
        <w:t xml:space="preserve">). </w:t>
      </w:r>
      <w:commentRangeStart w:id="66"/>
      <w:r>
        <w:t>Retrieved-context models treat context as a gradually changing state that is shaped by experience, reinstated by retrieval, and used to cue later memory search (</w:t>
      </w:r>
      <w:hyperlink w:anchor="ref-howard2002distributed">
        <w:r>
          <w:rPr>
            <w:rStyle w:val="Hyperlink"/>
          </w:rPr>
          <w:t>Howard &amp; Kahana, 2002</w:t>
        </w:r>
      </w:hyperlink>
      <w:r>
        <w:t xml:space="preserve">; </w:t>
      </w:r>
      <w:hyperlink w:anchor="ref-polyn2009context">
        <w:r>
          <w:rPr>
            <w:rStyle w:val="Hyperlink"/>
          </w:rPr>
          <w:t>Polyn et al., 2009a</w:t>
        </w:r>
      </w:hyperlink>
      <w:r>
        <w:t xml:space="preserve">; </w:t>
      </w:r>
      <w:hyperlink w:anchor="ref-sederberg2008context">
        <w:r>
          <w:rPr>
            <w:rStyle w:val="Hyperlink"/>
          </w:rPr>
          <w:t>Sederberg et al., 2008</w:t>
        </w:r>
      </w:hyperlink>
      <w:r>
        <w:t>). In CMR, items and context are linked by bidirectional associations. Context cues candidate items, and retrieved items or items presented at test reinstate associated context (</w:t>
      </w:r>
      <w:hyperlink w:anchor="ref-polyn2009context">
        <w:r>
          <w:rPr>
            <w:rStyle w:val="Hyperlink"/>
          </w:rPr>
          <w:t>Polyn et al., 2009a</w:t>
        </w:r>
      </w:hyperlink>
      <w:r>
        <w:t xml:space="preserve">, </w:t>
      </w:r>
      <w:hyperlink w:anchor="ref-polyn2009task">
        <w:r>
          <w:rPr>
            <w:rStyle w:val="Hyperlink"/>
          </w:rPr>
          <w:t>2009b</w:t>
        </w:r>
      </w:hyperlink>
      <w:r>
        <w:t xml:space="preserve">). </w:t>
      </w:r>
      <w:r>
        <w:lastRenderedPageBreak/>
        <w:t>Emotional CMR variants retain this item-context architecture while allowing emotional or source context to shape what is bound and later retrieved (</w:t>
      </w:r>
      <w:hyperlink w:anchor="ref-cohen2022memory">
        <w:r>
          <w:rPr>
            <w:rStyle w:val="Hyperlink"/>
          </w:rPr>
          <w:t>Cohen &amp; Kahana, 2022</w:t>
        </w:r>
      </w:hyperlink>
      <w:r>
        <w:t xml:space="preserve">; </w:t>
      </w:r>
      <w:hyperlink w:anchor="ref-talmi2019retrieved">
        <w:r>
          <w:rPr>
            <w:rStyle w:val="Hyperlink"/>
          </w:rPr>
          <w:t>Talmi et al., 2019</w:t>
        </w:r>
      </w:hyperlink>
      <w:r>
        <w:t xml:space="preserve">). These properties make CMR a principled setting for a retrieved-context account of selective interference based on context reinstatement and item-context binding. </w:t>
      </w:r>
    </w:p>
    <w:p w14:paraId="22CC989D" w14:textId="77777777" w:rsidR="00F8399E" w:rsidRDefault="00000000">
      <w:pPr>
        <w:pStyle w:val="BodyText"/>
      </w:pPr>
      <w:r>
        <w:t xml:space="preserve">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t>
      </w:r>
      <w:commentRangeStart w:id="67"/>
      <w:r>
        <w:t>When that context supports both film and task material, task items compete with film recall rather than merely weakening a film trace</w:t>
      </w:r>
      <w:commentRangeEnd w:id="67"/>
      <w:r w:rsidR="00F051F8">
        <w:rPr>
          <w:rStyle w:val="CommentReference"/>
          <w:sz w:val="24"/>
          <w:szCs w:val="24"/>
        </w:rPr>
        <w:commentReference w:id="67"/>
      </w:r>
      <w:r>
        <w:t>.</w:t>
      </w:r>
      <w:commentRangeEnd w:id="66"/>
      <w:r w:rsidR="006D5518">
        <w:rPr>
          <w:rStyle w:val="CommentReference"/>
          <w:sz w:val="24"/>
          <w:szCs w:val="24"/>
        </w:rPr>
        <w:commentReference w:id="66"/>
      </w:r>
    </w:p>
    <w:p w14:paraId="1E077BF4" w14:textId="77777777" w:rsidR="00F8399E" w:rsidRDefault="00000000">
      <w:pPr>
        <w:pStyle w:val="BodyText"/>
      </w:pPr>
      <w:commentRangeStart w:id="68"/>
      <w:commentRangeStart w:id="69"/>
      <w:r>
        <w:t xml:space="preserve">Deliberate recall is modeled with several retrieval-control processes. Rather than universally producing the selective-interference pattern, we show that some control mechanisms increase film recall overall without substantially reducing the loss caused by task competitors linked to film-associated context. </w:t>
      </w:r>
      <w:commentRangeEnd w:id="68"/>
      <w:r w:rsidR="00B234AC">
        <w:rPr>
          <w:rStyle w:val="CommentReference"/>
          <w:sz w:val="24"/>
          <w:szCs w:val="24"/>
        </w:rPr>
        <w:commentReference w:id="68"/>
      </w:r>
      <w:commentRangeEnd w:id="69"/>
      <w:r w:rsidR="00CA1CEF">
        <w:rPr>
          <w:rStyle w:val="CommentReference"/>
          <w:sz w:val="24"/>
          <w:szCs w:val="24"/>
        </w:rPr>
        <w:commentReference w:id="69"/>
      </w:r>
      <w:r>
        <w:t>In the simulations, the strongest protection comes from adding a maintained film-category cue that gives film candidates support not shared by task competitors. This identifies a functional condition for selective interference: voluntary recall is protected when it depends less on film-associated temporal context that has also become supportive of task material.</w:t>
      </w:r>
    </w:p>
    <w:p w14:paraId="202B0CF8" w14:textId="77777777" w:rsidR="00F8399E" w:rsidRDefault="00000000">
      <w:pPr>
        <w:pStyle w:val="BodyText"/>
      </w:pPr>
      <w:r>
        <w:t>The simulations follow a generalization-style modeling logic (</w:t>
      </w:r>
      <w:hyperlink w:anchor="ref-busemeyer2000model">
        <w:r>
          <w:rPr>
            <w:rStyle w:val="Hyperlink"/>
          </w:rPr>
          <w:t>Busemeyer &amp; Wang, 2000</w:t>
        </w:r>
      </w:hyperlink>
      <w:r>
        <w:t xml:space="preserve">; </w:t>
      </w:r>
      <w:hyperlink w:anchor="ref-lohnas2023event">
        <w:r>
          <w:rPr>
            <w:rStyle w:val="Hyperlink"/>
          </w:rPr>
          <w:t>Lohnas et al., 2023</w:t>
        </w:r>
      </w:hyperlink>
      <w:r>
        <w:t>). Core parameters are anchored in an independent affective free-recall dataset (</w:t>
      </w:r>
      <w:hyperlink w:anchor="ref-dupertuys2026ukraine">
        <w:r>
          <w:rPr>
            <w:rStyle w:val="Hyperlink"/>
          </w:rPr>
          <w:t>Dupertuys et al., 2026</w:t>
        </w:r>
      </w:hyperlink>
      <w:r>
        <w:t xml:space="preserve">), and no trauma-film outcomes are fitted. Simulation 1 varies reminder presence and effective task-context learning to test competitor formation. Simulation 2 compares start-of-film context reinstatement, a maintained film-category cue, and retrieval monitoring to </w:t>
      </w:r>
      <w:r>
        <w:lastRenderedPageBreak/>
        <w:t>determine which control operations protect recall. The recognition analysis tests how presenting a candidate film item for judgment changes where reminder-linked task competition enters retrieval. Together, the simulations define a mechanistic alternative to selective-vulnerability accounts and identify conditions under which intrusive and voluntary remembering should appear more or less dissociated.</w:t>
      </w:r>
    </w:p>
    <w:p w14:paraId="2E9D4AF4" w14:textId="77777777" w:rsidR="00F8399E" w:rsidRDefault="00000000">
      <w:pPr>
        <w:pStyle w:val="FigureTitle"/>
      </w:pPr>
      <w:bookmarkStart w:id="70" w:name="fig-empirical-target"/>
      <w:r>
        <w:lastRenderedPageBreak/>
        <w:t>Figure 1</w:t>
      </w:r>
    </w:p>
    <w:p w14:paraId="635149B5" w14:textId="77777777" w:rsidR="00F8399E" w:rsidRDefault="00000000">
      <w:pPr>
        <w:pStyle w:val="Caption"/>
      </w:pPr>
      <w:r>
        <w:rPr>
          <w:b/>
          <w:bCs/>
        </w:rPr>
        <w:t>Modeled trauma-film paradigm and schematic selective-interference pattern.</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 film reminder, whereas deliberate film recall shows a smaller reduction under the same conditions. Bars are schematic and do not plot empirical counts, fitted values, or model output.</w:t>
      </w:r>
    </w:p>
    <w:p w14:paraId="40858124" w14:textId="77777777" w:rsidR="00F8399E" w:rsidRDefault="00000000">
      <w:pPr>
        <w:pStyle w:val="FigureWithoutNote"/>
      </w:pPr>
      <w:r>
        <w:rPr>
          <w:noProof/>
        </w:rPr>
        <w:lastRenderedPageBreak/>
        <w:drawing>
          <wp:inline distT="0" distB="0" distL="0" distR="0" wp14:anchorId="0952E440" wp14:editId="4C0B2E3C">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p>
    <w:p w14:paraId="5CB81A7E" w14:textId="77777777" w:rsidR="00F8399E" w:rsidRDefault="00000000">
      <w:pPr>
        <w:pStyle w:val="Heading2"/>
      </w:pPr>
      <w:bookmarkStart w:id="71" w:name="Xe49916d2c5d2e2d1ed2bdc43f3c89558696ba75"/>
      <w:bookmarkEnd w:id="70"/>
      <w:r>
        <w:t>Intentionality and Test Format in Selective Interference</w:t>
      </w:r>
    </w:p>
    <w:p w14:paraId="1DDD3A81" w14:textId="59050E12" w:rsidR="00F8399E" w:rsidRDefault="00000000">
      <w:pPr>
        <w:pStyle w:val="FirstParagraph"/>
      </w:pPr>
      <w:r>
        <w: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w:t>
      </w:r>
      <w:ins w:id="72" w:author="Deborah Talmi" w:date="2026-07-14T17:24:00Z" w16du:dateUtc="2026-07-14T16:24:00Z">
        <w:r w:rsidR="00B234AC">
          <w:t>These studies test v</w:t>
        </w:r>
      </w:ins>
      <w:del w:id="73" w:author="Deborah Talmi" w:date="2026-07-14T17:24:00Z" w16du:dateUtc="2026-07-14T16:24:00Z">
        <w:r w:rsidDel="00B234AC">
          <w:delText>V</w:delText>
        </w:r>
      </w:del>
      <w:r>
        <w:t>oluntary</w:t>
      </w:r>
      <w:del w:id="74" w:author="Deborah Talmi" w:date="2026-07-14T17:24:00Z" w16du:dateUtc="2026-07-14T16:24:00Z">
        <w:r w:rsidDel="00B234AC">
          <w:delText>-</w:delText>
        </w:r>
      </w:del>
      <w:ins w:id="75" w:author="Deborah Talmi" w:date="2026-07-14T17:24:00Z" w16du:dateUtc="2026-07-14T16:24:00Z">
        <w:r w:rsidR="00B234AC">
          <w:t xml:space="preserve"> </w:t>
        </w:r>
      </w:ins>
      <w:r>
        <w:t xml:space="preserve">memory </w:t>
      </w:r>
      <w:ins w:id="76" w:author="Deborah Talmi" w:date="2026-07-14T17:24:00Z" w16du:dateUtc="2026-07-14T16:24:00Z">
        <w:r w:rsidR="00B234AC">
          <w:t xml:space="preserve">in tasks that </w:t>
        </w:r>
      </w:ins>
      <w:del w:id="77" w:author="Deborah Talmi" w:date="2026-07-14T17:24:00Z" w16du:dateUtc="2026-07-14T16:24:00Z">
        <w:r w:rsidDel="00B234AC">
          <w:delText xml:space="preserve">tests </w:delText>
        </w:r>
      </w:del>
      <w:r>
        <w:t>differ in whether target film material must be recovered or is presented for judgment</w:t>
      </w:r>
      <w:ins w:id="78" w:author="Deborah Talmi" w:date="2026-07-14T17:25:00Z" w16du:dateUtc="2026-07-14T16:25:00Z">
        <w:r w:rsidR="00B234AC">
          <w:t>. F</w:t>
        </w:r>
      </w:ins>
      <w:del w:id="79" w:author="Deborah Talmi" w:date="2026-07-14T17:25:00Z" w16du:dateUtc="2026-07-14T16:25:00Z">
        <w:r w:rsidDel="00B234AC">
          <w:delText>: f</w:delText>
        </w:r>
      </w:del>
      <w:r>
        <w:t xml:space="preserve">ree recall and specific-probe questions ask participants to bring film details to mind, </w:t>
      </w:r>
      <w:r>
        <w:lastRenderedPageBreak/>
        <w:t>whereas recognition asks participants to distinguish true from false film statements or film stills from lure images (</w:t>
      </w:r>
      <w:hyperlink w:anchor="ref-james2016trauma">
        <w:r>
          <w:rPr>
            <w:rStyle w:val="Hyperlink"/>
          </w:rPr>
          <w:t>James et al., 2016</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xml:space="preserve">). Selective interference appears most consistent when intrusion reports are compared with recognition, and less </w:t>
      </w:r>
      <w:del w:id="80" w:author="Deborah Talmi" w:date="2026-07-14T17:25:00Z" w16du:dateUtc="2026-07-14T16:25:00Z">
        <w:r w:rsidDel="00B234AC">
          <w:delText xml:space="preserve">uniform </w:delText>
        </w:r>
      </w:del>
      <w:r>
        <w:t xml:space="preserve">when </w:t>
      </w:r>
      <w:ins w:id="81" w:author="Deborah Talmi" w:date="2026-07-14T17:26:00Z" w16du:dateUtc="2026-07-14T16:26:00Z">
        <w:r w:rsidR="00B234AC">
          <w:t xml:space="preserve">compared with free recall, where </w:t>
        </w:r>
      </w:ins>
      <w:del w:id="82" w:author="Deborah Talmi" w:date="2026-07-14T17:26:00Z" w16du:dateUtc="2026-07-14T16:26:00Z">
        <w:r w:rsidDel="00B234AC">
          <w:delText xml:space="preserve">film material must be brought to mind under </w:delText>
        </w:r>
      </w:del>
      <w:del w:id="83" w:author="Deborah Talmi" w:date="2026-07-14T17:25:00Z" w16du:dateUtc="2026-07-14T16:25:00Z">
        <w:r w:rsidDel="00B234AC">
          <w:delText xml:space="preserve">more similar </w:delText>
        </w:r>
      </w:del>
      <w:r>
        <w:t>retrieval conditions</w:t>
      </w:r>
      <w:ins w:id="84" w:author="Deborah Talmi" w:date="2026-07-14T17:26:00Z" w16du:dateUtc="2026-07-14T16:26:00Z">
        <w:r w:rsidR="00B234AC">
          <w:t xml:space="preserve"> resemble those of unguided recall more closely</w:t>
        </w:r>
      </w:ins>
      <w:r>
        <w:t xml:space="preserve">. </w:t>
      </w:r>
      <w:hyperlink w:anchor="fig-empirical-examples">
        <w:r>
          <w:rPr>
            <w:rStyle w:val="Hyperlink"/>
          </w:rPr>
          <w:t>Figure 2</w:t>
        </w:r>
      </w:hyperlink>
      <w:r>
        <w:t xml:space="preserve"> illustrates variation in retrieval format across selected trauma-film studies (</w:t>
      </w:r>
      <w:hyperlink w:anchor="ref-james2015computer">
        <w:r>
          <w:rPr>
            <w:rStyle w:val="Hyperlink"/>
          </w:rPr>
          <w:t>James et al., 2015</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xml:space="preserve">; </w:t>
      </w:r>
      <w:hyperlink w:anchor="ref-mcconnell2026testing">
        <w:r>
          <w:rPr>
            <w:rStyle w:val="Hyperlink"/>
          </w:rPr>
          <w:t>McConnell et al., 2026</w:t>
        </w:r>
      </w:hyperlink>
      <w:r>
        <w:t>).</w:t>
      </w:r>
    </w:p>
    <w:p w14:paraId="4B1A1B76" w14:textId="77777777" w:rsidR="00F8399E" w:rsidRDefault="00000000">
      <w:pPr>
        <w:pStyle w:val="FigureTitle"/>
      </w:pPr>
      <w:bookmarkStart w:id="85" w:name="fig-empirical-examples"/>
      <w:r>
        <w:lastRenderedPageBreak/>
        <w:t>Figure 2</w:t>
      </w:r>
    </w:p>
    <w:p w14:paraId="439C6B56" w14:textId="77777777" w:rsidR="00F8399E" w:rsidRDefault="00000000">
      <w:pPr>
        <w:pStyle w:val="Caption"/>
      </w:pPr>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hyperlink w:anchor="ref-james2015computer">
        <w:r>
          <w:rPr>
            <w:rStyle w:val="Hyperlink"/>
          </w:rPr>
          <w:t>James et al., 2015</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xml:space="preserve">; </w:t>
      </w:r>
      <w:hyperlink w:anchor="ref-mcconnell2026testing">
        <w:r>
          <w:rPr>
            <w:rStyle w:val="Hyperlink"/>
          </w:rPr>
          <w:t>McConnell et al., 2026</w:t>
        </w:r>
      </w:hyperlink>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p>
    <w:p w14:paraId="62CEAA8A" w14:textId="77777777" w:rsidR="00F8399E" w:rsidRDefault="00000000">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85"/>
    <w:p w14:paraId="2D716A58" w14:textId="7F0F8536" w:rsidR="00F8399E" w:rsidRDefault="00000000">
      <w:pPr>
        <w:pStyle w:val="AfterWithoutNote"/>
      </w:pPr>
      <w:r>
        <w:t xml:space="preserve">Comparisons between diary intrusion reports and recognition tests </w:t>
      </w:r>
      <w:ins w:id="86" w:author="Deborah Talmi" w:date="2026-07-14T17:30:00Z" w16du:dateUtc="2026-07-14T16:30:00Z">
        <w:r w:rsidR="00B234AC">
          <w:t xml:space="preserve">often </w:t>
        </w:r>
      </w:ins>
      <w:r>
        <w:t xml:space="preserve">confound retrieval intentionality with retrieval format. </w:t>
      </w:r>
      <w:ins w:id="87" w:author="Deborah Talmi" w:date="2026-07-14T17:30:00Z" w16du:dateUtc="2026-07-14T16:30:00Z">
        <w:r w:rsidR="00B234AC">
          <w:t xml:space="preserve">While imagery-competing tasks typically decrease diary intrusions, </w:t>
        </w:r>
      </w:ins>
      <w:del w:id="88" w:author="Deborah Talmi" w:date="2026-07-14T17:31:00Z" w16du:dateUtc="2026-07-14T16:31:00Z">
        <w:r w:rsidDel="00B234AC">
          <w:delText xml:space="preserve">In immediate post-film Tetris studies, </w:delText>
        </w:r>
      </w:del>
      <w:r>
        <w:t xml:space="preserve">participants </w:t>
      </w:r>
      <w:ins w:id="89" w:author="Deborah Talmi" w:date="2026-07-14T17:31:00Z" w16du:dateUtc="2026-07-14T16:31:00Z">
        <w:r w:rsidR="00B234AC">
          <w:t>who receive</w:t>
        </w:r>
      </w:ins>
      <w:ins w:id="90" w:author="Deborah Talmi" w:date="2026-07-14T17:32:00Z" w16du:dateUtc="2026-07-14T16:32:00Z">
        <w:r w:rsidR="00B234AC">
          <w:t xml:space="preserve">d a visuo-spatial intervention </w:t>
        </w:r>
      </w:ins>
      <w:del w:id="91" w:author="Deborah Talmi" w:date="2026-07-14T17:32:00Z" w16du:dateUtc="2026-07-14T16:32:00Z">
        <w:r w:rsidDel="00B234AC">
          <w:delText xml:space="preserve">completed Tetris </w:delText>
        </w:r>
      </w:del>
      <w:r>
        <w:t xml:space="preserve">soon after film viewing </w:t>
      </w:r>
      <w:del w:id="92" w:author="Deborah Talmi" w:date="2026-07-14T17:32:00Z" w16du:dateUtc="2026-07-14T16:32:00Z">
        <w:r w:rsidDel="00B234AC">
          <w:delText xml:space="preserve">and </w:delText>
        </w:r>
      </w:del>
      <w:r>
        <w:t xml:space="preserve">later reported fewer diary intrusions, while verbal or visual recognition </w:t>
      </w:r>
      <w:ins w:id="93" w:author="Deborah Talmi" w:date="2026-07-14T17:32:00Z" w16du:dateUtc="2026-07-14T16:32:00Z">
        <w:r w:rsidR="00CD4A0C">
          <w:t>was unaffected</w:t>
        </w:r>
      </w:ins>
      <w:del w:id="94" w:author="Deborah Talmi" w:date="2026-07-14T17:32:00Z" w16du:dateUtc="2026-07-14T16:32:00Z">
        <w:r w:rsidDel="00CD4A0C">
          <w:delText>remained similar across groups</w:delText>
        </w:r>
      </w:del>
      <w:r>
        <w:t xml:space="preserve"> (</w:t>
      </w:r>
      <w:hyperlink w:anchor="ref-holmes2009can">
        <w:r>
          <w:rPr>
            <w:rStyle w:val="Hyperlink"/>
          </w:rPr>
          <w:t>Holmes et al., 2009</w:t>
        </w:r>
      </w:hyperlink>
      <w:r>
        <w:t xml:space="preserve">, </w:t>
      </w:r>
      <w:hyperlink w:anchor="ref-holmes2010key">
        <w:r>
          <w:rPr>
            <w:rStyle w:val="Hyperlink"/>
          </w:rPr>
          <w:t>2010</w:t>
        </w:r>
      </w:hyperlink>
      <w:r>
        <w:t xml:space="preserve">). </w:t>
      </w:r>
      <w:ins w:id="95" w:author="Deborah Talmi" w:date="2026-07-14T17:33:00Z" w16du:dateUtc="2026-07-14T16:33:00Z">
        <w:r w:rsidR="00CD4A0C">
          <w:t>A similar pattern was found in studies that test memory after a delay</w:t>
        </w:r>
      </w:ins>
      <w:del w:id="96" w:author="Deborah Talmi" w:date="2026-07-14T17:33:00Z" w16du:dateUtc="2026-07-14T16:33:00Z">
        <w:r w:rsidDel="00CD4A0C">
          <w:delText>Delayed reminder-plus-Tetris studies used a later film reminder before Tetris and found a related pattern when diary or laboratory intrusion measures were paired with recognition</w:delText>
        </w:r>
      </w:del>
      <w:r>
        <w:t xml:space="preserve"> (</w:t>
      </w:r>
      <w:hyperlink w:anchor="ref-james2015computer">
        <w:r>
          <w:rPr>
            <w:rStyle w:val="Hyperlink"/>
          </w:rPr>
          <w:t xml:space="preserve">James </w:t>
        </w:r>
        <w:r>
          <w:rPr>
            <w:rStyle w:val="Hyperlink"/>
          </w:rPr>
          <w:lastRenderedPageBreak/>
          <w:t>et al., 2015</w:t>
        </w:r>
      </w:hyperlink>
      <w:r>
        <w:t xml:space="preserve">; </w:t>
      </w:r>
      <w:hyperlink w:anchor="ref-kessler2020visuospatial">
        <w:r>
          <w:rPr>
            <w:rStyle w:val="Hyperlink"/>
          </w:rPr>
          <w:t>Kessler et al., 2020</w:t>
        </w:r>
      </w:hyperlink>
      <w:ins w:id="97" w:author="Deborah Talmi" w:date="2026-07-14T17:33:00Z" w16du:dateUtc="2026-07-14T16:33:00Z">
        <w:r w:rsidR="00CD4A0C">
          <w:t xml:space="preserve">, </w:t>
        </w:r>
      </w:ins>
      <w:del w:id="98" w:author="Deborah Talmi" w:date="2026-07-14T17:33:00Z" w16du:dateUtc="2026-07-14T16:33:00Z">
        <w:r w:rsidDel="00CD4A0C">
          <w:delText>). Later work pairing diary intrusions with recognition retained the same basic comparison (</w:delText>
        </w:r>
      </w:del>
      <w:hyperlink w:anchor="ref-asselbergs2024effectiveness">
        <w:r>
          <w:rPr>
            <w:rStyle w:val="Hyperlink"/>
          </w:rPr>
          <w:t>Asselbergs et al., 2024</w:t>
        </w:r>
      </w:hyperlink>
      <w:r>
        <w:t xml:space="preserve">). </w:t>
      </w:r>
      <w:ins w:id="99" w:author="Deborah Talmi" w:date="2026-07-14T17:34:00Z" w16du:dateUtc="2026-07-14T16:34:00Z">
        <w:r w:rsidR="00CD4A0C">
          <w:t>Because the test format in the unguided and the deliberate conditions differed, a</w:t>
        </w:r>
      </w:ins>
      <w:del w:id="100" w:author="Deborah Talmi" w:date="2026-07-14T17:33:00Z" w16du:dateUtc="2026-07-14T16:33:00Z">
        <w:r w:rsidDel="00CD4A0C">
          <w:delText xml:space="preserve">In these studies, intrusion measures can </w:delText>
        </w:r>
        <w:commentRangeStart w:id="101"/>
        <w:r w:rsidDel="00CD4A0C">
          <w:delText xml:space="preserve">count </w:delText>
        </w:r>
        <w:commentRangeEnd w:id="101"/>
        <w:r w:rsidR="00B234AC" w:rsidDel="00CD4A0C">
          <w:rPr>
            <w:rStyle w:val="CommentReference"/>
            <w:sz w:val="24"/>
            <w:szCs w:val="24"/>
          </w:rPr>
          <w:commentReference w:id="101"/>
        </w:r>
        <w:r w:rsidDel="00CD4A0C">
          <w:delText xml:space="preserve">a film memory only after it comes to mind and is reported, </w:delText>
        </w:r>
        <w:commentRangeStart w:id="102"/>
        <w:r w:rsidDel="00CD4A0C">
          <w:delText>whereas verbal and visual recognition tests present candidate film material for judgment (</w:delText>
        </w:r>
        <w:r w:rsidDel="00CD4A0C">
          <w:fldChar w:fldCharType="begin"/>
        </w:r>
        <w:r w:rsidDel="00CD4A0C">
          <w:delInstrText>HYPERLINK \l "ref-lau2019intrusive" \h</w:delInstrText>
        </w:r>
        <w:r w:rsidDel="00CD4A0C">
          <w:fldChar w:fldCharType="separate"/>
        </w:r>
        <w:r w:rsidDel="00CD4A0C">
          <w:rPr>
            <w:rStyle w:val="Hyperlink"/>
          </w:rPr>
          <w:delText>Lau-Zhu et al., 2019</w:delText>
        </w:r>
        <w:r w:rsidDel="00CD4A0C">
          <w:fldChar w:fldCharType="end"/>
        </w:r>
        <w:r w:rsidDel="00CD4A0C">
          <w:delText xml:space="preserve">, </w:delText>
        </w:r>
        <w:r w:rsidDel="00CD4A0C">
          <w:fldChar w:fldCharType="begin"/>
        </w:r>
        <w:r w:rsidDel="00CD4A0C">
          <w:delInstrText>HYPERLINK \l "ref-lau2021selectively" \h</w:delInstrText>
        </w:r>
        <w:r w:rsidDel="00CD4A0C">
          <w:fldChar w:fldCharType="separate"/>
        </w:r>
        <w:r w:rsidDel="00CD4A0C">
          <w:rPr>
            <w:rStyle w:val="Hyperlink"/>
          </w:rPr>
          <w:delText>2021</w:delText>
        </w:r>
        <w:r w:rsidDel="00CD4A0C">
          <w:fldChar w:fldCharType="end"/>
        </w:r>
        <w:r w:rsidDel="00CD4A0C">
          <w:delText xml:space="preserve">). </w:delText>
        </w:r>
        <w:commentRangeEnd w:id="102"/>
        <w:r w:rsidR="00B234AC" w:rsidDel="00CD4A0C">
          <w:rPr>
            <w:rStyle w:val="CommentReference"/>
            <w:sz w:val="24"/>
            <w:szCs w:val="24"/>
          </w:rPr>
          <w:commentReference w:id="102"/>
        </w:r>
      </w:del>
      <w:del w:id="103" w:author="Deborah Talmi" w:date="2026-07-14T17:34:00Z" w16du:dateUtc="2026-07-14T16:34:00Z">
        <w:r w:rsidDel="00CD4A0C">
          <w:delText>A</w:delText>
        </w:r>
      </w:del>
      <w:r>
        <w:t xml:space="preserve"> reduction in intrusions with preserved recognition therefore does not, by itself, show that voluntary memory is </w:t>
      </w:r>
      <w:ins w:id="104" w:author="Deborah Talmi" w:date="2026-07-14T17:28:00Z" w16du:dateUtc="2026-07-14T16:28:00Z">
        <w:r w:rsidR="00B234AC">
          <w:t xml:space="preserve">selectively </w:t>
        </w:r>
      </w:ins>
      <w:r>
        <w:t>preserved</w:t>
      </w:r>
      <w:del w:id="105" w:author="Deborah Talmi" w:date="2026-07-14T17:34:00Z" w16du:dateUtc="2026-07-14T16:34:00Z">
        <w:r w:rsidDel="00CD4A0C">
          <w:delText xml:space="preserve"> </w:delText>
        </w:r>
      </w:del>
      <w:del w:id="106" w:author="Deborah Talmi" w:date="2026-07-14T17:28:00Z" w16du:dateUtc="2026-07-14T16:28:00Z">
        <w:r w:rsidDel="00B234AC">
          <w:delText xml:space="preserve">across </w:delText>
        </w:r>
      </w:del>
      <w:del w:id="107" w:author="Deborah Talmi" w:date="2026-07-14T17:34:00Z" w16du:dateUtc="2026-07-14T16:34:00Z">
        <w:r w:rsidDel="00CD4A0C">
          <w:delText>retrieval formats</w:delText>
        </w:r>
      </w:del>
      <w:r>
        <w:t>.</w:t>
      </w:r>
    </w:p>
    <w:p w14:paraId="73096F42" w14:textId="7FE6E59D" w:rsidR="00F8399E" w:rsidRDefault="00000000">
      <w:pPr>
        <w:pStyle w:val="BodyText"/>
      </w:pPr>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hyperlink w:anchor="ref-lau2019intrusive">
        <w:r>
          <w:rPr>
            <w:rStyle w:val="Hyperlink"/>
          </w:rPr>
          <w:t>Lau-Zhu et al., 2019</w:t>
        </w:r>
      </w:hyperlink>
      <w:r>
        <w:t>). Laboratory intrusion tasks collect reports during a defined period, making the setting more comparable to laboratory voluntary-memory tests than a week-long diary (</w:t>
      </w:r>
      <w:hyperlink w:anchor="ref-lau2019intrusive">
        <w:r>
          <w:rPr>
            <w:rStyle w:val="Hyperlink"/>
          </w:rPr>
          <w:t>Lau-Zhu et al., 2019</w:t>
        </w:r>
      </w:hyperlink>
      <w:r>
        <w:t xml:space="preserve">, </w:t>
      </w:r>
      <w:hyperlink w:anchor="ref-lau2021selectively">
        <w:r>
          <w:rPr>
            <w:rStyle w:val="Hyperlink"/>
          </w:rPr>
          <w:t>2021</w:t>
        </w:r>
      </w:hyperlink>
      <w:r>
        <w:t xml:space="preserve">). </w:t>
      </w:r>
      <w:del w:id="108" w:author="Deborah Talmi" w:date="2026-07-14T17:35:00Z" w16du:dateUtc="2026-07-14T16:35:00Z">
        <w:r w:rsidDel="009C569D">
          <w:delText xml:space="preserve">Across matched recall and laboratory-report formats, effects of Tetris after a film reminder are less uniform. </w:delText>
        </w:r>
      </w:del>
      <w:r>
        <w:t>Some designs still show reduced diary or laboratory intrusion reports with relatively preserved voluntary memory (</w:t>
      </w:r>
      <w:hyperlink w:anchor="ref-lau2019intrusive">
        <w:r>
          <w:rPr>
            <w:rStyle w:val="Hyperlink"/>
          </w:rPr>
          <w:t>Lau-Zhu et al., 2019</w:t>
        </w:r>
      </w:hyperlink>
      <w:r>
        <w:t xml:space="preserve">, </w:t>
      </w:r>
      <w:hyperlink w:anchor="ref-lau2021selectively">
        <w:r>
          <w:rPr>
            <w:rStyle w:val="Hyperlink"/>
          </w:rPr>
          <w:t>2021</w:t>
        </w:r>
      </w:hyperlink>
      <w:r>
        <w:t>). A stricter matched-report design did not find the predicted reduction in involuntary memory (</w:t>
      </w:r>
      <w:hyperlink w:anchor="ref-mcconnell2026testing">
        <w:r>
          <w:rPr>
            <w:rStyle w:val="Hyperlink"/>
          </w:rPr>
          <w:t>McConnell et al., 2026</w:t>
        </w:r>
      </w:hyperlink>
      <w:r>
        <w:t>).</w:t>
      </w:r>
    </w:p>
    <w:p w14:paraId="4BFE2725" w14:textId="74C6007D" w:rsidR="00F8399E" w:rsidRDefault="00000000">
      <w:pPr>
        <w:pStyle w:val="BodyText"/>
      </w:pPr>
      <w:r>
        <w:t>Variation across retrieval formats motivates a mechanistic account of when and why selective interference appears. Recognition-based comparisons show selective interference more consistently</w:t>
      </w:r>
      <w:ins w:id="109" w:author="Deborah Talmi" w:date="2026-07-14T17:37:00Z" w16du:dateUtc="2026-07-14T16:37:00Z">
        <w:r w:rsidR="009C569D">
          <w:t xml:space="preserve"> but</w:t>
        </w:r>
      </w:ins>
      <w:del w:id="110" w:author="Deborah Talmi" w:date="2026-07-14T17:37:00Z" w16du:dateUtc="2026-07-14T16:37:00Z">
        <w:r w:rsidDel="009C569D">
          <w:delText>. The same comparisons</w:delText>
        </w:r>
      </w:del>
      <w:r>
        <w:t xml:space="preserve"> confound retrieval intentionality with test format.</w:t>
      </w:r>
      <w:ins w:id="111" w:author="Deborah Talmi" w:date="2026-07-14T17:37:00Z" w16du:dateUtc="2026-07-14T16:37:00Z">
        <w:r w:rsidR="009C569D">
          <w:t xml:space="preserve"> </w:t>
        </w:r>
      </w:ins>
      <w:del w:id="112" w:author="Deborah Talmi" w:date="2026-07-14T17:37:00Z" w16du:dateUtc="2026-07-14T16:37:00Z">
        <w:r w:rsidDel="009C569D">
          <w:delText xml:space="preserve"> Attempts to compare recall-like measures across intentionality conditions are m</w:delText>
        </w:r>
      </w:del>
      <w:ins w:id="113" w:author="Deborah Talmi" w:date="2026-07-14T17:37:00Z" w16du:dateUtc="2026-07-14T16:37:00Z">
        <w:r w:rsidR="009C569D">
          <w:t>M</w:t>
        </w:r>
      </w:ins>
      <w:r>
        <w:t>ore methodologically robust</w:t>
      </w:r>
      <w:ins w:id="114" w:author="Deborah Talmi" w:date="2026-07-14T17:37:00Z" w16du:dateUtc="2026-07-14T16:37:00Z">
        <w:r w:rsidR="009C569D">
          <w:t xml:space="preserve"> designs where test format is better matched </w:t>
        </w:r>
      </w:ins>
      <w:del w:id="115" w:author="Deborah Talmi" w:date="2026-07-14T17:37:00Z" w16du:dateUtc="2026-07-14T16:37:00Z">
        <w:r w:rsidDel="009C569D">
          <w:delText xml:space="preserve">, yet </w:delText>
        </w:r>
      </w:del>
      <w:r>
        <w:t>observe selective interference less consistently. A complete account must therefore explain both how deliberate recall can remain preserved while unguided recall is reduced, as well as why selective interference depends on how retrieval is cued and measured.</w:t>
      </w:r>
    </w:p>
    <w:p w14:paraId="70308D21" w14:textId="77777777" w:rsidR="00F8399E" w:rsidRDefault="00000000">
      <w:pPr>
        <w:pStyle w:val="Heading1"/>
      </w:pPr>
      <w:bookmarkStart w:id="116" w:name="Xc30ecb24643046c4752102619295de1bc2871c8"/>
      <w:bookmarkEnd w:id="20"/>
      <w:bookmarkEnd w:id="71"/>
      <w:r>
        <w:t>A Retrieved-Context Account of Selective Interference</w:t>
      </w:r>
    </w:p>
    <w:p w14:paraId="11A33143" w14:textId="77777777" w:rsidR="00F8399E" w:rsidRDefault="00000000">
      <w:r>
        <w:br w:type="page"/>
      </w:r>
    </w:p>
    <w:p w14:paraId="3CA59DFF" w14:textId="77777777" w:rsidR="00F8399E" w:rsidRDefault="00000000">
      <w:pPr>
        <w:pStyle w:val="FigureTitle"/>
      </w:pPr>
      <w:bookmarkStart w:id="117" w:name="X510f1211e07a3ef8f4aa5eaadde4214adc1a9dc"/>
      <w:r>
        <w:lastRenderedPageBreak/>
        <w:t>Figure 3</w:t>
      </w:r>
    </w:p>
    <w:p w14:paraId="38AB247E" w14:textId="77777777" w:rsidR="00F8399E" w:rsidRDefault="00000000">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18A3BBFC" w14:textId="77777777" w:rsidR="00F8399E" w:rsidRDefault="00000000">
      <w:pPr>
        <w:pStyle w:val="FigureWithoutNote"/>
      </w:pPr>
      <w:r>
        <w:rPr>
          <w:noProof/>
        </w:rPr>
        <w:lastRenderedPageBreak/>
        <w:drawing>
          <wp:inline distT="0" distB="0" distL="0" distR="0" wp14:anchorId="3868FF35" wp14:editId="2F1360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117"/>
    <w:p w14:paraId="5C6F6D97" w14:textId="77777777" w:rsidR="00F8399E" w:rsidRDefault="00000000">
      <w:r>
        <w:br w:type="page"/>
      </w:r>
    </w:p>
    <w:p w14:paraId="39CC18CA" w14:textId="77777777" w:rsidR="00F8399E" w:rsidRDefault="00000000">
      <w:pPr>
        <w:pStyle w:val="FigureTitle"/>
      </w:pPr>
      <w:bookmarkStart w:id="118" w:name="X199e0fd137172f53af28b87c55ae7adfa6c74ee"/>
      <w:r>
        <w:lastRenderedPageBreak/>
        <w:t>Figure 4</w:t>
      </w:r>
    </w:p>
    <w:p w14:paraId="65DFDC8A" w14:textId="77777777" w:rsidR="00F8399E"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During context-to-feature sampling, ongoing context can support film items and task competitors, while a maintained film-category cue adds support only to film candidates.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581C8E32" w14:textId="77777777" w:rsidR="00F8399E" w:rsidRDefault="00000000">
      <w:pPr>
        <w:pStyle w:val="FigureWithoutNote"/>
      </w:pPr>
      <w:r>
        <w:rPr>
          <w:noProof/>
        </w:rPr>
        <w:lastRenderedPageBreak/>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118"/>
    <w:p w14:paraId="5A87FBDD" w14:textId="77777777" w:rsidR="00F8399E" w:rsidRDefault="00000000">
      <w:r>
        <w:br w:type="page"/>
      </w:r>
    </w:p>
    <w:p w14:paraId="2DD6361C" w14:textId="77777777" w:rsidR="00F8399E" w:rsidRDefault="00000000">
      <w:pPr>
        <w:pStyle w:val="BodyText"/>
      </w:pPr>
      <w:commentRangeStart w:id="119"/>
      <w:r>
        <w:lastRenderedPageBreak/>
        <w:t>Retrieved</w:t>
      </w:r>
      <w:commentRangeEnd w:id="119"/>
      <w:r w:rsidR="00CA1CEF">
        <w:rPr>
          <w:rStyle w:val="CommentReference"/>
          <w:sz w:val="24"/>
          <w:szCs w:val="24"/>
        </w:rPr>
        <w:commentReference w:id="119"/>
      </w:r>
      <w:r>
        <w:t>-context models explain recall as search from a changing context state shaped by recent experience and prior retrieval. The current context cues candidate items, and recalled items reinstate context from encoding, producing temporal organization in free recall (</w:t>
      </w:r>
      <w:hyperlink w:anchor="ref-howard2002distributed">
        <w:r>
          <w:rPr>
            <w:rStyle w:val="Hyperlink"/>
          </w:rPr>
          <w:t>Howard &amp; Kahana, 2002</w:t>
        </w:r>
      </w:hyperlink>
      <w:r>
        <w:t xml:space="preserve">; </w:t>
      </w:r>
      <w:hyperlink w:anchor="ref-sederberg2008context">
        <w:r>
          <w:rPr>
            <w:rStyle w:val="Hyperlink"/>
          </w:rPr>
          <w:t>Sederberg et al., 2008</w:t>
        </w:r>
      </w:hyperlink>
      <w:r>
        <w:t>). Applied to selective interference, these operations explain how task material becomes linked to film-associated context and how later retrieval determines the extent to which that material competes with film material for recall.</w:t>
      </w:r>
    </w:p>
    <w:p w14:paraId="0DE6AE6F" w14:textId="7A083F88" w:rsidR="00F8399E" w:rsidRDefault="00000000">
      <w:pPr>
        <w:pStyle w:val="BodyText"/>
      </w:pPr>
      <w:r>
        <w:t>Film, task, and delay periods are represented as sequences of events that update context. For the film, these events correspond roughly to scenes</w:t>
      </w:r>
      <w:ins w:id="120" w:author="Deborah Talmi" w:date="2026-07-14T17:44:00Z" w16du:dateUtc="2026-07-14T16:44:00Z">
        <w:r w:rsidR="00CA1CEF">
          <w:t>, for example a couple chatting, a car approa</w:t>
        </w:r>
      </w:ins>
      <w:ins w:id="121" w:author="Deborah Talmi" w:date="2026-07-14T17:45:00Z" w16du:dateUtc="2026-07-14T16:45:00Z">
        <w:r w:rsidR="00CA1CEF">
          <w:t>ching, an accident occurs</w:t>
        </w:r>
      </w:ins>
      <w:del w:id="122" w:author="Deborah Talmi" w:date="2026-07-14T17:44:00Z" w16du:dateUtc="2026-07-14T16:44:00Z">
        <w:r w:rsidDel="00CA1CEF">
          <w:delText xml:space="preserve"> or segments</w:delText>
        </w:r>
      </w:del>
      <w:r>
        <w:t>. For the task and delay periods, they represent non-film events that can also be encoded and later sampled</w:t>
      </w:r>
      <w:ins w:id="123" w:author="Deborah Talmi" w:date="2026-07-14T17:45:00Z" w16du:dateUtc="2026-07-14T16:45:00Z">
        <w:r w:rsidR="00CA1CEF">
          <w:t xml:space="preserve"> for retrieval</w:t>
        </w:r>
      </w:ins>
      <w:r>
        <w:t xml:space="preserve">. </w:t>
      </w:r>
      <w:commentRangeStart w:id="124"/>
      <w:del w:id="125" w:author="Deborah Talmi" w:date="2026-07-14T17:46:00Z" w16du:dateUtc="2026-07-14T16:46:00Z">
        <w:r w:rsidDel="00CA1CEF">
          <w:delText xml:space="preserve">A film reminder reinstates film-associated context before task encoding. </w:delText>
        </w:r>
        <w:commentRangeEnd w:id="124"/>
        <w:r w:rsidR="00CA1CEF" w:rsidDel="00CA1CEF">
          <w:rPr>
            <w:rStyle w:val="CommentReference"/>
            <w:sz w:val="24"/>
            <w:szCs w:val="24"/>
          </w:rPr>
          <w:commentReference w:id="124"/>
        </w:r>
        <w:r w:rsidDel="00CA1CEF">
          <w:delText xml:space="preserve">Task events linked to that state can later be cued alongside film material. </w:delText>
        </w:r>
      </w:del>
      <w:r>
        <w:t xml:space="preserve">Retrieval </w:t>
      </w:r>
      <w:del w:id="126" w:author="Deborah Talmi" w:date="2026-07-14T17:47:00Z" w16du:dateUtc="2026-07-14T16:47:00Z">
        <w:r w:rsidDel="00CA1CEF">
          <w:delText xml:space="preserve">then </w:delText>
        </w:r>
      </w:del>
      <w:r>
        <w:t xml:space="preserve">depends on how strongly the test setting constrains search toward film material rather than toward the broader set of candidates supported by the current context. </w:t>
      </w:r>
      <w:ins w:id="127" w:author="Deborah Talmi" w:date="2026-07-14T17:47:00Z" w16du:dateUtc="2026-07-14T16:47:00Z">
        <w:r w:rsidR="00CA1CEF">
          <w:t>Context that resembles the film can cue t</w:t>
        </w:r>
        <w:r w:rsidR="00CA1CEF">
          <w:t xml:space="preserve">ask events </w:t>
        </w:r>
        <w:r w:rsidR="00CA1CEF">
          <w:t xml:space="preserve">if they were encoded soon after </w:t>
        </w:r>
        <w:r w:rsidR="00CA1CEF">
          <w:t xml:space="preserve">film </w:t>
        </w:r>
        <w:r w:rsidR="00CA1CEF">
          <w:t>or the film reminder</w:t>
        </w:r>
        <w:r w:rsidR="00CA1CEF">
          <w:t>.</w:t>
        </w:r>
        <w:r w:rsidR="00CA1CEF">
          <w:t xml:space="preserve"> </w:t>
        </w:r>
      </w:ins>
      <w:hyperlink w:anchor="X510f1211e07a3ef8f4aa5eaadde4214adc1a9dc">
        <w:r>
          <w:rPr>
            <w:rStyle w:val="Hyperlink"/>
          </w:rPr>
          <w:t>Figure 3</w:t>
        </w:r>
      </w:hyperlink>
      <w:r>
        <w:t xml:space="preserve"> summarizes the encoding and associative structure of the account, </w:t>
      </w:r>
      <w:commentRangeStart w:id="128"/>
      <w:r>
        <w:t xml:space="preserve">and </w:t>
      </w:r>
      <w:hyperlink w:anchor="X199e0fd137172f53af28b87c55ae7adfa6c74ee">
        <w:r>
          <w:rPr>
            <w:rStyle w:val="Hyperlink"/>
          </w:rPr>
          <w:t>Figure 4</w:t>
        </w:r>
      </w:hyperlink>
      <w:r>
        <w:t xml:space="preserve"> summarizes the retrieval operations.</w:t>
      </w:r>
      <w:commentRangeEnd w:id="128"/>
      <w:r w:rsidR="00CA1CEF">
        <w:rPr>
          <w:rStyle w:val="CommentReference"/>
          <w:sz w:val="24"/>
          <w:szCs w:val="24"/>
        </w:rPr>
        <w:commentReference w:id="128"/>
      </w:r>
    </w:p>
    <w:p w14:paraId="65BE9F21" w14:textId="77777777" w:rsidR="00F8399E" w:rsidRDefault="00000000">
      <w:pPr>
        <w:pStyle w:val="Heading2"/>
      </w:pPr>
      <w:bookmarkStart w:id="129" w:name="Xd59415b5fd42aab981071d489cd76f318b9874c"/>
      <w:commentRangeStart w:id="130"/>
      <w:r>
        <w:t>Context-Guided Search and Source Organization</w:t>
      </w:r>
      <w:commentRangeEnd w:id="130"/>
      <w:r w:rsidR="002572F9">
        <w:rPr>
          <w:rStyle w:val="CommentReference"/>
          <w:sz w:val="24"/>
          <w:szCs w:val="28"/>
        </w:rPr>
        <w:commentReference w:id="130"/>
      </w:r>
    </w:p>
    <w:p w14:paraId="5CEBA7C7" w14:textId="77777777" w:rsidR="00F8399E" w:rsidRDefault="00000000">
      <w:pPr>
        <w:pStyle w:val="FirstParagraph"/>
      </w:pPr>
      <w:r>
        <w:t>Retrieved-context models were developed to explain structured regularities in open-ended recall. Free recall favors recently studied items, and successive recalls tend to come from nearby study positions (</w:t>
      </w:r>
      <w:hyperlink w:anchor="ref-howard2002distributed">
        <w:r>
          <w:rPr>
            <w:rStyle w:val="Hyperlink"/>
          </w:rPr>
          <w:t>Howard &amp; Kahana, 2002</w:t>
        </w:r>
      </w:hyperlink>
      <w:r>
        <w:t xml:space="preserve">; </w:t>
      </w:r>
      <w:hyperlink w:anchor="ref-kahana1996associative">
        <w:r>
          <w:rPr>
            <w:rStyle w:val="Hyperlink"/>
          </w:rPr>
          <w:t>Kahana, 1996</w:t>
        </w:r>
      </w:hyperlink>
      <w:r>
        <w:t xml:space="preserve">; </w:t>
      </w:r>
      <w:hyperlink w:anchor="ref-sederberg2008context">
        <w:r>
          <w:rPr>
            <w:rStyle w:val="Hyperlink"/>
          </w:rPr>
          <w:t>Sederberg et al., 2008</w:t>
        </w:r>
      </w:hyperlink>
      <w:r>
        <w:t>). In these models, a gradually changing context state cues candidate items, and recalled items reinstate the contexts in which they were encoded. Recency follows because the retrieval context remains similar to contexts from recent study and recall events. Temporal contiguity follows because a recalled item reinstates context from its study position, which is similar to the contexts associated with nearby items.</w:t>
      </w:r>
    </w:p>
    <w:p w14:paraId="5790619F" w14:textId="77777777" w:rsidR="00F8399E" w:rsidRDefault="00000000">
      <w:pPr>
        <w:pStyle w:val="BodyText"/>
      </w:pPr>
      <w:r>
        <w:lastRenderedPageBreak/>
        <w:t>Recall is also organized by shared content, task, and source. Semantically related items, items encoded under the same task, and items from the same source can cluster during recall (</w:t>
      </w:r>
      <w:hyperlink w:anchor="ref-lohnas2023event">
        <w:r>
          <w:rPr>
            <w:rStyle w:val="Hyperlink"/>
          </w:rPr>
          <w:t>Lohnas et al., 2023</w:t>
        </w:r>
      </w:hyperlink>
      <w:r>
        <w:t xml:space="preserve">; </w:t>
      </w:r>
      <w:hyperlink w:anchor="ref-morton2016predictive">
        <w:r>
          <w:rPr>
            <w:rStyle w:val="Hyperlink"/>
          </w:rPr>
          <w:t>Morton &amp; Polyn, 2016</w:t>
        </w:r>
      </w:hyperlink>
      <w:r>
        <w:t xml:space="preserve">; </w:t>
      </w:r>
      <w:hyperlink w:anchor="ref-polyn2009context">
        <w:r>
          <w:rPr>
            <w:rStyle w:val="Hyperlink"/>
          </w:rPr>
          <w:t>Polyn et al., 2009a</w:t>
        </w:r>
      </w:hyperlink>
      <w:r>
        <w:t xml:space="preserve">, </w:t>
      </w:r>
      <w:hyperlink w:anchor="ref-polyn2009task">
        <w:r>
          <w:rPr>
            <w:rStyle w:val="Hyperlink"/>
          </w:rPr>
          <w:t>2009b</w:t>
        </w:r>
      </w:hyperlink>
      <w:r>
        <w:t xml:space="preserve">, </w:t>
      </w:r>
      <w:hyperlink w:anchor="ref-polyn2012neural">
        <w:r>
          <w:rPr>
            <w:rStyle w:val="Hyperlink"/>
          </w:rPr>
          <w:t>2012</w:t>
        </w:r>
      </w:hyperlink>
      <w:r>
        <w:t>). CMR captures semantic and source organization by allowing each form of information to contribute to the context state that guides retrieval. Semantic and source dimensions can make a retrieval cue more selective than temporal context alone: a target-category or source cue can favor one subset of items even while temporal associations continue to organize retrieval within that subset (</w:t>
      </w:r>
      <w:hyperlink w:anchor="ref-lohnas2026specialized">
        <w:r>
          <w:rPr>
            <w:rStyle w:val="Hyperlink"/>
          </w:rPr>
          <w:t>Lohnas et al., 2026</w:t>
        </w:r>
      </w:hyperlink>
      <w:r>
        <w:t xml:space="preserve">; </w:t>
      </w:r>
      <w:hyperlink w:anchor="ref-polyn2011semantic">
        <w:r>
          <w:rPr>
            <w:rStyle w:val="Hyperlink"/>
          </w:rPr>
          <w:t>Polyn et al., 2011</w:t>
        </w:r>
      </w:hyperlink>
      <w:r>
        <w:t>). Combining shared temporal support with selective non-temporal support is central to the retrieved-context explanation developed here.</w:t>
      </w:r>
    </w:p>
    <w:p w14:paraId="58FDF2EB" w14:textId="77777777" w:rsidR="00F8399E" w:rsidRDefault="00000000">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Pr>
            <w:rStyle w:val="Hyperlink"/>
          </w:rPr>
          <w:t>Talmi et al., 2007</w:t>
        </w:r>
      </w:hyperlink>
      <w:r>
        <w:t xml:space="preserve">; </w:t>
      </w:r>
      <w:hyperlink w:anchor="ref-talmi2013enhanced">
        <w:r>
          <w:rPr>
            <w:rStyle w:val="Hyperlink"/>
          </w:rPr>
          <w:t>Talmi, 2013</w:t>
        </w:r>
      </w:hyperlink>
      <w:r>
        <w:t xml:space="preserve">; </w:t>
      </w:r>
      <w:hyperlink w:anchor="ref-talmi2004semantic">
        <w:r>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Pr>
            <w:rStyle w:val="Hyperlink"/>
          </w:rPr>
          <w:t>Cohen &amp; Kahana, 2022</w:t>
        </w:r>
      </w:hyperlink>
      <w:r>
        <w:t xml:space="preserve">; </w:t>
      </w:r>
      <w:hyperlink w:anchor="ref-talmi2019retrieved">
        <w:r>
          <w:rPr>
            <w:rStyle w:val="Hyperlink"/>
          </w:rPr>
          <w:t>Talmi et al., 2019</w:t>
        </w:r>
      </w:hyperlink>
      <w:r>
        <w:t xml:space="preserve">). Film events therefore share an affective/source-context signal while remaining distinct items with different temporal associations. Task and delay events remain available to the same sampling process and can acquire support from any temporal or source context active while they are encoded. </w:t>
      </w:r>
      <w:commentRangeStart w:id="131"/>
      <w:r>
        <w:t xml:space="preserve">The affective/source-context representation and the maintained film-category cue are separate model constructs. </w:t>
      </w:r>
      <w:commentRangeEnd w:id="131"/>
      <w:r w:rsidR="002572F9">
        <w:rPr>
          <w:rStyle w:val="CommentReference"/>
          <w:sz w:val="24"/>
          <w:szCs w:val="24"/>
        </w:rPr>
        <w:commentReference w:id="131"/>
      </w:r>
      <w:commentRangeStart w:id="132"/>
      <w:r>
        <w:t>Neither construct formally implements the S-reps or C-reps in dual-representation theory.</w:t>
      </w:r>
      <w:commentRangeEnd w:id="132"/>
      <w:r w:rsidR="002572F9">
        <w:rPr>
          <w:rStyle w:val="CommentReference"/>
          <w:sz w:val="24"/>
          <w:szCs w:val="24"/>
        </w:rPr>
        <w:commentReference w:id="132"/>
      </w:r>
    </w:p>
    <w:p w14:paraId="215CF944" w14:textId="77777777" w:rsidR="00F8399E" w:rsidRDefault="00000000">
      <w:pPr>
        <w:pStyle w:val="Heading2"/>
      </w:pPr>
      <w:bookmarkStart w:id="133" w:name="reminder-linked-competitor-encoding"/>
      <w:bookmarkEnd w:id="129"/>
      <w:commentRangeStart w:id="134"/>
      <w:commentRangeStart w:id="135"/>
      <w:commentRangeStart w:id="136"/>
      <w:r>
        <w:t>Reminder-Linked Competitor Encoding</w:t>
      </w:r>
    </w:p>
    <w:p w14:paraId="06D35BA8" w14:textId="77777777" w:rsidR="00F8399E" w:rsidRDefault="00000000">
      <w:pPr>
        <w:pStyle w:val="FirstParagraph"/>
      </w:pPr>
      <w:r>
        <w:t xml:space="preserve">Reminder-linked competitor learning occurs </w:t>
      </w:r>
      <w:commentRangeEnd w:id="134"/>
      <w:r w:rsidR="002572F9">
        <w:rPr>
          <w:rStyle w:val="CommentReference"/>
          <w:sz w:val="24"/>
          <w:szCs w:val="24"/>
        </w:rPr>
        <w:commentReference w:id="134"/>
      </w:r>
      <w:commentRangeEnd w:id="135"/>
      <w:r w:rsidR="002572F9">
        <w:rPr>
          <w:rStyle w:val="CommentReference"/>
          <w:sz w:val="24"/>
          <w:szCs w:val="24"/>
        </w:rPr>
        <w:commentReference w:id="135"/>
      </w:r>
      <w:commentRangeEnd w:id="136"/>
      <w:r w:rsidR="002572F9">
        <w:rPr>
          <w:rStyle w:val="CommentReference"/>
          <w:sz w:val="24"/>
          <w:szCs w:val="24"/>
        </w:rPr>
        <w:commentReference w:id="136"/>
      </w:r>
      <w:r>
        <w:t xml:space="preserve">when a film reminder reinstates context from the earlier event before task events are encoded. In the retrieved-context account, presented </w:t>
      </w:r>
      <w:r>
        <w:lastRenderedPageBreak/>
        <w:t>or retrieved items reinstate their associated context (</w:t>
      </w:r>
      <w:hyperlink w:anchor="ref-howard2002distributed">
        <w:r>
          <w:rPr>
            <w:rStyle w:val="Hyperlink"/>
          </w:rPr>
          <w:t>Howard &amp; Kahana, 2002</w:t>
        </w:r>
      </w:hyperlink>
      <w:r>
        <w:t xml:space="preserve">; </w:t>
      </w:r>
      <w:hyperlink w:anchor="ref-polyn2009context">
        <w:r>
          <w:rPr>
            <w:rStyle w:val="Hyperlink"/>
          </w:rPr>
          <w:t>Polyn et al., 2009a</w:t>
        </w:r>
      </w:hyperlink>
      <w:r>
        <w:t xml:space="preserve">; </w:t>
      </w:r>
      <w:hyperlink w:anchor="ref-sederberg2008context">
        <w:r>
          <w:rPr>
            <w:rStyle w:val="Hyperlink"/>
          </w:rPr>
          <w:t>Sederberg et al., 2008</w:t>
        </w:r>
      </w:hyperlink>
      <w:r>
        <w:t>). A film reminder therefore shifts the current state toward context from its corresponding film episode. If task events are then learned while reinstated film context remains active, they acquire context-to-item associations that overlap with associations supporting film events. Later film-oriented context can consequently support task candidates as well as film candidates.</w:t>
      </w:r>
    </w:p>
    <w:p w14:paraId="756FE71D" w14:textId="77777777" w:rsidR="00F8399E" w:rsidRDefault="00000000">
      <w:pPr>
        <w:pStyle w:val="BodyText"/>
      </w:pPr>
      <w:r>
        <w:t>Recall can include material outside the intended target. In</w:t>
      </w:r>
      <w:commentRangeStart w:id="137"/>
      <w:r>
        <w:t xml:space="preserve"> multi-list</w:t>
      </w:r>
      <w:commentRangeEnd w:id="137"/>
      <w:r w:rsidR="002572F9">
        <w:rPr>
          <w:rStyle w:val="CommentReference"/>
          <w:sz w:val="24"/>
          <w:szCs w:val="24"/>
        </w:rPr>
        <w:commentReference w:id="137"/>
      </w:r>
      <w:r>
        <w:t xml:space="preserve"> free recall, participants sometimes report items from earlier lists instead of the list they were asked to recall (</w:t>
      </w:r>
      <w:hyperlink w:anchor="ref-howard2008persistence">
        <w:r>
          <w:rPr>
            <w:rStyle w:val="Hyperlink"/>
          </w:rPr>
          <w:t>Howard et al., 2008</w:t>
        </w:r>
      </w:hyperlink>
      <w:r>
        <w:t xml:space="preserve">; </w:t>
      </w:r>
      <w:hyperlink w:anchor="ref-lohnas2015expanding">
        <w:r>
          <w:rPr>
            <w:rStyle w:val="Hyperlink"/>
          </w:rPr>
          <w:t>Lohnas et al., 2015</w:t>
        </w:r>
      </w:hyperlink>
      <w:r>
        <w:t xml:space="preserve">; </w:t>
      </w:r>
      <w:hyperlink w:anchor="ref-zaromb2006temporal">
        <w:r>
          <w:rPr>
            <w:rStyle w:val="Hyperlink"/>
          </w:rPr>
          <w:t>Zaromb et al., 2006</w:t>
        </w:r>
      </w:hyperlink>
      <w:r>
        <w:t>). Those errors are structured: they are biased toward recently studied prior lists and change as intervening study or delay changes. Retrieved-context models explain this pattern 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t>
      </w:r>
    </w:p>
    <w:p w14:paraId="61022E62" w14:textId="77777777" w:rsidR="00F8399E" w:rsidRDefault="00000000">
      <w:pPr>
        <w:pStyle w:val="BodyText"/>
      </w:pPr>
      <w:r>
        <w:t>Delayed intervention procedures in the trauma-film paradigm create the conditions for this kind of competitor encoding when a film reminder precedes the task. In these studies, participants encounter film cues before the interference task, and the procedure is typically interpreted as reactivating film memory before the task begins (</w:t>
      </w:r>
      <w:hyperlink w:anchor="ref-james2015computer">
        <w:r>
          <w:rPr>
            <w:rStyle w:val="Hyperlink"/>
          </w:rPr>
          <w:t>James et al., 2015</w:t>
        </w:r>
      </w:hyperlink>
      <w:r>
        <w:t xml:space="preserve">; </w:t>
      </w:r>
      <w:hyperlink w:anchor="ref-kessler2020visuospatial">
        <w:r>
          <w:rPr>
            <w:rStyle w:val="Hyperlink"/>
          </w:rPr>
          <w:t>Kessler et al., 2020</w:t>
        </w:r>
      </w:hyperlink>
      <w:r>
        <w:t>). When participants return to an earlier learning context, new material can become linked to the earlier episode (</w:t>
      </w:r>
      <w:hyperlink w:anchor="ref-hupbach2008dynamics">
        <w:r>
          <w:rPr>
            <w:rStyle w:val="Hyperlink"/>
          </w:rPr>
          <w:t>Hupbach et al., 2008</w:t>
        </w:r>
      </w:hyperlink>
      <w:r>
        <w:t xml:space="preserve">; </w:t>
      </w:r>
      <w:hyperlink w:anchor="ref-sederberg2011human">
        <w:r>
          <w:rPr>
            <w:rStyle w:val="Hyperlink"/>
          </w:rPr>
          <w:t>Sederberg et al., 2011</w:t>
        </w:r>
      </w:hyperlink>
      <w:r>
        <w:t xml:space="preserve">). The simulations model this sequence by placing task encoding after reminder-driven reinstatement of film-associated </w:t>
      </w:r>
      <w:r>
        <w:lastRenderedPageBreak/>
        <w:t xml:space="preserve">context. Task events encoded in that reinstated state acquire associations with context that also supports film items. The intervention can then reduce later film recall by adding task competitors while stored film-item associations remain available. Panel B </w:t>
      </w:r>
      <w:hyperlink w:anchor="X510f1211e07a3ef8f4aa5eaadde4214adc1a9dc">
        <w:r>
          <w:rPr>
            <w:rStyle w:val="Hyperlink"/>
          </w:rPr>
          <w:t>Figure 3</w:t>
        </w:r>
      </w:hyperlink>
      <w:r>
        <w:t xml:space="preserve"> summarizes this encoding claim: after a film reminder, task items acquire associations with context that can later cue both task competitors and film material.</w:t>
      </w:r>
    </w:p>
    <w:p w14:paraId="2BBA4057" w14:textId="77777777" w:rsidR="00F8399E" w:rsidRDefault="00000000">
      <w:pPr>
        <w:pStyle w:val="Heading2"/>
      </w:pPr>
      <w:bookmarkStart w:id="138" w:name="recognition-and-presented-film-items"/>
      <w:bookmarkEnd w:id="133"/>
      <w:r>
        <w:t>Recognition and Presented Film Items</w:t>
      </w:r>
    </w:p>
    <w:p w14:paraId="2343222C" w14:textId="77777777" w:rsidR="00F8399E" w:rsidRDefault="00000000">
      <w:pPr>
        <w:pStyle w:val="FirstParagraph"/>
      </w:pPr>
      <w:commentRangeStart w:id="139"/>
      <w:commentRangeStart w:id="140"/>
      <w:r>
        <w: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t>
      </w:r>
      <w:hyperlink w:anchor="ref-lau2019intrusive">
        <w:r>
          <w:rPr>
            <w:rStyle w:val="Hyperlink"/>
          </w:rPr>
          <w:t>Lau-Zhu et al., 2019</w:t>
        </w:r>
      </w:hyperlink>
      <w:r>
        <w:t xml:space="preserve">, </w:t>
      </w:r>
      <w:hyperlink w:anchor="ref-lau2021selectively">
        <w:r>
          <w:rPr>
            <w:rStyle w:val="Hyperlink"/>
          </w:rPr>
          <w:t>2021</w:t>
        </w:r>
      </w:hyperlink>
      <w:r>
        <w:t xml:space="preserve">; </w:t>
      </w:r>
      <w:hyperlink w:anchor="ref-varma2024experimental">
        <w:r>
          <w:rPr>
            <w:rStyle w:val="Hyperlink"/>
          </w:rPr>
          <w:t>Varma et al., 2024</w:t>
        </w:r>
      </w:hyperlink>
      <w:r>
        <w:t>).</w:t>
      </w:r>
      <w:commentRangeEnd w:id="139"/>
      <w:r w:rsidR="007222CE">
        <w:rPr>
          <w:rStyle w:val="CommentReference"/>
          <w:sz w:val="24"/>
          <w:szCs w:val="24"/>
        </w:rPr>
        <w:commentReference w:id="139"/>
      </w:r>
      <w:commentRangeEnd w:id="140"/>
      <w:r w:rsidR="007222CE">
        <w:rPr>
          <w:rStyle w:val="CommentReference"/>
          <w:sz w:val="24"/>
          <w:szCs w:val="24"/>
        </w:rPr>
        <w:commentReference w:id="140"/>
      </w:r>
      <w:r>
        <w:t xml:space="preserve"> By contrast, diary and laboratory monitoring tasks ask participants to report film memories that arise during daily life or during an ongoing task (</w:t>
      </w:r>
      <w:hyperlink w:anchor="ref-holmes2008inducing">
        <w:r>
          <w:rPr>
            <w:rStyle w:val="Hyperlink"/>
          </w:rPr>
          <w:t>Holmes &amp; Bourne, 2008</w:t>
        </w:r>
      </w:hyperlink>
      <w:r>
        <w:t xml:space="preserve">; </w:t>
      </w:r>
      <w:hyperlink w:anchor="ref-james2016trauma">
        <w:r>
          <w:rPr>
            <w:rStyle w:val="Hyperlink"/>
          </w:rPr>
          <w:t>James et al., 2016</w:t>
        </w:r>
      </w:hyperlink>
      <w:r>
        <w:t xml:space="preserve">; </w:t>
      </w:r>
      <w:hyperlink w:anchor="ref-lau2019intrusive">
        <w:r>
          <w:rPr>
            <w:rStyle w:val="Hyperlink"/>
          </w:rPr>
          <w:t>Lau-Zhu et al., 2019</w:t>
        </w:r>
      </w:hyperlink>
      <w:r>
        <w: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t>
      </w:r>
    </w:p>
    <w:p w14:paraId="6182C048" w14:textId="77777777" w:rsidR="00F8399E" w:rsidRDefault="00000000">
      <w:pPr>
        <w:pStyle w:val="BodyText"/>
      </w:pPr>
      <w:r>
        <w:t>Recognition judgments are shaped by the context surrounding a test probe. Recently studied items are recognized more accurately than less recent items. Similar lures are harder to reject, and responses can reflect false familiarity, false recollection, or recollection rejection (</w:t>
      </w:r>
      <w:hyperlink w:anchor="ref-parks2026unified">
        <w:r>
          <w:rPr>
            <w:rStyle w:val="Hyperlink"/>
          </w:rPr>
          <w:t>Parks et al., 2026</w:t>
        </w:r>
      </w:hyperlink>
      <w:r>
        <w:t xml:space="preserve">). One recognition probe can also influence recognition of items studied nearby </w:t>
      </w:r>
      <w:r>
        <w:lastRenderedPageBreak/>
        <w:t>(</w:t>
      </w:r>
      <w:hyperlink w:anchor="ref-healey2016four">
        <w:r>
          <w:rPr>
            <w:rStyle w:val="Hyperlink"/>
          </w:rPr>
          <w:t>Healey &amp; Kahana, 2016</w:t>
        </w:r>
      </w:hyperlink>
      <w:r>
        <w:t xml:space="preserve">; </w:t>
      </w:r>
      <w:hyperlink w:anchor="ref-jin2024theory">
        <w:r>
          <w:rPr>
            <w:rStyle w:val="Hyperlink"/>
          </w:rPr>
          <w:t>Jin et al., 2024</w:t>
        </w:r>
      </w:hyperlink>
      <w:r>
        <w:t xml:space="preserve">; </w:t>
      </w:r>
      <w:hyperlink w:anchor="ref-kahana2020computational">
        <w:r>
          <w:rPr>
            <w:rStyle w:val="Hyperlink"/>
          </w:rPr>
          <w:t>Kahana, 2020</w:t>
        </w:r>
      </w:hyperlink>
      <w:r>
        <w:t xml:space="preserve">; </w:t>
      </w:r>
      <w:hyperlink w:anchor="ref-schwartz2005shadows">
        <w:r>
          <w:rPr>
            <w:rStyle w:val="Hyperlink"/>
          </w:rPr>
          <w:t>Schwartz et al., 2005</w:t>
        </w:r>
      </w:hyperlink>
      <w:r>
        <w:t>). In retrieved-context accounts of recognition, a presented probe retrieves context associated with earlier encounters of that item, and the retrieved context is compared with the context active during the test (</w:t>
      </w:r>
      <w:hyperlink w:anchor="ref-healey2016four">
        <w:r>
          <w:rPr>
            <w:rStyle w:val="Hyperlink"/>
          </w:rPr>
          <w:t>Healey &amp; Kahana, 2016</w:t>
        </w:r>
      </w:hyperlink>
      <w:r>
        <w:t xml:space="preserve">; </w:t>
      </w:r>
      <w:hyperlink w:anchor="ref-jin2024theory">
        <w:r>
          <w:rPr>
            <w:rStyle w:val="Hyperlink"/>
          </w:rPr>
          <w:t>Jin et al., 2024</w:t>
        </w:r>
      </w:hyperlink>
      <w:r>
        <w:t>). Recency, lure similarity, and carryover between probes can be explained by changes in the match between the context retrieved by the probe and the context used for judgment. Recognition therefore probes memory with an item and evaluates the context that item retrieves.</w:t>
      </w:r>
    </w:p>
    <w:p w14:paraId="7017833D" w14:textId="77777777" w:rsidR="00F8399E" w:rsidRDefault="00000000">
      <w:pPr>
        <w:pStyle w:val="BodyText"/>
      </w:pPr>
      <w:r>
        <w:t xml:space="preserve">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described above. The tested film item can retrieve associated context without first being selected from film-associated context. </w:t>
      </w:r>
      <w:hyperlink w:anchor="fig-recognition-test-format">
        <w:r>
          <w:rPr>
            <w:rStyle w:val="Hyperlink"/>
          </w:rPr>
          <w:t>Figure 13</w:t>
        </w:r>
      </w:hyperlink>
      <w:r>
        <w: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t>
      </w:r>
    </w:p>
    <w:p w14:paraId="5112A961" w14:textId="77777777" w:rsidR="00F8399E" w:rsidRDefault="00000000">
      <w:pPr>
        <w:pStyle w:val="BodyText"/>
      </w:pPr>
      <w:commentRangeStart w:id="141"/>
      <w:r>
        <w:t xml:space="preserve">Voluntary recall can be tested by means other than recognition. </w:t>
      </w:r>
      <w:commentRangeEnd w:id="141"/>
      <w:r w:rsidR="007222CE">
        <w:rPr>
          <w:rStyle w:val="CommentReference"/>
          <w:sz w:val="24"/>
          <w:szCs w:val="24"/>
        </w:rPr>
        <w:commentReference w:id="141"/>
      </w:r>
      <w:r>
        <w:t>In vigilance-intrusion tasks, participants perform an ongoing task while film or foil cues appear, and they report film memories that arise during the task (</w:t>
      </w:r>
      <w:hyperlink w:anchor="ref-lau2019intrusive">
        <w:r>
          <w:rPr>
            <w:rStyle w:val="Hyperlink"/>
          </w:rPr>
          <w:t>Lau-Zhu et al., 2019</w:t>
        </w:r>
      </w:hyperlink>
      <w:r>
        <w:t xml:space="preserve">, </w:t>
      </w:r>
      <w:hyperlink w:anchor="ref-lau2021selectively">
        <w:r>
          <w:rPr>
            <w:rStyle w:val="Hyperlink"/>
          </w:rPr>
          <w:t>2021</w:t>
        </w:r>
      </w:hyperlink>
      <w:r>
        <w:t xml:space="preserve">). A voluntary version can keep the same film-cued task structure while instructing participants to search deliberately for film memories, while an involuntary version can instead more neutrally instruct participants to report </w:t>
      </w:r>
      <w:r>
        <w:lastRenderedPageBreak/>
        <w:t>any film memories that come to mind (</w:t>
      </w:r>
      <w:hyperlink w:anchor="ref-mcconnell2026testing">
        <w:r>
          <w:rPr>
            <w:rStyle w:val="Hyperlink"/>
          </w:rPr>
          <w:t>McConnell et al., 2026</w:t>
        </w:r>
      </w:hyperlink>
      <w:r>
        <w:t>). Both versions score film material retrieved during a recall period rather than recognition judgments about presented candidates.</w:t>
      </w:r>
    </w:p>
    <w:p w14:paraId="53F8CF92" w14:textId="77777777" w:rsidR="00F8399E" w:rsidRDefault="00000000">
      <w:pPr>
        <w:pStyle w:val="BodyText"/>
      </w:pPr>
      <w:r>
        <w: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access route more sharply because the probe is the candidate item to be judged and decisions are based on the context that item retrieves.</w:t>
      </w:r>
    </w:p>
    <w:p w14:paraId="0B3FEC02" w14:textId="77777777" w:rsidR="00F8399E" w:rsidRDefault="00000000">
      <w:pPr>
        <w:pStyle w:val="BodyText"/>
      </w:pPr>
      <w:commentRangeStart w:id="142"/>
      <w:commentRangeStart w:id="143"/>
      <w:r>
        <w:t xml:space="preserve">Recognition-intrusion comparisons </w:t>
      </w:r>
      <w:commentRangeEnd w:id="142"/>
      <w:r w:rsidR="007222CE">
        <w:rPr>
          <w:rStyle w:val="CommentReference"/>
          <w:sz w:val="24"/>
          <w:szCs w:val="24"/>
        </w:rPr>
        <w:commentReference w:id="142"/>
      </w:r>
      <w:commentRangeEnd w:id="143"/>
      <w:r w:rsidR="007222CE">
        <w:rPr>
          <w:rStyle w:val="CommentReference"/>
          <w:sz w:val="24"/>
          <w:szCs w:val="24"/>
        </w:rPr>
        <w:commentReference w:id="143"/>
      </w:r>
      <w:r>
        <w:t>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t>
      </w:r>
    </w:p>
    <w:p w14:paraId="2E4DC5A5" w14:textId="77777777" w:rsidR="00F8399E" w:rsidRDefault="00000000">
      <w:pPr>
        <w:pStyle w:val="Heading2"/>
      </w:pPr>
      <w:bookmarkStart w:id="144" w:name="Xfbedde256e5c9242b660a2368ef39e7e5be0932"/>
      <w:bookmarkEnd w:id="138"/>
      <w:commentRangeStart w:id="145"/>
      <w:r>
        <w:t>Film-Directed Recall Control Under Matched Retrieval Conditions</w:t>
      </w:r>
      <w:commentRangeEnd w:id="145"/>
      <w:r w:rsidR="007222CE">
        <w:rPr>
          <w:rStyle w:val="CommentReference"/>
          <w:sz w:val="24"/>
          <w:szCs w:val="28"/>
        </w:rPr>
        <w:commentReference w:id="145"/>
      </w:r>
    </w:p>
    <w:p w14:paraId="78A41844" w14:textId="77777777" w:rsidR="00F8399E" w:rsidRDefault="00000000">
      <w:pPr>
        <w:pStyle w:val="FirstParagraph"/>
      </w:pPr>
      <w:r>
        <w: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t>
      </w:r>
      <w:hyperlink w:anchor="ref-holmes2008inducing">
        <w:r>
          <w:rPr>
            <w:rStyle w:val="Hyperlink"/>
          </w:rPr>
          <w:t>Holmes &amp; Bourne, 2008</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The most relevant voluntary comparison similarly requires film material to be called to mind during a recall period rather than judged as a presented recognition candidate (</w:t>
      </w:r>
      <w:hyperlink w:anchor="ref-lau2019intrusive">
        <w:r>
          <w:rPr>
            <w:rStyle w:val="Hyperlink"/>
          </w:rPr>
          <w:t>Lau-Zhu et al., 2019</w:t>
        </w:r>
      </w:hyperlink>
      <w:r>
        <w:t xml:space="preserve">; </w:t>
      </w:r>
      <w:hyperlink w:anchor="ref-mcconnell2026testing">
        <w:r>
          <w:rPr>
            <w:rStyle w:val="Hyperlink"/>
          </w:rPr>
          <w:t>McConnell et al., 2026</w:t>
        </w:r>
      </w:hyperlink>
      <w:r>
        <w:t xml:space="preserve">). Under this matched recall design, a film reminder can make task </w:t>
      </w:r>
      <w:r>
        <w:lastRenderedPageBreak/>
        <w:t>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t>
      </w:r>
    </w:p>
    <w:p w14:paraId="4A43D3ED" w14:textId="77777777" w:rsidR="00F8399E" w:rsidRDefault="00000000">
      <w:pPr>
        <w:pStyle w:val="BodyText"/>
      </w:pPr>
      <w:r>
        <w:t xml:space="preserve">Within this matched recall setting, </w:t>
      </w:r>
      <w:hyperlink w:anchor="X199e0fd137172f53af28b87c55ae7adfa6c74ee">
        <w:r>
          <w:rPr>
            <w:rStyle w:val="Hyperlink"/>
          </w:rPr>
          <w:t>Figure 4</w:t>
        </w:r>
      </w:hyperlink>
      <w:r>
        <w:t xml:space="preserve"> separates three ways deliberate recall can differ from unguided retrieval </w:t>
      </w:r>
      <w:commentRangeStart w:id="146"/>
      <w:r>
        <w:t>after the same reminder-linked task encoding</w:t>
      </w:r>
      <w:commentRangeEnd w:id="146"/>
      <w:r w:rsidR="007222CE">
        <w:rPr>
          <w:rStyle w:val="CommentReference"/>
          <w:sz w:val="24"/>
          <w:szCs w:val="24"/>
        </w:rPr>
        <w:commentReference w:id="146"/>
      </w:r>
      <w:r>
        <w:t xml:space="preserve">.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w:t>
      </w:r>
      <w:commentRangeStart w:id="147"/>
      <w:r>
        <w:t>points</w:t>
      </w:r>
      <w:commentRangeEnd w:id="147"/>
      <w:r w:rsidR="007222CE">
        <w:rPr>
          <w:rStyle w:val="CommentReference"/>
          <w:sz w:val="24"/>
          <w:szCs w:val="24"/>
        </w:rPr>
        <w:commentReference w:id="147"/>
      </w:r>
      <w:r>
        <w:t xml:space="preserve"> make separable predictions because they change different parts of the retrieval cycle. The simulations test which control changes the effect of reminder-linked task encoding, rather than simply increasing film recall under all conditions.</w:t>
      </w:r>
    </w:p>
    <w:p w14:paraId="2726023E" w14:textId="77777777" w:rsidR="00F8399E" w:rsidRDefault="00000000">
      <w:pPr>
        <w:pStyle w:val="BodyText"/>
      </w:pPr>
      <w:commentRangeStart w:id="148"/>
      <w:r>
        <w:t>Deliberate</w:t>
      </w:r>
      <w:commentRangeEnd w:id="148"/>
      <w:r w:rsidR="007222CE">
        <w:rPr>
          <w:rStyle w:val="CommentReference"/>
          <w:sz w:val="24"/>
          <w:szCs w:val="24"/>
        </w:rPr>
        <w:commentReference w:id="148"/>
      </w:r>
      <w:r>
        <w:t xml:space="preserve"> recall can begin from a context state biased by retrieval instructions.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Healey &amp; Wahlheim, 2024</w:t>
        </w:r>
      </w:hyperlink>
      <w:r>
        <w:t xml:space="preserve">; </w:t>
      </w:r>
      <w:hyperlink w:anchor="ref-lohnas2015expanding">
        <w:r>
          <w:rPr>
            <w:rStyle w:val="Hyperlink"/>
          </w:rPr>
          <w:t>Lohnas et al., 2015</w:t>
        </w:r>
      </w:hyperlink>
      <w:r>
        <w:t>). Recall also shows a reliable tendency to start near the beginning of a studied list, especially when the usual end-of-list advantage is weakened by a delay (</w:t>
      </w:r>
      <w:hyperlink w:anchor="ref-healey2014memory">
        <w:r>
          <w:rPr>
            <w:rStyle w:val="Hyperlink"/>
          </w:rPr>
          <w:t>Healey &amp; Kahana, 2014</w:t>
        </w:r>
      </w:hyperlink>
      <w:r>
        <w:t xml:space="preserve">; </w:t>
      </w:r>
      <w:hyperlink w:anchor="ref-herrema2024first">
        <w:r>
          <w:rPr>
            <w:rStyle w:val="Hyperlink"/>
          </w:rPr>
          <w:t>Herrema &amp; Kahana, 2024</w:t>
        </w:r>
      </w:hyperlink>
      <w:r>
        <w:t xml:space="preserve">; </w:t>
      </w:r>
      <w:hyperlink w:anchor="ref-howard1999contextual">
        <w:r>
          <w:rPr>
            <w:rStyle w:val="Hyperlink"/>
          </w:rPr>
          <w:t>Howard &amp; Kahana, 1999</w:t>
        </w:r>
      </w:hyperlink>
      <w:r>
        <w:t>). Start-of-list context reinstatement mechanisms account for these patterns by evolving the current context toward the state associated with the beginning of the target list before retrieval begins (</w:t>
      </w:r>
      <w:hyperlink w:anchor="ref-healey2024peppr">
        <w:r>
          <w:rPr>
            <w:rStyle w:val="Hyperlink"/>
          </w:rPr>
          <w:t>Healey &amp; Wahlheim, 2024</w:t>
        </w:r>
      </w:hyperlink>
      <w:r>
        <w:t xml:space="preserve">; </w:t>
      </w:r>
      <w:hyperlink w:anchor="ref-kragel2015neural">
        <w:r>
          <w:rPr>
            <w:rStyle w:val="Hyperlink"/>
          </w:rPr>
          <w:t>Kragel et al., 2015</w:t>
        </w:r>
      </w:hyperlink>
      <w:r>
        <w:t xml:space="preserve">; </w:t>
      </w:r>
      <w:hyperlink w:anchor="ref-lohnas2015expanding">
        <w:r>
          <w:rPr>
            <w:rStyle w:val="Hyperlink"/>
          </w:rPr>
          <w:t>Lohnas et al., 2015</w:t>
        </w:r>
      </w:hyperlink>
      <w:r>
        <w:t xml:space="preserve">; </w:t>
      </w:r>
      <w:hyperlink w:anchor="ref-morton2016predictive">
        <w:r>
          <w:rPr>
            <w:rStyle w:val="Hyperlink"/>
          </w:rPr>
          <w:t>Morton &amp; Polyn, 2016</w:t>
        </w:r>
      </w:hyperlink>
      <w:r>
        <w:t xml:space="preserve">). In our retrieval control simulations, start-of-film reinstatement </w:t>
      </w:r>
      <w:r>
        <w:lastRenderedPageBreak/>
        <w:t>drifts the retrieval state toward the context present at the beginning of film encoding. This starting state favors early film candidates before ordinary context-guided sampling resumes, so its predicted benefit is tied to the temporal region that has been reinstated.</w:t>
      </w:r>
    </w:p>
    <w:p w14:paraId="7830C183" w14:textId="77777777" w:rsidR="00F8399E" w:rsidRDefault="00000000">
      <w:pPr>
        <w:pStyle w:val="BodyText"/>
      </w:pPr>
      <w:r>
        <w: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also carries forward across retrieval: when people fail to identify one response correctly, they are worse at rejecting the next intrusion (</w:t>
      </w:r>
      <w:hyperlink w:anchor="ref-unsworth2010understanding">
        <w:r>
          <w:rPr>
            <w:rStyle w:val="Hyperlink"/>
          </w:rPr>
          <w:t>Unsworth et al., 2010</w:t>
        </w:r>
      </w:hyperlink>
      <w:r>
        <w:t>). At the same time, sampled intrusions can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t>
      </w:r>
    </w:p>
    <w:p w14:paraId="017CB940" w14:textId="77777777" w:rsidR="00F8399E" w:rsidRDefault="00000000">
      <w:pPr>
        <w:pStyle w:val="BodyText"/>
      </w:pPr>
      <w:commentRangeStart w:id="149"/>
      <w:r>
        <w:t>A goal to retrieve the film can guide candidate sampling through category-level information.</w:t>
      </w:r>
      <w:commentRangeEnd w:id="149"/>
      <w:r w:rsidR="007222CE">
        <w:rPr>
          <w:rStyle w:val="CommentReference"/>
          <w:sz w:val="24"/>
          <w:szCs w:val="24"/>
        </w:rPr>
        <w:commentReference w:id="149"/>
      </w:r>
      <w:r>
        <w:t xml:space="preserve">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Lohnas et al., 2026</w:t>
        </w:r>
      </w:hyperlink>
      <w:r>
        <w:t xml:space="preserve">; </w:t>
      </w:r>
      <w:hyperlink w:anchor="ref-polyn2011semantic">
        <w:r>
          <w:rPr>
            <w:rStyle w:val="Hyperlink"/>
          </w:rPr>
          <w:t>Polyn et al., 2011</w:t>
        </w:r>
      </w:hyperlink>
      <w:r>
        <w:t xml:space="preserve">). In this kind of task, category-selective </w:t>
      </w:r>
      <w:r>
        <w:lastRenderedPageBreak/>
        <w:t>activity tracks retrieval effort, remains active between reported recalls, and weakens before extra-category intrusions (</w:t>
      </w:r>
      <w:hyperlink w:anchor="ref-norman2017neuronal">
        <w:r>
          <w:rPr>
            <w:rStyle w:val="Hyperlink"/>
          </w:rPr>
          <w:t>Norman et al., 2017</w:t>
        </w:r>
      </w:hyperlink>
      <w:r>
        <w:t>). Retrieved-context models provide a formal precedent for this kind of non-temporal support: semantic, task, and source information can contribute to candidate support alongside temporal context (</w:t>
      </w:r>
      <w:hyperlink w:anchor="ref-morton2016predictive">
        <w:r>
          <w:rPr>
            <w:rStyle w:val="Hyperlink"/>
          </w:rPr>
          <w:t>Morton &amp; Polyn, 2016</w:t>
        </w:r>
      </w:hyperlink>
      <w:r>
        <w:t xml:space="preserve">; </w:t>
      </w:r>
      <w:hyperlink w:anchor="ref-polyn2009context">
        <w:r>
          <w:rPr>
            <w:rStyle w:val="Hyperlink"/>
          </w:rPr>
          <w:t>Polyn et al., 2009a</w:t>
        </w:r>
      </w:hyperlink>
      <w:r>
        <w:t xml:space="preserve">, </w:t>
      </w:r>
      <w:hyperlink w:anchor="ref-polyn2009task">
        <w:r>
          <w:rPr>
            <w:rStyle w:val="Hyperlink"/>
          </w:rPr>
          <w:t>2009b</w:t>
        </w:r>
      </w:hyperlink>
      <w:r>
        <w:t>). Category-directed search has been formalized in associative memory models, and recent review work treats this as a natural but still underdeveloped direction for CMR (</w:t>
      </w:r>
      <w:hyperlink w:anchor="ref-lohnas2026specialized">
        <w:r>
          <w:rPr>
            <w:rStyle w:val="Hyperlink"/>
          </w:rPr>
          <w:t>Lohnas et al., 2026</w:t>
        </w:r>
      </w:hyperlink>
      <w:r>
        <w:t xml:space="preserve">; </w:t>
      </w:r>
      <w:hyperlink w:anchor="ref-raaijmakers1980sam">
        <w:r>
          <w:rPr>
            <w:rStyle w:val="Hyperlink"/>
          </w:rPr>
          <w:t>Raaijmakers &amp; Shiffrin, 1980</w:t>
        </w:r>
      </w:hyperlink>
      <w:r>
        <w:t>). The simulations use this logic in reduced form by adding a maintained film-category cue during candidate sampling. This cue gives film candidates additional support without equally supporting task competitors. Task items linked to reinstated film-associated context can still compete through temporal context, but they do not receive this film-category support.</w:t>
      </w:r>
    </w:p>
    <w:p w14:paraId="28DB8D11" w14:textId="66976469" w:rsidR="00F8399E" w:rsidRDefault="00000000">
      <w:pPr>
        <w:pStyle w:val="BodyText"/>
      </w:pPr>
      <w:commentRangeStart w:id="150"/>
      <w:r>
        <w:t xml:space="preserve">Control processes engaged during deliberate recall can </w:t>
      </w:r>
      <w:commentRangeStart w:id="151"/>
      <w:r>
        <w:t>therefore</w:t>
      </w:r>
      <w:commentRangeEnd w:id="151"/>
      <w:r w:rsidR="008412B2">
        <w:rPr>
          <w:rStyle w:val="CommentReference"/>
          <w:sz w:val="24"/>
          <w:szCs w:val="24"/>
        </w:rPr>
        <w:commentReference w:id="151"/>
      </w:r>
      <w:r>
        <w:t xml:space="preserve"> improve film recall overall without producing the </w:t>
      </w:r>
      <w:del w:id="152" w:author="Deborah Talmi" w:date="2026-07-14T19:17:00Z" w16du:dateUtc="2026-07-14T18:17:00Z">
        <w:r w:rsidDel="008412B2">
          <w:delText xml:space="preserve">relative preservation against reminder-linked task interference that defines the </w:delText>
        </w:r>
      </w:del>
      <w:r>
        <w:t xml:space="preserve">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 cue. </w:t>
      </w:r>
      <w:commentRangeEnd w:id="150"/>
      <w:r w:rsidR="008412B2">
        <w:rPr>
          <w:rStyle w:val="CommentReference"/>
          <w:sz w:val="24"/>
          <w:szCs w:val="24"/>
        </w:rPr>
        <w:commentReference w:id="150"/>
      </w:r>
      <w:r>
        <w:t xml:space="preserve">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deliberate recall can </w:t>
      </w:r>
      <w:r>
        <w:lastRenderedPageBreak/>
        <w:t>succeed when task encoding after a film reminder reduces unguided film recall: the maintained film-category cue helps distinguish film candidates from task competitors during search.</w:t>
      </w:r>
    </w:p>
    <w:p w14:paraId="09BF7D3A" w14:textId="77777777" w:rsidR="00F8399E" w:rsidRDefault="00000000">
      <w:pPr>
        <w:pStyle w:val="Heading1"/>
      </w:pPr>
      <w:bookmarkStart w:id="153" w:name="model-specification"/>
      <w:bookmarkEnd w:id="116"/>
      <w:bookmarkEnd w:id="144"/>
      <w:r>
        <w:t>Model Specification</w:t>
      </w:r>
    </w:p>
    <w:p w14:paraId="1233D3F5" w14:textId="7AC24BDE" w:rsidR="00F8399E" w:rsidRDefault="00000000">
      <w:pPr>
        <w:pStyle w:val="FirstParagraph"/>
      </w:pPr>
      <w:r>
        <w:t>Retrieved-context models implement recall as a sequence of sampling events in which current context gives graded support to candidate items (</w:t>
      </w:r>
      <w:hyperlink w:anchor="ref-polyn2009context">
        <w:r>
          <w:rPr>
            <w:rStyle w:val="Hyperlink"/>
          </w:rPr>
          <w:t>Polyn et al., 2009a</w:t>
        </w:r>
      </w:hyperlink>
      <w:r>
        <w:t xml:space="preserve">; </w:t>
      </w:r>
      <w:hyperlink w:anchor="ref-sederberg2008context">
        <w:r>
          <w:rPr>
            <w:rStyle w:val="Hyperlink"/>
          </w:rPr>
          <w:t>Sederberg et al., 2008</w:t>
        </w:r>
      </w:hyperlink>
      <w:r>
        <w:t xml:space="preserve">). </w:t>
      </w:r>
      <w:commentRangeStart w:id="154"/>
      <w:r>
        <w:t xml:space="preserve">To express selective interference as changes in what gets sampled, film and non-film events have to be candidates in the same sampling process. </w:t>
      </w:r>
      <w:commentRangeEnd w:id="154"/>
      <w:r w:rsidR="008412B2">
        <w:rPr>
          <w:rStyle w:val="CommentReference"/>
          <w:sz w:val="24"/>
          <w:szCs w:val="24"/>
        </w:rPr>
        <w:commentReference w:id="154"/>
      </w:r>
      <w:commentRangeStart w:id="155"/>
      <w:r>
        <w:t xml:space="preserve">The simulations implement this requirement by representing film, task, and delay periods as sequences of events that update context. For the film, these events correspond roughly to scenes or segments. </w:t>
      </w:r>
      <w:commentRangeEnd w:id="155"/>
      <w:r w:rsidR="008412B2">
        <w:rPr>
          <w:rStyle w:val="CommentReference"/>
          <w:sz w:val="24"/>
          <w:szCs w:val="24"/>
        </w:rPr>
        <w:commentReference w:id="155"/>
      </w:r>
      <w:r>
        <w: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t>
      </w:r>
    </w:p>
    <w:p w14:paraId="69570A79" w14:textId="77777777" w:rsidR="00F8399E" w:rsidRDefault="00000000">
      <w:pPr>
        <w:pStyle w:val="BodyText"/>
      </w:pPr>
      <w:r>
        <w:t xml:space="preserve">The formal model links this sampling process to separate item and context representations. Each encoded event at position </w:t>
      </w:r>
      <m:oMath>
        <m:r>
          <w:rPr>
            <w:rFonts w:ascii="Cambria Math" w:hAnsi="Cambria Math"/>
          </w:rPr>
          <m:t>i</m:t>
        </m:r>
      </m:oMath>
      <w:r>
        <w:t xml:space="preserve"> 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000000">
      <w:pPr>
        <w:pStyle w:val="BodyText"/>
      </w:pPr>
      <w:r>
        <w:t xml:space="preserve">During encoding, items and states of context are linked through bidirectional associations represented in two matrices. Context-to-feature 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w:t>
      </w:r>
      <w:r>
        <w:lastRenderedPageBreak/>
        <w:t xml:space="preserve">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000000">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Polyn et al., 2009a</w:t>
        </w:r>
      </w:hyperlink>
      <w:r>
        <w:t xml:space="preserve">, </w:t>
      </w:r>
      <w:hyperlink w:anchor="ref-polyn2009task">
        <w:r>
          <w:rPr>
            <w:rStyle w:val="Hyperlink"/>
          </w:rPr>
          <w:t>2009b</w:t>
        </w:r>
      </w:hyperlink>
      <w:r>
        <w:t>). Emotional CMR variants distinguish emotional from neutral material in source context and give emotionally salient items stronger source-context associations (</w:t>
      </w:r>
      <w:hyperlink w:anchor="ref-cohen2022memory">
        <w:r>
          <w:rPr>
            <w:rStyle w:val="Hyperlink"/>
          </w:rPr>
          <w:t>Cohen &amp; Kahana, 2022</w:t>
        </w:r>
      </w:hyperlink>
      <w:r>
        <w:t xml:space="preserve">; </w:t>
      </w:r>
      <w:hyperlink w:anchor="ref-talmi2019retrieved">
        <w:r>
          <w:rPr>
            <w:rStyle w:val="Hyperlink"/>
          </w:rPr>
          <w:t>Talmi et al., 2019</w:t>
        </w:r>
      </w:hyperlink>
      <w:r>
        <w:t xml:space="preserve">). 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000000">
      <w:pPr>
        <w:pStyle w:val="FigureTitle"/>
      </w:pPr>
      <w:bookmarkStart w:id="156" w:name="tbl-model-notation"/>
      <w:r>
        <w:t>Table 1</w:t>
      </w:r>
    </w:p>
    <w:p w14:paraId="68B69D22" w14:textId="77777777" w:rsidR="00F8399E" w:rsidRDefault="00000000">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000000">
            <w:pPr>
              <w:pStyle w:val="Compact"/>
            </w:pPr>
            <w:r>
              <w:t>Symbol</w:t>
            </w:r>
          </w:p>
        </w:tc>
        <w:tc>
          <w:tcPr>
            <w:tcW w:w="2640" w:type="dxa"/>
          </w:tcPr>
          <w:p w14:paraId="49F15464" w14:textId="77777777" w:rsidR="00F8399E" w:rsidRDefault="00000000">
            <w:pPr>
              <w:pStyle w:val="Compact"/>
            </w:pPr>
            <w:r>
              <w:t>Role</w:t>
            </w:r>
          </w:p>
        </w:tc>
        <w:tc>
          <w:tcPr>
            <w:tcW w:w="2640" w:type="dxa"/>
          </w:tcPr>
          <w:p w14:paraId="4A3F5AD7" w14:textId="77777777" w:rsidR="00F8399E" w:rsidRDefault="00000000">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000000">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000000">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000000">
            <w:pPr>
              <w:pStyle w:val="Compact"/>
            </w:pPr>
            <w:r>
              <w:t>Source feature vector distinguishing film from non-film items</w:t>
            </w:r>
          </w:p>
        </w:tc>
        <w:tc>
          <w:tcPr>
            <w:tcW w:w="2640" w:type="dxa"/>
          </w:tcPr>
          <w:p w14:paraId="0DFA5B77" w14:textId="77777777" w:rsidR="00F8399E" w:rsidRDefault="00000000">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000000">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000000">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000000">
            <w:pPr>
              <w:pStyle w:val="Compact"/>
            </w:pPr>
            <w:r>
              <w:t>Feature-to-context associations</w:t>
            </w:r>
          </w:p>
        </w:tc>
        <w:tc>
          <w:tcPr>
            <w:tcW w:w="2640" w:type="dxa"/>
          </w:tcPr>
          <w:p w14:paraId="048B67CB" w14:textId="77777777" w:rsidR="00F8399E" w:rsidRDefault="00000000">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000000">
            <w:pPr>
              <w:pStyle w:val="Compact"/>
            </w:pPr>
            <w:r>
              <w:t>Context-to-feature associations</w:t>
            </w:r>
          </w:p>
        </w:tc>
        <w:tc>
          <w:tcPr>
            <w:tcW w:w="2640" w:type="dxa"/>
          </w:tcPr>
          <w:p w14:paraId="71A0C2EA" w14:textId="77777777" w:rsidR="00F8399E" w:rsidRDefault="00000000">
            <w:pPr>
              <w:pStyle w:val="Compact"/>
            </w:pPr>
            <w:r>
              <w:t>Candidate support during context-guided recall</w:t>
            </w:r>
          </w:p>
        </w:tc>
      </w:tr>
      <w:tr w:rsidR="00F8399E" w14:paraId="14F3CA68" w14:textId="77777777">
        <w:tc>
          <w:tcPr>
            <w:tcW w:w="2640" w:type="dxa"/>
          </w:tcPr>
          <w:p w14:paraId="4055C174" w14:textId="77777777" w:rsidR="00F8399E" w:rsidRDefault="00000000">
            <w:pPr>
              <w:pStyle w:val="Compact"/>
            </w:pPr>
            <m:oMathPara>
              <m:oMath>
                <m:r>
                  <w:rPr>
                    <w:rFonts w:ascii="Cambria Math" w:hAnsi="Cambria Math"/>
                  </w:rPr>
                  <m:t>α</m:t>
                </m:r>
              </m:oMath>
            </m:oMathPara>
          </w:p>
        </w:tc>
        <w:tc>
          <w:tcPr>
            <w:tcW w:w="2640" w:type="dxa"/>
          </w:tcPr>
          <w:p w14:paraId="34EB595B" w14:textId="77777777" w:rsidR="00F8399E" w:rsidRDefault="00000000">
            <w:pPr>
              <w:pStyle w:val="Compact"/>
            </w:pPr>
            <w:r>
              <w:t>Background support from nonpaired item-associated context units</w:t>
            </w:r>
          </w:p>
        </w:tc>
        <w:tc>
          <w:tcPr>
            <w:tcW w:w="2640" w:type="dxa"/>
          </w:tcPr>
          <w:p w14:paraId="43CFC635" w14:textId="77777777" w:rsidR="00F8399E" w:rsidRDefault="00000000">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000000">
            <w:pPr>
              <w:pStyle w:val="Compact"/>
            </w:pPr>
            <m:oMathPara>
              <m:oMath>
                <m:r>
                  <w:rPr>
                    <w:rFonts w:ascii="Cambria Math" w:hAnsi="Cambria Math"/>
                  </w:rPr>
                  <m:t>δ</m:t>
                </m:r>
              </m:oMath>
            </m:oMathPara>
          </w:p>
        </w:tc>
        <w:tc>
          <w:tcPr>
            <w:tcW w:w="2640" w:type="dxa"/>
          </w:tcPr>
          <w:p w14:paraId="4B492576" w14:textId="77777777" w:rsidR="00F8399E" w:rsidRDefault="00000000">
            <w:pPr>
              <w:pStyle w:val="Compact"/>
            </w:pPr>
            <w:r>
              <w:t>Support from each item’s paired context unit</w:t>
            </w:r>
          </w:p>
        </w:tc>
        <w:tc>
          <w:tcPr>
            <w:tcW w:w="2640" w:type="dxa"/>
          </w:tcPr>
          <w:p w14:paraId="502EF7E8" w14:textId="77777777" w:rsidR="00F8399E" w:rsidRDefault="00000000">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000000">
            <w:pPr>
              <w:pStyle w:val="Compact"/>
            </w:pPr>
            <w:r>
              <w:t>Drift toward item-cued context input during encoding</w:t>
            </w:r>
          </w:p>
        </w:tc>
        <w:tc>
          <w:tcPr>
            <w:tcW w:w="2640" w:type="dxa"/>
          </w:tcPr>
          <w:p w14:paraId="6731CD9C" w14:textId="77777777" w:rsidR="00F8399E" w:rsidRDefault="00000000">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000000">
            <w:pPr>
              <w:pStyle w:val="Compact"/>
            </w:pPr>
            <w:r>
              <w:t>Drift toward a sampled item’s associated context</w:t>
            </w:r>
          </w:p>
        </w:tc>
        <w:tc>
          <w:tcPr>
            <w:tcW w:w="2640" w:type="dxa"/>
          </w:tcPr>
          <w:p w14:paraId="7080DBFA" w14:textId="77777777" w:rsidR="00F8399E" w:rsidRDefault="00000000">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000000">
            <w:pPr>
              <w:pStyle w:val="Compact"/>
            </w:pPr>
            <w:r>
              <w:t>Drift in the source-context component</w:t>
            </w:r>
          </w:p>
        </w:tc>
        <w:tc>
          <w:tcPr>
            <w:tcW w:w="2640" w:type="dxa"/>
          </w:tcPr>
          <w:p w14:paraId="5B060F1C" w14:textId="77777777" w:rsidR="00F8399E" w:rsidRDefault="00000000">
            <w:pPr>
              <w:pStyle w:val="Compact"/>
            </w:pPr>
            <w:r>
              <w:t>Source-context encoding</w:t>
            </w:r>
          </w:p>
        </w:tc>
      </w:tr>
      <w:tr w:rsidR="00F8399E" w14:paraId="7BFBB782" w14:textId="77777777">
        <w:tc>
          <w:tcPr>
            <w:tcW w:w="2640" w:type="dxa"/>
          </w:tcPr>
          <w:p w14:paraId="1ACFBCC6" w14:textId="77777777" w:rsidR="00F8399E" w:rsidRDefault="00000000">
            <w:pPr>
              <w:pStyle w:val="Compact"/>
            </w:pPr>
            <m:oMathPara>
              <m:oMath>
                <m:r>
                  <w:rPr>
                    <w:rFonts w:ascii="Cambria Math" w:hAnsi="Cambria Math"/>
                  </w:rPr>
                  <m:t>γ</m:t>
                </m:r>
              </m:oMath>
            </m:oMathPara>
          </w:p>
        </w:tc>
        <w:tc>
          <w:tcPr>
            <w:tcW w:w="2640" w:type="dxa"/>
          </w:tcPr>
          <w:p w14:paraId="2E89A5F0" w14:textId="77777777" w:rsidR="00F8399E" w:rsidRDefault="00000000">
            <w:pPr>
              <w:pStyle w:val="Compact"/>
            </w:pPr>
            <w:r>
              <w:t>Feature-to-context learning rate</w:t>
            </w:r>
          </w:p>
        </w:tc>
        <w:tc>
          <w:tcPr>
            <w:tcW w:w="2640" w:type="dxa"/>
          </w:tcPr>
          <w:p w14:paraId="71AFAFE4" w14:textId="77777777" w:rsidR="00F8399E" w:rsidRDefault="00000000">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000000">
            <w:pPr>
              <w:pStyle w:val="Compact"/>
            </w:pPr>
            <m:oMathPara>
              <m:oMath>
                <m:r>
                  <w:rPr>
                    <w:rFonts w:ascii="Cambria Math" w:hAnsi="Cambria Math"/>
                  </w:rPr>
                  <m:t>λ</m:t>
                </m:r>
              </m:oMath>
            </m:oMathPara>
          </w:p>
        </w:tc>
        <w:tc>
          <w:tcPr>
            <w:tcW w:w="2640" w:type="dxa"/>
          </w:tcPr>
          <w:p w14:paraId="7FD2ACBD" w14:textId="77777777" w:rsidR="00F8399E" w:rsidRDefault="00000000">
            <w:pPr>
              <w:pStyle w:val="Compact"/>
            </w:pPr>
            <w:r>
              <w:t>Context-to-feature learning scale</w:t>
            </w:r>
          </w:p>
        </w:tc>
        <w:tc>
          <w:tcPr>
            <w:tcW w:w="2640" w:type="dxa"/>
          </w:tcPr>
          <w:p w14:paraId="5039CFFD" w14:textId="77777777" w:rsidR="00F8399E" w:rsidRDefault="00000000">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000000">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000000">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000000">
            <w:pPr>
              <w:pStyle w:val="Compact"/>
            </w:pPr>
            <w:r>
              <w:t>Added source-context learning for film items</w:t>
            </w:r>
          </w:p>
        </w:tc>
        <w:tc>
          <w:tcPr>
            <w:tcW w:w="2640" w:type="dxa"/>
          </w:tcPr>
          <w:p w14:paraId="1312D8B3" w14:textId="77777777" w:rsidR="00F8399E" w:rsidRDefault="00000000">
            <w:pPr>
              <w:pStyle w:val="Compact"/>
            </w:pPr>
            <w:r>
              <w:t>Film-source encoding</w:t>
            </w:r>
          </w:p>
        </w:tc>
      </w:tr>
      <w:tr w:rsidR="00F8399E" w14:paraId="5FE0835E" w14:textId="77777777">
        <w:tc>
          <w:tcPr>
            <w:tcW w:w="2640" w:type="dxa"/>
          </w:tcPr>
          <w:p w14:paraId="626123FF" w14:textId="77777777" w:rsidR="00F8399E" w:rsidRDefault="00000000">
            <w:pPr>
              <w:pStyle w:val="Compact"/>
            </w:pPr>
            <m:oMathPara>
              <m:oMath>
                <m:r>
                  <w:rPr>
                    <w:rFonts w:ascii="Cambria Math" w:hAnsi="Cambria Math"/>
                  </w:rPr>
                  <m:t>τ</m:t>
                </m:r>
              </m:oMath>
            </m:oMathPara>
          </w:p>
        </w:tc>
        <w:tc>
          <w:tcPr>
            <w:tcW w:w="2640" w:type="dxa"/>
          </w:tcPr>
          <w:p w14:paraId="43AEE9F1" w14:textId="77777777" w:rsidR="00F8399E" w:rsidRDefault="00000000">
            <w:pPr>
              <w:pStyle w:val="Compact"/>
            </w:pPr>
            <w:r>
              <w:t>Degree to which sampling favors higher-support candidates</w:t>
            </w:r>
          </w:p>
        </w:tc>
        <w:tc>
          <w:tcPr>
            <w:tcW w:w="2640" w:type="dxa"/>
          </w:tcPr>
          <w:p w14:paraId="2851A981" w14:textId="77777777" w:rsidR="00F8399E" w:rsidRDefault="00000000">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000000">
            <w:pPr>
              <w:pStyle w:val="Compact"/>
            </w:pPr>
            <w:r>
              <w:t>Baseline tendency to stop and its growth across sampled outputs</w:t>
            </w:r>
          </w:p>
        </w:tc>
        <w:tc>
          <w:tcPr>
            <w:tcW w:w="2640" w:type="dxa"/>
          </w:tcPr>
          <w:p w14:paraId="075471EB" w14:textId="77777777" w:rsidR="00F8399E" w:rsidRDefault="00000000">
            <w:pPr>
              <w:pStyle w:val="Compact"/>
            </w:pPr>
            <w:r>
              <w:t>Recall termination</w:t>
            </w:r>
          </w:p>
        </w:tc>
      </w:tr>
      <w:tr w:rsidR="00F8399E" w14:paraId="1D62B893" w14:textId="77777777">
        <w:tc>
          <w:tcPr>
            <w:tcW w:w="2640" w:type="dxa"/>
          </w:tcPr>
          <w:p w14:paraId="7DFFE90A" w14:textId="77777777" w:rsidR="00F8399E" w:rsidRDefault="00000000">
            <w:pPr>
              <w:pStyle w:val="Compact"/>
            </w:pPr>
            <m:oMathPara>
              <m:oMath>
                <m:r>
                  <w:rPr>
                    <w:rFonts w:ascii="Cambria Math" w:hAnsi="Cambria Math"/>
                  </w:rPr>
                  <m:t>κ</m:t>
                </m:r>
              </m:oMath>
            </m:oMathPara>
          </w:p>
        </w:tc>
        <w:tc>
          <w:tcPr>
            <w:tcW w:w="2640" w:type="dxa"/>
          </w:tcPr>
          <w:p w14:paraId="5D9C1327" w14:textId="77777777" w:rsidR="00F8399E" w:rsidRDefault="00000000">
            <w:pPr>
              <w:pStyle w:val="Compact"/>
            </w:pPr>
            <w:r>
              <w:t>Degree to which sampled non-film items carry context forward</w:t>
            </w:r>
          </w:p>
        </w:tc>
        <w:tc>
          <w:tcPr>
            <w:tcW w:w="2640" w:type="dxa"/>
          </w:tcPr>
          <w:p w14:paraId="47979602" w14:textId="77777777" w:rsidR="00F8399E" w:rsidRDefault="00000000">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000000">
            <w:pPr>
              <w:pStyle w:val="Compact"/>
            </w:pPr>
            <w:r>
              <w:t>Added support for candidates matching the film-category cue</w:t>
            </w:r>
          </w:p>
        </w:tc>
        <w:tc>
          <w:tcPr>
            <w:tcW w:w="2640" w:type="dxa"/>
          </w:tcPr>
          <w:p w14:paraId="59C66092" w14:textId="77777777" w:rsidR="00F8399E" w:rsidRDefault="00000000">
            <w:pPr>
              <w:pStyle w:val="Compact"/>
            </w:pPr>
            <w:r>
              <w:t>Maintained film-category cue</w:t>
            </w:r>
          </w:p>
        </w:tc>
      </w:tr>
    </w:tbl>
    <w:p w14:paraId="30BE9344" w14:textId="77777777" w:rsidR="00F8399E" w:rsidRDefault="00000000">
      <w:pPr>
        <w:pStyle w:val="Heading2"/>
      </w:pPr>
      <w:bookmarkStart w:id="157" w:name="encoding-the-paradigm-sequence"/>
      <w:bookmarkEnd w:id="156"/>
      <w:r>
        <w:t>Encoding the Paradigm Sequence</w:t>
      </w:r>
    </w:p>
    <w:p w14:paraId="1A2453A6" w14:textId="77777777" w:rsidR="00F8399E" w:rsidRDefault="00000000">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000000">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bookmarkStart w:id="158" w:name="eq-mfc-pre"/>
    <w:p w14:paraId="523B47A3"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58"/>
    </w:p>
    <w:bookmarkStart w:id="159" w:name="eq-mcf-pre"/>
    <w:p w14:paraId="47380A90" w14:textId="77777777" w:rsidR="00F8399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59"/>
    </w:p>
    <w:p w14:paraId="4BFA01B1" w14:textId="77777777" w:rsidR="00F8399E" w:rsidRDefault="00000000">
      <w:pPr>
        <w:pStyle w:val="FirstParagraph"/>
      </w:pPr>
      <w:r>
        <w:t xml:space="preserve">When event </w:t>
      </w:r>
      <m:oMath>
        <m:r>
          <w:rPr>
            <w:rFonts w:ascii="Cambria Math" w:hAnsi="Cambria Math"/>
          </w:rPr>
          <m:t>i</m:t>
        </m:r>
      </m:oMath>
      <w:r>
        <w:t xml:space="preserve"> 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60" w:name="eq-context-input"/>
    <w:p w14:paraId="511FB2CD"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160"/>
    </w:p>
    <w:p w14:paraId="481B3199" w14:textId="77777777" w:rsidR="00F8399E" w:rsidRDefault="00000000">
      <w:pPr>
        <w:pStyle w:val="FirstParagraph"/>
      </w:pPr>
      <w:r>
        <w:lastRenderedPageBreak/>
        <w:t xml:space="preserve">Context then drifts toward the normalized input. 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bookmarkStart w:id="161" w:name="eq-context-update"/>
    <w:p w14:paraId="564A8D3A"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161"/>
    </w:p>
    <w:p w14:paraId="0518D153" w14:textId="77777777" w:rsidR="00F8399E" w:rsidRDefault="00000000">
      <w:pPr>
        <w:pStyle w:val="FirstParagraph"/>
      </w:pPr>
      <w:r>
        <w:t xml:space="preserve">Each event also encodes associations between its item features and the current context state. 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000000">
      <w:pPr>
        <w:pStyle w:val="BodyText"/>
      </w:pPr>
      <w:bookmarkStart w:id="162"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162"/>
    </w:p>
    <w:p w14:paraId="71FC6E3E" w14:textId="77777777" w:rsidR="00F8399E" w:rsidRDefault="00000000">
      <w:pPr>
        <w:pStyle w:val="FirstParagraph"/>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000000">
      <w:pPr>
        <w:pStyle w:val="BodyText"/>
      </w:pPr>
      <w:bookmarkStart w:id="163"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163"/>
    </w:p>
    <w:p w14:paraId="2C75960C" w14:textId="77777777" w:rsidR="00F8399E" w:rsidRDefault="00000000">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000000">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Cohen &amp; Kahana, 2022</w:t>
        </w:r>
      </w:hyperlink>
      <w:r>
        <w:t xml:space="preserve">; </w:t>
      </w:r>
      <w:hyperlink w:anchor="ref-talmi2019retrieved">
        <w:r>
          <w:rPr>
            <w:rStyle w:val="Hyperlink"/>
          </w:rPr>
          <w:t>Talmi et al., 2019</w:t>
        </w:r>
      </w:hyperlink>
      <w:r>
        <w:t xml:space="preserve">). Task and filler events carry the neutral/default source feature, so they use the baseline source-learning scale without the added film-source term. After </w:t>
      </w:r>
      <w:r>
        <w:lastRenderedPageBreak/>
        <w:t>encoding, film, task, and filler candidates can all enter later recall through the temporal and source-context associations learned for each item.</w:t>
      </w:r>
    </w:p>
    <w:p w14:paraId="3C441F69" w14:textId="77777777" w:rsidR="00F8399E" w:rsidRDefault="00000000">
      <w:pPr>
        <w:pStyle w:val="Heading2"/>
      </w:pPr>
      <w:bookmarkStart w:id="164" w:name="reminder-linked-task-encoding"/>
      <w:bookmarkEnd w:id="157"/>
      <w:r>
        <w:t>Reminder-Linked Task Encoding</w:t>
      </w:r>
    </w:p>
    <w:p w14:paraId="1C75C9DA" w14:textId="77777777" w:rsidR="00F8399E" w:rsidRDefault="00000000">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000000">
      <w:pPr>
        <w:pStyle w:val="BodyText"/>
      </w:pPr>
      <w:r>
        <w:t xml:space="preserve">The reminder phase begins by updating context toward the start state of the film sequence. 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165" w:name="eq-reminder-start-update"/>
    <w:p w14:paraId="7C0268D1"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bookmarkEnd w:id="165"/>
    </w:p>
    <w:p w14:paraId="037C0FA4" w14:textId="77777777" w:rsidR="00F8399E" w:rsidRDefault="00000000">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Pr>
            <w:rStyle w:val="Hyperlink"/>
          </w:rPr>
          <w:t>Equation 3</w:t>
        </w:r>
      </w:hyperlink>
      <w:r>
        <w:t xml:space="preserve">, and context drifts toward that input using the normalized update in </w:t>
      </w:r>
      <w:hyperlink w:anchor="eq-context-update">
        <w:r>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7777777" w:rsidR="00F8399E" w:rsidRDefault="00000000">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 To represent stronger or weaker task encoding, the simulations scale context-to-feature learning for task events by a task-encoding-strength factor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t>:</w:t>
      </w:r>
    </w:p>
    <w:p w14:paraId="06AF64F7" w14:textId="77777777" w:rsidR="00F8399E" w:rsidRDefault="00000000">
      <w:pPr>
        <w:pStyle w:val="BodyText"/>
      </w:pPr>
      <w:bookmarkStart w:id="166" w:name="eq-task-mcf-learning"/>
      <m:oMathPara>
        <m:oMathParaPr>
          <m:jc m:val="center"/>
        </m:oMathParaPr>
        <m:oMath>
          <m:r>
            <w:rPr>
              <w:rFonts w:ascii="Cambria Math" w:hAnsi="Cambria Math"/>
            </w:rPr>
            <w:lastRenderedPageBreak/>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166"/>
    </w:p>
    <w:p w14:paraId="11C113C0" w14:textId="77777777" w:rsidR="00F8399E" w:rsidRDefault="00000000">
      <w:pPr>
        <w:pStyle w:val="FirstParagraph"/>
      </w:pPr>
      <w:r>
        <w:t>Task items become interfering competitors in later recall because they become associated with context states that can cue film material. Reminder-linked task encoding therefore changes how non-film items are cued by film-associated context, without weakening the film-item associations formed during film encoding.</w:t>
      </w:r>
    </w:p>
    <w:p w14:paraId="371F732F" w14:textId="77777777" w:rsidR="00F8399E" w:rsidRDefault="00000000">
      <w:pPr>
        <w:pStyle w:val="Heading2"/>
      </w:pPr>
      <w:bookmarkStart w:id="167" w:name="Xb155c4bf5ea3a7bf524ee6be8d44f4b46605c57"/>
      <w:bookmarkEnd w:id="164"/>
      <w:r>
        <w:t>Context-Guided Recall and Test-Phase Cues</w:t>
      </w:r>
    </w:p>
    <w:p w14:paraId="4C92A206" w14:textId="77777777" w:rsidR="00F8399E" w:rsidRDefault="00000000">
      <w:pPr>
        <w:pStyle w:val="FirstParagraph"/>
      </w:pPr>
      <w:r>
        <w:t xml:space="preserve">In recall formats where film material must come to mind before it can be reported, the current context state assigns support to film, task, and filler candidates. At sampling step </w:t>
      </w:r>
      <m:oMath>
        <m:r>
          <w:rPr>
            <w:rFonts w:ascii="Cambria Math" w:hAnsi="Cambria Math"/>
          </w:rPr>
          <m:t>j</m:t>
        </m:r>
      </m:oMath>
      <w:r>
        <w:t>, candidate support is computed by probing context-to-feature memory with the full context state:</w:t>
      </w:r>
    </w:p>
    <w:bookmarkStart w:id="168" w:name="eq-recall-support"/>
    <w:p w14:paraId="305E92C0"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68"/>
    </w:p>
    <w:p w14:paraId="3730B009" w14:textId="77777777" w:rsidR="00F8399E" w:rsidRDefault="00000000">
      <w:pPr>
        <w:pStyle w:val="FirstParagraph"/>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000000">
      <w:pPr>
        <w:pStyle w:val="BodyText"/>
      </w:pPr>
      <w:r>
        <w:t>Sampling follows a Luce choice rule over the remaining candidates (</w:t>
      </w:r>
      <w:hyperlink w:anchor="ref-luce1959individual">
        <w:r>
          <w:rPr>
            <w:rStyle w:val="Hyperlink"/>
          </w:rPr>
          <w:t>Luce, 1959</w:t>
        </w:r>
      </w:hyperlink>
      <w:r>
        <w:t>):</w:t>
      </w:r>
    </w:p>
    <w:p w14:paraId="1E8EC208" w14:textId="77777777" w:rsidR="00F8399E" w:rsidRDefault="00000000">
      <w:pPr>
        <w:pStyle w:val="BodyText"/>
      </w:pPr>
      <w:bookmarkStart w:id="169"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169"/>
    </w:p>
    <w:p w14:paraId="65B674FC" w14:textId="77777777" w:rsidR="00F8399E" w:rsidRDefault="00000000">
      <w:pPr>
        <w:pStyle w:val="FirstParagraph"/>
      </w:pPr>
      <w:r>
        <w:t>Following likelihood-based CMR implementations, stopping is modeled as a position-dependent hazard independent of current candidate support (</w:t>
      </w:r>
      <w:hyperlink w:anchor="ref-kragel2015neural">
        <w:r>
          <w:rPr>
            <w:rStyle w:val="Hyperlink"/>
          </w:rPr>
          <w:t>Kragel et al., 2015</w:t>
        </w:r>
      </w:hyperlink>
      <w:r>
        <w:t xml:space="preserve">; </w:t>
      </w:r>
      <w:hyperlink w:anchor="ref-morton2016predictive">
        <w:r>
          <w:rPr>
            <w:rStyle w:val="Hyperlink"/>
          </w:rPr>
          <w:t>Morton &amp; Polyn, 2016</w:t>
        </w:r>
      </w:hyperlink>
      <w:r>
        <w:t>):</w:t>
      </w:r>
    </w:p>
    <w:bookmarkStart w:id="170" w:name="eq-stopping"/>
    <w:p w14:paraId="23B2DDB6"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170"/>
    </w:p>
    <w:p w14:paraId="1FF053C1" w14:textId="77777777" w:rsidR="00F8399E" w:rsidRDefault="00000000">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000000">
      <w:pPr>
        <w:pStyle w:val="BodyText"/>
      </w:pPr>
      <w:r>
        <w:lastRenderedPageBreak/>
        <w:t>After a candidate is sampled, feature-to-context memory updates context toward the sampled item’s associated context:</w:t>
      </w:r>
    </w:p>
    <w:bookmarkStart w:id="171" w:name="eq-recall-context-update"/>
    <w:p w14:paraId="1707C72F"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171"/>
    </w:p>
    <w:p w14:paraId="20710701" w14:textId="77777777" w:rsidR="00F8399E" w:rsidRDefault="00000000">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000000">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77777777" w:rsidR="00F8399E" w:rsidRDefault="00000000">
      <w:pPr>
        <w:pStyle w:val="Heading2"/>
      </w:pPr>
      <w:bookmarkStart w:id="172" w:name="deliberate-recall-control"/>
      <w:bookmarkEnd w:id="167"/>
      <w:r>
        <w:t>Deliberate Recall Control</w:t>
      </w:r>
    </w:p>
    <w:p w14:paraId="52ECEC76" w14:textId="77777777" w:rsidR="00F8399E" w:rsidRDefault="00000000">
      <w:pPr>
        <w:pStyle w:val="FirstParagraph"/>
      </w:pPr>
      <w:r>
        <w:t>Deliberate recall uses the same sampling rule as unguided recall, with control settings applied before, during, or after sampling. The control settings change the retrieval cue, candidate support, or sampled-item carryover without changing the film and task associations learned during encoding. This lets the simulations test which retrieval operations increase film recall and which ones protect film recall from reminder-linked task competition.</w:t>
      </w:r>
    </w:p>
    <w:p w14:paraId="66383B6A" w14:textId="77777777" w:rsidR="00F8399E" w:rsidRDefault="00000000">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w:t>
      </w:r>
      <w:r>
        <w:lastRenderedPageBreak/>
        <w:t>because it still relies on film-associated context to cue candidates, it does not substantially protect deliberate recall from the interference effects of reminder-linked task encoding.</w:t>
      </w:r>
    </w:p>
    <w:p w14:paraId="164C3577" w14:textId="77777777" w:rsidR="00F8399E" w:rsidRDefault="00000000">
      <w:pPr>
        <w:pStyle w:val="BodyText"/>
      </w:pPr>
      <w:r>
        <w:t>In retrieved-context models of externalized free recall, monitoring is implemented as a post-sampling match check: rejected candidates are withheld as target responses but still update the next retrieval context (</w:t>
      </w:r>
      <w:hyperlink w:anchor="ref-lohnas2015expanding">
        <w:r>
          <w:rPr>
            <w:rStyle w:val="Hyperlink"/>
          </w:rPr>
          <w:t>Lohnas et al., 2015</w:t>
        </w:r>
      </w:hyperlink>
      <w:r>
        <w:t xml:space="preserve">). The present simulations keep the post-sampling timing but change the consequence of sampled non-film candidates. Post-retrieval context monitoring reduces the context update after sampled task or filler candidates. 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sampled-item update becomes:</w:t>
      </w:r>
    </w:p>
    <w:bookmarkStart w:id="173" w:name="eq-monitoring-update"/>
    <w:p w14:paraId="04ABD58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173"/>
    </w:p>
    <w:p w14:paraId="4F2C21FE" w14:textId="77777777" w:rsidR="00F8399E" w:rsidRDefault="00000000">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000000">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Morton &amp; Polyn, 2016</w:t>
        </w:r>
      </w:hyperlink>
      <w:r>
        <w:t xml:space="preserve">; </w:t>
      </w:r>
      <w:hyperlink w:anchor="ref-polyn2011semantic">
        <w:r>
          <w:rPr>
            <w:rStyle w:val="Hyperlink"/>
          </w:rPr>
          <w:t>Polyn et al., 2011</w:t>
        </w:r>
      </w:hyperlink>
      <w:r>
        <w:t>). The cue adds support to candidates marked as film items during sampling:</w:t>
      </w:r>
    </w:p>
    <w:bookmarkStart w:id="174" w:name="eq-film-category-support"/>
    <w:p w14:paraId="6866142C"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174"/>
    </w:p>
    <w:p w14:paraId="2F20BAEB" w14:textId="77777777" w:rsidR="00F8399E" w:rsidRDefault="00000000">
      <w:pPr>
        <w:pStyle w:val="FirstParagraph"/>
      </w:pPr>
      <w:r>
        <w:lastRenderedPageBreak/>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but only film candidates receive the film-category increment. Therefore, unlike start-of-film reinstatement and retrieval monitoring, a maintained film-category cue can reduce the impact of reminder-linked task encoding on film recall.</w:t>
      </w:r>
    </w:p>
    <w:p w14:paraId="15AFA888" w14:textId="77777777" w:rsidR="00F8399E" w:rsidRDefault="00000000">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000000">
      <w:pPr>
        <w:pStyle w:val="Heading2"/>
      </w:pPr>
      <w:bookmarkStart w:id="175" w:name="item-recognition"/>
      <w:bookmarkEnd w:id="172"/>
      <w:r>
        <w:t>Item Recognition</w:t>
      </w:r>
    </w:p>
    <w:p w14:paraId="710BEE82" w14:textId="77777777" w:rsidR="00F8399E" w:rsidRDefault="00000000">
      <w:pPr>
        <w:pStyle w:val="FirstParagraph"/>
      </w:pPr>
      <w:r>
        <w:t>Recognition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hyperlink w:anchor="ref-healey2016four">
        <w:r>
          <w:rPr>
            <w:rStyle w:val="Hyperlink"/>
          </w:rPr>
          <w:t>Healey &amp; Kahana, 2016</w:t>
        </w:r>
      </w:hyperlink>
      <w:r>
        <w:t xml:space="preserve">; </w:t>
      </w:r>
      <w:hyperlink w:anchor="ref-jin2024theory">
        <w:r>
          <w:rPr>
            <w:rStyle w:val="Hyperlink"/>
          </w:rPr>
          <w:t>Jin et al., 2024</w:t>
        </w:r>
      </w:hyperlink>
      <w:r>
        <w:t xml:space="preserve">; </w:t>
      </w:r>
      <w:hyperlink w:anchor="ref-lohnas2015expanding">
        <w:r>
          <w:rPr>
            <w:rStyle w:val="Hyperlink"/>
          </w:rPr>
          <w:t>Lohnas et al., 2015</w:t>
        </w:r>
      </w:hyperlink>
      <w:r>
        <w:t>):</w:t>
      </w:r>
    </w:p>
    <w:bookmarkStart w:id="176" w:name="eq-recognition-evidence"/>
    <w:p w14:paraId="71C9DA0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176"/>
    </w:p>
    <w:p w14:paraId="67BF030E" w14:textId="77777777" w:rsidR="00F8399E" w:rsidRDefault="00000000">
      <w:pPr>
        <w:pStyle w:val="FirstParagraph"/>
      </w:pPr>
      <w:r>
        <w:t xml:space="preserve">This recognition implementation isolates the access difference between recognition and context-guided recall. Recall requires film material to be selected from context-supported candidates, whereas recognition begins with a presented candidate item and evaluates the context it retrieves. The simulation stops at recognition evidence because that evidence is sufficient for the present claim: a presented film item can retrieve associated context without first competing with task items for selection. The model therefore addresses whether task competitors linked to </w:t>
      </w:r>
      <w:r>
        <w:lastRenderedPageBreak/>
        <w:t>reinstated film-associated context disrupt item-guided access to film context, not how recognition evidence is converted into decisions or how other interventions might disrupt performance.</w:t>
      </w:r>
    </w:p>
    <w:p w14:paraId="25E5244D" w14:textId="77777777" w:rsidR="00F8399E" w:rsidRDefault="00000000">
      <w:pPr>
        <w:pStyle w:val="Heading1"/>
      </w:pPr>
      <w:bookmarkStart w:id="177" w:name="simulations"/>
      <w:bookmarkEnd w:id="153"/>
      <w:bookmarkEnd w:id="175"/>
      <w:r>
        <w:t>Simulations</w:t>
      </w:r>
    </w:p>
    <w:p w14:paraId="62AE6D3F" w14:textId="77777777" w:rsidR="00F8399E" w:rsidRDefault="00000000">
      <w:pPr>
        <w:pStyle w:val="FirstParagraph"/>
      </w:pPr>
      <w:r>
        <w:t>The simulations examine a schematic delayed reminder-plus-task trauma-film paradigm, with James et al. (</w:t>
      </w:r>
      <w:hyperlink w:anchor="ref-james2015computer">
        <w:r>
          <w:rPr>
            <w:rStyle w:val="Hyperlink"/>
          </w:rPr>
          <w:t>2015</w:t>
        </w:r>
      </w:hyperlink>
      <w:r>
        <w:t>) and Kessler et al. (</w:t>
      </w:r>
      <w:hyperlink w:anchor="ref-kessler2020visuospatial">
        <w:r>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000000">
      <w:pPr>
        <w:pStyle w:val="Heading2"/>
      </w:pPr>
      <w:bookmarkStart w:id="178" w:name="methodology"/>
      <w:r>
        <w:lastRenderedPageBreak/>
        <w:t>Methodology</w:t>
      </w:r>
    </w:p>
    <w:p w14:paraId="56ACDC9A" w14:textId="77777777" w:rsidR="00F8399E" w:rsidRDefault="00000000">
      <w:pPr>
        <w:pStyle w:val="FirstParagraph"/>
      </w:pPr>
      <w:r>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000000">
      <w:pPr>
        <w:pStyle w:val="BodyText"/>
      </w:pPr>
      <w:r>
        <w:t>In that dataset, participants who reported concern about the war in Ukraine studied and recalled lists of war-related and neutral photographs (</w:t>
      </w:r>
      <w:hyperlink w:anchor="ref-dupertuys2026ukraine">
        <w:r>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7777777" w:rsidR="00F8399E" w:rsidRDefault="00000000">
      <w:pPr>
        <w:pStyle w:val="BodyText"/>
      </w:pPr>
      <w:r>
        <w:t xml:space="preserve">The selective-interference simulations then add the trauma-film phase structure and manipulations of reminder presence, task encoding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Pr>
            <w:rStyle w:val="Hyperlink"/>
          </w:rPr>
          <w:t>Table 2</w:t>
        </w:r>
      </w:hyperlink>
      <w:r>
        <w:t xml:space="preserve"> gives the default numerical values used in the simulations.</w:t>
      </w:r>
    </w:p>
    <w:p w14:paraId="37EAC6C3" w14:textId="77777777" w:rsidR="00F8399E" w:rsidRDefault="00000000">
      <w:pPr>
        <w:pStyle w:val="FigureTitle"/>
      </w:pPr>
      <w:bookmarkStart w:id="179" w:name="tbl-simulation-parameters"/>
      <w:r>
        <w:lastRenderedPageBreak/>
        <w:t>Table 2</w:t>
      </w:r>
    </w:p>
    <w:p w14:paraId="44D7E5C8" w14:textId="77777777" w:rsidR="00F8399E" w:rsidRDefault="00000000">
      <w:pPr>
        <w:pStyle w:val="Caption"/>
      </w:pPr>
      <w:r>
        <w:t>Default numerical parameter values. Values are from a pooled eCMR fit to the immediate free-recall sequences from Dupertuys et al. (</w:t>
      </w:r>
      <w:hyperlink w:anchor="ref-dupertuys2026ukraine">
        <w:r>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000000">
            <w:pPr>
              <w:pStyle w:val="Compact"/>
            </w:pPr>
            <w:r>
              <w:t>Symbol</w:t>
            </w:r>
          </w:p>
        </w:tc>
        <w:tc>
          <w:tcPr>
            <w:tcW w:w="3168" w:type="dxa"/>
          </w:tcPr>
          <w:p w14:paraId="1F010CBF" w14:textId="77777777" w:rsidR="00F8399E" w:rsidRDefault="00000000">
            <w:pPr>
              <w:pStyle w:val="Compact"/>
              <w:jc w:val="right"/>
            </w:pPr>
            <w:r>
              <w:t>Value</w:t>
            </w:r>
          </w:p>
        </w:tc>
        <w:tc>
          <w:tcPr>
            <w:tcW w:w="2376" w:type="dxa"/>
          </w:tcPr>
          <w:p w14:paraId="0652B636" w14:textId="77777777" w:rsidR="00F8399E" w:rsidRDefault="00000000">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000000">
            <w:pPr>
              <w:pStyle w:val="Compact"/>
              <w:jc w:val="right"/>
            </w:pPr>
            <w:r>
              <w:t>0.440</w:t>
            </w:r>
          </w:p>
        </w:tc>
        <w:tc>
          <w:tcPr>
            <w:tcW w:w="2376" w:type="dxa"/>
          </w:tcPr>
          <w:p w14:paraId="19E26E4A" w14:textId="77777777" w:rsidR="00F8399E" w:rsidRDefault="00000000">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000000">
            <w:pPr>
              <w:pStyle w:val="Compact"/>
              <w:jc w:val="right"/>
            </w:pPr>
            <w:r>
              <w:t>0.766</w:t>
            </w:r>
          </w:p>
        </w:tc>
        <w:tc>
          <w:tcPr>
            <w:tcW w:w="2376" w:type="dxa"/>
          </w:tcPr>
          <w:p w14:paraId="0CFA2D9A" w14:textId="77777777" w:rsidR="00F8399E" w:rsidRDefault="00000000">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000000">
            <w:pPr>
              <w:pStyle w:val="Compact"/>
              <w:jc w:val="right"/>
            </w:pPr>
            <w:r>
              <w:t>0.678</w:t>
            </w:r>
          </w:p>
        </w:tc>
        <w:tc>
          <w:tcPr>
            <w:tcW w:w="2376" w:type="dxa"/>
          </w:tcPr>
          <w:p w14:paraId="34E95614" w14:textId="77777777" w:rsidR="00F8399E" w:rsidRDefault="00000000">
            <w:pPr>
              <w:pStyle w:val="Compact"/>
            </w:pPr>
            <w:r>
              <w:t>Drift toward sampled-item context during recall</w:t>
            </w:r>
          </w:p>
        </w:tc>
      </w:tr>
      <w:tr w:rsidR="00F8399E" w14:paraId="1657FB3A" w14:textId="77777777">
        <w:tc>
          <w:tcPr>
            <w:tcW w:w="2376" w:type="dxa"/>
          </w:tcPr>
          <w:p w14:paraId="4461FF5E" w14:textId="77777777" w:rsidR="00F8399E" w:rsidRDefault="00000000">
            <w:pPr>
              <w:pStyle w:val="Compact"/>
            </w:pPr>
            <m:oMathPara>
              <m:oMath>
                <m:r>
                  <w:rPr>
                    <w:rFonts w:ascii="Cambria Math" w:hAnsi="Cambria Math"/>
                  </w:rPr>
                  <m:t>γ</m:t>
                </m:r>
              </m:oMath>
            </m:oMathPara>
          </w:p>
        </w:tc>
        <w:tc>
          <w:tcPr>
            <w:tcW w:w="3168" w:type="dxa"/>
          </w:tcPr>
          <w:p w14:paraId="7E8E84E6" w14:textId="77777777" w:rsidR="00F8399E" w:rsidRDefault="00000000">
            <w:pPr>
              <w:pStyle w:val="Compact"/>
              <w:jc w:val="right"/>
            </w:pPr>
            <w:r>
              <w:t>0.468</w:t>
            </w:r>
          </w:p>
        </w:tc>
        <w:tc>
          <w:tcPr>
            <w:tcW w:w="2376" w:type="dxa"/>
          </w:tcPr>
          <w:p w14:paraId="3C8D5DE5" w14:textId="77777777" w:rsidR="00F8399E" w:rsidRDefault="00000000">
            <w:pPr>
              <w:pStyle w:val="Compact"/>
            </w:pPr>
            <w:r>
              <w:t>Feature-to-context learning</w:t>
            </w:r>
          </w:p>
        </w:tc>
      </w:tr>
      <w:tr w:rsidR="00F8399E" w14:paraId="02A284A8" w14:textId="77777777">
        <w:tc>
          <w:tcPr>
            <w:tcW w:w="2376" w:type="dxa"/>
          </w:tcPr>
          <w:p w14:paraId="484D9C2A" w14:textId="77777777" w:rsidR="00F8399E" w:rsidRDefault="00000000">
            <w:pPr>
              <w:pStyle w:val="Compact"/>
            </w:pPr>
            <m:oMathPara>
              <m:oMath>
                <m:r>
                  <w:rPr>
                    <w:rFonts w:ascii="Cambria Math" w:hAnsi="Cambria Math"/>
                  </w:rPr>
                  <m:t>δ</m:t>
                </m:r>
              </m:oMath>
            </m:oMathPara>
          </w:p>
        </w:tc>
        <w:tc>
          <w:tcPr>
            <w:tcW w:w="3168" w:type="dxa"/>
          </w:tcPr>
          <w:p w14:paraId="646CC4A8" w14:textId="77777777" w:rsidR="00F8399E" w:rsidRDefault="00000000">
            <w:pPr>
              <w:pStyle w:val="Compact"/>
              <w:jc w:val="right"/>
            </w:pPr>
            <w:r>
              <w:t>0.00022</w:t>
            </w:r>
          </w:p>
        </w:tc>
        <w:tc>
          <w:tcPr>
            <w:tcW w:w="2376" w:type="dxa"/>
          </w:tcPr>
          <w:p w14:paraId="3BC15339" w14:textId="77777777" w:rsidR="00F8399E" w:rsidRDefault="00000000">
            <w:pPr>
              <w:pStyle w:val="Compact"/>
            </w:pPr>
            <w:r>
              <w:t>Initial support from each item’s paired context unit</w:t>
            </w:r>
          </w:p>
        </w:tc>
      </w:tr>
      <w:tr w:rsidR="00F8399E" w14:paraId="2652A259" w14:textId="77777777">
        <w:tc>
          <w:tcPr>
            <w:tcW w:w="2376" w:type="dxa"/>
          </w:tcPr>
          <w:p w14:paraId="2FC7D76E" w14:textId="77777777" w:rsidR="00F8399E" w:rsidRDefault="00000000">
            <w:pPr>
              <w:pStyle w:val="Compact"/>
            </w:pPr>
            <m:oMathPara>
              <m:oMath>
                <m:r>
                  <w:rPr>
                    <w:rFonts w:ascii="Cambria Math" w:hAnsi="Cambria Math"/>
                  </w:rPr>
                  <m:t>α</m:t>
                </m:r>
              </m:oMath>
            </m:oMathPara>
          </w:p>
        </w:tc>
        <w:tc>
          <w:tcPr>
            <w:tcW w:w="3168" w:type="dxa"/>
          </w:tcPr>
          <w:p w14:paraId="20A06BDC" w14:textId="77777777" w:rsidR="00F8399E" w:rsidRDefault="00000000">
            <w:pPr>
              <w:pStyle w:val="Compact"/>
              <w:jc w:val="right"/>
            </w:pPr>
            <w:r>
              <w:t>0</w:t>
            </w:r>
          </w:p>
        </w:tc>
        <w:tc>
          <w:tcPr>
            <w:tcW w:w="2376" w:type="dxa"/>
          </w:tcPr>
          <w:p w14:paraId="455699AF" w14:textId="77777777" w:rsidR="00F8399E" w:rsidRDefault="00000000">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000000">
            <w:pPr>
              <w:pStyle w:val="Compact"/>
              <w:jc w:val="right"/>
            </w:pPr>
            <w:r>
              <w:t>0.100</w:t>
            </w:r>
          </w:p>
        </w:tc>
        <w:tc>
          <w:tcPr>
            <w:tcW w:w="2376" w:type="dxa"/>
          </w:tcPr>
          <w:p w14:paraId="6595F53F" w14:textId="77777777" w:rsidR="00F8399E" w:rsidRDefault="00000000">
            <w:pPr>
              <w:pStyle w:val="Compac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000000">
            <w:pPr>
              <w:pStyle w:val="Compact"/>
              <w:jc w:val="right"/>
            </w:pPr>
            <w:r>
              <w:t>1.500</w:t>
            </w:r>
          </w:p>
        </w:tc>
        <w:tc>
          <w:tcPr>
            <w:tcW w:w="2376" w:type="dxa"/>
          </w:tcPr>
          <w:p w14:paraId="6FBAFD54" w14:textId="77777777" w:rsidR="00F8399E" w:rsidRDefault="00000000">
            <w:pPr>
              <w:pStyle w:val="Compac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000000">
            <w:pPr>
              <w:pStyle w:val="Compact"/>
            </w:pPr>
            <m:oMathPara>
              <m:oMath>
                <m:r>
                  <w:rPr>
                    <w:rFonts w:ascii="Cambria Math" w:hAnsi="Cambria Math"/>
                  </w:rPr>
                  <m:t>τ</m:t>
                </m:r>
              </m:oMath>
            </m:oMathPara>
          </w:p>
        </w:tc>
        <w:tc>
          <w:tcPr>
            <w:tcW w:w="3168" w:type="dxa"/>
          </w:tcPr>
          <w:p w14:paraId="681D92A1" w14:textId="77777777" w:rsidR="00F8399E" w:rsidRDefault="00000000">
            <w:pPr>
              <w:pStyle w:val="Compact"/>
              <w:jc w:val="right"/>
            </w:pPr>
            <w:r>
              <w:t>3.562</w:t>
            </w:r>
          </w:p>
        </w:tc>
        <w:tc>
          <w:tcPr>
            <w:tcW w:w="2376" w:type="dxa"/>
          </w:tcPr>
          <w:p w14:paraId="518F21A0" w14:textId="77777777" w:rsidR="00F8399E" w:rsidRDefault="00000000">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000000">
            <w:pPr>
              <w:pStyle w:val="Compact"/>
              <w:jc w:val="right"/>
            </w:pPr>
            <w:r>
              <w:t>0.696</w:t>
            </w:r>
          </w:p>
        </w:tc>
        <w:tc>
          <w:tcPr>
            <w:tcW w:w="2376" w:type="dxa"/>
          </w:tcPr>
          <w:p w14:paraId="74FD948D" w14:textId="77777777" w:rsidR="00F8399E" w:rsidRDefault="00000000">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000000">
            <w:pPr>
              <w:pStyle w:val="Compact"/>
              <w:jc w:val="right"/>
            </w:pPr>
            <w:r>
              <w:t>0.130</w:t>
            </w:r>
          </w:p>
        </w:tc>
        <w:tc>
          <w:tcPr>
            <w:tcW w:w="2376" w:type="dxa"/>
          </w:tcPr>
          <w:p w14:paraId="3600C219" w14:textId="77777777" w:rsidR="00F8399E" w:rsidRDefault="00000000">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000000">
            <w:pPr>
              <w:pStyle w:val="Compact"/>
              <w:jc w:val="right"/>
            </w:pPr>
            <w:r>
              <w:t>0.050</w:t>
            </w:r>
          </w:p>
        </w:tc>
        <w:tc>
          <w:tcPr>
            <w:tcW w:w="2376" w:type="dxa"/>
          </w:tcPr>
          <w:p w14:paraId="7DDE395C" w14:textId="77777777" w:rsidR="00F8399E" w:rsidRDefault="00000000">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000000">
            <w:pPr>
              <w:pStyle w:val="Compact"/>
              <w:jc w:val="right"/>
            </w:pPr>
            <w:r>
              <w:t>0.0123</w:t>
            </w:r>
          </w:p>
        </w:tc>
        <w:tc>
          <w:tcPr>
            <w:tcW w:w="2376" w:type="dxa"/>
          </w:tcPr>
          <w:p w14:paraId="6E028B1C" w14:textId="77777777" w:rsidR="00F8399E" w:rsidRDefault="00000000">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000000">
            <w:pPr>
              <w:pStyle w:val="Compact"/>
              <w:jc w:val="right"/>
            </w:pPr>
            <w:r>
              <w:t>0.372</w:t>
            </w:r>
          </w:p>
        </w:tc>
        <w:tc>
          <w:tcPr>
            <w:tcW w:w="2376" w:type="dxa"/>
          </w:tcPr>
          <w:p w14:paraId="1F4BD1F2" w14:textId="77777777" w:rsidR="00F8399E" w:rsidRDefault="00000000">
            <w:pPr>
              <w:pStyle w:val="Compact"/>
            </w:pPr>
            <w:r>
              <w:t>Growth of the stopping hazard across sampled outputs</w:t>
            </w:r>
          </w:p>
        </w:tc>
      </w:tr>
    </w:tbl>
    <w:bookmarkEnd w:id="179"/>
    <w:p w14:paraId="3F2696AD" w14:textId="77777777" w:rsidR="00F8399E" w:rsidRDefault="00000000">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466F44C3" w14:textId="77777777" w:rsidR="00F8399E" w:rsidRDefault="00000000">
      <w:pPr>
        <w:pStyle w:val="BodyText"/>
      </w:pPr>
      <w:r>
        <w:t>Weak film cues are included during recall to approximate laboratory retrieval settings in which film stills or blurred film images appear while participants monitor for, or deliberately search for, film memories (</w:t>
      </w:r>
      <w:hyperlink w:anchor="ref-lau2019intrusive">
        <w:r>
          <w:rPr>
            <w:rStyle w:val="Hyperlink"/>
          </w:rPr>
          <w:t>Lau-Zhu et al., 2019</w:t>
        </w:r>
      </w:hyperlink>
      <w:r>
        <w:t xml:space="preserve">, </w:t>
      </w:r>
      <w:hyperlink w:anchor="ref-lau2021selectively">
        <w:r>
          <w:rPr>
            <w:rStyle w:val="Hyperlink"/>
          </w:rPr>
          <w:t>2021</w:t>
        </w:r>
      </w:hyperlink>
      <w:r>
        <w:t xml:space="preserve">; </w:t>
      </w:r>
      <w:hyperlink w:anchor="ref-mcconnell2026testing">
        <w:r>
          <w:rPr>
            <w:rStyle w:val="Hyperlink"/>
          </w:rPr>
          <w:t>McConnell et al., 2026</w:t>
        </w:r>
      </w:hyperlink>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hyperlink w:anchor="eq-context-input">
        <w:r>
          <w:rPr>
            <w:rStyle w:val="Hyperlink"/>
          </w:rPr>
          <w:t>Equation 3</w:t>
        </w:r>
      </w:hyperlink>
      <w:r>
        <w:t xml:space="preserve"> and </w:t>
      </w:r>
      <w:hyperlink w:anchor="eq-context-update">
        <w:r>
          <w:rPr>
            <w:rStyle w:val="Hyperlink"/>
          </w:rPr>
          <w:t>Equation 4</w:t>
        </w:r>
      </w:hyperlink>
      <w:r>
        <w:t xml:space="preserve">, but they do not add recallable items or new item-context learning. Simulations that present candidate item information in a different test format specify that route separately. 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w:t>
      </w:r>
      <w:r>
        <w:lastRenderedPageBreak/>
        <w:t>counts. This convention makes it possible to examine predictions about how interference redistributes recall across the encoded stream, rather than only reporting final recall counts.</w:t>
      </w:r>
    </w:p>
    <w:p w14:paraId="35ADC57B" w14:textId="77777777" w:rsidR="00F8399E" w:rsidRDefault="00000000">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Pr>
            <w:rStyle w:val="Hyperlink"/>
          </w:rPr>
          <w:t>Equation 10</w:t>
        </w:r>
      </w:hyperlink>
      <w:r>
        <w:t xml:space="preserve"> and </w:t>
      </w:r>
      <w:hyperlink w:anchor="eq-stopping">
        <w:r>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77777777" w:rsidR="00F8399E" w:rsidRDefault="00000000">
      <w:pPr>
        <w:pStyle w:val="Heading2"/>
      </w:pPr>
      <w:bookmarkStart w:id="180" w:name="X0b57449337501b368012fcfcd473e33f3217151"/>
      <w:bookmarkEnd w:id="178"/>
      <w:r>
        <w:t>Simulation 1: Task Encoding and Context Similarity</w:t>
      </w:r>
    </w:p>
    <w:p w14:paraId="045F633F" w14:textId="77777777" w:rsidR="00F8399E" w:rsidRDefault="00000000">
      <w:pPr>
        <w:pStyle w:val="FirstParagraph"/>
      </w:pPr>
      <w:r>
        <w:t xml:space="preserve">Simulation 1 tests whether reminder-linked task encoding 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Pr>
            <w:rStyle w:val="Hyperlink"/>
          </w:rPr>
          <w:t>Equation 5</w:t>
        </w:r>
      </w:hyperlink>
      <w:r>
        <w:t xml:space="preserve"> or </w:t>
      </w:r>
      <w:hyperlink w:anchor="eq-mcf-learning">
        <w:r>
          <w:rPr>
            <w:rStyle w:val="Hyperlink"/>
          </w:rPr>
          <w:t>Equation 6</w:t>
        </w:r>
      </w:hyperlink>
      <w:r>
        <w:t xml:space="preserve"> and without adding recallable items. Task encoding strength is modeled as a multiplier on task-phase context-to-feature learning in </w:t>
      </w:r>
      <w:hyperlink w:anchor="eq-mcf-learning">
        <w:r>
          <w:rPr>
            <w:rStyle w:val="Hyperlink"/>
          </w:rPr>
          <w:t>Equation 6</w:t>
        </w:r>
      </w:hyperlink>
      <w:r>
        <w:t>.</w:t>
      </w:r>
    </w:p>
    <w:p w14:paraId="5A6F09C1" w14:textId="77777777" w:rsidR="00F8399E" w:rsidRDefault="00000000">
      <w:pPr>
        <w:pStyle w:val="FigureTitle"/>
      </w:pPr>
      <w:bookmarkStart w:id="181" w:name="fig-simulation1-unguided-sequence"/>
      <w:r>
        <w:lastRenderedPageBreak/>
        <w:t>Figure 5</w:t>
      </w:r>
    </w:p>
    <w:p w14:paraId="70D60ED9" w14:textId="77777777" w:rsidR="00F8399E" w:rsidRDefault="00000000">
      <w:pPr>
        <w:pStyle w:val="Caption"/>
      </w:pPr>
      <w:r>
        <w:rPr>
          <w:b/>
          <w:bCs/>
        </w:rPr>
        <w:t>Simulation 1: unguided film recall by reminder condition and task encoding strength.</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77777777" w:rsidR="00F8399E" w:rsidRDefault="00000000">
      <w:pPr>
        <w:pStyle w:val="FigureWithoutNote"/>
      </w:pPr>
      <w:r>
        <w:rPr>
          <w:noProof/>
        </w:rPr>
        <w:lastRenderedPageBreak/>
        <w:drawing>
          <wp:inline distT="0" distB="0" distL="0" distR="0" wp14:anchorId="614E3BF2" wp14:editId="115EAEEC">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53037"/>
                    </a:xfrm>
                    <a:prstGeom prst="rect">
                      <a:avLst/>
                    </a:prstGeom>
                    <a:noFill/>
                    <a:ln w="9525">
                      <a:noFill/>
                      <a:headEnd/>
                      <a:tailEnd/>
                    </a:ln>
                  </pic:spPr>
                </pic:pic>
              </a:graphicData>
            </a:graphic>
          </wp:inline>
        </w:drawing>
      </w:r>
    </w:p>
    <w:bookmarkEnd w:id="181"/>
    <w:p w14:paraId="4A52CCEA" w14:textId="77777777" w:rsidR="00F8399E" w:rsidRDefault="00000000">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a larger rise in task-position recall.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000000">
      <w:pPr>
        <w:pStyle w:val="FigureTitle"/>
      </w:pPr>
      <w:bookmarkStart w:id="182" w:name="fig-simulation1-recall-distributions"/>
      <w:r>
        <w:lastRenderedPageBreak/>
        <w:t>Figure 6</w:t>
      </w:r>
    </w:p>
    <w:p w14:paraId="4B33FEDF" w14:textId="77777777" w:rsidR="00F8399E"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4C58070" w14:textId="77777777" w:rsidR="00F8399E" w:rsidRDefault="00000000">
      <w:pPr>
        <w:pStyle w:val="FigureWithoutNote"/>
      </w:pPr>
      <w:r>
        <w:rPr>
          <w:noProof/>
        </w:rPr>
        <w:lastRenderedPageBreak/>
        <w:drawing>
          <wp:inline distT="0" distB="0" distL="0" distR="0" wp14:anchorId="78695ECF" wp14:editId="7D672B8C">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9783"/>
                    </a:xfrm>
                    <a:prstGeom prst="rect">
                      <a:avLst/>
                    </a:prstGeom>
                    <a:noFill/>
                    <a:ln w="9525">
                      <a:noFill/>
                      <a:headEnd/>
                      <a:tailEnd/>
                    </a:ln>
                  </pic:spPr>
                </pic:pic>
              </a:graphicData>
            </a:graphic>
          </wp:inline>
        </w:drawing>
      </w:r>
    </w:p>
    <w:bookmarkEnd w:id="182"/>
    <w:p w14:paraId="47DD10D8" w14:textId="77777777" w:rsidR="00F8399E" w:rsidRDefault="00000000">
      <w:pPr>
        <w:pStyle w:val="AfterWithoutNote"/>
      </w:pPr>
      <w:r>
        <w:t xml:space="preserve"> </w:t>
      </w:r>
    </w:p>
    <w:p w14:paraId="06DC053D" w14:textId="77777777" w:rsidR="00F8399E" w:rsidRDefault="00000000">
      <w:pPr>
        <w:pStyle w:val="FigureTitle"/>
      </w:pPr>
      <w:bookmarkStart w:id="183" w:name="fig-simulation1-context-overlap"/>
      <w:r>
        <w:lastRenderedPageBreak/>
        <w:t>Figure 7</w:t>
      </w:r>
    </w:p>
    <w:p w14:paraId="41C1B5AC" w14:textId="77777777" w:rsidR="00F8399E" w:rsidRDefault="00000000">
      <w:pPr>
        <w:pStyle w:val="Caption"/>
      </w:pPr>
      <w:r>
        <w:rPr>
          <w:b/>
          <w:bCs/>
        </w:rPr>
        <w:t>Simulation 1: reminder reinstatement increases similarity between film- and task-encoding contexts.</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3F637062" w14:textId="77777777" w:rsidR="00F8399E" w:rsidRDefault="00000000">
      <w:pPr>
        <w:pStyle w:val="FigureWithoutNote"/>
      </w:pPr>
      <w:r>
        <w:rPr>
          <w:noProof/>
        </w:rPr>
        <w:lastRenderedPageBreak/>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60571"/>
                    </a:xfrm>
                    <a:prstGeom prst="rect">
                      <a:avLst/>
                    </a:prstGeom>
                    <a:noFill/>
                    <a:ln w="9525">
                      <a:noFill/>
                      <a:headEnd/>
                      <a:tailEnd/>
                    </a:ln>
                  </pic:spPr>
                </pic:pic>
              </a:graphicData>
            </a:graphic>
          </wp:inline>
        </w:drawing>
      </w:r>
    </w:p>
    <w:bookmarkEnd w:id="183"/>
    <w:p w14:paraId="64DB44D4" w14:textId="77777777" w:rsidR="00F8399E"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encoding strength then determines how strongly task items are learned in those reinstated states, while film encoding settings remain unchanged. Task items remain distinct from film items,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 Simulation 2 examines whether deliberate retrieval control reduces the effect of those learned competitors.</w:t>
      </w:r>
    </w:p>
    <w:p w14:paraId="4AEC6211" w14:textId="77777777" w:rsidR="00F8399E" w:rsidRDefault="00000000">
      <w:pPr>
        <w:pStyle w:val="Heading2"/>
      </w:pPr>
      <w:bookmarkStart w:id="184" w:name="X01bab10be8432eead1f631bed9fce6a815fd83d"/>
      <w:bookmarkEnd w:id="180"/>
      <w:r>
        <w:t>Simulation 2: Control Mechanisms for Deliberate Recall</w:t>
      </w:r>
    </w:p>
    <w:p w14:paraId="697AF2FA" w14:textId="77777777" w:rsidR="00F8399E" w:rsidRDefault="00000000">
      <w:pPr>
        <w:pStyle w:val="FirstParagraph"/>
      </w:pPr>
      <w:r>
        <w:t>Simulation 2 examines how deliberate retrieval control can protect film recall across the same reminder conditions and task encoding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77777777" w:rsidR="00F8399E" w:rsidRDefault="00000000">
      <w:pPr>
        <w:pStyle w:val="FigureTitle"/>
      </w:pPr>
      <w:bookmarkStart w:id="185" w:name="fig-simulation2-control-cued-behavioral"/>
      <w:r>
        <w:lastRenderedPageBreak/>
        <w:t>Figure 8</w:t>
      </w:r>
    </w:p>
    <w:p w14:paraId="198A8B0B" w14:textId="77777777" w:rsidR="00F8399E"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77777777" w:rsidR="00F8399E" w:rsidRDefault="00000000">
      <w:pPr>
        <w:pStyle w:val="FigureWithoutNote"/>
      </w:pPr>
      <w:r>
        <w:rPr>
          <w:noProof/>
        </w:rPr>
        <w:lastRenderedPageBreak/>
        <w:drawing>
          <wp:inline distT="0" distB="0" distL="0" distR="0" wp14:anchorId="71E076DA" wp14:editId="4B3C777D">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185"/>
    <w:p w14:paraId="1BEE8BC3" w14:textId="77777777" w:rsidR="00F8399E" w:rsidRDefault="00000000">
      <w:pPr>
        <w:pStyle w:val="AfterWithoutNote"/>
      </w:pPr>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77777777" w:rsidR="00F8399E" w:rsidRDefault="00000000">
      <w:pPr>
        <w:pStyle w:val="FigureTitle"/>
      </w:pPr>
      <w:bookmarkStart w:id="186" w:name="X3f1d862adb125e692948a0e1917736f72c3ad35"/>
      <w:r>
        <w:lastRenderedPageBreak/>
        <w:t>Figure 9</w:t>
      </w:r>
    </w:p>
    <w:p w14:paraId="72D58DA1" w14:textId="77777777" w:rsidR="00F8399E" w:rsidRDefault="00000000">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77777777" w:rsidR="00F8399E" w:rsidRDefault="00000000">
      <w:pPr>
        <w:pStyle w:val="FigureWithoutNote"/>
      </w:pPr>
      <w:r>
        <w:rPr>
          <w:noProof/>
        </w:rPr>
        <w:drawing>
          <wp:inline distT="0" distB="0" distL="0" distR="0" wp14:anchorId="69C0DEA2" wp14:editId="2729E018">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186"/>
    <w:p w14:paraId="7DF54664" w14:textId="77777777" w:rsidR="00F8399E" w:rsidRDefault="00000000">
      <w:pPr>
        <w:pStyle w:val="AfterWithoutNote"/>
      </w:pPr>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p>
    <w:p w14:paraId="459A7326" w14:textId="77777777" w:rsidR="00F8399E" w:rsidRDefault="00000000">
      <w:pPr>
        <w:pStyle w:val="FigureTitle"/>
      </w:pPr>
      <w:bookmarkStart w:id="187" w:name="X6daa0b906c5e98f8ec58936bb9080f274712771"/>
      <w:r>
        <w:lastRenderedPageBreak/>
        <w:t>Figure 10</w:t>
      </w:r>
    </w:p>
    <w:p w14:paraId="5140465B" w14:textId="77777777" w:rsidR="00F8399E" w:rsidRDefault="00000000">
      <w:pPr>
        <w:pStyle w:val="Caption"/>
      </w:pPr>
      <w:r>
        <w:rPr>
          <w:b/>
          <w:bCs/>
        </w:rPr>
        <w:t>Simulation 2: a maintained film-category cue makes film-directed retrieval cues less similar to task-encoding context.</w:t>
      </w:r>
      <w:r>
        <w:t xml:space="preserve"> 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w:t>
      </w:r>
      <w:r>
        <w:rPr>
          <w:b/>
          <w:bCs/>
        </w:rPr>
        <w:t>(A)</w:t>
      </w:r>
      <w:r>
        <w:t xml:space="preserve"> Mean similarity between task-encoding contexts and film-directed retrieval cues, averaging across encoded task positions for each encoded film position. </w:t>
      </w:r>
      <w:r>
        <w:rPr>
          <w:b/>
          <w:bCs/>
        </w:rPr>
        <w:t>(B)</w:t>
      </w:r>
      <w:r>
        <w:t xml:space="preserve">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14:paraId="29D7EAD3" w14:textId="77777777" w:rsidR="00F8399E" w:rsidRDefault="00000000">
      <w:pPr>
        <w:pStyle w:val="FigureWithoutNote"/>
      </w:pPr>
      <w:r>
        <w:rPr>
          <w:noProof/>
        </w:rPr>
        <w:lastRenderedPageBreak/>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60571"/>
                    </a:xfrm>
                    <a:prstGeom prst="rect">
                      <a:avLst/>
                    </a:prstGeom>
                    <a:noFill/>
                    <a:ln w="9525">
                      <a:noFill/>
                      <a:headEnd/>
                      <a:tailEnd/>
                    </a:ln>
                  </pic:spPr>
                </pic:pic>
              </a:graphicData>
            </a:graphic>
          </wp:inline>
        </w:drawing>
      </w:r>
    </w:p>
    <w:bookmarkEnd w:id="187"/>
    <w:p w14:paraId="5B586B5B" w14:textId="77777777" w:rsidR="00F8399E" w:rsidRDefault="00000000">
      <w:pPr>
        <w:pStyle w:val="AfterWithoutNote"/>
      </w:pPr>
      <w:r>
        <w:t xml:space="preserve"> </w:t>
      </w:r>
    </w:p>
    <w:p w14:paraId="6A1B5F91" w14:textId="77777777" w:rsidR="00F8399E" w:rsidRDefault="00000000">
      <w:pPr>
        <w:pStyle w:val="FigureTitle"/>
      </w:pPr>
      <w:bookmarkStart w:id="188" w:name="Xe96feb7454d6b23e449dfafb9c326dcfa9c3226"/>
      <w:r>
        <w:lastRenderedPageBreak/>
        <w:t>Figure 11</w:t>
      </w:r>
    </w:p>
    <w:p w14:paraId="372E31E4" w14:textId="77777777" w:rsidR="00F8399E"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14:paraId="023CC71B" w14:textId="77777777" w:rsidR="00F8399E" w:rsidRDefault="00000000">
      <w:pPr>
        <w:pStyle w:val="FigureWithoutNote"/>
      </w:pPr>
      <w:r>
        <w:rPr>
          <w:noProof/>
        </w:rPr>
        <w:lastRenderedPageBreak/>
        <w:drawing>
          <wp:inline distT="0" distB="0" distL="0" distR="0" wp14:anchorId="2B2999CC" wp14:editId="75FDEE4A">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8437"/>
                    </a:xfrm>
                    <a:prstGeom prst="rect">
                      <a:avLst/>
                    </a:prstGeom>
                    <a:noFill/>
                    <a:ln w="9525">
                      <a:noFill/>
                      <a:headEnd/>
                      <a:tailEnd/>
                    </a:ln>
                  </pic:spPr>
                </pic:pic>
              </a:graphicData>
            </a:graphic>
          </wp:inline>
        </w:drawing>
      </w:r>
    </w:p>
    <w:bookmarkEnd w:id="188"/>
    <w:p w14:paraId="70AF1106" w14:textId="77777777" w:rsidR="00F8399E" w:rsidRDefault="00000000">
      <w:pPr>
        <w:pStyle w:val="AfterWithoutNote"/>
      </w:pPr>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p>
    <w:p w14:paraId="072D188F" w14:textId="77777777" w:rsidR="00F8399E" w:rsidRDefault="00000000">
      <w:pPr>
        <w:pStyle w:val="BodyText"/>
      </w:pPr>
      <w:r>
        <w:t xml:space="preserve">Retrieval monitoring acts after a non-film item has already been sampled. By dampening that item’s context update, monitoring limits how much the sample redirects subsequent retrieval. </w:t>
      </w:r>
      <w:hyperlink w:anchor="Xa9c4b5e1618786b5f440768b73dd7732a592b1f">
        <w:r>
          <w:rPr>
            <w:rStyle w:val="Hyperlink"/>
          </w:rPr>
          <w:t>Figure 12</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77777777" w:rsidR="00F8399E" w:rsidRDefault="00000000">
      <w:pPr>
        <w:pStyle w:val="FigureTitle"/>
      </w:pPr>
      <w:bookmarkStart w:id="189" w:name="Xa9c4b5e1618786b5f440768b73dd7732a592b1f"/>
      <w:r>
        <w:lastRenderedPageBreak/>
        <w:t>Figure 12</w:t>
      </w:r>
    </w:p>
    <w:p w14:paraId="5C160171" w14:textId="77777777" w:rsidR="00F8399E"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recall of a film item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14:paraId="534230D4" w14:textId="77777777" w:rsidR="00F8399E" w:rsidRDefault="00000000">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000000">
      <w:pPr>
        <w:pStyle w:val="Heading2"/>
      </w:pPr>
      <w:bookmarkStart w:id="190" w:name="simulation-3-recognition"/>
      <w:bookmarkEnd w:id="184"/>
      <w:bookmarkEnd w:id="189"/>
      <w:r>
        <w:t>Simulation 3: Recognition</w:t>
      </w:r>
    </w:p>
    <w:p w14:paraId="280204EE" w14:textId="77777777" w:rsidR="00F8399E" w:rsidRDefault="00000000">
      <w:pPr>
        <w:pStyle w:val="FirstParagraph"/>
      </w:pPr>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000000">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Healey &amp; Kahana, 2016</w:t>
        </w:r>
      </w:hyperlink>
      <w:r>
        <w:t xml:space="preserve">; </w:t>
      </w:r>
      <w:hyperlink w:anchor="ref-jin2024theory">
        <w:r>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77777777" w:rsidR="00F8399E" w:rsidRDefault="00000000">
      <w:pPr>
        <w:pStyle w:val="FigureTitle"/>
      </w:pPr>
      <w:bookmarkStart w:id="191" w:name="fig-recognition-test-format"/>
      <w:r>
        <w:lastRenderedPageBreak/>
        <w:t>Figure 13</w:t>
      </w:r>
    </w:p>
    <w:p w14:paraId="74B6A17F" w14:textId="77777777" w:rsidR="00F8399E"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item reinstate its associated context, whereas context-to-feature memory lets context cue candidate items. </w:t>
      </w:r>
      <w:r>
        <w:rPr>
          <w:b/>
          <w:bCs/>
        </w:rPr>
        <w:t>(B)</w:t>
      </w:r>
      <w:r>
        <w:t xml:space="preserve"> When film-associated context cues items, film items and task items linked to that context can both receive support. When a film item reinstates context, retrieval targets context units instead, so task items are not competitors in that step. </w:t>
      </w:r>
      <w:r>
        <w:rPr>
          <w:b/>
          <w:bCs/>
        </w:rPr>
        <w:t>(C)</w:t>
      </w:r>
      <w:r>
        <w:t xml:space="preserve"> In recognition, the test presents a candidate film item as the probe. The probe retrieves associated context, which is compared with ongoing test context; stronger matches provide stronger evidence that the item appeared in the film. </w:t>
      </w:r>
      <w:r>
        <w:rPr>
          <w:b/>
          <w:bCs/>
        </w:rPr>
        <w:t>(D)</w:t>
      </w:r>
      <w:r>
        <w:t xml:space="preserve">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77777777" w:rsidR="00F8399E" w:rsidRDefault="00000000">
      <w:pPr>
        <w:pStyle w:val="FigureWithoutNote"/>
      </w:pPr>
      <w:r>
        <w:rPr>
          <w:noProof/>
        </w:rPr>
        <w:lastRenderedPageBreak/>
        <w:drawing>
          <wp:inline distT="0" distB="0" distL="0" distR="0" wp14:anchorId="0BF2F5BB" wp14:editId="02C9C919">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191"/>
    <w:p w14:paraId="4B45ADC6" w14:textId="77777777" w:rsidR="00F8399E"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encoding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000000">
      <w:pPr>
        <w:pStyle w:val="Heading1"/>
      </w:pPr>
      <w:bookmarkStart w:id="192" w:name="general-discussion"/>
      <w:bookmarkEnd w:id="177"/>
      <w:bookmarkEnd w:id="190"/>
      <w:r>
        <w:t>General Discussion</w:t>
      </w:r>
    </w:p>
    <w:p w14:paraId="65B1A9C8" w14:textId="77777777" w:rsidR="00F8399E" w:rsidRDefault="00000000">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000000">
      <w:pPr>
        <w:pStyle w:val="Heading2"/>
      </w:pPr>
      <w:bookmarkStart w:id="193" w:name="X6c606fadadb583872d6ebe5f2cdc4b983e49bc5"/>
      <w:r>
        <w:t>From Contextual Competition to Selective Retrieval</w:t>
      </w:r>
    </w:p>
    <w:p w14:paraId="707599C7" w14:textId="77777777" w:rsidR="00F8399E" w:rsidRDefault="00000000">
      <w:pPr>
        <w:pStyle w:val="FirstParagraph"/>
      </w:pPr>
      <w:r>
        <w:t>Context binding creates both access and interference. Reinstating a prior context before new learning can link later material to the earlier episode, allowing the earlier context to cue both sets of events (</w:t>
      </w:r>
      <w:hyperlink w:anchor="ref-hupbach2008dynamics">
        <w:r>
          <w:rPr>
            <w:rStyle w:val="Hyperlink"/>
          </w:rPr>
          <w:t>Hupbach et al., 2008</w:t>
        </w:r>
      </w:hyperlink>
      <w:r>
        <w:t xml:space="preserve">; </w:t>
      </w:r>
      <w:hyperlink w:anchor="ref-sederberg2011human">
        <w:r>
          <w:rPr>
            <w:rStyle w:val="Hyperlink"/>
          </w:rPr>
          <w:t>Sederberg et al., 2011</w:t>
        </w:r>
      </w:hyperlink>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Pr>
            <w:rStyle w:val="Hyperlink"/>
          </w:rPr>
          <w:t>Lohnas et al., 2026</w:t>
        </w:r>
      </w:hyperlink>
      <w:r>
        <w:t xml:space="preserve">; </w:t>
      </w:r>
      <w:hyperlink w:anchor="ref-norman2017neuronal">
        <w:r>
          <w:rPr>
            <w:rStyle w:val="Hyperlink"/>
          </w:rPr>
          <w:t>Norman et al., 2017</w:t>
        </w:r>
      </w:hyperlink>
      <w:r>
        <w:t xml:space="preserve">; </w:t>
      </w:r>
      <w:hyperlink w:anchor="ref-polyn2011semantic">
        <w:r>
          <w:rPr>
            <w:rStyle w:val="Hyperlink"/>
          </w:rPr>
          <w:t>Polyn et al., 2011</w:t>
        </w:r>
      </w:hyperlink>
      <w:r>
        <w:t xml:space="preserve">). Related retrieval-orientation findings indicate that this selectivity depends jointly on internal goals and </w:t>
      </w:r>
      <w:r>
        <w:lastRenderedPageBreak/>
        <w:t>whether available cues discriminate targets from competing traces (</w:t>
      </w:r>
      <w:hyperlink w:anchor="ref-moccia2025effects">
        <w:r>
          <w:rPr>
            <w:rStyle w:val="Hyperlink"/>
          </w:rPr>
          <w:t>Moccia et al., 2025</w:t>
        </w:r>
      </w:hyperlink>
      <w:r>
        <w:t xml:space="preserve">; </w:t>
      </w:r>
      <w:hyperlink w:anchor="ref-moccia2022cue">
        <w:r>
          <w:rPr>
            <w:rStyle w:val="Hyperlink"/>
          </w:rPr>
          <w:t>Moccia &amp; Morcom, 2022</w:t>
        </w:r>
      </w:hyperlink>
      <w:r>
        <w:t>). Combined, these findings suggest that goal-directed remembering remains selective when retrieval can supplement a shared contextual cue with target-defining information that competitors do not share.</w:t>
      </w:r>
    </w:p>
    <w:p w14:paraId="6A9955CF" w14:textId="77777777" w:rsidR="00F8399E" w:rsidRDefault="00000000">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Brewin et al., 2010</w:t>
        </w:r>
      </w:hyperlink>
      <w:r>
        <w:t xml:space="preserve">; </w:t>
      </w:r>
      <w:hyperlink w:anchor="ref-brewin2014episodic">
        <w:r>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77777777" w:rsidR="00F8399E" w:rsidRDefault="00000000">
      <w:pPr>
        <w:pStyle w:val="BodyText"/>
      </w:pPr>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Following established CMR parameterizations of encoding priority, it scales newly learned context-to-task associations (</w:t>
      </w:r>
      <w:hyperlink w:anchor="ref-polyn2009context">
        <w:r>
          <w:rPr>
            <w:rStyle w:val="Hyperlink"/>
          </w:rPr>
          <w:t>Polyn et al., 2009a</w:t>
        </w:r>
      </w:hyperlink>
      <w:r>
        <w:t xml:space="preserve">; </w:t>
      </w:r>
      <w:hyperlink w:anchor="ref-sederberg2008context">
        <w:r>
          <w:rPr>
            <w:rStyle w:val="Hyperlink"/>
          </w:rPr>
          <w:t>Sederberg et al., 2008</w:t>
        </w:r>
      </w:hyperlink>
      <w:r>
        <w:t xml:space="preserve">; </w:t>
      </w:r>
      <w:hyperlink w:anchor="ref-talmi2019retrieved">
        <w:r>
          <w:rPr>
            <w:rStyle w:val="Hyperlink"/>
          </w:rPr>
          <w:t>Talmi et al., 2019</w:t>
        </w:r>
      </w:hyperlink>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p>
    <w:p w14:paraId="5389D443" w14:textId="77777777" w:rsidR="00F8399E" w:rsidRDefault="00000000">
      <w:pPr>
        <w:pStyle w:val="Heading2"/>
      </w:pPr>
      <w:bookmarkStart w:id="194" w:name="X23a5f04ab4e0b3496314c425351c681f17baff0"/>
      <w:bookmarkEnd w:id="193"/>
      <w:r>
        <w:t>Interpreting Selective-Interference Evidence</w:t>
      </w:r>
    </w:p>
    <w:p w14:paraId="69A0F31E" w14:textId="77777777" w:rsidR="00F8399E" w:rsidRDefault="00000000">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Pr>
            <w:rStyle w:val="Hyperlink"/>
          </w:rPr>
          <w:t>Asselbergs et al., 2024</w:t>
        </w:r>
      </w:hyperlink>
      <w:r>
        <w:t xml:space="preserve">;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james2015computer">
        <w:r>
          <w:rPr>
            <w:rStyle w:val="Hyperlink"/>
          </w:rPr>
          <w:t>James et al., 2015</w:t>
        </w:r>
      </w:hyperlink>
      <w:r>
        <w:t xml:space="preserve">; </w:t>
      </w:r>
      <w:hyperlink w:anchor="ref-kessler2020visuospatial">
        <w:r>
          <w:rPr>
            <w:rStyle w:val="Hyperlink"/>
          </w:rPr>
          <w:t>Kessler et al., 2020</w:t>
        </w:r>
      </w:hyperlink>
      <w:r>
        <w:t xml:space="preserve">; </w:t>
      </w:r>
      <w:hyperlink w:anchor="ref-lau2021selectively">
        <w:r>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000000">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Lau-Zhu et al., 2019</w:t>
        </w:r>
      </w:hyperlink>
      <w:r>
        <w:t xml:space="preserve">, </w:t>
      </w:r>
      <w:hyperlink w:anchor="ref-lau2021selectively">
        <w:r>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w:t>
      </w:r>
      <w:r>
        <w:lastRenderedPageBreak/>
        <w:t>goals rather than being explained retrospectively as consequences of those factors (</w:t>
      </w:r>
      <w:hyperlink w:anchor="ref-mcconnell2026testing">
        <w:r>
          <w:rPr>
            <w:rStyle w:val="Hyperlink"/>
          </w:rPr>
          <w:t>McConnell et al., 2026</w:t>
        </w:r>
      </w:hyperlink>
      <w:r>
        <w:t>).</w:t>
      </w:r>
    </w:p>
    <w:p w14:paraId="150F3308" w14:textId="77777777" w:rsidR="00F8399E" w:rsidRDefault="00000000">
      <w:pPr>
        <w:pStyle w:val="BodyText"/>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Beckenstrom et al., 2026</w:t>
        </w:r>
      </w:hyperlink>
      <w:r>
        <w:t xml:space="preserve">; </w:t>
      </w:r>
      <w:hyperlink w:anchor="ref-horsch2017reducing">
        <w:r>
          <w:rPr>
            <w:rStyle w:val="Hyperlink"/>
          </w:rPr>
          <w:t>Horsch et al., 2017</w:t>
        </w:r>
      </w:hyperlink>
      <w:r>
        <w:t xml:space="preserve">; </w:t>
      </w:r>
      <w:hyperlink w:anchor="ref-iyadurai2018preventing">
        <w:r>
          <w:rPr>
            <w:rStyle w:val="Hyperlink"/>
          </w:rPr>
          <w:t>Iyadurai et al., 2018</w:t>
        </w:r>
      </w:hyperlink>
      <w:r>
        <w:t xml:space="preserve">, </w:t>
      </w:r>
      <w:hyperlink w:anchor="ref-iyadurai2023reducing">
        <w:r>
          <w:rPr>
            <w:rStyle w:val="Hyperlink"/>
          </w:rPr>
          <w:t>2023</w:t>
        </w:r>
      </w:hyperlink>
      <w:r>
        <w:t xml:space="preserve">; </w:t>
      </w:r>
      <w:hyperlink w:anchor="ref-kanstrup2021single">
        <w:r>
          <w:rPr>
            <w:rStyle w:val="Hyperlink"/>
          </w:rPr>
          <w:t>Kanstrup et al., 2021</w:t>
        </w:r>
      </w:hyperlink>
      <w:r>
        <w:t xml:space="preserve">, </w:t>
      </w:r>
      <w:hyperlink w:anchor="ref-kanstrup2024guided">
        <w:r>
          <w:rPr>
            <w:rStyle w:val="Hyperlink"/>
          </w:rPr>
          <w:t>2024</w:t>
        </w:r>
      </w:hyperlink>
      <w:r>
        <w:t xml:space="preserve">; </w:t>
      </w:r>
      <w:hyperlink w:anchor="ref-ramineni2023treating">
        <w:r>
          <w:rPr>
            <w:rStyle w:val="Hyperlink"/>
          </w:rPr>
          <w:t>Ramineni et al., 2023</w:t>
        </w:r>
      </w:hyperlink>
      <w:r>
        <w:t>). Broader reviews and replication attempts likewise caution that selective-interference effects are heterogeneous across trauma-film studies (</w:t>
      </w:r>
      <w:hyperlink w:anchor="ref-asselbergs2023systematic">
        <w:r>
          <w:rPr>
            <w:rStyle w:val="Hyperlink"/>
          </w:rPr>
          <w:t>Asselbergs et al., 2023</w:t>
        </w:r>
      </w:hyperlink>
      <w:r>
        <w:t xml:space="preserve">; </w:t>
      </w:r>
      <w:hyperlink w:anchor="ref-hemi2023cognitive">
        <w:r>
          <w:rPr>
            <w:rStyle w:val="Hyperlink"/>
          </w:rPr>
          <w:t>Hemi et al., 2023</w:t>
        </w:r>
      </w:hyperlink>
      <w:r>
        <w:t xml:space="preserve">; </w:t>
      </w:r>
      <w:hyperlink w:anchor="ref-varma2024experimental">
        <w:r>
          <w:rPr>
            <w:rStyle w:val="Hyperlink"/>
          </w:rPr>
          <w:t>Varma et al., 2024</w:t>
        </w:r>
      </w:hyperlink>
      <w:r>
        <w:t xml:space="preserve">; </w:t>
      </w:r>
      <w:hyperlink w:anchor="ref-wessel2025evidence">
        <w:r>
          <w:rPr>
            <w:rStyle w:val="Hyperlink"/>
          </w:rPr>
          <w:t>Wessel et al., 2025</w:t>
        </w:r>
      </w:hyperlink>
      <w:r>
        <w:t>).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0325721B" w14:textId="77777777" w:rsidR="00F8399E" w:rsidRDefault="00000000">
      <w:pPr>
        <w:pStyle w:val="Heading2"/>
      </w:pPr>
      <w:bookmarkStart w:id="195" w:name="X5a924f87084a44c52c4925224a8f2b0af2fbb52"/>
      <w:bookmarkEnd w:id="194"/>
      <w:r>
        <w:t>Intervention Tasks and Discriminating Tests</w:t>
      </w:r>
    </w:p>
    <w:p w14:paraId="4E973220" w14:textId="77777777" w:rsidR="00F8399E" w:rsidRDefault="00000000">
      <w:pPr>
        <w:pStyle w:val="FirstParagraph"/>
      </w:pPr>
      <w:r>
        <w:t>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Tetris can sustain substantial engagement, but active verbal comparison tasks can receive similar engagement ratings, and both visuospatial and verbal tasks have sometimes reduced intrusions (</w:t>
      </w:r>
      <w:hyperlink w:anchor="ref-hagenaars2017tetris">
        <w:r>
          <w:rPr>
            <w:rStyle w:val="Hyperlink"/>
          </w:rPr>
          <w:t>Hagenaars et al., 2017</w:t>
        </w:r>
      </w:hyperlink>
      <w:r>
        <w:t xml:space="preserve">; </w:t>
      </w:r>
      <w:hyperlink w:anchor="ref-holmes2010key">
        <w:r>
          <w:rPr>
            <w:rStyle w:val="Hyperlink"/>
          </w:rPr>
          <w:t>Holmes et al., 2010</w:t>
        </w:r>
      </w:hyperlink>
      <w:r>
        <w:t xml:space="preserve">; </w:t>
      </w:r>
      <w:hyperlink w:anchor="ref-kessler2020visuospatial">
        <w:r>
          <w:rPr>
            <w:rStyle w:val="Hyperlink"/>
          </w:rPr>
          <w:t>Kessler et al., 2020</w:t>
        </w:r>
      </w:hyperlink>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p>
    <w:p w14:paraId="196AD7F0" w14:textId="77777777" w:rsidR="00F8399E" w:rsidRDefault="00000000">
      <w:pPr>
        <w:pStyle w:val="BodyText"/>
      </w:pPr>
      <w:r>
        <w: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p>
    <w:p w14:paraId="32EAC24B" w14:textId="77777777" w:rsidR="00F8399E" w:rsidRDefault="00000000">
      <w:pPr>
        <w:pStyle w:val="Heading2"/>
      </w:pPr>
      <w:bookmarkStart w:id="196" w:name="limitations-and-scope"/>
      <w:bookmarkEnd w:id="195"/>
      <w:r>
        <w:t>Limitations and Scope</w:t>
      </w:r>
    </w:p>
    <w:p w14:paraId="732C823F" w14:textId="77777777" w:rsidR="00F8399E" w:rsidRDefault="00000000">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77777777" w:rsidR="00F8399E" w:rsidRDefault="00000000">
      <w:pPr>
        <w:pStyle w:val="BodyText"/>
      </w:pPr>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000000">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000000">
      <w:pPr>
        <w:pStyle w:val="Heading1"/>
      </w:pPr>
      <w:bookmarkStart w:id="197" w:name="references"/>
      <w:bookmarkEnd w:id="192"/>
      <w:bookmarkEnd w:id="196"/>
      <w:r>
        <w:lastRenderedPageBreak/>
        <w:t>References</w:t>
      </w:r>
    </w:p>
    <w:p w14:paraId="33700899" w14:textId="77777777" w:rsidR="00F8399E" w:rsidRDefault="00000000">
      <w:pPr>
        <w:pStyle w:val="Bibliography"/>
      </w:pPr>
      <w:bookmarkStart w:id="198" w:name="ref-asselbergs2024effectiveness"/>
      <w:bookmarkStart w:id="199"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Pr>
            <w:rStyle w:val="Hyperlink"/>
          </w:rPr>
          <w:t>https://doi.org/10.1016/j.jbtep.2023.101920</w:t>
        </w:r>
      </w:hyperlink>
    </w:p>
    <w:p w14:paraId="6C06AEF8" w14:textId="77777777" w:rsidR="00F8399E" w:rsidRDefault="00000000">
      <w:pPr>
        <w:pStyle w:val="Bibliography"/>
      </w:pPr>
      <w:bookmarkStart w:id="200" w:name="ref-asselbergs2023systematic"/>
      <w:bookmarkEnd w:id="198"/>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Pr>
            <w:rStyle w:val="Hyperlink"/>
          </w:rPr>
          <w:t>https://doi.org/10.1016/j.jpsychires.2023.01.028</w:t>
        </w:r>
      </w:hyperlink>
    </w:p>
    <w:p w14:paraId="577354AE" w14:textId="77777777" w:rsidR="00F8399E" w:rsidRDefault="00000000">
      <w:pPr>
        <w:pStyle w:val="Bibliography"/>
      </w:pPr>
      <w:bookmarkStart w:id="201" w:name="ref-baddeley2000working"/>
      <w:bookmarkEnd w:id="200"/>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Pr>
            <w:rStyle w:val="Hyperlink"/>
          </w:rPr>
          <w:t>https://doi.org/10.1037/0096-3445.129.1.126</w:t>
        </w:r>
      </w:hyperlink>
    </w:p>
    <w:p w14:paraId="7E848953" w14:textId="77777777" w:rsidR="00F8399E" w:rsidRDefault="00000000">
      <w:pPr>
        <w:pStyle w:val="Bibliography"/>
      </w:pPr>
      <w:bookmarkStart w:id="202" w:name="ref-beckenstrom2026digital"/>
      <w:bookmarkEnd w:id="201"/>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Pr>
            <w:rStyle w:val="Hyperlink"/>
          </w:rPr>
          <w:t>https://doi.org/10.1016/s2215-0366(25)00397-9</w:t>
        </w:r>
      </w:hyperlink>
    </w:p>
    <w:p w14:paraId="3D95277E" w14:textId="77777777" w:rsidR="00F8399E" w:rsidRDefault="00000000">
      <w:pPr>
        <w:pStyle w:val="Bibliography"/>
      </w:pPr>
      <w:bookmarkStart w:id="203" w:name="ref-bird2012hippocampus"/>
      <w:bookmarkEnd w:id="202"/>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8">
        <w:r>
          <w:rPr>
            <w:rStyle w:val="Hyperlink"/>
          </w:rPr>
          <w:t>https://doi.org/10.3389/fnhum.2012.00142</w:t>
        </w:r>
      </w:hyperlink>
    </w:p>
    <w:p w14:paraId="1E18EDCF" w14:textId="77777777" w:rsidR="00F8399E" w:rsidRDefault="00000000">
      <w:pPr>
        <w:pStyle w:val="Bibliography"/>
      </w:pPr>
      <w:bookmarkStart w:id="204" w:name="ref-bisby2020reduced"/>
      <w:bookmarkEnd w:id="203"/>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9">
        <w:r>
          <w:rPr>
            <w:rStyle w:val="Hyperlink"/>
          </w:rPr>
          <w:t>https://doi.org/10.1177/0963721420917691</w:t>
        </w:r>
      </w:hyperlink>
    </w:p>
    <w:p w14:paraId="3D67DA4B" w14:textId="77777777" w:rsidR="00F8399E" w:rsidRDefault="00000000">
      <w:pPr>
        <w:pStyle w:val="Bibliography"/>
      </w:pPr>
      <w:bookmarkStart w:id="205" w:name="ref-brewin2014episodic"/>
      <w:bookmarkEnd w:id="204"/>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0">
        <w:r>
          <w:rPr>
            <w:rStyle w:val="Hyperlink"/>
          </w:rPr>
          <w:t>https://doi.org/10.1037/a0033722</w:t>
        </w:r>
      </w:hyperlink>
    </w:p>
    <w:p w14:paraId="542E3CA5" w14:textId="77777777" w:rsidR="00F8399E" w:rsidRDefault="00000000">
      <w:pPr>
        <w:pStyle w:val="Bibliography"/>
      </w:pPr>
      <w:bookmarkStart w:id="206" w:name="ref-brewin1996dual"/>
      <w:bookmarkEnd w:id="205"/>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1">
        <w:r>
          <w:rPr>
            <w:rStyle w:val="Hyperlink"/>
          </w:rPr>
          <w:t>https://doi.org/10.1037/0033-295X.103.4.670</w:t>
        </w:r>
      </w:hyperlink>
    </w:p>
    <w:p w14:paraId="0CD97823" w14:textId="77777777" w:rsidR="00F8399E" w:rsidRDefault="00000000">
      <w:pPr>
        <w:pStyle w:val="Bibliography"/>
      </w:pPr>
      <w:bookmarkStart w:id="207" w:name="ref-brewin2010intrusive"/>
      <w:bookmarkEnd w:id="206"/>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2">
        <w:r>
          <w:rPr>
            <w:rStyle w:val="Hyperlink"/>
          </w:rPr>
          <w:t>https://doi.org/10.1037/a0018113</w:t>
        </w:r>
      </w:hyperlink>
    </w:p>
    <w:p w14:paraId="0DE2834D" w14:textId="77777777" w:rsidR="00F8399E" w:rsidRDefault="00000000">
      <w:pPr>
        <w:pStyle w:val="Bibliography"/>
      </w:pPr>
      <w:bookmarkStart w:id="208" w:name="ref-busemeyer2000model"/>
      <w:bookmarkEnd w:id="207"/>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3">
        <w:r>
          <w:rPr>
            <w:rStyle w:val="Hyperlink"/>
          </w:rPr>
          <w:t>https://doi.org/10.1006/jmps.1999.1282</w:t>
        </w:r>
      </w:hyperlink>
    </w:p>
    <w:p w14:paraId="45D3D75F" w14:textId="77777777" w:rsidR="00F8399E" w:rsidRDefault="00000000">
      <w:pPr>
        <w:pStyle w:val="Bibliography"/>
      </w:pPr>
      <w:bookmarkStart w:id="209" w:name="ref-cohen2022memory"/>
      <w:bookmarkEnd w:id="208"/>
      <w:r>
        <w:t xml:space="preserve">Cohen, R. T., &amp; Kahana, M. J. (2022). A memory-based theory of emotional disorders. </w:t>
      </w:r>
      <w:r>
        <w:rPr>
          <w:i/>
          <w:iCs/>
        </w:rPr>
        <w:t>Psychological Review</w:t>
      </w:r>
      <w:r>
        <w:t xml:space="preserve">, </w:t>
      </w:r>
      <w:r>
        <w:rPr>
          <w:i/>
          <w:iCs/>
        </w:rPr>
        <w:t>129</w:t>
      </w:r>
      <w:r>
        <w:t xml:space="preserve">(4), 742–776. </w:t>
      </w:r>
      <w:hyperlink r:id="rId34">
        <w:r>
          <w:rPr>
            <w:rStyle w:val="Hyperlink"/>
          </w:rPr>
          <w:t>https://doi.org/10.1037/rev0000334</w:t>
        </w:r>
      </w:hyperlink>
    </w:p>
    <w:p w14:paraId="6AFA2C67" w14:textId="77777777" w:rsidR="00F8399E" w:rsidRDefault="00000000">
      <w:pPr>
        <w:pStyle w:val="Bibliography"/>
      </w:pPr>
      <w:bookmarkStart w:id="210" w:name="ref-deeprose2012imagery"/>
      <w:bookmarkEnd w:id="209"/>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5">
        <w:r>
          <w:rPr>
            <w:rStyle w:val="Hyperlink"/>
          </w:rPr>
          <w:t>https://doi.org/10.1016/j.jbtep.2011.10.008</w:t>
        </w:r>
      </w:hyperlink>
    </w:p>
    <w:p w14:paraId="1A8663E8" w14:textId="77777777" w:rsidR="00F8399E" w:rsidRDefault="00000000">
      <w:pPr>
        <w:pStyle w:val="Bibliography"/>
      </w:pPr>
      <w:bookmarkStart w:id="211" w:name="ref-dupertuys2026ukraine"/>
      <w:bookmarkEnd w:id="210"/>
      <w:r>
        <w:t xml:space="preserve">Dupertuys, J., Shulhan, A., &amp; Talmi, D. (2026). </w:t>
      </w:r>
      <w:r>
        <w:rPr>
          <w:i/>
          <w:iCs/>
        </w:rPr>
        <w:t>Ukraine Memory experiment data set</w:t>
      </w:r>
      <w:r>
        <w:t>.</w:t>
      </w:r>
    </w:p>
    <w:p w14:paraId="30B371C1" w14:textId="77777777" w:rsidR="00F8399E" w:rsidRDefault="00000000">
      <w:pPr>
        <w:pStyle w:val="Bibliography"/>
      </w:pPr>
      <w:bookmarkStart w:id="212" w:name="ref-ehlers2000cognitive"/>
      <w:bookmarkEnd w:id="211"/>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36">
        <w:r>
          <w:rPr>
            <w:rStyle w:val="Hyperlink"/>
          </w:rPr>
          <w:t>https://doi.org/10.1016/S0005-7967(99)00123-0</w:t>
        </w:r>
      </w:hyperlink>
    </w:p>
    <w:p w14:paraId="6F1FD4F9" w14:textId="77777777" w:rsidR="00F8399E" w:rsidRDefault="00000000">
      <w:pPr>
        <w:pStyle w:val="Bibliography"/>
      </w:pPr>
      <w:bookmarkStart w:id="213" w:name="ref-hagenaars2017tetris"/>
      <w:bookmarkEnd w:id="212"/>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7">
        <w:r>
          <w:rPr>
            <w:rStyle w:val="Hyperlink"/>
          </w:rPr>
          <w:t>https://doi.org/10.1080/20008198.2017.1386959</w:t>
        </w:r>
      </w:hyperlink>
    </w:p>
    <w:p w14:paraId="333A48D2" w14:textId="77777777" w:rsidR="00F8399E" w:rsidRDefault="00000000">
      <w:pPr>
        <w:pStyle w:val="Bibliography"/>
      </w:pPr>
      <w:bookmarkStart w:id="214" w:name="ref-healey2014memory"/>
      <w:bookmarkEnd w:id="213"/>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8">
        <w:r>
          <w:rPr>
            <w:rStyle w:val="Hyperlink"/>
          </w:rPr>
          <w:t>https://doi.org/10.1037/a0033715</w:t>
        </w:r>
      </w:hyperlink>
    </w:p>
    <w:p w14:paraId="5E087D93" w14:textId="77777777" w:rsidR="00F8399E" w:rsidRDefault="00000000">
      <w:pPr>
        <w:pStyle w:val="Bibliography"/>
      </w:pPr>
      <w:bookmarkStart w:id="215" w:name="ref-healey2016four"/>
      <w:bookmarkEnd w:id="214"/>
      <w:r>
        <w:t xml:space="preserve">Healey, M. K., &amp; Kahana, M. J. (2016). A four-component model of age-related memory change. </w:t>
      </w:r>
      <w:r>
        <w:rPr>
          <w:i/>
          <w:iCs/>
        </w:rPr>
        <w:t>Psychological Review</w:t>
      </w:r>
      <w:r>
        <w:t xml:space="preserve">, </w:t>
      </w:r>
      <w:r>
        <w:rPr>
          <w:i/>
          <w:iCs/>
        </w:rPr>
        <w:t>123</w:t>
      </w:r>
      <w:r>
        <w:t xml:space="preserve">(1), 23–69. </w:t>
      </w:r>
      <w:hyperlink r:id="rId39">
        <w:r>
          <w:rPr>
            <w:rStyle w:val="Hyperlink"/>
          </w:rPr>
          <w:t>https://doi.org/10.1037/rev0000015</w:t>
        </w:r>
      </w:hyperlink>
    </w:p>
    <w:p w14:paraId="06C64FB7" w14:textId="77777777" w:rsidR="00F8399E" w:rsidRDefault="00000000">
      <w:pPr>
        <w:pStyle w:val="Bibliography"/>
      </w:pPr>
      <w:bookmarkStart w:id="216" w:name="ref-healey2024peppr"/>
      <w:bookmarkEnd w:id="215"/>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0">
        <w:r>
          <w:rPr>
            <w:rStyle w:val="Hyperlink"/>
          </w:rPr>
          <w:t>https://doi.org/10.3758/s13421-023-01453-z</w:t>
        </w:r>
      </w:hyperlink>
    </w:p>
    <w:p w14:paraId="00ECD4C2" w14:textId="77777777" w:rsidR="00F8399E" w:rsidRDefault="00000000">
      <w:pPr>
        <w:pStyle w:val="Bibliography"/>
      </w:pPr>
      <w:bookmarkStart w:id="217" w:name="ref-hemi2023cognitive"/>
      <w:bookmarkEnd w:id="216"/>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1">
        <w:r>
          <w:rPr>
            <w:rStyle w:val="Hyperlink"/>
          </w:rPr>
          <w:t>https://doi.org/10.1016/j.jbtep.2023.101858</w:t>
        </w:r>
      </w:hyperlink>
    </w:p>
    <w:p w14:paraId="18AACF93" w14:textId="77777777" w:rsidR="00F8399E" w:rsidRDefault="00000000">
      <w:pPr>
        <w:pStyle w:val="Bibliography"/>
      </w:pPr>
      <w:bookmarkStart w:id="218" w:name="ref-herrema2024first"/>
      <w:bookmarkEnd w:id="217"/>
      <w:r>
        <w:t xml:space="preserve">Herrema, H. G., &amp; Kahana, M. J. (2024). </w:t>
      </w:r>
      <w:r>
        <w:rPr>
          <w:i/>
          <w:iCs/>
        </w:rPr>
        <w:t>First recall costs and benefits</w:t>
      </w:r>
      <w:r>
        <w:t xml:space="preserve">. PsyArXiv. </w:t>
      </w:r>
      <w:hyperlink r:id="rId42">
        <w:r>
          <w:rPr>
            <w:rStyle w:val="Hyperlink"/>
          </w:rPr>
          <w:t>https://doi.org/10.31234/osf.io/sm3fw</w:t>
        </w:r>
      </w:hyperlink>
    </w:p>
    <w:p w14:paraId="6BE9FD9D" w14:textId="77777777" w:rsidR="00F8399E" w:rsidRDefault="00000000">
      <w:pPr>
        <w:pStyle w:val="Bibliography"/>
      </w:pPr>
      <w:bookmarkStart w:id="219" w:name="ref-holmes2008inducing"/>
      <w:bookmarkEnd w:id="218"/>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3">
        <w:r>
          <w:rPr>
            <w:rStyle w:val="Hyperlink"/>
          </w:rPr>
          <w:t>https://doi.org/10.1016/j.actpsy.2007.11.002</w:t>
        </w:r>
      </w:hyperlink>
    </w:p>
    <w:p w14:paraId="0AB352C2" w14:textId="77777777" w:rsidR="00F8399E" w:rsidRDefault="00000000">
      <w:pPr>
        <w:pStyle w:val="Bibliography"/>
      </w:pPr>
      <w:bookmarkStart w:id="220" w:name="ref-holmes2004trauma"/>
      <w:bookmarkEnd w:id="219"/>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4">
        <w:r>
          <w:rPr>
            <w:rStyle w:val="Hyperlink"/>
          </w:rPr>
          <w:t>https://doi.org/10.1037/0096-3445.133.1.3</w:t>
        </w:r>
      </w:hyperlink>
    </w:p>
    <w:p w14:paraId="1C7A88C3" w14:textId="77777777" w:rsidR="00F8399E" w:rsidRDefault="00000000">
      <w:pPr>
        <w:pStyle w:val="Bibliography"/>
      </w:pPr>
      <w:bookmarkStart w:id="221" w:name="ref-holmes2009can"/>
      <w:bookmarkEnd w:id="220"/>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5">
        <w:r>
          <w:rPr>
            <w:rStyle w:val="Hyperlink"/>
          </w:rPr>
          <w:t>https://doi.org/10.1371/journal.pone.0004153</w:t>
        </w:r>
      </w:hyperlink>
    </w:p>
    <w:p w14:paraId="23DD61BB" w14:textId="77777777" w:rsidR="00F8399E" w:rsidRDefault="00000000">
      <w:pPr>
        <w:pStyle w:val="Bibliography"/>
      </w:pPr>
      <w:bookmarkStart w:id="222" w:name="ref-holmes2010key"/>
      <w:bookmarkEnd w:id="221"/>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6">
        <w:r>
          <w:rPr>
            <w:rStyle w:val="Hyperlink"/>
          </w:rPr>
          <w:t>https://doi.org/10.1371/journal.pone.0013706</w:t>
        </w:r>
      </w:hyperlink>
    </w:p>
    <w:p w14:paraId="7EFB01F2" w14:textId="77777777" w:rsidR="00F8399E" w:rsidRDefault="00000000">
      <w:pPr>
        <w:pStyle w:val="Bibliography"/>
      </w:pPr>
      <w:bookmarkStart w:id="223" w:name="ref-horsch2017reducing"/>
      <w:bookmarkEnd w:id="222"/>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7">
        <w:r>
          <w:rPr>
            <w:rStyle w:val="Hyperlink"/>
          </w:rPr>
          <w:t>https://doi.org/10.1016/j.brat.2017.03.018</w:t>
        </w:r>
      </w:hyperlink>
    </w:p>
    <w:p w14:paraId="7E8697E6" w14:textId="77777777" w:rsidR="00F8399E" w:rsidRDefault="00000000">
      <w:pPr>
        <w:pStyle w:val="Bibliography"/>
      </w:pPr>
      <w:bookmarkStart w:id="224" w:name="ref-howard1999contextual"/>
      <w:bookmarkEnd w:id="223"/>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8">
        <w:r>
          <w:rPr>
            <w:rStyle w:val="Hyperlink"/>
          </w:rPr>
          <w:t>https://doi.org/10.1037/0278-7393.25.4.923</w:t>
        </w:r>
      </w:hyperlink>
    </w:p>
    <w:p w14:paraId="0C7E3D7B" w14:textId="77777777" w:rsidR="00F8399E" w:rsidRDefault="00000000">
      <w:pPr>
        <w:pStyle w:val="Bibliography"/>
      </w:pPr>
      <w:bookmarkStart w:id="225" w:name="ref-howard2002distributed"/>
      <w:bookmarkEnd w:id="224"/>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9">
        <w:r>
          <w:rPr>
            <w:rStyle w:val="Hyperlink"/>
          </w:rPr>
          <w:t>https://doi.org/10.1006/jmps.2001.1388</w:t>
        </w:r>
      </w:hyperlink>
    </w:p>
    <w:p w14:paraId="620952F3" w14:textId="77777777" w:rsidR="00F8399E" w:rsidRDefault="00000000">
      <w:pPr>
        <w:pStyle w:val="Bibliography"/>
      </w:pPr>
      <w:bookmarkStart w:id="226" w:name="ref-howard2008persistence"/>
      <w:bookmarkEnd w:id="225"/>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000000">
      <w:pPr>
        <w:pStyle w:val="Bibliography"/>
      </w:pPr>
      <w:bookmarkStart w:id="227" w:name="ref-hupbach2008dynamics"/>
      <w:bookmarkEnd w:id="226"/>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0">
        <w:r>
          <w:rPr>
            <w:rStyle w:val="Hyperlink"/>
          </w:rPr>
          <w:t>https://doi.org/10.1101/lm.1022308</w:t>
        </w:r>
      </w:hyperlink>
    </w:p>
    <w:p w14:paraId="58CFD9B1" w14:textId="77777777" w:rsidR="00F8399E" w:rsidRDefault="00000000">
      <w:pPr>
        <w:pStyle w:val="Bibliography"/>
      </w:pPr>
      <w:bookmarkStart w:id="228" w:name="ref-iyadurai2018preventing"/>
      <w:bookmarkEnd w:id="227"/>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1">
        <w:r>
          <w:rPr>
            <w:rStyle w:val="Hyperlink"/>
          </w:rPr>
          <w:t>https://doi.org/10.1038/mp.2017.23</w:t>
        </w:r>
      </w:hyperlink>
    </w:p>
    <w:p w14:paraId="38DF507D" w14:textId="77777777" w:rsidR="00F8399E" w:rsidRDefault="00000000">
      <w:pPr>
        <w:pStyle w:val="Bibliography"/>
      </w:pPr>
      <w:bookmarkStart w:id="229" w:name="ref-iyadurai2023reducing"/>
      <w:bookmarkEnd w:id="22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2">
        <w:r>
          <w:rPr>
            <w:rStyle w:val="Hyperlink"/>
          </w:rPr>
          <w:t>https://doi.org/10.1038/s41398-023-02578-0</w:t>
        </w:r>
      </w:hyperlink>
    </w:p>
    <w:p w14:paraId="6A1FA88B" w14:textId="77777777" w:rsidR="00F8399E" w:rsidRDefault="00000000">
      <w:pPr>
        <w:pStyle w:val="Bibliography"/>
      </w:pPr>
      <w:bookmarkStart w:id="230" w:name="ref-iyadurai2019intrusive"/>
      <w:bookmarkEnd w:id="229"/>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3">
        <w:r>
          <w:rPr>
            <w:rStyle w:val="Hyperlink"/>
          </w:rPr>
          <w:t>https://doi.org/10.1016/j.cpr.2018.08.005</w:t>
        </w:r>
      </w:hyperlink>
    </w:p>
    <w:p w14:paraId="5B91D43B" w14:textId="77777777" w:rsidR="00F8399E" w:rsidRDefault="00000000">
      <w:pPr>
        <w:pStyle w:val="Bibliography"/>
      </w:pPr>
      <w:bookmarkStart w:id="231" w:name="ref-james2015computer"/>
      <w:bookmarkEnd w:id="230"/>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4">
        <w:r>
          <w:rPr>
            <w:rStyle w:val="Hyperlink"/>
          </w:rPr>
          <w:t>https://doi.org/10.1177/0956797615583071</w:t>
        </w:r>
      </w:hyperlink>
    </w:p>
    <w:p w14:paraId="0487BF51" w14:textId="77777777" w:rsidR="00F8399E" w:rsidRDefault="00000000">
      <w:pPr>
        <w:pStyle w:val="Bibliography"/>
      </w:pPr>
      <w:bookmarkStart w:id="232" w:name="ref-james2016trauma"/>
      <w:bookmarkEnd w:id="231"/>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55">
        <w:r>
          <w:rPr>
            <w:rStyle w:val="Hyperlink"/>
          </w:rPr>
          <w:t>https://doi.org/10.1016/j.cpr.2016.04.010</w:t>
        </w:r>
      </w:hyperlink>
    </w:p>
    <w:p w14:paraId="66C33EC5" w14:textId="77777777" w:rsidR="00F8399E" w:rsidRDefault="00000000">
      <w:pPr>
        <w:pStyle w:val="Bibliography"/>
      </w:pPr>
      <w:bookmarkStart w:id="233" w:name="ref-jin2024theory"/>
      <w:bookmarkEnd w:id="232"/>
      <w:r>
        <w:t xml:space="preserve">Jin, B. J., Halpern, D. J., &amp; Kahana, M. J. (2024). </w:t>
      </w:r>
      <w:r>
        <w:rPr>
          <w:i/>
          <w:iCs/>
        </w:rPr>
        <w:t>A theory of memory for items and associations</w:t>
      </w:r>
      <w:r>
        <w:t xml:space="preserve">. </w:t>
      </w:r>
      <w:hyperlink r:id="rId56">
        <w:r>
          <w:rPr>
            <w:rStyle w:val="Hyperlink"/>
          </w:rPr>
          <w:t>https://memory.psych.upenn.edu/files/pubs/JinEtal24.pdf</w:t>
        </w:r>
      </w:hyperlink>
    </w:p>
    <w:p w14:paraId="6B4BFC2E" w14:textId="77777777" w:rsidR="00F8399E" w:rsidRDefault="00000000">
      <w:pPr>
        <w:pStyle w:val="Bibliography"/>
      </w:pPr>
      <w:bookmarkStart w:id="234" w:name="ref-kahana1996associative"/>
      <w:bookmarkEnd w:id="233"/>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000000">
      <w:pPr>
        <w:pStyle w:val="Bibliography"/>
      </w:pPr>
      <w:bookmarkStart w:id="235" w:name="ref-kahana2020computational"/>
      <w:bookmarkEnd w:id="234"/>
      <w:r>
        <w:t xml:space="preserve">Kahana, M. J. (2020). Computational models of memory search. </w:t>
      </w:r>
      <w:r>
        <w:rPr>
          <w:i/>
          <w:iCs/>
        </w:rPr>
        <w:t>Annual Review of Psychology</w:t>
      </w:r>
      <w:r>
        <w:t xml:space="preserve">, </w:t>
      </w:r>
      <w:r>
        <w:rPr>
          <w:i/>
          <w:iCs/>
        </w:rPr>
        <w:t>71</w:t>
      </w:r>
      <w:r>
        <w:t xml:space="preserve">, 107–138. </w:t>
      </w:r>
      <w:hyperlink r:id="rId57">
        <w:r>
          <w:rPr>
            <w:rStyle w:val="Hyperlink"/>
          </w:rPr>
          <w:t>https://doi.org/10.1146/annurev-psych-010418-103358</w:t>
        </w:r>
      </w:hyperlink>
    </w:p>
    <w:p w14:paraId="40FF3271" w14:textId="77777777" w:rsidR="00F8399E" w:rsidRDefault="00000000">
      <w:pPr>
        <w:pStyle w:val="Bibliography"/>
      </w:pPr>
      <w:bookmarkStart w:id="236" w:name="ref-kanstrup2021single"/>
      <w:bookmarkEnd w:id="235"/>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8">
        <w:r>
          <w:rPr>
            <w:rStyle w:val="Hyperlink"/>
          </w:rPr>
          <w:t>https://doi.org/10.1002/cpp.2489</w:t>
        </w:r>
      </w:hyperlink>
    </w:p>
    <w:p w14:paraId="193EF404" w14:textId="77777777" w:rsidR="00F8399E" w:rsidRDefault="00000000">
      <w:pPr>
        <w:pStyle w:val="Bibliography"/>
      </w:pPr>
      <w:bookmarkStart w:id="237" w:name="ref-kanstrup2024guided"/>
      <w:bookmarkEnd w:id="236"/>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9">
        <w:r>
          <w:rPr>
            <w:rStyle w:val="Hyperlink"/>
          </w:rPr>
          <w:t>https://doi.org/10.1186/s12916-024-03569-8</w:t>
        </w:r>
      </w:hyperlink>
    </w:p>
    <w:p w14:paraId="1F240490" w14:textId="77777777" w:rsidR="00F8399E" w:rsidRDefault="00000000">
      <w:pPr>
        <w:pStyle w:val="Bibliography"/>
      </w:pPr>
      <w:bookmarkStart w:id="238" w:name="ref-kessler2020visuospatial"/>
      <w:bookmarkEnd w:id="237"/>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w:t>
      </w:r>
      <w:r>
        <w:lastRenderedPageBreak/>
        <w:t xml:space="preserve">trauma. </w:t>
      </w:r>
      <w:r>
        <w:rPr>
          <w:i/>
          <w:iCs/>
        </w:rPr>
        <w:t>Journal of Behavior Therapy and Experimental Psychiatry</w:t>
      </w:r>
      <w:r>
        <w:t xml:space="preserve">, </w:t>
      </w:r>
      <w:r>
        <w:rPr>
          <w:i/>
          <w:iCs/>
        </w:rPr>
        <w:t>67</w:t>
      </w:r>
      <w:r>
        <w:t xml:space="preserve">, 101454. </w:t>
      </w:r>
      <w:hyperlink r:id="rId60">
        <w:r>
          <w:rPr>
            <w:rStyle w:val="Hyperlink"/>
          </w:rPr>
          <w:t>https://doi.org/10.1016/j.jbtep.2019.01.006</w:t>
        </w:r>
      </w:hyperlink>
    </w:p>
    <w:p w14:paraId="43CFCA40" w14:textId="77777777" w:rsidR="00F8399E" w:rsidRDefault="00000000">
      <w:pPr>
        <w:pStyle w:val="Bibliography"/>
      </w:pPr>
      <w:bookmarkStart w:id="239" w:name="ref-kindt2009beyond"/>
      <w:bookmarkEnd w:id="238"/>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Pr>
            <w:rStyle w:val="Hyperlink"/>
          </w:rPr>
          <w:t>https://doi.org/10.1038/nn.2271</w:t>
        </w:r>
      </w:hyperlink>
    </w:p>
    <w:p w14:paraId="158ECD19" w14:textId="77777777" w:rsidR="00F8399E" w:rsidRDefault="00000000">
      <w:pPr>
        <w:pStyle w:val="Bibliography"/>
      </w:pPr>
      <w:bookmarkStart w:id="240" w:name="ref-kragel2015neural"/>
      <w:bookmarkEnd w:id="239"/>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Pr>
            <w:rStyle w:val="Hyperlink"/>
          </w:rPr>
          <w:t>https://doi.org/10.1523/JNEUROSCI.3378-14.2015</w:t>
        </w:r>
      </w:hyperlink>
    </w:p>
    <w:p w14:paraId="225EF560" w14:textId="77777777" w:rsidR="00F8399E" w:rsidRDefault="00000000">
      <w:pPr>
        <w:pStyle w:val="Bibliography"/>
      </w:pPr>
      <w:bookmarkStart w:id="241" w:name="ref-krans2009intrusive"/>
      <w:bookmarkEnd w:id="240"/>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Pr>
            <w:rStyle w:val="Hyperlink"/>
          </w:rPr>
          <w:t>https://doi.org/10.1002/acp.1611</w:t>
        </w:r>
      </w:hyperlink>
    </w:p>
    <w:p w14:paraId="2FF82DAE" w14:textId="77777777" w:rsidR="00F8399E" w:rsidRDefault="00000000">
      <w:pPr>
        <w:pStyle w:val="Bibliography"/>
      </w:pPr>
      <w:bookmarkStart w:id="242" w:name="ref-lau2019intrusive"/>
      <w:bookmarkEnd w:id="241"/>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Pr>
            <w:rStyle w:val="Hyperlink"/>
          </w:rPr>
          <w:t>https://doi.org/10.1037/xge0000598</w:t>
        </w:r>
      </w:hyperlink>
    </w:p>
    <w:p w14:paraId="5EFD42D4" w14:textId="77777777" w:rsidR="00F8399E" w:rsidRDefault="00000000">
      <w:pPr>
        <w:pStyle w:val="Bibliography"/>
      </w:pPr>
      <w:bookmarkStart w:id="243" w:name="ref-lau2021selectively"/>
      <w:bookmarkEnd w:id="242"/>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Pr>
            <w:rStyle w:val="Hyperlink"/>
          </w:rPr>
          <w:t>https://doi.org/10.1177/2167702621998315</w:t>
        </w:r>
      </w:hyperlink>
    </w:p>
    <w:p w14:paraId="34F997F5" w14:textId="77777777" w:rsidR="00F8399E" w:rsidRDefault="00000000">
      <w:pPr>
        <w:pStyle w:val="Bibliography"/>
      </w:pPr>
      <w:bookmarkStart w:id="244" w:name="ref-lohnas2023event"/>
      <w:bookmarkEnd w:id="243"/>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Pr>
            <w:rStyle w:val="Hyperlink"/>
          </w:rPr>
          <w:t>https://doi.org/10.1037/xge0001354</w:t>
        </w:r>
      </w:hyperlink>
    </w:p>
    <w:p w14:paraId="66475CC8" w14:textId="77777777" w:rsidR="00F8399E" w:rsidRDefault="00000000">
      <w:pPr>
        <w:pStyle w:val="Bibliography"/>
      </w:pPr>
      <w:bookmarkStart w:id="245" w:name="ref-lohnas2015expanding"/>
      <w:bookmarkEnd w:id="244"/>
      <w:r>
        <w:lastRenderedPageBreak/>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Pr>
            <w:rStyle w:val="Hyperlink"/>
          </w:rPr>
          <w:t>https://doi.org/10.1037/a0039036</w:t>
        </w:r>
      </w:hyperlink>
    </w:p>
    <w:p w14:paraId="5ABF4922" w14:textId="77777777" w:rsidR="00F8399E" w:rsidRDefault="00000000">
      <w:pPr>
        <w:pStyle w:val="Bibliography"/>
      </w:pPr>
      <w:bookmarkStart w:id="246" w:name="ref-lohnas2026specialized"/>
      <w:bookmarkEnd w:id="245"/>
      <w:r>
        <w:t xml:space="preserve">Lohnas, L. J., Polyn, S. M., &amp; Kahana, M. J. (2026). Specialized recall procedures. </w:t>
      </w:r>
      <w:r>
        <w:rPr>
          <w:i/>
          <w:iCs/>
        </w:rPr>
        <w:t>Psychonomic Bulletin &amp; Review</w:t>
      </w:r>
      <w:r>
        <w:t xml:space="preserve">, </w:t>
      </w:r>
      <w:r>
        <w:rPr>
          <w:i/>
          <w:iCs/>
        </w:rPr>
        <w:t>33</w:t>
      </w:r>
      <w:r>
        <w:t xml:space="preserve">(3), 96. </w:t>
      </w:r>
      <w:hyperlink r:id="rId68">
        <w:r>
          <w:rPr>
            <w:rStyle w:val="Hyperlink"/>
          </w:rPr>
          <w:t>https://doi.org/10.3758/s13423-025-02744-z</w:t>
        </w:r>
      </w:hyperlink>
    </w:p>
    <w:p w14:paraId="77658D71" w14:textId="77777777" w:rsidR="00F8399E" w:rsidRDefault="00000000">
      <w:pPr>
        <w:pStyle w:val="Bibliography"/>
      </w:pPr>
      <w:bookmarkStart w:id="247" w:name="ref-luce1959individual"/>
      <w:bookmarkEnd w:id="246"/>
      <w:r>
        <w:t xml:space="preserve">Luce, R. D. (1959). </w:t>
      </w:r>
      <w:r>
        <w:rPr>
          <w:i/>
          <w:iCs/>
        </w:rPr>
        <w:t>Individual choice behavior: A theoretical analysis</w:t>
      </w:r>
      <w:r>
        <w:t>. Wiley.</w:t>
      </w:r>
    </w:p>
    <w:p w14:paraId="0DF01E11" w14:textId="77777777" w:rsidR="00F8399E" w:rsidRDefault="00000000">
      <w:pPr>
        <w:pStyle w:val="Bibliography"/>
      </w:pPr>
      <w:bookmarkStart w:id="248" w:name="ref-mcconnell2026testing"/>
      <w:bookmarkEnd w:id="247"/>
      <w:r>
        <w:t xml:space="preserve">McConnell, T. G. W., Bernhard, H., Holmes, E. A., Henson, R., &amp; Talmi, D. (2026). </w:t>
      </w:r>
      <w:r>
        <w:rPr>
          <w:i/>
          <w:iCs/>
        </w:rPr>
        <w:t>Testing the dual representation account of memory for trauma</w:t>
      </w:r>
      <w:r>
        <w:t xml:space="preserve">. PsyArXiv preprint. </w:t>
      </w:r>
      <w:hyperlink r:id="rId69">
        <w:r>
          <w:rPr>
            <w:rStyle w:val="Hyperlink"/>
          </w:rPr>
          <w:t>https://osf.io/preprints/psyarxiv/m3pnz_v1/</w:t>
        </w:r>
      </w:hyperlink>
    </w:p>
    <w:p w14:paraId="4FBE28F3" w14:textId="77777777" w:rsidR="00F8399E" w:rsidRDefault="00000000">
      <w:pPr>
        <w:pStyle w:val="Bibliography"/>
      </w:pPr>
      <w:bookmarkStart w:id="249" w:name="ref-moccia2022cue"/>
      <w:bookmarkEnd w:id="248"/>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Pr>
            <w:rStyle w:val="Hyperlink"/>
          </w:rPr>
          <w:t>https://doi.org/10.3758/s13415-021-00971-0</w:t>
        </w:r>
      </w:hyperlink>
    </w:p>
    <w:p w14:paraId="4D35C3A6" w14:textId="77777777" w:rsidR="00F8399E" w:rsidRDefault="00000000">
      <w:pPr>
        <w:pStyle w:val="Bibliography"/>
      </w:pPr>
      <w:bookmarkStart w:id="250" w:name="ref-moccia2025effects"/>
      <w:bookmarkEnd w:id="249"/>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Pr>
            <w:rStyle w:val="Hyperlink"/>
          </w:rPr>
          <w:t>https://doi.org/10.1111/ejn.70194</w:t>
        </w:r>
      </w:hyperlink>
    </w:p>
    <w:p w14:paraId="229F9B30" w14:textId="77777777" w:rsidR="00F8399E" w:rsidRDefault="00000000">
      <w:pPr>
        <w:pStyle w:val="Bibliography"/>
      </w:pPr>
      <w:bookmarkStart w:id="251" w:name="ref-morton2016predictive"/>
      <w:bookmarkEnd w:id="250"/>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Pr>
            <w:rStyle w:val="Hyperlink"/>
          </w:rPr>
          <w:t>https://doi.org/10.1016/j.jml.2015.10.002</w:t>
        </w:r>
      </w:hyperlink>
    </w:p>
    <w:p w14:paraId="601138C8" w14:textId="77777777" w:rsidR="00F8399E" w:rsidRDefault="00000000">
      <w:pPr>
        <w:pStyle w:val="Bibliography"/>
      </w:pPr>
      <w:bookmarkStart w:id="252" w:name="ref-norman2017neuronal"/>
      <w:bookmarkEnd w:id="251"/>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Pr>
            <w:rStyle w:val="Hyperlink"/>
          </w:rPr>
          <w:t>https://doi.org/10.1038/s41467-017-01184-1</w:t>
        </w:r>
      </w:hyperlink>
    </w:p>
    <w:p w14:paraId="0FBC4147" w14:textId="77777777" w:rsidR="00F8399E" w:rsidRDefault="00000000">
      <w:pPr>
        <w:pStyle w:val="Bibliography"/>
      </w:pPr>
      <w:bookmarkStart w:id="253" w:name="ref-parks2026unified"/>
      <w:bookmarkEnd w:id="252"/>
      <w:r>
        <w:lastRenderedPageBreak/>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Pr>
            <w:rStyle w:val="Hyperlink"/>
          </w:rPr>
          <w:t>https://doi.org/10.3758/s13423-025-02855-7</w:t>
        </w:r>
      </w:hyperlink>
    </w:p>
    <w:p w14:paraId="4420F47E" w14:textId="77777777" w:rsidR="00F8399E" w:rsidRDefault="00000000">
      <w:pPr>
        <w:pStyle w:val="Bibliography"/>
      </w:pPr>
      <w:bookmarkStart w:id="254" w:name="ref-polyn2011semantic"/>
      <w:bookmarkEnd w:id="253"/>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Pr>
            <w:rStyle w:val="Hyperlink"/>
          </w:rPr>
          <w:t>https://doi.org/10.1037/a0022475</w:t>
        </w:r>
      </w:hyperlink>
    </w:p>
    <w:p w14:paraId="3F506C5A" w14:textId="77777777" w:rsidR="00F8399E" w:rsidRDefault="00000000">
      <w:pPr>
        <w:pStyle w:val="Bibliography"/>
      </w:pPr>
      <w:bookmarkStart w:id="255" w:name="ref-polyn2012neural"/>
      <w:bookmarkEnd w:id="254"/>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Pr>
            <w:rStyle w:val="Hyperlink"/>
          </w:rPr>
          <w:t>https://doi.org/10.1016/j.neuropsychologia.2011.08.025</w:t>
        </w:r>
      </w:hyperlink>
    </w:p>
    <w:p w14:paraId="0B5985BA" w14:textId="77777777" w:rsidR="00F8399E" w:rsidRDefault="00000000">
      <w:pPr>
        <w:pStyle w:val="Bibliography"/>
      </w:pPr>
      <w:bookmarkStart w:id="256" w:name="ref-polyn2009context"/>
      <w:bookmarkEnd w:id="255"/>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Pr>
            <w:rStyle w:val="Hyperlink"/>
          </w:rPr>
          <w:t>https://doi.org/10.1037/a0014420</w:t>
        </w:r>
      </w:hyperlink>
    </w:p>
    <w:p w14:paraId="046BD98F" w14:textId="77777777" w:rsidR="00F8399E" w:rsidRDefault="00000000">
      <w:pPr>
        <w:pStyle w:val="Bibliography"/>
      </w:pPr>
      <w:bookmarkStart w:id="257" w:name="ref-polyn2009task"/>
      <w:bookmarkEnd w:id="256"/>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Pr>
            <w:rStyle w:val="Hyperlink"/>
          </w:rPr>
          <w:t>https://doi.org/10.1016/j.neuropsychologia.2009.02.013</w:t>
        </w:r>
      </w:hyperlink>
    </w:p>
    <w:p w14:paraId="38860423" w14:textId="77777777" w:rsidR="00F8399E" w:rsidRDefault="00000000">
      <w:pPr>
        <w:pStyle w:val="Bibliography"/>
      </w:pPr>
      <w:bookmarkStart w:id="258" w:name="ref-raaijmakers1980sam"/>
      <w:bookmarkEnd w:id="257"/>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Pr>
            <w:rStyle w:val="Hyperlink"/>
          </w:rPr>
          <w:t>https://doi.org/10.1016/S0079-7421(08)60162-0</w:t>
        </w:r>
      </w:hyperlink>
    </w:p>
    <w:p w14:paraId="08598D9B" w14:textId="77777777" w:rsidR="00F8399E" w:rsidRDefault="00000000">
      <w:pPr>
        <w:pStyle w:val="Bibliography"/>
      </w:pPr>
      <w:bookmarkStart w:id="259" w:name="ref-ramineni2023treating"/>
      <w:bookmarkEnd w:id="258"/>
      <w:r>
        <w:t>Ramineni, V., Millroth, P., Iyadurai, L., Jaki, T., Kingslake, J., Highfield, J., Summers, C., Bonsall, M. B., &amp; Holmes, E. A. (2023). Treating intrusive memories after trauma in healthcare workers: A bayesian adaptive randomised trial developing an imagery-</w:t>
      </w:r>
      <w:r>
        <w:lastRenderedPageBreak/>
        <w:t xml:space="preserve">competing task intervention. </w:t>
      </w:r>
      <w:r>
        <w:rPr>
          <w:i/>
          <w:iCs/>
        </w:rPr>
        <w:t>Molecular Psychiatry</w:t>
      </w:r>
      <w:r>
        <w:t xml:space="preserve">, </w:t>
      </w:r>
      <w:r>
        <w:rPr>
          <w:i/>
          <w:iCs/>
        </w:rPr>
        <w:t>28</w:t>
      </w:r>
      <w:r>
        <w:t xml:space="preserve">(7), 2985–2994. </w:t>
      </w:r>
      <w:hyperlink r:id="rId80">
        <w:r>
          <w:rPr>
            <w:rStyle w:val="Hyperlink"/>
          </w:rPr>
          <w:t>https://doi.org/10.1038/s41380-023-02062-7</w:t>
        </w:r>
      </w:hyperlink>
    </w:p>
    <w:p w14:paraId="6E9A3372" w14:textId="77777777" w:rsidR="00F8399E" w:rsidRDefault="00000000">
      <w:pPr>
        <w:pStyle w:val="Bibliography"/>
      </w:pPr>
      <w:bookmarkStart w:id="260" w:name="ref-schwartz2005shadows"/>
      <w:bookmarkEnd w:id="259"/>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Pr>
            <w:rStyle w:val="Hyperlink"/>
          </w:rPr>
          <w:t>https://doi.org/10.1111/j.1467-9280.2005.01634.x</w:t>
        </w:r>
      </w:hyperlink>
    </w:p>
    <w:p w14:paraId="2CB488D6" w14:textId="77777777" w:rsidR="00F8399E" w:rsidRDefault="00000000">
      <w:pPr>
        <w:pStyle w:val="Bibliography"/>
      </w:pPr>
      <w:bookmarkStart w:id="261" w:name="ref-sederberg2011human"/>
      <w:bookmarkEnd w:id="260"/>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Pr>
            <w:rStyle w:val="Hyperlink"/>
          </w:rPr>
          <w:t>https://doi.org/10.3758/s13423-011-0086-9</w:t>
        </w:r>
      </w:hyperlink>
    </w:p>
    <w:p w14:paraId="24F24D4A" w14:textId="77777777" w:rsidR="00F8399E" w:rsidRDefault="00000000">
      <w:pPr>
        <w:pStyle w:val="Bibliography"/>
      </w:pPr>
      <w:bookmarkStart w:id="262" w:name="ref-sederberg2008context"/>
      <w:bookmarkEnd w:id="261"/>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Pr>
            <w:rStyle w:val="Hyperlink"/>
          </w:rPr>
          <w:t>https://doi.org/10.1037/a0013396</w:t>
        </w:r>
      </w:hyperlink>
    </w:p>
    <w:p w14:paraId="7E8BD7A9" w14:textId="77777777" w:rsidR="00F8399E" w:rsidRDefault="00000000">
      <w:pPr>
        <w:pStyle w:val="Bibliography"/>
      </w:pPr>
      <w:bookmarkStart w:id="263" w:name="ref-talmi2013enhanced"/>
      <w:bookmarkEnd w:id="262"/>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Pr>
            <w:rStyle w:val="Hyperlink"/>
          </w:rPr>
          <w:t>https://doi.org/10.1177/0963721413498893</w:t>
        </w:r>
      </w:hyperlink>
    </w:p>
    <w:p w14:paraId="55DD6F0C" w14:textId="77777777" w:rsidR="00F8399E" w:rsidRDefault="00000000">
      <w:pPr>
        <w:pStyle w:val="Bibliography"/>
      </w:pPr>
      <w:bookmarkStart w:id="264" w:name="ref-talmi2019retrieved"/>
      <w:bookmarkEnd w:id="263"/>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Pr>
            <w:rStyle w:val="Hyperlink"/>
          </w:rPr>
          <w:t>https://doi.org/10.1037/rev0000132</w:t>
        </w:r>
      </w:hyperlink>
    </w:p>
    <w:p w14:paraId="2AF9F48E" w14:textId="77777777" w:rsidR="00F8399E" w:rsidRDefault="00000000">
      <w:pPr>
        <w:pStyle w:val="Bibliography"/>
      </w:pPr>
      <w:bookmarkStart w:id="265" w:name="ref-talmi2007contribution"/>
      <w:bookmarkEnd w:id="264"/>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Pr>
            <w:rStyle w:val="Hyperlink"/>
          </w:rPr>
          <w:t>https://doi.org/10.1016/j.jml.2007.01.002</w:t>
        </w:r>
      </w:hyperlink>
    </w:p>
    <w:p w14:paraId="5227B337" w14:textId="77777777" w:rsidR="00F8399E" w:rsidRDefault="00000000">
      <w:pPr>
        <w:pStyle w:val="Bibliography"/>
      </w:pPr>
      <w:bookmarkStart w:id="266" w:name="ref-talmi2004semantic"/>
      <w:bookmarkEnd w:id="265"/>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Pr>
            <w:rStyle w:val="Hyperlink"/>
          </w:rPr>
          <w:t>https://doi.org/10.3758/bf03195864</w:t>
        </w:r>
      </w:hyperlink>
    </w:p>
    <w:p w14:paraId="581337B2" w14:textId="77777777" w:rsidR="00F8399E" w:rsidRDefault="00000000">
      <w:pPr>
        <w:pStyle w:val="Bibliography"/>
      </w:pPr>
      <w:bookmarkStart w:id="267" w:name="ref-unsworth2010understanding"/>
      <w:bookmarkEnd w:id="266"/>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Pr>
            <w:rStyle w:val="Hyperlink"/>
          </w:rPr>
          <w:t>https://doi.org/10.3758/MC.38.4.419</w:t>
        </w:r>
      </w:hyperlink>
    </w:p>
    <w:p w14:paraId="744C8506" w14:textId="77777777" w:rsidR="00F8399E" w:rsidRDefault="00000000">
      <w:pPr>
        <w:pStyle w:val="Bibliography"/>
      </w:pPr>
      <w:bookmarkStart w:id="268" w:name="ref-varma2024experimental"/>
      <w:bookmarkEnd w:id="267"/>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Pr>
            <w:rStyle w:val="Hyperlink"/>
          </w:rPr>
          <w:t>https://doi.org/10.1038/s41562-024-01956-y</w:t>
        </w:r>
      </w:hyperlink>
    </w:p>
    <w:p w14:paraId="36981D75" w14:textId="77777777" w:rsidR="00F8399E" w:rsidRDefault="00000000">
      <w:pPr>
        <w:pStyle w:val="Bibliography"/>
      </w:pPr>
      <w:bookmarkStart w:id="269" w:name="ref-wessel2025evidence"/>
      <w:bookmarkEnd w:id="268"/>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0">
        <w:r>
          <w:rPr>
            <w:rStyle w:val="Hyperlink"/>
          </w:rPr>
          <w:t>https://doi.org/10.1525/collabra.130791</w:t>
        </w:r>
      </w:hyperlink>
    </w:p>
    <w:p w14:paraId="04AEE919" w14:textId="77777777" w:rsidR="00F8399E" w:rsidRDefault="00000000">
      <w:pPr>
        <w:pStyle w:val="Bibliography"/>
      </w:pPr>
      <w:bookmarkStart w:id="270" w:name="ref-zaromb2006temporal"/>
      <w:bookmarkEnd w:id="269"/>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1">
        <w:r>
          <w:rPr>
            <w:rStyle w:val="Hyperlink"/>
          </w:rPr>
          <w:t>https://doi.org/10.1037/0278-7393.32.4.792</w:t>
        </w:r>
      </w:hyperlink>
    </w:p>
    <w:p w14:paraId="45312485" w14:textId="77777777" w:rsidR="00F8399E" w:rsidRDefault="00000000">
      <w:pPr>
        <w:pStyle w:val="Bibliography"/>
      </w:pPr>
      <w:bookmarkStart w:id="271" w:name="ref-zhou2025episodic"/>
      <w:bookmarkEnd w:id="270"/>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2">
        <w:r>
          <w:rPr>
            <w:rStyle w:val="Hyperlink"/>
          </w:rPr>
          <w:t>https://doi.org/10.1037/rev0000505</w:t>
        </w:r>
      </w:hyperlink>
      <w:bookmarkEnd w:id="197"/>
      <w:bookmarkEnd w:id="199"/>
      <w:bookmarkEnd w:id="271"/>
    </w:p>
    <w:sectPr w:rsidR="00F8399E">
      <w:headerReference w:type="even" r:id="rId93"/>
      <w:headerReference w:type="default" r:id="rId94"/>
      <w:footerReference w:type="even" r:id="rId95"/>
      <w:footerReference w:type="default" r:id="rId96"/>
      <w:headerReference w:type="first" r:id="rId97"/>
      <w:footerReference w:type="first" r:id="rId9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borah Talmi" w:date="2026-07-14T15:45:00Z" w:initials="DT">
    <w:p w14:paraId="7BB759FD" w14:textId="77777777" w:rsidR="004F7E93" w:rsidRDefault="004F7E93" w:rsidP="004F7E93">
      <w:pPr>
        <w:pStyle w:val="CommentText"/>
      </w:pPr>
      <w:r>
        <w:rPr>
          <w:rStyle w:val="CommentReference"/>
        </w:rPr>
        <w:annotationRef/>
      </w:r>
      <w:r>
        <w:t>This is hard to parse</w:t>
      </w:r>
    </w:p>
  </w:comment>
  <w:comment w:id="5"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24" w:author="Deborah Talmi" w:date="2026-07-14T15:54:00Z" w:initials="DT">
    <w:p w14:paraId="589F4BB5" w14:textId="77777777" w:rsidR="004F7E93" w:rsidRDefault="004F7E93" w:rsidP="004F7E93">
      <w:pPr>
        <w:pStyle w:val="CommentText"/>
      </w:pPr>
      <w:r>
        <w:rPr>
          <w:rStyle w:val="CommentReference"/>
        </w:rPr>
        <w:annotationRef/>
      </w:r>
      <w:r>
        <w:t>Please note: NOT tetris</w:t>
      </w:r>
    </w:p>
  </w:comment>
  <w:comment w:id="27"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67" w:author="Deborah Talmi" w:date="2026-07-14T16:20:00Z" w:initials="DT">
    <w:p w14:paraId="51BF0CBB" w14:textId="77777777" w:rsidR="00F051F8" w:rsidRDefault="00F051F8" w:rsidP="00F051F8">
      <w:pPr>
        <w:pStyle w:val="CommentText"/>
      </w:pPr>
      <w:r>
        <w:rPr>
          <w:rStyle w:val="CommentReference"/>
        </w:rPr>
        <w:annotationRef/>
      </w:r>
      <w:r>
        <w:t>This needs to be rephrased - not sure what you are trying to say</w:t>
      </w:r>
    </w:p>
  </w:comment>
  <w:comment w:id="66" w:author="Deborah Talmi" w:date="2026-07-14T17:41:00Z" w:initials="DT">
    <w:p w14:paraId="135C1601" w14:textId="77777777" w:rsidR="006D5518" w:rsidRDefault="006D5518" w:rsidP="006D5518">
      <w:pPr>
        <w:pStyle w:val="CommentText"/>
      </w:pPr>
      <w:r>
        <w:rPr>
          <w:rStyle w:val="CommentReference"/>
        </w:rPr>
        <w:annotationRef/>
      </w:r>
      <w:r>
        <w:t>Take all of this to the section on CMR before figure 3</w:t>
      </w:r>
    </w:p>
  </w:comment>
  <w:comment w:id="68" w:author="Deborah Talmi" w:date="2026-07-14T16:22:00Z" w:initials="DT">
    <w:p w14:paraId="03D4CE63" w14:textId="77777777" w:rsidR="00F051F8" w:rsidRDefault="00F051F8" w:rsidP="00F051F8">
      <w:pPr>
        <w:pStyle w:val="CommentText"/>
      </w:pPr>
      <w:r>
        <w:rPr>
          <w:rStyle w:val="CommentReference"/>
        </w:rPr>
        <w:annotationRef/>
      </w:r>
      <w:r>
        <w:t xml:space="preserve">Before this section you need to introduce the main innovation - simulation of deliberate recall; that it was not done before; what is ‘control mechanism’. </w:t>
      </w:r>
    </w:p>
  </w:comment>
  <w:comment w:id="69" w:author="Deborah Talmi" w:date="2026-07-14T17:42:00Z" w:initials="DT">
    <w:p w14:paraId="36E7AD9F" w14:textId="77777777" w:rsidR="00CA1CEF" w:rsidRDefault="00CA1CEF" w:rsidP="00CA1CEF">
      <w:pPr>
        <w:pStyle w:val="CommentText"/>
      </w:pPr>
      <w:r>
        <w:rPr>
          <w:rStyle w:val="CommentReference"/>
        </w:rPr>
        <w:annotationRef/>
      </w:r>
      <w:r>
        <w:t>I wonder if this paragraph should be moved down</w:t>
      </w:r>
    </w:p>
  </w:comment>
  <w:comment w:id="101" w:author="Deborah Talmi" w:date="2026-07-14T17:27:00Z" w:initials="DT">
    <w:p w14:paraId="05ADFF52" w14:textId="77777777" w:rsidR="00B234AC" w:rsidRDefault="00B234AC" w:rsidP="00B234AC">
      <w:pPr>
        <w:pStyle w:val="CommentText"/>
      </w:pPr>
      <w:r>
        <w:rPr>
          <w:rStyle w:val="CommentReference"/>
        </w:rPr>
        <w:annotationRef/>
      </w:r>
      <w:r>
        <w:t>?</w:t>
      </w:r>
    </w:p>
  </w:comment>
  <w:comment w:id="102" w:author="Deborah Talmi" w:date="2026-07-14T17:28:00Z" w:initials="DT">
    <w:p w14:paraId="0989EF4D" w14:textId="77777777" w:rsidR="00B234AC" w:rsidRDefault="00B234AC" w:rsidP="00B234AC">
      <w:pPr>
        <w:pStyle w:val="CommentText"/>
      </w:pPr>
      <w:r>
        <w:rPr>
          <w:rStyle w:val="CommentReference"/>
        </w:rPr>
        <w:annotationRef/>
      </w:r>
      <w:r>
        <w:t xml:space="preserve">This was already stated in the definition, move above. </w:t>
      </w:r>
    </w:p>
  </w:comment>
  <w:comment w:id="119"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124" w:author="Deborah Talmi" w:date="2026-07-14T17:45:00Z" w:initials="DT">
    <w:p w14:paraId="6D877A6C" w14:textId="77777777" w:rsidR="00CA1CEF" w:rsidRDefault="00CA1CEF" w:rsidP="00CA1CEF">
      <w:pPr>
        <w:pStyle w:val="CommentText"/>
      </w:pPr>
      <w:r>
        <w:rPr>
          <w:rStyle w:val="CommentReference"/>
        </w:rPr>
        <w:annotationRef/>
      </w:r>
      <w:r>
        <w:t>Already said - take out</w:t>
      </w:r>
    </w:p>
  </w:comment>
  <w:comment w:id="128" w:author="Deborah Talmi" w:date="2026-07-14T17:48:00Z" w:initials="DT">
    <w:p w14:paraId="7E17D46C" w14:textId="77777777" w:rsidR="002572F9" w:rsidRDefault="00CA1CEF" w:rsidP="002572F9">
      <w:pPr>
        <w:pStyle w:val="CommentText"/>
      </w:pPr>
      <w:r>
        <w:rPr>
          <w:rStyle w:val="CommentReference"/>
        </w:rPr>
        <w:annotationRef/>
      </w:r>
      <w:r w:rsidR="002572F9">
        <w:t>Move to next section and only after you define them</w:t>
      </w:r>
    </w:p>
  </w:comment>
  <w:comment w:id="130" w:author="Deborah Talmi" w:date="2026-07-14T17:53:00Z" w:initials="DT">
    <w:p w14:paraId="4E4F59BA" w14:textId="77777777" w:rsidR="002572F9" w:rsidRDefault="002572F9" w:rsidP="002572F9">
      <w:pPr>
        <w:pStyle w:val="CommentText"/>
      </w:pPr>
      <w:r>
        <w:rPr>
          <w:rStyle w:val="CommentReference"/>
        </w:rPr>
        <w:annotationRef/>
      </w:r>
      <w:r>
        <w:t>This section comes out of the blue. It seems that you already explained what the models are, so it’s not clear why you are telling us this now</w:t>
      </w:r>
    </w:p>
  </w:comment>
  <w:comment w:id="131" w:author="Deborah Talmi" w:date="2026-07-14T17:52:00Z" w:initials="DT">
    <w:p w14:paraId="783325B0" w14:textId="3A8D094C" w:rsidR="002572F9" w:rsidRDefault="002572F9" w:rsidP="002572F9">
      <w:pPr>
        <w:pStyle w:val="CommentText"/>
      </w:pPr>
      <w:r>
        <w:rPr>
          <w:rStyle w:val="CommentReference"/>
        </w:rPr>
        <w:annotationRef/>
      </w:r>
      <w:r>
        <w:t>I don’t think you defined these, suggest moving away</w:t>
      </w:r>
    </w:p>
  </w:comment>
  <w:comment w:id="132" w:author="Deborah Talmi" w:date="2026-07-14T17:53:00Z" w:initials="DT">
    <w:p w14:paraId="13B00667" w14:textId="77777777" w:rsidR="002572F9" w:rsidRDefault="002572F9" w:rsidP="002572F9">
      <w:pPr>
        <w:pStyle w:val="CommentText"/>
      </w:pPr>
      <w:r>
        <w:rPr>
          <w:rStyle w:val="CommentReference"/>
        </w:rPr>
        <w:annotationRef/>
      </w:r>
      <w:r>
        <w:t>Come out of the blue, define them earlier</w:t>
      </w:r>
    </w:p>
  </w:comment>
  <w:comment w:id="134" w:author="Deborah Talmi" w:date="2026-07-14T17:54:00Z" w:initials="DT">
    <w:p w14:paraId="5C64276A" w14:textId="77777777" w:rsidR="002572F9" w:rsidRDefault="002572F9" w:rsidP="002572F9">
      <w:pPr>
        <w:pStyle w:val="CommentText"/>
      </w:pPr>
      <w:r>
        <w:rPr>
          <w:rStyle w:val="CommentReference"/>
        </w:rPr>
        <w:annotationRef/>
      </w:r>
      <w:r>
        <w:t>Rephrase, I really don’t like ‘reminder-linked’</w:t>
      </w:r>
    </w:p>
  </w:comment>
  <w:comment w:id="135" w:author="Deborah Talmi" w:date="2026-07-14T17:54:00Z" w:initials="DT">
    <w:p w14:paraId="7AAB6EEF" w14:textId="77777777" w:rsidR="002572F9" w:rsidRDefault="002572F9" w:rsidP="002572F9">
      <w:pPr>
        <w:pStyle w:val="CommentText"/>
      </w:pPr>
      <w:r>
        <w:rPr>
          <w:rStyle w:val="CommentReference"/>
        </w:rPr>
        <w:annotationRef/>
      </w:r>
      <w:r>
        <w:t>It also works for task encoding immediately after the film so it’s not just about the reminder</w:t>
      </w:r>
    </w:p>
  </w:comment>
  <w:comment w:id="136" w:author="Deborah Talmi" w:date="2026-07-14T17:54:00Z" w:initials="DT">
    <w:p w14:paraId="2681E51B" w14:textId="77777777" w:rsidR="002572F9" w:rsidRDefault="002572F9" w:rsidP="002572F9">
      <w:pPr>
        <w:pStyle w:val="CommentText"/>
      </w:pPr>
      <w:r>
        <w:rPr>
          <w:rStyle w:val="CommentReference"/>
        </w:rPr>
        <w:annotationRef/>
      </w:r>
      <w:r>
        <w:t>The text seems to repeat things yous aid above</w:t>
      </w:r>
    </w:p>
  </w:comment>
  <w:comment w:id="137"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139" w:author="Deborah Talmi" w:date="2026-07-14T19:06:00Z" w:initials="DT">
    <w:p w14:paraId="63516986" w14:textId="77777777" w:rsidR="007222CE" w:rsidRDefault="007222CE" w:rsidP="007222CE">
      <w:pPr>
        <w:pStyle w:val="CommentText"/>
      </w:pPr>
      <w:r>
        <w:rPr>
          <w:rStyle w:val="CommentReference"/>
        </w:rPr>
        <w:annotationRef/>
      </w:r>
      <w:r>
        <w:t xml:space="preserve">This feels to be repeated as well. </w:t>
      </w:r>
    </w:p>
  </w:comment>
  <w:comment w:id="140" w:author="Deborah Talmi" w:date="2026-07-14T19:08:00Z" w:initials="DT">
    <w:p w14:paraId="5DFC07B0" w14:textId="77777777" w:rsidR="007222CE" w:rsidRDefault="007222CE" w:rsidP="007222CE">
      <w:pPr>
        <w:pStyle w:val="CommentText"/>
      </w:pPr>
      <w:r>
        <w:rPr>
          <w:rStyle w:val="CommentReference"/>
        </w:rPr>
        <w:annotationRef/>
      </w:r>
      <w:r>
        <w:t xml:space="preserve">I’ll skip to another part of the paper and let you tidy this up. I suggest trying to put bullet points with the main idea of each paragraph and toggling them around until the order makes sense. I would also recommend linking sentences. Such as, first I’ll do this, then that. Or - in the next section I’ll expand more… </w:t>
      </w:r>
    </w:p>
  </w:comment>
  <w:comment w:id="141" w:author="Deborah Talmi" w:date="2026-07-14T19:09:00Z" w:initials="DT">
    <w:p w14:paraId="6BE4D699" w14:textId="77777777" w:rsidR="007222CE" w:rsidRDefault="007222CE" w:rsidP="007222CE">
      <w:pPr>
        <w:pStyle w:val="CommentText"/>
      </w:pPr>
      <w:r>
        <w:rPr>
          <w:rStyle w:val="CommentReference"/>
        </w:rPr>
        <w:annotationRef/>
      </w:r>
      <w:r>
        <w:t>Again, totally repeats statements above, out of place here</w:t>
      </w:r>
    </w:p>
  </w:comment>
  <w:comment w:id="142" w:author="Deborah Talmi" w:date="2026-07-14T19:10:00Z" w:initials="DT">
    <w:p w14:paraId="5E0EBFD0" w14:textId="77777777" w:rsidR="007222CE" w:rsidRDefault="007222CE" w:rsidP="007222CE">
      <w:pPr>
        <w:pStyle w:val="CommentText"/>
      </w:pPr>
      <w:r>
        <w:rPr>
          <w:rStyle w:val="CommentReference"/>
        </w:rPr>
        <w:annotationRef/>
      </w:r>
      <w:r>
        <w:t xml:space="preserve">Try to always avoid this turn of phrase because I think it decreases the understandability of your text. Write more longhand - the comparison between… </w:t>
      </w:r>
    </w:p>
  </w:comment>
  <w:comment w:id="143" w:author="Deborah Talmi" w:date="2026-07-14T19:10:00Z" w:initials="DT">
    <w:p w14:paraId="007E4337" w14:textId="77777777" w:rsidR="007222CE" w:rsidRDefault="007222CE" w:rsidP="007222CE">
      <w:pPr>
        <w:pStyle w:val="CommentText"/>
      </w:pPr>
      <w:r>
        <w:rPr>
          <w:rStyle w:val="CommentReference"/>
        </w:rPr>
        <w:annotationRef/>
      </w:r>
      <w:r>
        <w:t>The statement was mentioned above anyway</w:t>
      </w:r>
    </w:p>
  </w:comment>
  <w:comment w:id="145" w:author="Deborah Talmi" w:date="2026-07-14T19:12:00Z" w:initials="DT">
    <w:p w14:paraId="58812660" w14:textId="77777777" w:rsidR="007222CE" w:rsidRDefault="007222CE" w:rsidP="007222CE">
      <w:pPr>
        <w:pStyle w:val="CommentText"/>
      </w:pPr>
      <w:r>
        <w:rPr>
          <w:rStyle w:val="CommentReference"/>
        </w:rPr>
        <w:annotationRef/>
      </w:r>
      <w:r>
        <w:t xml:space="preserve">Move to after simulation 1 </w:t>
      </w:r>
    </w:p>
  </w:comment>
  <w:comment w:id="146" w:author="Deborah Talmi" w:date="2026-07-14T19:11:00Z" w:initials="DT">
    <w:p w14:paraId="0FC84753" w14:textId="77777777" w:rsidR="007222CE" w:rsidRDefault="007222CE" w:rsidP="007222CE">
      <w:pPr>
        <w:pStyle w:val="CommentText"/>
      </w:pPr>
      <w:r>
        <w:rPr>
          <w:rStyle w:val="CommentReference"/>
        </w:rPr>
        <w:annotationRef/>
      </w:r>
      <w:r>
        <w:t xml:space="preserve">Make a bigger picture - this is the point on  - what is deliberate recall, how do we simulate it? Here it applies to one task but the point is much larger. </w:t>
      </w:r>
    </w:p>
    <w:p w14:paraId="11650137" w14:textId="77777777" w:rsidR="007222CE" w:rsidRDefault="007222CE" w:rsidP="007222CE">
      <w:pPr>
        <w:pStyle w:val="CommentText"/>
      </w:pPr>
    </w:p>
    <w:p w14:paraId="68BACA60" w14:textId="77777777" w:rsidR="007222CE" w:rsidRDefault="007222CE" w:rsidP="007222CE">
      <w:pPr>
        <w:pStyle w:val="CommentText"/>
      </w:pPr>
      <w:r>
        <w:t xml:space="preserve">I suggest to move this to after simulation 1. </w:t>
      </w:r>
    </w:p>
  </w:comment>
  <w:comment w:id="147" w:author="Deborah Talmi" w:date="2026-07-14T19:12:00Z" w:initials="DT">
    <w:p w14:paraId="0BE81647" w14:textId="77777777" w:rsidR="007222CE" w:rsidRDefault="007222CE" w:rsidP="007222CE">
      <w:pPr>
        <w:pStyle w:val="CommentText"/>
      </w:pPr>
      <w:r>
        <w:rPr>
          <w:rStyle w:val="CommentReference"/>
        </w:rPr>
        <w:annotationRef/>
      </w:r>
      <w:r>
        <w:t>Processes - -&gt; throughout</w:t>
      </w:r>
    </w:p>
  </w:comment>
  <w:comment w:id="148"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149" w:author="Deborah Talmi" w:date="2026-07-14T19:16:00Z" w:initials="DT">
    <w:p w14:paraId="7C85641A" w14:textId="77777777" w:rsidR="007222CE" w:rsidRDefault="007222CE" w:rsidP="007222CE">
      <w:pPr>
        <w:pStyle w:val="CommentText"/>
      </w:pPr>
      <w:r>
        <w:rPr>
          <w:rStyle w:val="CommentReference"/>
        </w:rPr>
        <w:annotationRef/>
      </w:r>
      <w:r>
        <w:t>In the top para it was second, here third</w:t>
      </w:r>
    </w:p>
  </w:comment>
  <w:comment w:id="151" w:author="Deborah Talmi" w:date="2026-07-14T19:17:00Z" w:initials="DT">
    <w:p w14:paraId="6A2346D5" w14:textId="77777777" w:rsidR="008412B2" w:rsidRDefault="008412B2" w:rsidP="008412B2">
      <w:pPr>
        <w:pStyle w:val="CommentText"/>
      </w:pPr>
      <w:r>
        <w:rPr>
          <w:rStyle w:val="CommentReference"/>
        </w:rPr>
        <w:annotationRef/>
      </w:r>
      <w:r>
        <w:t xml:space="preserve">Will this be obvious to readers? </w:t>
      </w:r>
    </w:p>
  </w:comment>
  <w:comment w:id="150" w:author="Deborah Talmi" w:date="2026-07-14T19:18:00Z" w:initials="DT">
    <w:p w14:paraId="6ADCB873" w14:textId="77777777" w:rsidR="008412B2" w:rsidRDefault="008412B2" w:rsidP="008412B2">
      <w:pPr>
        <w:pStyle w:val="CommentText"/>
      </w:pPr>
      <w:r>
        <w:rPr>
          <w:rStyle w:val="CommentReference"/>
        </w:rPr>
        <w:annotationRef/>
      </w:r>
      <w:r>
        <w:t>This reads like results</w:t>
      </w:r>
    </w:p>
  </w:comment>
  <w:comment w:id="154"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155"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B759FD" w15:done="0"/>
  <w15:commentEx w15:paraId="222AA672" w15:done="0"/>
  <w15:commentEx w15:paraId="589F4BB5" w15:done="0"/>
  <w15:commentEx w15:paraId="54F10854" w15:done="0"/>
  <w15:commentEx w15:paraId="51BF0CBB" w15:done="0"/>
  <w15:commentEx w15:paraId="135C1601" w15:done="0"/>
  <w15:commentEx w15:paraId="03D4CE63" w15:done="0"/>
  <w15:commentEx w15:paraId="36E7AD9F" w15:paraIdParent="03D4CE63" w15:done="0"/>
  <w15:commentEx w15:paraId="05ADFF52" w15:done="0"/>
  <w15:commentEx w15:paraId="0989EF4D" w15:done="0"/>
  <w15:commentEx w15:paraId="481B0BC8" w15:done="0"/>
  <w15:commentEx w15:paraId="6D877A6C" w15:done="0"/>
  <w15:commentEx w15:paraId="7E17D46C" w15:done="0"/>
  <w15:commentEx w15:paraId="4E4F59BA" w15:done="0"/>
  <w15:commentEx w15:paraId="783325B0" w15:done="0"/>
  <w15:commentEx w15:paraId="13B00667" w15:done="0"/>
  <w15:commentEx w15:paraId="5C64276A" w15:done="0"/>
  <w15:commentEx w15:paraId="7AAB6EEF" w15:paraIdParent="5C64276A" w15:done="0"/>
  <w15:commentEx w15:paraId="2681E51B" w15:paraIdParent="5C64276A" w15:done="0"/>
  <w15:commentEx w15:paraId="2185C082" w15:done="0"/>
  <w15:commentEx w15:paraId="63516986" w15:done="0"/>
  <w15:commentEx w15:paraId="5DFC07B0" w15:paraIdParent="63516986" w15:done="0"/>
  <w15:commentEx w15:paraId="6BE4D699" w15:done="0"/>
  <w15:commentEx w15:paraId="5E0EBFD0" w15:done="0"/>
  <w15:commentEx w15:paraId="007E4337" w15:paraIdParent="5E0EBFD0" w15:done="0"/>
  <w15:commentEx w15:paraId="58812660" w15:done="0"/>
  <w15:commentEx w15:paraId="68BACA60" w15:done="0"/>
  <w15:commentEx w15:paraId="0BE81647" w15:done="0"/>
  <w15:commentEx w15:paraId="1C8E7FF7" w15:done="0"/>
  <w15:commentEx w15:paraId="7C85641A" w15:done="0"/>
  <w15:commentEx w15:paraId="6A2346D5" w15:done="0"/>
  <w15:commentEx w15:paraId="6ADCB873" w15:done="0"/>
  <w15:commentEx w15:paraId="27EB7543" w15:done="0"/>
  <w15:commentEx w15:paraId="42305A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B6EB5" w16cex:dateUtc="2026-07-14T14:45:00Z"/>
  <w16cex:commentExtensible w16cex:durableId="1B98AB62" w16cex:dateUtc="2026-07-14T14:46:00Z"/>
  <w16cex:commentExtensible w16cex:durableId="548D686A" w16cex:dateUtc="2026-07-14T14:54:00Z"/>
  <w16cex:commentExtensible w16cex:durableId="5EF50C15" w16cex:dateUtc="2026-07-14T15:05:00Z"/>
  <w16cex:commentExtensible w16cex:durableId="6C16B351" w16cex:dateUtc="2026-07-14T15:20:00Z"/>
  <w16cex:commentExtensible w16cex:durableId="416C2314" w16cex:dateUtc="2026-07-14T16:41:00Z"/>
  <w16cex:commentExtensible w16cex:durableId="46FB1CDD" w16cex:dateUtc="2026-07-14T15:22:00Z"/>
  <w16cex:commentExtensible w16cex:durableId="7574C1C6" w16cex:dateUtc="2026-07-14T16:42:00Z"/>
  <w16cex:commentExtensible w16cex:durableId="308C3968" w16cex:dateUtc="2026-07-14T16:27:00Z"/>
  <w16cex:commentExtensible w16cex:durableId="3C2232D5" w16cex:dateUtc="2026-07-14T16:28:00Z"/>
  <w16cex:commentExtensible w16cex:durableId="7118117A" w16cex:dateUtc="2026-07-14T16:43:00Z"/>
  <w16cex:commentExtensible w16cex:durableId="71DF8963" w16cex:dateUtc="2026-07-14T16:45:00Z"/>
  <w16cex:commentExtensible w16cex:durableId="5BC73AD1" w16cex:dateUtc="2026-07-14T16:48:00Z"/>
  <w16cex:commentExtensible w16cex:durableId="129C6CC0" w16cex:dateUtc="2026-07-14T16:53:00Z"/>
  <w16cex:commentExtensible w16cex:durableId="51B0F468" w16cex:dateUtc="2026-07-14T16:52:00Z"/>
  <w16cex:commentExtensible w16cex:durableId="2F86572D" w16cex:dateUtc="2026-07-14T16:53:00Z"/>
  <w16cex:commentExtensible w16cex:durableId="3A326CB4" w16cex:dateUtc="2026-07-14T16:54:00Z"/>
  <w16cex:commentExtensible w16cex:durableId="5F9B40AB" w16cex:dateUtc="2026-07-14T16:54:00Z"/>
  <w16cex:commentExtensible w16cex:durableId="784650B8" w16cex:dateUtc="2026-07-14T16:54:00Z"/>
  <w16cex:commentExtensible w16cex:durableId="1712F640" w16cex:dateUtc="2026-07-14T16:54:00Z"/>
  <w16cex:commentExtensible w16cex:durableId="6F96F7BC" w16cex:dateUtc="2026-07-14T18:06:00Z"/>
  <w16cex:commentExtensible w16cex:durableId="3AD7C847" w16cex:dateUtc="2026-07-14T18:08:00Z"/>
  <w16cex:commentExtensible w16cex:durableId="45403924" w16cex:dateUtc="2026-07-14T18:09:00Z"/>
  <w16cex:commentExtensible w16cex:durableId="6F25C949" w16cex:dateUtc="2026-07-14T18:10:00Z"/>
  <w16cex:commentExtensible w16cex:durableId="14A851C1" w16cex:dateUtc="2026-07-14T18:10:00Z"/>
  <w16cex:commentExtensible w16cex:durableId="2FE1D74D" w16cex:dateUtc="2026-07-14T18:12:00Z"/>
  <w16cex:commentExtensible w16cex:durableId="633DC0A6" w16cex:dateUtc="2026-07-14T18:11:00Z"/>
  <w16cex:commentExtensible w16cex:durableId="2FCA2AA5" w16cex:dateUtc="2026-07-14T18:12:00Z"/>
  <w16cex:commentExtensible w16cex:durableId="19C27402" w16cex:dateUtc="2026-07-14T18:14:00Z"/>
  <w16cex:commentExtensible w16cex:durableId="7645C6B6" w16cex:dateUtc="2026-07-14T18:16:00Z"/>
  <w16cex:commentExtensible w16cex:durableId="3B0D45D1" w16cex:dateUtc="2026-07-14T18:17:00Z"/>
  <w16cex:commentExtensible w16cex:durableId="5CA173AE" w16cex:dateUtc="2026-07-14T18:18:00Z"/>
  <w16cex:commentExtensible w16cex:durableId="21F94731" w16cex:dateUtc="2026-07-14T18:19:00Z"/>
  <w16cex:commentExtensible w16cex:durableId="0DBFC6C2" w16cex:dateUtc="2026-07-14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B759FD" w16cid:durableId="2E8B6EB5"/>
  <w16cid:commentId w16cid:paraId="222AA672" w16cid:durableId="1B98AB62"/>
  <w16cid:commentId w16cid:paraId="589F4BB5" w16cid:durableId="548D686A"/>
  <w16cid:commentId w16cid:paraId="54F10854" w16cid:durableId="5EF50C15"/>
  <w16cid:commentId w16cid:paraId="51BF0CBB" w16cid:durableId="6C16B351"/>
  <w16cid:commentId w16cid:paraId="135C1601" w16cid:durableId="416C2314"/>
  <w16cid:commentId w16cid:paraId="03D4CE63" w16cid:durableId="46FB1CDD"/>
  <w16cid:commentId w16cid:paraId="36E7AD9F" w16cid:durableId="7574C1C6"/>
  <w16cid:commentId w16cid:paraId="05ADFF52" w16cid:durableId="308C3968"/>
  <w16cid:commentId w16cid:paraId="0989EF4D" w16cid:durableId="3C2232D5"/>
  <w16cid:commentId w16cid:paraId="481B0BC8" w16cid:durableId="7118117A"/>
  <w16cid:commentId w16cid:paraId="6D877A6C" w16cid:durableId="71DF8963"/>
  <w16cid:commentId w16cid:paraId="7E17D46C" w16cid:durableId="5BC73AD1"/>
  <w16cid:commentId w16cid:paraId="4E4F59BA" w16cid:durableId="129C6CC0"/>
  <w16cid:commentId w16cid:paraId="783325B0" w16cid:durableId="51B0F468"/>
  <w16cid:commentId w16cid:paraId="13B00667" w16cid:durableId="2F86572D"/>
  <w16cid:commentId w16cid:paraId="5C64276A" w16cid:durableId="3A326CB4"/>
  <w16cid:commentId w16cid:paraId="7AAB6EEF" w16cid:durableId="5F9B40AB"/>
  <w16cid:commentId w16cid:paraId="2681E51B" w16cid:durableId="784650B8"/>
  <w16cid:commentId w16cid:paraId="2185C082" w16cid:durableId="1712F640"/>
  <w16cid:commentId w16cid:paraId="63516986" w16cid:durableId="6F96F7BC"/>
  <w16cid:commentId w16cid:paraId="5DFC07B0" w16cid:durableId="3AD7C847"/>
  <w16cid:commentId w16cid:paraId="6BE4D699" w16cid:durableId="45403924"/>
  <w16cid:commentId w16cid:paraId="5E0EBFD0" w16cid:durableId="6F25C949"/>
  <w16cid:commentId w16cid:paraId="007E4337" w16cid:durableId="14A851C1"/>
  <w16cid:commentId w16cid:paraId="58812660" w16cid:durableId="2FE1D74D"/>
  <w16cid:commentId w16cid:paraId="68BACA60" w16cid:durableId="633DC0A6"/>
  <w16cid:commentId w16cid:paraId="0BE81647" w16cid:durableId="2FCA2AA5"/>
  <w16cid:commentId w16cid:paraId="1C8E7FF7" w16cid:durableId="19C27402"/>
  <w16cid:commentId w16cid:paraId="7C85641A" w16cid:durableId="7645C6B6"/>
  <w16cid:commentId w16cid:paraId="6A2346D5" w16cid:durableId="3B0D45D1"/>
  <w16cid:commentId w16cid:paraId="6ADCB873" w16cid:durableId="5CA173AE"/>
  <w16cid:commentId w16cid:paraId="27EB7543" w16cid:durableId="21F94731"/>
  <w16cid:commentId w16cid:paraId="42305ADB" w16cid:durableId="0DBFC6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B685" w14:textId="77777777" w:rsidR="00C5073C" w:rsidRDefault="00C5073C">
      <w:pPr>
        <w:spacing w:line="240" w:lineRule="auto"/>
      </w:pPr>
      <w:r>
        <w:separator/>
      </w:r>
    </w:p>
  </w:endnote>
  <w:endnote w:type="continuationSeparator" w:id="0">
    <w:p w14:paraId="574C19C0" w14:textId="77777777" w:rsidR="00C5073C" w:rsidRDefault="00C507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DBA5"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ED70"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4A9A"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22C2" w14:textId="77777777" w:rsidR="00C5073C" w:rsidRDefault="00C5073C">
      <w:pPr>
        <w:spacing w:line="240" w:lineRule="auto"/>
      </w:pPr>
      <w:r>
        <w:separator/>
      </w:r>
    </w:p>
  </w:footnote>
  <w:footnote w:type="continuationSeparator" w:id="0">
    <w:p w14:paraId="5E0FBE33" w14:textId="77777777" w:rsidR="00C5073C" w:rsidRDefault="00C507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96AF"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EA25"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4F7E93">
          <w:t>GOAL-DIRECTED REMEMBERING UNDER CONTEXTUAL COMPETITION</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9D66"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Talmi">
    <w15:presenceInfo w15:providerId="AD" w15:userId="S::dt492@cam.ac.uk::9e249cbd-b6ea-4d8a-911b-f6c57c5405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572F9"/>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4F7E93"/>
    <w:rsid w:val="0051128C"/>
    <w:rsid w:val="005203E2"/>
    <w:rsid w:val="005528BA"/>
    <w:rsid w:val="005566BA"/>
    <w:rsid w:val="00565B1E"/>
    <w:rsid w:val="005665F3"/>
    <w:rsid w:val="00586C23"/>
    <w:rsid w:val="00602337"/>
    <w:rsid w:val="006122FA"/>
    <w:rsid w:val="00633291"/>
    <w:rsid w:val="00661B64"/>
    <w:rsid w:val="00666423"/>
    <w:rsid w:val="006A7CEE"/>
    <w:rsid w:val="006D3C7F"/>
    <w:rsid w:val="006D5518"/>
    <w:rsid w:val="00717963"/>
    <w:rsid w:val="007222CE"/>
    <w:rsid w:val="00772034"/>
    <w:rsid w:val="007868AB"/>
    <w:rsid w:val="007A1B2A"/>
    <w:rsid w:val="007C4E27"/>
    <w:rsid w:val="007C5A94"/>
    <w:rsid w:val="007E2A5D"/>
    <w:rsid w:val="00801C81"/>
    <w:rsid w:val="0083560B"/>
    <w:rsid w:val="008412B2"/>
    <w:rsid w:val="00852D8C"/>
    <w:rsid w:val="0086288E"/>
    <w:rsid w:val="008F27BE"/>
    <w:rsid w:val="00932B9C"/>
    <w:rsid w:val="009638C5"/>
    <w:rsid w:val="009B29FD"/>
    <w:rsid w:val="009B41AF"/>
    <w:rsid w:val="009C569D"/>
    <w:rsid w:val="00A072AF"/>
    <w:rsid w:val="00A16B10"/>
    <w:rsid w:val="00A46245"/>
    <w:rsid w:val="00A82821"/>
    <w:rsid w:val="00A946AC"/>
    <w:rsid w:val="00AC3115"/>
    <w:rsid w:val="00AE4D7A"/>
    <w:rsid w:val="00AE5BBA"/>
    <w:rsid w:val="00AF36CA"/>
    <w:rsid w:val="00B02682"/>
    <w:rsid w:val="00B12CE3"/>
    <w:rsid w:val="00B21373"/>
    <w:rsid w:val="00B234AC"/>
    <w:rsid w:val="00B42EBE"/>
    <w:rsid w:val="00B617FB"/>
    <w:rsid w:val="00B830DE"/>
    <w:rsid w:val="00B83793"/>
    <w:rsid w:val="00B94715"/>
    <w:rsid w:val="00BB0282"/>
    <w:rsid w:val="00BB3FEC"/>
    <w:rsid w:val="00BB5C76"/>
    <w:rsid w:val="00BD022F"/>
    <w:rsid w:val="00C304F7"/>
    <w:rsid w:val="00C4693A"/>
    <w:rsid w:val="00C5073C"/>
    <w:rsid w:val="00C84525"/>
    <w:rsid w:val="00CA071F"/>
    <w:rsid w:val="00CA1CEF"/>
    <w:rsid w:val="00CB7758"/>
    <w:rsid w:val="00CD4A0C"/>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051F8"/>
    <w:rsid w:val="00F13DD4"/>
    <w:rsid w:val="00F3598F"/>
    <w:rsid w:val="00F57810"/>
    <w:rsid w:val="00F774FD"/>
    <w:rsid w:val="00F8399E"/>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31234/osf.io/sm3fw" TargetMode="External"/><Relationship Id="rId47" Type="http://schemas.openxmlformats.org/officeDocument/2006/relationships/hyperlink" Target="https://doi.org/10.1016/j.brat.2017.03.018"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a0018113" TargetMode="External"/><Relationship Id="rId37" Type="http://schemas.openxmlformats.org/officeDocument/2006/relationships/hyperlink" Target="https://doi.org/10.1080/20008198.2017.1386959" TargetMode="External"/><Relationship Id="rId53" Type="http://schemas.openxmlformats.org/officeDocument/2006/relationships/hyperlink" Target="https://doi.org/10.1016/j.cpr.2018.08.005" TargetMode="External"/><Relationship Id="rId58" Type="http://schemas.openxmlformats.org/officeDocument/2006/relationships/hyperlink" Target="https://doi.org/10.1002/cpp.2489"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525/collabra.130791" TargetMode="External"/><Relationship Id="rId95"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016/j.actpsy.2007.11.002" TargetMode="External"/><Relationship Id="rId48" Type="http://schemas.openxmlformats.org/officeDocument/2006/relationships/hyperlink" Target="https://doi.org/10.1037/0278-7393.25.4.923"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06/jmps.1999.1282" TargetMode="External"/><Relationship Id="rId38" Type="http://schemas.openxmlformats.org/officeDocument/2006/relationships/hyperlink" Target="https://doi.org/10.1037/a0033715" TargetMode="External"/><Relationship Id="rId46" Type="http://schemas.openxmlformats.org/officeDocument/2006/relationships/hyperlink" Target="https://doi.org/10.1371/journal.pone.0013706" TargetMode="External"/><Relationship Id="rId59" Type="http://schemas.openxmlformats.org/officeDocument/2006/relationships/hyperlink" Target="https://doi.org/10.1186/s12916-024-03569-8"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1016/j.jbtep.2023.101858" TargetMode="External"/><Relationship Id="rId54" Type="http://schemas.openxmlformats.org/officeDocument/2006/relationships/hyperlink" Target="https://doi.org/10.1177/0956797615583071"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037/0278-7393.32.4.792" TargetMode="External"/><Relationship Id="rId9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hum.2012.00142" TargetMode="External"/><Relationship Id="rId36" Type="http://schemas.openxmlformats.org/officeDocument/2006/relationships/hyperlink" Target="https://doi.org/10.1016/S0005-7967(99)00123-0" TargetMode="External"/><Relationship Id="rId49" Type="http://schemas.openxmlformats.org/officeDocument/2006/relationships/hyperlink" Target="https://doi.org/10.1006/jmps.2001.1388" TargetMode="External"/><Relationship Id="rId57" Type="http://schemas.openxmlformats.org/officeDocument/2006/relationships/hyperlink" Target="https://doi.org/10.1146/annurev-psych-010418-103358" TargetMode="External"/><Relationship Id="rId10" Type="http://schemas.microsoft.com/office/2018/08/relationships/commentsExtensible" Target="commentsExtensible.xml"/><Relationship Id="rId31" Type="http://schemas.openxmlformats.org/officeDocument/2006/relationships/hyperlink" Target="https://doi.org/10.1037/0033-295X.103.4.670" TargetMode="External"/><Relationship Id="rId44" Type="http://schemas.openxmlformats.org/officeDocument/2006/relationships/hyperlink" Target="https://doi.org/10.1037/0096-3445.133.1.3" TargetMode="External"/><Relationship Id="rId52" Type="http://schemas.openxmlformats.org/officeDocument/2006/relationships/hyperlink" Target="https://doi.org/10.1038/s41398-023-02578-0"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header" Target="header2.xm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rev0000015" TargetMode="External"/><Relationship Id="rId34" Type="http://schemas.openxmlformats.org/officeDocument/2006/relationships/hyperlink" Target="https://doi.org/10.1037/rev0000334" TargetMode="External"/><Relationship Id="rId50" Type="http://schemas.openxmlformats.org/officeDocument/2006/relationships/hyperlink" Target="https://doi.org/10.1101/lm.1022308" TargetMode="External"/><Relationship Id="rId55" Type="http://schemas.openxmlformats.org/officeDocument/2006/relationships/hyperlink" Target="https://doi.org/10.1016/j.cpr.2016.04.010" TargetMode="External"/><Relationship Id="rId76" Type="http://schemas.openxmlformats.org/officeDocument/2006/relationships/hyperlink" Target="https://doi.org/10.1016/j.neuropsychologia.2011.08.025" TargetMode="External"/><Relationship Id="rId97" Type="http://schemas.openxmlformats.org/officeDocument/2006/relationships/header" Target="header3.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177/0963721420917691"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3758/s13421-023-01453-z" TargetMode="External"/><Relationship Id="rId45" Type="http://schemas.openxmlformats.org/officeDocument/2006/relationships/hyperlink" Target="https://doi.org/10.1371/journal.pone.0004153"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33722" TargetMode="External"/><Relationship Id="rId35" Type="http://schemas.openxmlformats.org/officeDocument/2006/relationships/hyperlink" Target="https://doi.org/10.1016/j.jbtep.2011.10.008" TargetMode="External"/><Relationship Id="rId56" Type="http://schemas.openxmlformats.org/officeDocument/2006/relationships/hyperlink" Target="https://memory.psych.upenn.edu/files/pubs/JinEtal24.pdf" TargetMode="External"/><Relationship Id="rId77" Type="http://schemas.openxmlformats.org/officeDocument/2006/relationships/hyperlink" Target="https://doi.org/10.1037/a0014420" TargetMode="External"/><Relationship Id="rId100" Type="http://schemas.microsoft.com/office/2011/relationships/people" Target="people.xml"/><Relationship Id="rId8" Type="http://schemas.microsoft.com/office/2011/relationships/commentsExtended" Target="commentsExtended.xml"/><Relationship Id="rId51" Type="http://schemas.openxmlformats.org/officeDocument/2006/relationships/hyperlink" Target="https://doi.org/10.1038/mp.2017.23" TargetMode="External"/><Relationship Id="rId72" Type="http://schemas.openxmlformats.org/officeDocument/2006/relationships/hyperlink" Target="https://doi.org/10.1016/j.jml.2015.10.002" TargetMode="External"/><Relationship Id="rId93" Type="http://schemas.openxmlformats.org/officeDocument/2006/relationships/header" Target="header1.xml"/><Relationship Id="rId98" Type="http://schemas.openxmlformats.org/officeDocument/2006/relationships/footer" Target="footer3.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80</Pages>
  <Words>18550</Words>
  <Characters>105740</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GOAL-DIRECTED REMEMBERING UNDER CONTEXTUAL COMPETITION</dc:description>
  <cp:lastModifiedBy>Deborah Talmi</cp:lastModifiedBy>
  <cp:revision>7</cp:revision>
  <dcterms:created xsi:type="dcterms:W3CDTF">2026-07-14T15:25:00Z</dcterms:created>
  <dcterms:modified xsi:type="dcterms:W3CDTF">2026-07-14T18:23:00Z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