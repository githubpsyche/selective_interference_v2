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820DB4" w14:textId="77777777" w:rsidR="00AD2C25" w:rsidRDefault="00000000">
      <w:pPr>
        <w:pStyle w:val="FirstParagraph"/>
      </w:pPr>
      <w:r>
        <w:t xml:space="preserve"> </w:t>
      </w:r>
    </w:p>
    <w:p w14:paraId="14547A06" w14:textId="77777777" w:rsidR="00AD2C25" w:rsidRDefault="00000000">
      <w:pPr>
        <w:pStyle w:val="BodyText"/>
      </w:pPr>
      <w:r>
        <w:t xml:space="preserve"> </w:t>
      </w:r>
    </w:p>
    <w:p w14:paraId="07DA0489" w14:textId="77777777" w:rsidR="00AD2C25" w:rsidRDefault="00000000">
      <w:pPr>
        <w:pStyle w:val="Heading1"/>
      </w:pPr>
      <w:bookmarkStart w:id="0" w:name="title"/>
      <w:ins w:id="1" w:author="Author" w:date="2026-07-14T09:14:00Z" w16du:dateUtc="2026-07-14T08:14:00Z">
        <w:r>
          <w:t xml:space="preserve">Goal-directed remembering under contextual competition: </w:t>
        </w:r>
      </w:ins>
      <w:r>
        <w:t>A retrieved-context account of selective interference</w:t>
      </w:r>
      <w:del w:id="2" w:author="Author" w:date="2026-07-14T09:14:00Z" w16du:dateUtc="2026-07-14T08:14:00Z">
        <w:r>
          <w:delText xml:space="preserve"> in intrusive and voluntary remembering</w:delText>
        </w:r>
      </w:del>
    </w:p>
    <w:p w14:paraId="51ECB2C4" w14:textId="77777777" w:rsidR="00AD2C25" w:rsidRDefault="00000000">
      <w:pPr>
        <w:pStyle w:val="Author"/>
      </w:pPr>
      <w:r>
        <w:t xml:space="preserve"> </w:t>
      </w:r>
    </w:p>
    <w:p w14:paraId="0092EF7C" w14:textId="77777777" w:rsidR="00AD2C25" w:rsidRDefault="00000000">
      <w:pPr>
        <w:pStyle w:val="Author"/>
      </w:pPr>
      <w:r>
        <w:t>Jordan B Gunn</w:t>
      </w:r>
    </w:p>
    <w:p w14:paraId="1FFA1934" w14:textId="77777777" w:rsidR="00AD2C25" w:rsidRDefault="00000000">
      <w:pPr>
        <w:pStyle w:val="Author"/>
      </w:pPr>
      <w:r>
        <w:t>Department of Psychology, University of Cambridge</w:t>
      </w:r>
    </w:p>
    <w:p w14:paraId="58A5995C" w14:textId="77777777" w:rsidR="00AD2C25" w:rsidRDefault="00000000">
      <w:pPr>
        <w:pStyle w:val="BodyText"/>
      </w:pPr>
      <w:r>
        <w:t xml:space="preserve"> </w:t>
      </w:r>
    </w:p>
    <w:p w14:paraId="63F94FF9" w14:textId="77777777" w:rsidR="00AD2C25" w:rsidRDefault="00000000">
      <w:pPr>
        <w:pStyle w:val="BodyText"/>
      </w:pPr>
      <w:r>
        <w:t xml:space="preserve"> </w:t>
      </w:r>
    </w:p>
    <w:p w14:paraId="6E7DFB1D" w14:textId="77777777" w:rsidR="00AD2C25" w:rsidRDefault="00000000">
      <w:pPr>
        <w:pStyle w:val="Heading1"/>
      </w:pPr>
      <w:bookmarkStart w:id="3" w:name="author-note"/>
      <w:bookmarkEnd w:id="0"/>
      <w:r>
        <w:t>Author Note</w:t>
      </w:r>
    </w:p>
    <w:p w14:paraId="72178ACF" w14:textId="77777777" w:rsidR="00AD2C25" w:rsidRDefault="00000000">
      <w:pPr>
        <w:pStyle w:val="FirstParagraph"/>
      </w:pPr>
      <w:r>
        <w:t>This is an in-progress working draft. Please do not cite, quote, or circulate without the authors’ written permission.</w:t>
      </w:r>
    </w:p>
    <w:p w14:paraId="0C350A08" w14:textId="77777777" w:rsidR="00AD2C25" w:rsidRDefault="00AD2C25">
      <w:pPr>
        <w:pStyle w:val="BodyText"/>
      </w:pPr>
    </w:p>
    <w:p w14:paraId="69CE9EDC" w14:textId="77777777" w:rsidR="00AD2C25" w:rsidRDefault="00000000">
      <w:pPr>
        <w:pStyle w:val="BodyText"/>
      </w:pPr>
      <w:r>
        <w:rPr>
          <w:i/>
          <w:iCs/>
        </w:rPr>
        <w:t>Keywords</w:t>
      </w:r>
      <w:r>
        <w:t>: intrusive memories, voluntary memory, trauma-film paradigm, visuospatial intervention, selective interference, retrieved-context theory, computational modeling</w:t>
      </w:r>
    </w:p>
    <w:p w14:paraId="36B1427A" w14:textId="77777777" w:rsidR="00AD2C25" w:rsidRDefault="00000000">
      <w:r>
        <w:br w:type="page"/>
      </w:r>
    </w:p>
    <w:p w14:paraId="49501305" w14:textId="77777777" w:rsidR="00AD2C25" w:rsidRDefault="00000000">
      <w:pPr>
        <w:pStyle w:val="Heading1"/>
      </w:pPr>
      <w:bookmarkStart w:id="4" w:name="firstheader"/>
      <w:bookmarkEnd w:id="3"/>
      <w:ins w:id="5" w:author="Author" w:date="2026-07-14T09:14:00Z" w16du:dateUtc="2026-07-14T08:14:00Z">
        <w:r>
          <w:lastRenderedPageBreak/>
          <w:t xml:space="preserve">Goal-directed remembering under contextual competition: </w:t>
        </w:r>
      </w:ins>
      <w:r>
        <w:t>A retrieved-context account of selective interference</w:t>
      </w:r>
      <w:del w:id="6" w:author="Author" w:date="2026-07-14T09:14:00Z" w16du:dateUtc="2026-07-14T08:14:00Z">
        <w:r>
          <w:delText xml:space="preserve"> in intrusive and voluntary remembering</w:delText>
        </w:r>
      </w:del>
    </w:p>
    <w:p w14:paraId="1FF67259" w14:textId="77777777" w:rsidR="00AD2C25" w:rsidRDefault="00000000">
      <w:pPr>
        <w:pStyle w:val="Heading1"/>
      </w:pPr>
      <w:bookmarkStart w:id="7" w:name="abstract"/>
      <w:bookmarkEnd w:id="4"/>
      <w:r>
        <w:t>Abstract</w:t>
      </w:r>
    </w:p>
    <w:p w14:paraId="4C8D7767" w14:textId="77777777" w:rsidR="00AD2C25" w:rsidRDefault="00000000">
      <w:pPr>
        <w:pStyle w:val="FirstParagraph"/>
      </w:pPr>
      <w:del w:id="8" w:author="Author" w:date="2026-07-14T09:14:00Z" w16du:dateUtc="2026-07-14T08:14:00Z">
        <w:r>
          <w:delText xml:space="preserve">In </w:delText>
        </w:r>
      </w:del>
      <w:ins w:id="9" w:author="Author" w:date="2026-07-14T09:14:00Z" w16du:dateUtc="2026-07-14T08:14:00Z">
        <w:r>
          <w:t xml:space="preserve">Goal-directed remembering can be less affected by interference even as </w:t>
        </w:r>
      </w:ins>
      <w:r>
        <w:t xml:space="preserve">the </w:t>
      </w:r>
      <w:ins w:id="10" w:author="Author" w:date="2026-07-14T09:14:00Z" w16du:dateUtc="2026-07-14T08:14:00Z">
        <w:r>
          <w:t xml:space="preserve">same material becomes less likely to come to mind inadvertently. The </w:t>
        </w:r>
      </w:ins>
      <w:r>
        <w:t>trauma-film paradigm</w:t>
      </w:r>
      <w:del w:id="11" w:author="Author" w:date="2026-07-14T09:14:00Z" w16du:dateUtc="2026-07-14T08:14:00Z">
        <w:r>
          <w:delText xml:space="preserve">, </w:delText>
        </w:r>
        <w:r w:rsidR="006C56E2">
          <w:delText>participants typically encode a trauma film, then after some delay, receive a film reminder, and perform</w:delText>
        </w:r>
      </w:del>
      <w:ins w:id="12" w:author="Author" w:date="2026-07-14T09:14:00Z" w16du:dateUtc="2026-07-14T08:14:00Z">
        <w:r>
          <w:t xml:space="preserve"> examines this asymmetry in memory for distressing films:</w:t>
        </w:r>
      </w:ins>
      <w:r>
        <w:t xml:space="preserve"> a visuospatial intervention task</w:t>
      </w:r>
      <w:del w:id="13" w:author="Author" w:date="2026-07-14T09:14:00Z" w16du:dateUtc="2026-07-14T08:14:00Z">
        <w:r w:rsidR="006C56E2">
          <w:delText>. The visuospatial task</w:delText>
        </w:r>
        <w:r>
          <w:delText xml:space="preserve"> </w:delText>
        </w:r>
      </w:del>
      <w:ins w:id="14" w:author="Author" w:date="2026-07-14T09:14:00Z" w16du:dateUtc="2026-07-14T08:14:00Z">
        <w:r>
          <w:t xml:space="preserve"> performed after a film reminder </w:t>
        </w:r>
      </w:ins>
      <w:commentRangeStart w:id="15"/>
      <w:r>
        <w:t>can</w:t>
      </w:r>
      <w:commentRangeEnd w:id="15"/>
      <w:r w:rsidR="00E46193">
        <w:rPr>
          <w:rStyle w:val="CommentReference"/>
          <w:sz w:val="24"/>
          <w:szCs w:val="24"/>
        </w:rPr>
        <w:commentReference w:id="15"/>
      </w:r>
      <w:r>
        <w:t xml:space="preserve"> reduce </w:t>
      </w:r>
      <w:del w:id="16" w:author="Author" w:date="2026-07-14T09:14:00Z" w16du:dateUtc="2026-07-14T08:14:00Z">
        <w:r>
          <w:delText>the frequency of film-related</w:delText>
        </w:r>
      </w:del>
      <w:ins w:id="17" w:author="Author" w:date="2026-07-14T09:14:00Z" w16du:dateUtc="2026-07-14T08:14:00Z">
        <w:r>
          <w:t>later</w:t>
        </w:r>
      </w:ins>
      <w:r>
        <w:t xml:space="preserve"> intrusions while leaving voluntary memory relatively intact. This selective interference effect is often </w:t>
      </w:r>
      <w:del w:id="18" w:author="Author" w:date="2026-07-14T09:14:00Z" w16du:dateUtc="2026-07-14T08:14:00Z">
        <w:r>
          <w:delText xml:space="preserve">treated as evidence that involuntary and </w:delText>
        </w:r>
      </w:del>
      <w:ins w:id="19" w:author="Author" w:date="2026-07-14T09:14:00Z" w16du:dateUtc="2026-07-14T08:14:00Z">
        <w:r>
          <w:t xml:space="preserve">interpreted through theories of traumatic memory in which intrusive and </w:t>
        </w:r>
      </w:ins>
      <w:r>
        <w:t xml:space="preserve">deliberate remembering depend on </w:t>
      </w:r>
      <w:del w:id="20" w:author="Author" w:date="2026-07-14T09:14:00Z" w16du:dateUtc="2026-07-14T08:14:00Z">
        <w:r>
          <w:delText>different</w:delText>
        </w:r>
      </w:del>
      <w:ins w:id="21" w:author="Author" w:date="2026-07-14T09:14:00Z" w16du:dateUtc="2026-07-14T08:14:00Z">
        <w:r>
          <w:t>differently vulnerable</w:t>
        </w:r>
      </w:ins>
      <w:r>
        <w:t xml:space="preserve"> memory representations. </w:t>
      </w:r>
      <w:del w:id="22" w:author="Author" w:date="2026-07-14T09:14:00Z" w16du:dateUtc="2026-07-14T08:14:00Z">
        <w:r>
          <w:delText>We propose instead</w:delText>
        </w:r>
      </w:del>
      <w:ins w:id="23" w:author="Author" w:date="2026-07-14T09:14:00Z" w16du:dateUtc="2026-07-14T08:14:00Z">
        <w:r>
          <w:t>Here we show</w:t>
        </w:r>
      </w:ins>
      <w:r>
        <w:t xml:space="preserve"> that the </w:t>
      </w:r>
      <w:ins w:id="24" w:author="Author" w:date="2026-07-14T09:14:00Z" w16du:dateUtc="2026-07-14T08:14:00Z">
        <w:r>
          <w:t xml:space="preserve">same </w:t>
        </w:r>
      </w:ins>
      <w:r>
        <w:t xml:space="preserve">dissociation </w:t>
      </w:r>
      <w:del w:id="25" w:author="Author" w:date="2026-07-14T09:14:00Z" w16du:dateUtc="2026-07-14T08:14:00Z">
        <w:r>
          <w:delText>can reflect differences in how retrieval is cued and controlled. We implement</w:delText>
        </w:r>
      </w:del>
      <w:ins w:id="26" w:author="Author" w:date="2026-07-14T09:14:00Z" w16du:dateUtc="2026-07-14T08:14:00Z">
        <w:r>
          <w:t>may follow from retrieved-context dynamics developed to explain episodic memory more generally. We develop</w:t>
        </w:r>
      </w:ins>
      <w:r>
        <w:t xml:space="preserve"> this account in an emotional Context Maintenance and Retrieval (eCMR) model that </w:t>
      </w:r>
      <w:del w:id="27" w:author="Author" w:date="2026-07-14T09:14:00Z" w16du:dateUtc="2026-07-14T08:14:00Z">
        <w:r>
          <w:delText xml:space="preserve">simulates film, reminder, and task and </w:delText>
        </w:r>
      </w:del>
      <w:r>
        <w:t xml:space="preserve">predicts sequences of film and non-film recall events. </w:t>
      </w:r>
      <w:del w:id="28" w:author="Author" w:date="2026-07-14T09:14:00Z" w16du:dateUtc="2026-07-14T08:14:00Z">
        <w:r>
          <w:delText>In the</w:delText>
        </w:r>
      </w:del>
      <w:ins w:id="29" w:author="Author" w:date="2026-07-14T09:14:00Z" w16du:dateUtc="2026-07-14T08:14:00Z">
        <w:r>
          <w:t>The</w:t>
        </w:r>
      </w:ins>
      <w:r>
        <w:t xml:space="preserve"> model</w:t>
      </w:r>
      <w:del w:id="30" w:author="Author" w:date="2026-07-14T09:14:00Z" w16du:dateUtc="2026-07-14T08:14:00Z">
        <w:r>
          <w:delText>, a film reminder reinstates</w:delText>
        </w:r>
      </w:del>
      <w:ins w:id="31" w:author="Author" w:date="2026-07-14T09:14:00Z" w16du:dateUtc="2026-07-14T08:14:00Z">
        <w:r>
          <w:t xml:space="preserve"> links task items to</w:t>
        </w:r>
      </w:ins>
      <w:r>
        <w:t xml:space="preserve"> film-associated context</w:t>
      </w:r>
      <w:del w:id="32" w:author="Author" w:date="2026-07-14T09:14:00Z" w16du:dateUtc="2026-07-14T08:14:00Z">
        <w:r>
          <w:delText>. Task items are then encoded in association with that context, so later</w:delText>
        </w:r>
        <w:r w:rsidR="006C56E2">
          <w:delText>,</w:delText>
        </w:r>
        <w:r>
          <w:delText xml:space="preserve"> film-</w:delText>
        </w:r>
        <w:r w:rsidR="006C56E2" w:rsidRPr="006C56E2">
          <w:delText xml:space="preserve"> </w:delText>
        </w:r>
        <w:r w:rsidR="006C56E2">
          <w:delText>associated</w:delText>
        </w:r>
      </w:del>
      <w:ins w:id="33" w:author="Author" w:date="2026-07-14T09:14:00Z" w16du:dateUtc="2026-07-14T08:14:00Z">
        <w:r>
          <w:t xml:space="preserve"> reinstated by a film reminder. That</w:t>
        </w:r>
      </w:ins>
      <w:r>
        <w:t xml:space="preserve"> context can </w:t>
      </w:r>
      <w:ins w:id="34" w:author="Author" w:date="2026-07-14T09:14:00Z" w16du:dateUtc="2026-07-14T08:14:00Z">
        <w:r>
          <w:t xml:space="preserve">later </w:t>
        </w:r>
      </w:ins>
      <w:r>
        <w:t xml:space="preserve">cue task competitors as well as film items. </w:t>
      </w:r>
      <w:del w:id="35" w:author="Author" w:date="2026-07-14T09:14:00Z" w16du:dateUtc="2026-07-14T08:14:00Z">
        <w:r w:rsidR="006C56E2">
          <w:delText xml:space="preserve">We show that the differential impact of this intervention on involuntary and deliberate </w:delText>
        </w:r>
      </w:del>
      <w:ins w:id="36" w:author="Author" w:date="2026-07-14T09:14:00Z" w16du:dateUtc="2026-07-14T08:14:00Z">
        <w:r>
          <w:t xml:space="preserve">Unguided film </w:t>
        </w:r>
      </w:ins>
      <w:r>
        <w:t xml:space="preserve">recall </w:t>
      </w:r>
      <w:del w:id="37" w:author="Author" w:date="2026-07-14T09:14:00Z" w16du:dateUtc="2026-07-14T08:14:00Z">
        <w:r w:rsidR="006C56E2">
          <w:delText xml:space="preserve">depends on the nature of the deliberate memory test. </w:delText>
        </w:r>
      </w:del>
      <w:ins w:id="38" w:author="Author" w:date="2026-07-14T09:14:00Z" w16du:dateUtc="2026-07-14T08:14:00Z">
        <w:r>
          <w:t xml:space="preserve">declines when reminder-linked learning makes task items strong competitors. </w:t>
        </w:r>
      </w:ins>
      <w:r>
        <w:t>Deliberate recall is less affected when a maintained film-</w:t>
      </w:r>
      <w:del w:id="39" w:author="Author" w:date="2026-07-14T09:14:00Z" w16du:dateUtc="2026-07-14T08:14:00Z">
        <w:r>
          <w:delText>retrieval goal gives</w:delText>
        </w:r>
      </w:del>
      <w:ins w:id="40" w:author="Author" w:date="2026-07-14T09:14:00Z" w16du:dateUtc="2026-07-14T08:14:00Z">
        <w:r>
          <w:t>category cue favors</w:t>
        </w:r>
      </w:ins>
      <w:r>
        <w:t xml:space="preserve"> film candidates </w:t>
      </w:r>
      <w:del w:id="41" w:author="Author" w:date="2026-07-14T09:14:00Z" w16du:dateUtc="2026-07-14T08:14:00Z">
        <w:r>
          <w:delText xml:space="preserve">an additional source of support </w:delText>
        </w:r>
      </w:del>
      <w:r>
        <w:t xml:space="preserve">without equally supporting task competitors. Recognition is less affected than recall because </w:t>
      </w:r>
      <w:del w:id="42" w:author="Author" w:date="2026-07-14T09:14:00Z" w16du:dateUtc="2026-07-14T08:14:00Z">
        <w:r w:rsidR="006C56E2">
          <w:delText xml:space="preserve">recognition memory decisions in </w:delText>
        </w:r>
      </w:del>
      <w:r>
        <w:t xml:space="preserve">the model </w:t>
      </w:r>
      <w:del w:id="43" w:author="Author" w:date="2026-07-14T09:14:00Z" w16du:dateUtc="2026-07-14T08:14:00Z">
        <w:r w:rsidR="006C56E2">
          <w:delText xml:space="preserve">are a function of </w:delText>
        </w:r>
        <w:r>
          <w:delText>the</w:delText>
        </w:r>
      </w:del>
      <w:ins w:id="44" w:author="Author" w:date="2026-07-14T09:14:00Z" w16du:dateUtc="2026-07-14T08:14:00Z">
        <w:r>
          <w:t>evaluates a presented candidate</w:t>
        </w:r>
      </w:ins>
      <w:r>
        <w:t xml:space="preserve"> item’s fit to context</w:t>
      </w:r>
      <w:del w:id="45" w:author="Author" w:date="2026-07-14T09:14:00Z" w16du:dateUtc="2026-07-14T08:14:00Z">
        <w:r w:rsidR="006C56E2">
          <w:delText xml:space="preserve">, an evaluation that is not affected by the presence of </w:delText>
        </w:r>
      </w:del>
      <w:ins w:id="46" w:author="Author" w:date="2026-07-14T09:14:00Z" w16du:dateUtc="2026-07-14T08:14:00Z">
        <w:r>
          <w:t xml:space="preserve"> rather than selecting among film and </w:t>
        </w:r>
      </w:ins>
      <w:r>
        <w:t xml:space="preserve">task </w:t>
      </w:r>
      <w:del w:id="47" w:author="Author" w:date="2026-07-14T09:14:00Z" w16du:dateUtc="2026-07-14T08:14:00Z">
        <w:r w:rsidR="006C56E2">
          <w:delText>competitors</w:delText>
        </w:r>
        <w:r>
          <w:delText>. Interpreting selective interference this way motivates better-matched tests of</w:delText>
        </w:r>
      </w:del>
      <w:ins w:id="48" w:author="Author" w:date="2026-07-14T09:14:00Z" w16du:dateUtc="2026-07-14T08:14:00Z">
        <w:r>
          <w:t>candidates. This account clarifies when</w:t>
        </w:r>
      </w:ins>
      <w:r>
        <w:t xml:space="preserve"> intrusive and voluntary remembering </w:t>
      </w:r>
      <w:ins w:id="49" w:author="Author" w:date="2026-07-14T09:14:00Z" w16du:dateUtc="2026-07-14T08:14:00Z">
        <w:r>
          <w:t xml:space="preserve">can diverge </w:t>
        </w:r>
      </w:ins>
      <w:r>
        <w:t xml:space="preserve">and situates </w:t>
      </w:r>
      <w:del w:id="50" w:author="Author" w:date="2026-07-14T09:14:00Z" w16du:dateUtc="2026-07-14T08:14:00Z">
        <w:r>
          <w:delText xml:space="preserve">trauma-film findings </w:delText>
        </w:r>
      </w:del>
      <w:ins w:id="51" w:author="Author" w:date="2026-07-14T09:14:00Z" w16du:dateUtc="2026-07-14T08:14:00Z">
        <w:r>
          <w:t xml:space="preserve">selective interference </w:t>
        </w:r>
      </w:ins>
      <w:r>
        <w:t xml:space="preserve">within a broader computational </w:t>
      </w:r>
      <w:del w:id="52" w:author="Author" w:date="2026-07-14T09:14:00Z" w16du:dateUtc="2026-07-14T08:14:00Z">
        <w:r>
          <w:delText>account</w:delText>
        </w:r>
      </w:del>
      <w:ins w:id="53" w:author="Author" w:date="2026-07-14T09:14:00Z" w16du:dateUtc="2026-07-14T08:14:00Z">
        <w:r>
          <w:t>theory</w:t>
        </w:r>
      </w:ins>
      <w:r>
        <w:t xml:space="preserve"> of episodic </w:t>
      </w:r>
      <w:ins w:id="54" w:author="Author" w:date="2026-07-14T09:14:00Z" w16du:dateUtc="2026-07-14T08:14:00Z">
        <w:r>
          <w:t xml:space="preserve">learning and </w:t>
        </w:r>
      </w:ins>
      <w:r>
        <w:t>retrieval.</w:t>
      </w:r>
    </w:p>
    <w:p w14:paraId="6A2A97A9" w14:textId="77777777" w:rsidR="00AD2C25" w:rsidRDefault="00000000">
      <w:pPr>
        <w:pStyle w:val="Heading1"/>
      </w:pPr>
      <w:bookmarkStart w:id="55" w:name="introduction"/>
      <w:bookmarkEnd w:id="7"/>
      <w:r>
        <w:t>Introduction</w:t>
      </w:r>
    </w:p>
    <w:p w14:paraId="7F092826" w14:textId="77777777" w:rsidR="00AD2C25" w:rsidRDefault="00000000">
      <w:pPr>
        <w:pStyle w:val="FirstParagraph"/>
      </w:pPr>
      <w:r>
        <w:t xml:space="preserve">Traumatic experience foregrounds a tension between </w:t>
      </w:r>
      <w:del w:id="56" w:author="Author" w:date="2026-07-14T09:14:00Z" w16du:dateUtc="2026-07-14T08:14:00Z">
        <w:r>
          <w:delText>durability</w:delText>
        </w:r>
      </w:del>
      <w:ins w:id="57" w:author="Author" w:date="2026-07-14T09:14:00Z" w16du:dateUtc="2026-07-14T08:14:00Z">
        <w:r>
          <w:t>accessibility</w:t>
        </w:r>
      </w:ins>
      <w:r>
        <w:t xml:space="preserve"> and selectivity in episodic memory. From a functional perspective, events with lasting significance need to remain </w:t>
      </w:r>
      <w:r>
        <w:lastRenderedPageBreak/>
        <w:t>accessible in memory so remembered details can guide later decisions (</w:t>
      </w:r>
      <w:hyperlink w:anchor="ref-zhou2025episodic">
        <w:r>
          <w:rPr>
            <w:rStyle w:val="Hyperlink"/>
          </w:rPr>
          <w:t>Zhou et al., 2025</w:t>
        </w:r>
      </w:hyperlink>
      <w:r>
        <w:t xml:space="preserve">). At the same time, adaptive retrieval is selective: what comes to mind should normally depend on current goals, cues, and circumstances. Intrusive memories after trauma </w:t>
      </w:r>
      <w:del w:id="58" w:author="Author" w:date="2026-07-14T09:14:00Z" w16du:dateUtc="2026-07-14T08:14:00Z">
        <w:r>
          <w:delText>suggest that durable memory</w:delText>
        </w:r>
      </w:del>
      <w:ins w:id="59" w:author="Author" w:date="2026-07-14T09:14:00Z" w16du:dateUtc="2026-07-14T08:14:00Z">
        <w:r>
          <w:t>show how highly accessible event memories</w:t>
        </w:r>
      </w:ins>
      <w:r>
        <w:t xml:space="preserve"> can strain the selectivity of retrieval. In PTSD, such memories can come to mind unbidden and poorly matched to the present, causing distress and interfering with ongoing activity (</w:t>
      </w:r>
      <w:hyperlink w:anchor="ref-brewin2010intrusive">
        <w:r>
          <w:rPr>
            <w:rStyle w:val="Hyperlink"/>
          </w:rPr>
          <w:t>Brewin et al., 2010</w:t>
        </w:r>
      </w:hyperlink>
      <w:r>
        <w:t xml:space="preserve">; </w:t>
      </w:r>
      <w:hyperlink w:anchor="ref-ehlers2000cognitive">
        <w:r>
          <w:rPr>
            <w:rStyle w:val="Hyperlink"/>
          </w:rPr>
          <w:t>Ehlers &amp; Clark, 2000</w:t>
        </w:r>
      </w:hyperlink>
      <w:r>
        <w:t xml:space="preserve">; </w:t>
      </w:r>
      <w:hyperlink w:anchor="ref-iyadurai2019intrusive">
        <w:r>
          <w:rPr>
            <w:rStyle w:val="Hyperlink"/>
          </w:rPr>
          <w:t>Iyadurai et al., 2019</w:t>
        </w:r>
      </w:hyperlink>
      <w:r>
        <w:t xml:space="preserve">; </w:t>
      </w:r>
      <w:hyperlink w:anchor="ref-krans2009intrusive">
        <w:r>
          <w:rPr>
            <w:rStyle w:val="Hyperlink"/>
          </w:rPr>
          <w:t>Krans et al., 2009</w:t>
        </w:r>
      </w:hyperlink>
      <w:r>
        <w:t xml:space="preserve">). Explaining how episodic memory </w:t>
      </w:r>
      <w:del w:id="60" w:author="Author" w:date="2026-07-14T09:14:00Z" w16du:dateUtc="2026-07-14T08:14:00Z">
        <w:r>
          <w:delText>preserves</w:delText>
        </w:r>
      </w:del>
      <w:ins w:id="61" w:author="Author" w:date="2026-07-14T09:14:00Z" w16du:dateUtc="2026-07-14T08:14:00Z">
        <w:r>
          <w:t>keeps</w:t>
        </w:r>
      </w:ins>
      <w:r>
        <w:t xml:space="preserve"> consequential </w:t>
      </w:r>
      <w:del w:id="62" w:author="Author" w:date="2026-07-14T09:14:00Z" w16du:dateUtc="2026-07-14T08:14:00Z">
        <w:r>
          <w:delText>events</w:delText>
        </w:r>
      </w:del>
      <w:ins w:id="63" w:author="Author" w:date="2026-07-14T09:14:00Z" w16du:dateUtc="2026-07-14T08:14:00Z">
        <w:r>
          <w:t>event memories accessible</w:t>
        </w:r>
      </w:ins>
      <w:r>
        <w:t xml:space="preserve"> while regulating their retrieval is therefore a shared target for both clinical science and mechanistic theories of </w:t>
      </w:r>
      <w:commentRangeStart w:id="64"/>
      <w:r>
        <w:t>memory</w:t>
      </w:r>
      <w:commentRangeEnd w:id="64"/>
      <w:r w:rsidR="00EC14C1">
        <w:rPr>
          <w:rStyle w:val="CommentReference"/>
          <w:sz w:val="24"/>
          <w:szCs w:val="24"/>
        </w:rPr>
        <w:commentReference w:id="64"/>
      </w:r>
      <w:r>
        <w:t>.</w:t>
      </w:r>
    </w:p>
    <w:p w14:paraId="1D564061" w14:textId="77777777" w:rsidR="00AD2C25" w:rsidRDefault="00000000">
      <w:pPr>
        <w:pStyle w:val="BodyText"/>
      </w:pPr>
      <w:r>
        <w:t>The trauma-film paradigm provides a controlled setting for comparing intrusive and voluntary memory for the same event (</w:t>
      </w:r>
      <w:hyperlink w:anchor="ref-holmes2008inducing">
        <w:r>
          <w:rPr>
            <w:rStyle w:val="Hyperlink"/>
          </w:rPr>
          <w:t>Holmes &amp; Bourne, 2008</w:t>
        </w:r>
      </w:hyperlink>
      <w:r>
        <w:t xml:space="preserve">; </w:t>
      </w:r>
      <w:hyperlink w:anchor="ref-james2016trauma">
        <w:r>
          <w:rPr>
            <w:rStyle w:val="Hyperlink"/>
          </w:rPr>
          <w:t>James et al., 2016</w:t>
        </w:r>
      </w:hyperlink>
      <w:r>
        <w:t xml:space="preserve">). Participants view distressing film material, record later intrusive memories of the film, and often complete voluntary-memory tests for the same material. This design makes it possible to ask whether the same encoded event can remain </w:t>
      </w:r>
      <w:del w:id="65" w:author="Author" w:date="2026-07-14T09:14:00Z" w16du:dateUtc="2026-07-14T08:14:00Z">
        <w:r>
          <w:delText>available</w:delText>
        </w:r>
      </w:del>
      <w:ins w:id="66" w:author="Author" w:date="2026-07-14T09:14:00Z" w16du:dateUtc="2026-07-14T08:14:00Z">
        <w:r>
          <w:t>accessible</w:t>
        </w:r>
      </w:ins>
      <w:r>
        <w:t xml:space="preserve"> to deliberate retrieval while becoming more or less likely to come to mind involuntarily. In such research, intrusion frequency </w:t>
      </w:r>
      <w:commentRangeStart w:id="67"/>
      <w:del w:id="68" w:author="Author" w:date="2026-07-14T09:14:00Z" w16du:dateUtc="2026-07-14T08:14:00Z">
        <w:r>
          <w:delText>can be</w:delText>
        </w:r>
      </w:del>
      <w:ins w:id="69" w:author="Author" w:date="2026-07-14T09:14:00Z" w16du:dateUtc="2026-07-14T08:14:00Z">
        <w:r>
          <w:t>is often only</w:t>
        </w:r>
      </w:ins>
      <w:r>
        <w:t xml:space="preserve"> weakly </w:t>
      </w:r>
      <w:commentRangeEnd w:id="67"/>
      <w:r w:rsidR="00EC14C1">
        <w:rPr>
          <w:rStyle w:val="CommentReference"/>
          <w:sz w:val="24"/>
          <w:szCs w:val="24"/>
        </w:rPr>
        <w:commentReference w:id="67"/>
      </w:r>
      <w:r>
        <w:t>related to voluntary-memory performance, such that the two measures dissociate (</w:t>
      </w:r>
      <w:hyperlink w:anchor="ref-holmes2004trauma">
        <w:r>
          <w:rPr>
            <w:rStyle w:val="Hyperlink"/>
          </w:rPr>
          <w:t>Holmes et al., 2004</w:t>
        </w:r>
      </w:hyperlink>
      <w:r>
        <w:t xml:space="preserve">; </w:t>
      </w:r>
      <w:hyperlink w:anchor="ref-james2016trauma">
        <w:r>
          <w:rPr>
            <w:rStyle w:val="Hyperlink"/>
          </w:rPr>
          <w:t>James et al., 2016</w:t>
        </w:r>
      </w:hyperlink>
      <w:r>
        <w:t xml:space="preserve">). The same encoded episode can therefore support both involuntary and deliberate </w:t>
      </w:r>
      <w:del w:id="70" w:author="Author" w:date="2026-07-14T09:14:00Z" w16du:dateUtc="2026-07-14T08:14:00Z">
        <w:r>
          <w:delText>access</w:delText>
        </w:r>
      </w:del>
      <w:ins w:id="71" w:author="Author" w:date="2026-07-14T09:14:00Z" w16du:dateUtc="2026-07-14T08:14:00Z">
        <w:r>
          <w:t>remembering</w:t>
        </w:r>
      </w:ins>
      <w:r>
        <w:t>, and these modes can come apart empirically.</w:t>
      </w:r>
    </w:p>
    <w:p w14:paraId="10F08569" w14:textId="77777777" w:rsidR="00AD2C25" w:rsidRDefault="00000000">
      <w:pPr>
        <w:pStyle w:val="BodyText"/>
      </w:pPr>
      <w:r>
        <w:t>Visuospatial interference tasks make this dissociation experimentally sharper. In immediate post-film studies, tasks such as Tetris can reduce later film intrusions while voluntary memory for the same material remains relatively intact (</w:t>
      </w:r>
      <w:hyperlink w:anchor="ref-deeprose2012imagery">
        <w:r>
          <w:rPr>
            <w:rStyle w:val="Hyperlink"/>
          </w:rPr>
          <w:t>Deeprose et al., 2012</w:t>
        </w:r>
      </w:hyperlink>
      <w:r>
        <w:t xml:space="preserve">; </w:t>
      </w:r>
      <w:hyperlink w:anchor="ref-holmes2009can">
        <w:r>
          <w:rPr>
            <w:rStyle w:val="Hyperlink"/>
          </w:rPr>
          <w:t>Holmes et al., 2009</w:t>
        </w:r>
      </w:hyperlink>
      <w:r>
        <w:t xml:space="preserve">, </w:t>
      </w:r>
      <w:hyperlink w:anchor="ref-holmes2010key">
        <w:r>
          <w:rPr>
            <w:rStyle w:val="Hyperlink"/>
          </w:rPr>
          <w:t>2010</w:t>
        </w:r>
      </w:hyperlink>
      <w:r>
        <w:t xml:space="preserve">; </w:t>
      </w:r>
      <w:hyperlink w:anchor="ref-lau2019intrusive">
        <w:r>
          <w:rPr>
            <w:rStyle w:val="Hyperlink"/>
          </w:rPr>
          <w:t>Lau-Zhu et al., 2019</w:t>
        </w:r>
      </w:hyperlink>
      <w:r>
        <w:t xml:space="preserve">). Delayed variants </w:t>
      </w:r>
      <w:del w:id="72" w:author="Author" w:date="2026-07-14T09:14:00Z" w16du:dateUtc="2026-07-14T08:14:00Z">
        <w:r>
          <w:delText>add a later reminder before</w:delText>
        </w:r>
      </w:del>
      <w:ins w:id="73" w:author="Author" w:date="2026-07-14T09:14:00Z" w16du:dateUtc="2026-07-14T08:14:00Z">
        <w:r>
          <w:t>pair</w:t>
        </w:r>
      </w:ins>
      <w:r>
        <w:t xml:space="preserve"> the interference task</w:t>
      </w:r>
      <w:ins w:id="74" w:author="Author" w:date="2026-07-14T09:14:00Z" w16du:dateUtc="2026-07-14T08:14:00Z">
        <w:r>
          <w:t xml:space="preserve"> with a film reminder</w:t>
        </w:r>
      </w:ins>
      <w:r>
        <w:t xml:space="preserve">. Participants return after roughly 24 hours to 3 days, view reminder cues for the film, </w:t>
      </w:r>
      <w:r>
        <w:lastRenderedPageBreak/>
        <w:t xml:space="preserve">and then complete Tetris. </w:t>
      </w:r>
      <w:del w:id="75" w:author="Author" w:date="2026-07-14T09:14:00Z" w16du:dateUtc="2026-07-14T08:14:00Z">
        <w:r>
          <w:delText>These</w:delText>
        </w:r>
      </w:del>
      <w:ins w:id="76" w:author="Author" w:date="2026-07-14T09:14:00Z" w16du:dateUtc="2026-07-14T08:14:00Z">
        <w:r>
          <w:t>This</w:t>
        </w:r>
      </w:ins>
      <w:r>
        <w:t xml:space="preserve"> reminder-plus-Tetris </w:t>
      </w:r>
      <w:del w:id="77" w:author="Author" w:date="2026-07-14T09:14:00Z" w16du:dateUtc="2026-07-14T08:14:00Z">
        <w:r>
          <w:delText>procedures</w:delText>
        </w:r>
      </w:del>
      <w:ins w:id="78" w:author="Author" w:date="2026-07-14T09:14:00Z" w16du:dateUtc="2026-07-14T08:14:00Z">
        <w:r>
          <w:t>sequence</w:t>
        </w:r>
      </w:ins>
      <w:r>
        <w:t xml:space="preserve"> </w:t>
      </w:r>
      <w:commentRangeStart w:id="79"/>
      <w:r>
        <w:t>can</w:t>
      </w:r>
      <w:del w:id="80" w:author="Author" w:date="2026-07-14T09:14:00Z" w16du:dateUtc="2026-07-14T08:14:00Z">
        <w:r>
          <w:delText xml:space="preserve"> also</w:delText>
        </w:r>
      </w:del>
      <w:r>
        <w:t xml:space="preserve"> reduce </w:t>
      </w:r>
      <w:commentRangeEnd w:id="79"/>
      <w:r w:rsidR="00EC14C1">
        <w:rPr>
          <w:rStyle w:val="CommentReference"/>
          <w:sz w:val="24"/>
          <w:szCs w:val="24"/>
        </w:rPr>
        <w:commentReference w:id="79"/>
      </w:r>
      <w:r>
        <w:t>subsequent intrusions (</w:t>
      </w:r>
      <w:hyperlink w:anchor="ref-james2015computer">
        <w:r>
          <w:rPr>
            <w:rStyle w:val="Hyperlink"/>
          </w:rPr>
          <w:t>James et al., 2015</w:t>
        </w:r>
      </w:hyperlink>
      <w:r>
        <w:t xml:space="preserve">; </w:t>
      </w:r>
      <w:hyperlink w:anchor="ref-kessler2020visuospatial">
        <w:r>
          <w:rPr>
            <w:rStyle w:val="Hyperlink"/>
          </w:rPr>
          <w:t>Kessler et al., 2020</w:t>
        </w:r>
      </w:hyperlink>
      <w:r>
        <w:t xml:space="preserve">). </w:t>
      </w:r>
      <w:ins w:id="81" w:author="Author" w:date="2026-07-14T09:14:00Z" w16du:dateUtc="2026-07-14T08:14:00Z">
        <w:r>
          <w:t xml:space="preserve">The resulting pattern of reduced intrusions with relatively preserved deliberate memory is termed selective interference. </w:t>
        </w:r>
        <w:r>
          <w:fldChar w:fldCharType="begin"/>
        </w:r>
        <w:r>
          <w:instrText>HYPERLINK \l "fig-empirical-target" \h</w:instrText>
        </w:r>
        <w:r>
          <w:fldChar w:fldCharType="separate"/>
        </w:r>
        <w:r>
          <w:rPr>
            <w:rStyle w:val="Hyperlink"/>
          </w:rPr>
          <w:t>Figure 1</w:t>
        </w:r>
        <w:r>
          <w:fldChar w:fldCharType="end"/>
        </w:r>
        <w:r>
          <w:t xml:space="preserve"> defines the qualitative pattern targeted by the recall simulations: following a film reminder, the visuospatial task has a larger effect on unguided than deliberate film recall</w:t>
        </w:r>
      </w:ins>
      <w:moveFromRangeStart w:id="82" w:author="Author" w:date="2026-07-14T09:14:00Z" w:name="move234912913"/>
      <w:commentRangeStart w:id="83"/>
      <w:moveFrom w:id="84" w:author="Author" w:date="2026-07-14T09:14:00Z" w16du:dateUtc="2026-07-14T08:14:00Z">
        <w:r>
          <w:t>Related procedures have been extended beyond analogue trauma films to real-life and occupational trauma, including motor vehicle accidents, emergency caesarean section, refugee trauma, and health-care work during COVID-19 (</w:t>
        </w:r>
        <w:r>
          <w:fldChar w:fldCharType="begin"/>
        </w:r>
        <w:r>
          <w:instrText>HYPERLINK \l "ref-beckenstrom2026digital" \h</w:instrText>
        </w:r>
        <w:r>
          <w:fldChar w:fldCharType="separate"/>
        </w:r>
        <w:r>
          <w:rPr>
            <w:rStyle w:val="Hyperlink"/>
          </w:rPr>
          <w:t>Beckenstrom et al., 2026</w:t>
        </w:r>
        <w:r>
          <w:fldChar w:fldCharType="end"/>
        </w:r>
        <w:r>
          <w:t xml:space="preserve">; </w:t>
        </w:r>
        <w:r>
          <w:fldChar w:fldCharType="begin"/>
        </w:r>
        <w:r>
          <w:instrText>HYPERLINK \l "ref-horsch2017reducing" \h</w:instrText>
        </w:r>
        <w:r>
          <w:fldChar w:fldCharType="separate"/>
        </w:r>
        <w:r>
          <w:rPr>
            <w:rStyle w:val="Hyperlink"/>
          </w:rPr>
          <w:t>Horsch et al., 2017</w:t>
        </w:r>
        <w:r>
          <w:fldChar w:fldCharType="end"/>
        </w:r>
        <w:r>
          <w:t xml:space="preserve">; </w:t>
        </w:r>
        <w:r>
          <w:fldChar w:fldCharType="begin"/>
        </w:r>
        <w:r>
          <w:instrText>HYPERLINK \l "ref-iyadurai2018preventing" \h</w:instrText>
        </w:r>
        <w:r>
          <w:fldChar w:fldCharType="separate"/>
        </w:r>
        <w:r>
          <w:rPr>
            <w:rStyle w:val="Hyperlink"/>
          </w:rPr>
          <w:t>Iyadurai et al., 2018</w:t>
        </w:r>
        <w:r>
          <w:fldChar w:fldCharType="end"/>
        </w:r>
        <w:r>
          <w:t xml:space="preserve">, </w:t>
        </w:r>
        <w:r>
          <w:fldChar w:fldCharType="begin"/>
        </w:r>
        <w:r>
          <w:instrText>HYPERLINK \l "ref-iyadurai2023reducing" \h</w:instrText>
        </w:r>
        <w:r>
          <w:fldChar w:fldCharType="separate"/>
        </w:r>
        <w:r>
          <w:rPr>
            <w:rStyle w:val="Hyperlink"/>
          </w:rPr>
          <w:t>2023</w:t>
        </w:r>
        <w:r>
          <w:fldChar w:fldCharType="end"/>
        </w:r>
        <w:r>
          <w:t xml:space="preserve">; </w:t>
        </w:r>
        <w:r>
          <w:fldChar w:fldCharType="begin"/>
        </w:r>
        <w:r>
          <w:instrText>HYPERLINK \l "ref-kanstrup2021single" \h</w:instrText>
        </w:r>
        <w:r>
          <w:fldChar w:fldCharType="separate"/>
        </w:r>
        <w:r>
          <w:rPr>
            <w:rStyle w:val="Hyperlink"/>
          </w:rPr>
          <w:t>Kanstrup et al., 2021</w:t>
        </w:r>
        <w:r>
          <w:fldChar w:fldCharType="end"/>
        </w:r>
        <w:r>
          <w:t xml:space="preserve">, </w:t>
        </w:r>
        <w:r>
          <w:fldChar w:fldCharType="begin"/>
        </w:r>
        <w:r>
          <w:instrText>HYPERLINK \l "ref-kanstrup2024guided" \h</w:instrText>
        </w:r>
        <w:r>
          <w:fldChar w:fldCharType="separate"/>
        </w:r>
        <w:r>
          <w:rPr>
            <w:rStyle w:val="Hyperlink"/>
          </w:rPr>
          <w:t>2024</w:t>
        </w:r>
        <w:r>
          <w:fldChar w:fldCharType="end"/>
        </w:r>
        <w:r>
          <w:t xml:space="preserve">; </w:t>
        </w:r>
        <w:r>
          <w:fldChar w:fldCharType="begin"/>
        </w:r>
        <w:r>
          <w:instrText>HYPERLINK \l "ref-ramineni2023treating" \h</w:instrText>
        </w:r>
        <w:r>
          <w:fldChar w:fldCharType="separate"/>
        </w:r>
        <w:r>
          <w:rPr>
            <w:rStyle w:val="Hyperlink"/>
          </w:rPr>
          <w:t>Ramineni et al., 2023</w:t>
        </w:r>
        <w:r>
          <w:fldChar w:fldCharType="end"/>
        </w:r>
        <w:r>
          <w:t xml:space="preserve">). </w:t>
        </w:r>
      </w:moveFrom>
      <w:moveFromRangeEnd w:id="82"/>
      <w:del w:id="85" w:author="Author" w:date="2026-07-14T09:14:00Z" w16du:dateUtc="2026-07-14T08:14:00Z">
        <w:r>
          <w:delText>At the same time, recent reviews and replication attempts caution against treating the effect as settled or uniform (</w:delText>
        </w:r>
        <w:r w:rsidR="0076045A">
          <w:fldChar w:fldCharType="begin"/>
        </w:r>
        <w:r w:rsidR="0076045A">
          <w:delInstrText>HYPERLINK \l "ref-asselbergs2023systematic" \h</w:delInstrText>
        </w:r>
        <w:r w:rsidR="0076045A">
          <w:fldChar w:fldCharType="separate"/>
        </w:r>
        <w:r w:rsidR="0076045A">
          <w:rPr>
            <w:rStyle w:val="Hyperlink"/>
          </w:rPr>
          <w:delText>Asselbergs et al., 2023</w:delText>
        </w:r>
        <w:r w:rsidR="0076045A">
          <w:fldChar w:fldCharType="end"/>
        </w:r>
        <w:r>
          <w:delText xml:space="preserve">; </w:delText>
        </w:r>
        <w:r w:rsidR="0076045A">
          <w:fldChar w:fldCharType="begin"/>
        </w:r>
        <w:r w:rsidR="0076045A">
          <w:delInstrText>HYPERLINK \l "ref-mcconnell2026testing" \h</w:delInstrText>
        </w:r>
        <w:r w:rsidR="0076045A">
          <w:fldChar w:fldCharType="separate"/>
        </w:r>
        <w:r w:rsidR="0076045A">
          <w:rPr>
            <w:rStyle w:val="Hyperlink"/>
          </w:rPr>
          <w:delText>McConnell et al., 2026</w:delText>
        </w:r>
        <w:r w:rsidR="0076045A">
          <w:fldChar w:fldCharType="end"/>
        </w:r>
        <w:r>
          <w:delText xml:space="preserve">; </w:delText>
        </w:r>
        <w:r w:rsidR="0076045A">
          <w:fldChar w:fldCharType="begin"/>
        </w:r>
        <w:r w:rsidR="0076045A">
          <w:delInstrText>HYPERLINK \l "ref-varma2024experimental" \h</w:delInstrText>
        </w:r>
        <w:r w:rsidR="0076045A">
          <w:fldChar w:fldCharType="separate"/>
        </w:r>
        <w:r w:rsidR="0076045A">
          <w:rPr>
            <w:rStyle w:val="Hyperlink"/>
          </w:rPr>
          <w:delText>Varma et al., 2024</w:delText>
        </w:r>
        <w:r w:rsidR="0076045A">
          <w:fldChar w:fldCharType="end"/>
        </w:r>
        <w:r>
          <w:delText xml:space="preserve">; </w:delText>
        </w:r>
        <w:r w:rsidR="0076045A">
          <w:fldChar w:fldCharType="begin"/>
        </w:r>
        <w:r w:rsidR="0076045A">
          <w:delInstrText>HYPERLINK \l "ref-wessel2025evidence" \h</w:delInstrText>
        </w:r>
        <w:r w:rsidR="0076045A">
          <w:fldChar w:fldCharType="separate"/>
        </w:r>
        <w:r w:rsidR="0076045A">
          <w:rPr>
            <w:rStyle w:val="Hyperlink"/>
          </w:rPr>
          <w:delText>Wessel et al., 2025</w:delText>
        </w:r>
        <w:r w:rsidR="0076045A">
          <w:fldChar w:fldCharType="end"/>
        </w:r>
        <w:r>
          <w:delText xml:space="preserve">). </w:delText>
        </w:r>
      </w:del>
      <w:commentRangeEnd w:id="83"/>
      <w:r w:rsidR="00EC14C1">
        <w:rPr>
          <w:rStyle w:val="CommentReference"/>
          <w:sz w:val="24"/>
          <w:szCs w:val="24"/>
        </w:rPr>
        <w:commentReference w:id="83"/>
      </w:r>
      <w:del w:id="86" w:author="Author" w:date="2026-07-14T09:14:00Z" w16du:dateUtc="2026-07-14T08:14:00Z">
        <w:r>
          <w:delText xml:space="preserve">This selective interference effect therefore raises a theoretical question: when and why can an intervention alter intrusion-like and voluntary access differently, when both concern the same recent experience? </w:delText>
        </w:r>
        <w:r w:rsidR="0076045A">
          <w:fldChar w:fldCharType="begin"/>
        </w:r>
        <w:r w:rsidR="0076045A">
          <w:delInstrText>HYPERLINK \l "fig-empirical-target" \h</w:delInstrText>
        </w:r>
        <w:r w:rsidR="0076045A">
          <w:fldChar w:fldCharType="separate"/>
        </w:r>
        <w:r w:rsidR="0076045A">
          <w:rPr>
            <w:rStyle w:val="Hyperlink"/>
          </w:rPr>
          <w:delText>Figure 1</w:delText>
        </w:r>
        <w:r w:rsidR="0076045A">
          <w:fldChar w:fldCharType="end"/>
        </w:r>
        <w:r>
          <w:delText xml:space="preserve"> </w:delText>
        </w:r>
        <w:commentRangeStart w:id="87"/>
        <w:r>
          <w:delText>schematizes this target as an interaction</w:delText>
        </w:r>
        <w:commentRangeEnd w:id="87"/>
        <w:r w:rsidR="00EC14C1">
          <w:rPr>
            <w:rStyle w:val="CommentReference"/>
            <w:sz w:val="24"/>
            <w:szCs w:val="24"/>
          </w:rPr>
          <w:commentReference w:id="87"/>
        </w:r>
        <w:r>
          <w:delText xml:space="preserve"> among reminder timing, task condition, and retrieval condition</w:delText>
        </w:r>
      </w:del>
      <w:r>
        <w:t>.</w:t>
      </w:r>
    </w:p>
    <w:p w14:paraId="763ABB26" w14:textId="77777777" w:rsidR="00AD2C25" w:rsidRDefault="00000000">
      <w:pPr>
        <w:pStyle w:val="BodyText"/>
      </w:pPr>
      <w:r>
        <w:t>The selective interference effect has been used to argue that intrusive and voluntary remembering depend on differently vulnerable memory representations (</w:t>
      </w:r>
      <w:hyperlink w:anchor="ref-brewin1996dual">
        <w:r>
          <w:rPr>
            <w:rStyle w:val="Hyperlink"/>
          </w:rPr>
          <w:t>Brewin et al., 1996</w:t>
        </w:r>
      </w:hyperlink>
      <w:r>
        <w:t xml:space="preserve">; </w:t>
      </w:r>
      <w:hyperlink w:anchor="ref-brewin2014episodic">
        <w:r>
          <w:rPr>
            <w:rStyle w:val="Hyperlink"/>
          </w:rPr>
          <w:t>Brewin, 2014</w:t>
        </w:r>
      </w:hyperlink>
      <w:r>
        <w:t xml:space="preserve">). Dual-representation accounts give this interpretation an architectural basis. </w:t>
      </w:r>
      <w:commentRangeStart w:id="88"/>
      <w:del w:id="89" w:author="Author" w:date="2026-07-14T09:14:00Z" w16du:dateUtc="2026-07-14T08:14:00Z">
        <w:r>
          <w:delText xml:space="preserve">Intrusive re-experiencing is linked especially to sensory-bound representations, whereas deliberate remembering depends more on contextualized episodic representations </w:delText>
        </w:r>
      </w:del>
      <w:ins w:id="90" w:author="Author" w:date="2026-07-14T09:14:00Z" w16du:dateUtc="2026-07-14T08:14:00Z">
        <w:r>
          <w:t>They link coherent deliberate recollection to hippocampally supported representations that bind event elements within a spatiotemporal context (</w:t>
        </w:r>
        <w:r>
          <w:fldChar w:fldCharType="begin"/>
        </w:r>
        <w:r>
          <w:instrText>HYPERLINK \l "ref-bird2012hippocampus" \h</w:instrText>
        </w:r>
        <w:r>
          <w:fldChar w:fldCharType="separate"/>
        </w:r>
        <w:r>
          <w:rPr>
            <w:rStyle w:val="Hyperlink"/>
          </w:rPr>
          <w:t>Bird et al., 2012</w:t>
        </w:r>
        <w:r>
          <w:fldChar w:fldCharType="end"/>
        </w:r>
        <w:r>
          <w:t xml:space="preserve">; </w:t>
        </w:r>
        <w:r>
          <w:fldChar w:fldCharType="begin"/>
        </w:r>
        <w:r>
          <w:instrText>HYPERLINK \l "ref-bisby2020reduced" \h</w:instrText>
        </w:r>
        <w:r>
          <w:fldChar w:fldCharType="separate"/>
        </w:r>
        <w:r>
          <w:rPr>
            <w:rStyle w:val="Hyperlink"/>
          </w:rPr>
          <w:t>Bisby et al., 2020</w:t>
        </w:r>
        <w:r>
          <w:fldChar w:fldCharType="end"/>
        </w:r>
        <w:r>
          <w:t>). Intrusive re-experiencing is linked more strongly to sensory and affective representations supported by amygdala and sensory systems (</w:t>
        </w:r>
        <w:r>
          <w:fldChar w:fldCharType="begin"/>
        </w:r>
        <w:r>
          <w:instrText>HYPERLINK \l "ref-bisby2020reduced" \h</w:instrText>
        </w:r>
        <w:r>
          <w:fldChar w:fldCharType="separate"/>
        </w:r>
        <w:r>
          <w:rPr>
            <w:rStyle w:val="Hyperlink"/>
          </w:rPr>
          <w:t>Bisby et al., 2020</w:t>
        </w:r>
        <w:r>
          <w:fldChar w:fldCharType="end"/>
        </w:r>
        <w:r>
          <w:t xml:space="preserve">; </w:t>
        </w:r>
        <w:r>
          <w:fldChar w:fldCharType="begin"/>
        </w:r>
        <w:r>
          <w:instrText>HYPERLINK \l "ref-brewin2010intrusive" \h</w:instrText>
        </w:r>
        <w:r>
          <w:fldChar w:fldCharType="separate"/>
        </w:r>
        <w:r>
          <w:rPr>
            <w:rStyle w:val="Hyperlink"/>
          </w:rPr>
          <w:t>Brewin et al., 2010</w:t>
        </w:r>
        <w:r>
          <w:fldChar w:fldCharType="end"/>
        </w:r>
        <w:r>
          <w:t xml:space="preserve">). </w:t>
        </w:r>
      </w:ins>
      <w:moveFromRangeStart w:id="91" w:author="Author" w:date="2026-07-14T09:14:00Z" w:name="move234912914"/>
      <w:moveFrom w:id="92" w:author="Author" w:date="2026-07-14T09:14:00Z" w16du:dateUtc="2026-07-14T08:14:00Z">
        <w:r>
          <w:t>(</w:t>
        </w:r>
        <w:r>
          <w:fldChar w:fldCharType="begin"/>
        </w:r>
        <w:r>
          <w:instrText>HYPERLINK \l "ref-brewin2010intrusive" \h</w:instrText>
        </w:r>
        <w:r>
          <w:fldChar w:fldCharType="separate"/>
        </w:r>
        <w:r>
          <w:rPr>
            <w:rStyle w:val="Hyperlink"/>
          </w:rPr>
          <w:t>Brewin et al., 2010</w:t>
        </w:r>
        <w:r>
          <w:fldChar w:fldCharType="end"/>
        </w:r>
        <w:r>
          <w:t xml:space="preserve">; </w:t>
        </w:r>
        <w:r>
          <w:fldChar w:fldCharType="begin"/>
        </w:r>
        <w:r>
          <w:instrText>HYPERLINK \l "ref-brewin2014episodic" \h</w:instrText>
        </w:r>
        <w:r>
          <w:fldChar w:fldCharType="separate"/>
        </w:r>
        <w:r>
          <w:rPr>
            <w:rStyle w:val="Hyperlink"/>
          </w:rPr>
          <w:t>Brewin, 2014</w:t>
        </w:r>
        <w:r>
          <w:fldChar w:fldCharType="end"/>
        </w:r>
        <w:r>
          <w:t>).</w:t>
        </w:r>
      </w:moveFrom>
      <w:commentRangeEnd w:id="88"/>
      <w:r w:rsidR="00EC14C1">
        <w:rPr>
          <w:rStyle w:val="CommentReference"/>
          <w:sz w:val="24"/>
          <w:szCs w:val="24"/>
        </w:rPr>
        <w:commentReference w:id="88"/>
      </w:r>
      <w:moveFrom w:id="93" w:author="Author" w:date="2026-07-14T09:14:00Z" w16du:dateUtc="2026-07-14T08:14:00Z">
        <w:r>
          <w:t xml:space="preserve"> </w:t>
        </w:r>
      </w:moveFrom>
      <w:moveFromRangeEnd w:id="91"/>
      <w:r>
        <w:t>In immediate post-film interventions, visuospatial tasks are understood to compete for working-memory resources while sensory-perceptual imagery from the film is still being maintained and consolidated (</w:t>
      </w:r>
      <w:hyperlink w:anchor="ref-baddeley2000working">
        <w:r>
          <w:rPr>
            <w:rStyle w:val="Hyperlink"/>
          </w:rPr>
          <w:t>Baddeley &amp; Andrade, 2000</w:t>
        </w:r>
      </w:hyperlink>
      <w:r>
        <w:t xml:space="preserve">). Because later intrusions are assumed to arise especially from sensory-bound representations, </w:t>
      </w:r>
      <w:del w:id="94" w:author="Author" w:date="2026-07-14T09:14:00Z" w16du:dateUtc="2026-07-14T08:14:00Z">
        <w:r>
          <w:delText xml:space="preserve">this competition </w:delText>
        </w:r>
        <w:commentRangeStart w:id="95"/>
        <w:r>
          <w:delText>should reduce</w:delText>
        </w:r>
      </w:del>
      <w:ins w:id="96" w:author="Author" w:date="2026-07-14T09:14:00Z" w16du:dateUtc="2026-07-14T08:14:00Z">
        <w:r>
          <w:t>the selective pattern is attributed to disrupting the representation most likely to support</w:t>
        </w:r>
      </w:ins>
      <w:r>
        <w:t xml:space="preserve"> </w:t>
      </w:r>
      <w:commentRangeEnd w:id="95"/>
      <w:r w:rsidR="00EC14C1">
        <w:rPr>
          <w:rStyle w:val="CommentReference"/>
          <w:sz w:val="24"/>
          <w:szCs w:val="24"/>
        </w:rPr>
        <w:commentReference w:id="95"/>
      </w:r>
      <w:r>
        <w:t>intrusions while leaving voluntary-memory performance relatively preserved (</w:t>
      </w:r>
      <w:hyperlink w:anchor="ref-deeprose2012imagery">
        <w:r>
          <w:rPr>
            <w:rStyle w:val="Hyperlink"/>
          </w:rPr>
          <w:t>Deeprose et al., 2012</w:t>
        </w:r>
      </w:hyperlink>
      <w:r>
        <w:t xml:space="preserve">; </w:t>
      </w:r>
      <w:hyperlink w:anchor="ref-holmes2009can">
        <w:r>
          <w:rPr>
            <w:rStyle w:val="Hyperlink"/>
          </w:rPr>
          <w:t>Holmes et al., 2009</w:t>
        </w:r>
      </w:hyperlink>
      <w:r>
        <w:t xml:space="preserve">, </w:t>
      </w:r>
      <w:hyperlink w:anchor="ref-holmes2010key">
        <w:r>
          <w:rPr>
            <w:rStyle w:val="Hyperlink"/>
          </w:rPr>
          <w:t>2010</w:t>
        </w:r>
      </w:hyperlink>
      <w:r>
        <w:t xml:space="preserve">; </w:t>
      </w:r>
      <w:hyperlink w:anchor="ref-lau2019intrusive">
        <w:r>
          <w:rPr>
            <w:rStyle w:val="Hyperlink"/>
          </w:rPr>
          <w:t>Lau-Zhu et al., 2019</w:t>
        </w:r>
      </w:hyperlink>
      <w:r>
        <w:t>). In delayed post-reminder interventions, the reminder is instead treated as reactivating the relevant memory before the task, allowing the interference procedure to alter later availability through reconsolidation or post-reactivation updating (</w:t>
      </w:r>
      <w:hyperlink w:anchor="ref-james2015computer">
        <w:r>
          <w:rPr>
            <w:rStyle w:val="Hyperlink"/>
          </w:rPr>
          <w:t>James et al., 2015</w:t>
        </w:r>
      </w:hyperlink>
      <w:r>
        <w:t xml:space="preserve">; </w:t>
      </w:r>
      <w:hyperlink w:anchor="ref-kindt2009beyond">
        <w:r>
          <w:rPr>
            <w:rStyle w:val="Hyperlink"/>
          </w:rPr>
          <w:t>Kindt et al., 2009</w:t>
        </w:r>
      </w:hyperlink>
      <w:r>
        <w:t xml:space="preserve">). Across these variants, </w:t>
      </w:r>
      <w:del w:id="97" w:author="Author" w:date="2026-07-14T09:14:00Z" w16du:dateUtc="2026-07-14T08:14:00Z">
        <w:r>
          <w:delText>selectivity</w:delText>
        </w:r>
      </w:del>
      <w:ins w:id="98" w:author="Author" w:date="2026-07-14T09:14:00Z" w16du:dateUtc="2026-07-14T08:14:00Z">
        <w:r>
          <w:t>selective interference</w:t>
        </w:r>
      </w:ins>
      <w:r>
        <w:t xml:space="preserve"> is explained </w:t>
      </w:r>
      <w:ins w:id="99" w:author="Author" w:date="2026-07-14T09:14:00Z" w16du:dateUtc="2026-07-14T08:14:00Z">
        <w:r>
          <w:t xml:space="preserve">by treating the intervention </w:t>
        </w:r>
      </w:ins>
      <w:r>
        <w:t xml:space="preserve">as </w:t>
      </w:r>
      <w:del w:id="100" w:author="Author" w:date="2026-07-14T09:14:00Z" w16du:dateUtc="2026-07-14T08:14:00Z">
        <w:r>
          <w:delText>a stronger effect</w:delText>
        </w:r>
      </w:del>
      <w:ins w:id="101" w:author="Author" w:date="2026-07-14T09:14:00Z" w16du:dateUtc="2026-07-14T08:14:00Z">
        <w:r>
          <w:t>acting more strongly</w:t>
        </w:r>
      </w:ins>
      <w:r>
        <w:t xml:space="preserve"> on </w:t>
      </w:r>
      <w:del w:id="102" w:author="Author" w:date="2026-07-14T09:14:00Z" w16du:dateUtc="2026-07-14T08:14:00Z">
        <w:r>
          <w:delText xml:space="preserve">the </w:delText>
        </w:r>
        <w:commentRangeStart w:id="103"/>
        <w:r>
          <w:delText>memory basis</w:delText>
        </w:r>
        <w:commentRangeEnd w:id="103"/>
        <w:r w:rsidR="00EC14C1">
          <w:rPr>
            <w:rStyle w:val="CommentReference"/>
            <w:sz w:val="24"/>
            <w:szCs w:val="24"/>
          </w:rPr>
          <w:commentReference w:id="103"/>
        </w:r>
        <w:r>
          <w:delText xml:space="preserve"> for intrusions</w:delText>
        </w:r>
      </w:del>
      <w:ins w:id="104" w:author="Author" w:date="2026-07-14T09:14:00Z" w16du:dateUtc="2026-07-14T08:14:00Z">
        <w:r>
          <w:t xml:space="preserve">sensory-bound, </w:t>
        </w:r>
        <w:r>
          <w:lastRenderedPageBreak/>
          <w:t>intrusion-supporting representations</w:t>
        </w:r>
      </w:ins>
      <w:r>
        <w:t xml:space="preserve"> than </w:t>
      </w:r>
      <w:del w:id="105" w:author="Author" w:date="2026-07-14T09:14:00Z" w16du:dateUtc="2026-07-14T08:14:00Z">
        <w:r>
          <w:delText>for voluntary remembering</w:delText>
        </w:r>
      </w:del>
      <w:ins w:id="106" w:author="Author" w:date="2026-07-14T09:14:00Z" w16du:dateUtc="2026-07-14T08:14:00Z">
        <w:r>
          <w:t>on the contextualized representations proposed to support coherent deliberate recollection</w:t>
        </w:r>
      </w:ins>
      <w:r>
        <w:t>.</w:t>
      </w:r>
    </w:p>
    <w:p w14:paraId="3AEA6E5B" w14:textId="77777777" w:rsidR="00EC14C1" w:rsidRDefault="00000000">
      <w:pPr>
        <w:pStyle w:val="BodyText"/>
        <w:rPr>
          <w:del w:id="107" w:author="Author" w:date="2026-07-14T09:14:00Z" w16du:dateUtc="2026-07-14T08:14:00Z"/>
        </w:rPr>
      </w:pPr>
      <w:r>
        <w:t xml:space="preserve">Here we argue that preserved voluntary memory does not, by itself, establish that a separate representation was spared. Selective interference can instead arise from differences in how film memories are cued and controlled at </w:t>
      </w:r>
      <w:commentRangeStart w:id="108"/>
      <w:r>
        <w:t>retrieval</w:t>
      </w:r>
      <w:commentRangeEnd w:id="108"/>
      <w:r w:rsidR="00EC14C1">
        <w:rPr>
          <w:rStyle w:val="CommentReference"/>
          <w:sz w:val="24"/>
          <w:szCs w:val="24"/>
        </w:rPr>
        <w:commentReference w:id="108"/>
      </w:r>
      <w:r>
        <w:t xml:space="preserve">. </w:t>
      </w:r>
    </w:p>
    <w:p w14:paraId="462A8EE0" w14:textId="77777777" w:rsidR="00AD2C25" w:rsidRDefault="00000000">
      <w:pPr>
        <w:pStyle w:val="BodyText"/>
      </w:pPr>
      <w:commentRangeStart w:id="109"/>
      <w:commentRangeStart w:id="110"/>
      <w:commentRangeStart w:id="111"/>
      <w:r>
        <w:t>In the account developed below, a film reminder reinstates context associated with the film before task material is encoded</w:t>
      </w:r>
      <w:commentRangeEnd w:id="109"/>
      <w:r w:rsidR="00EC14C1">
        <w:rPr>
          <w:rStyle w:val="CommentReference"/>
          <w:sz w:val="24"/>
          <w:szCs w:val="24"/>
        </w:rPr>
        <w:commentReference w:id="109"/>
      </w:r>
      <w:commentRangeEnd w:id="110"/>
      <w:r w:rsidR="000C470F">
        <w:rPr>
          <w:rStyle w:val="CommentReference"/>
          <w:sz w:val="24"/>
          <w:szCs w:val="24"/>
        </w:rPr>
        <w:commentReference w:id="110"/>
      </w:r>
      <w:commentRangeEnd w:id="111"/>
      <w:r w:rsidR="000C470F">
        <w:rPr>
          <w:rStyle w:val="CommentReference"/>
          <w:sz w:val="24"/>
          <w:szCs w:val="24"/>
        </w:rPr>
        <w:commentReference w:id="111"/>
      </w:r>
      <w:r>
        <w:t>. Task material then becomes linked to that context. When later remembering is guided by film-</w:t>
      </w:r>
      <w:del w:id="112" w:author="Author" w:date="2026-07-14T09:14:00Z" w16du:dateUtc="2026-07-14T08:14:00Z">
        <w:r>
          <w:delText>related</w:delText>
        </w:r>
      </w:del>
      <w:ins w:id="113" w:author="Author" w:date="2026-07-14T09:14:00Z" w16du:dateUtc="2026-07-14T08:14:00Z">
        <w:r>
          <w:t>associated</w:t>
        </w:r>
      </w:ins>
      <w:r>
        <w:t xml:space="preserve"> context, task and film material</w:t>
      </w:r>
      <w:ins w:id="114" w:author="Author" w:date="2026-07-14T09:14:00Z" w16du:dateUtc="2026-07-14T08:14:00Z">
        <w:r>
          <w:t xml:space="preserve"> can therefore</w:t>
        </w:r>
      </w:ins>
      <w:r>
        <w:t xml:space="preserve"> compete, interfering with film recall. The task interferes less when retrieval depends less on context to access film material. Deliberate recall can be less affected when a maintained film-</w:t>
      </w:r>
      <w:del w:id="115" w:author="Author" w:date="2026-07-14T09:14:00Z" w16du:dateUtc="2026-07-14T08:14:00Z">
        <w:r>
          <w:delText>retrieval goal</w:delText>
        </w:r>
      </w:del>
      <w:ins w:id="116" w:author="Author" w:date="2026-07-14T09:14:00Z" w16du:dateUtc="2026-07-14T08:14:00Z">
        <w:r>
          <w:t>category cue</w:t>
        </w:r>
      </w:ins>
      <w:r>
        <w:t xml:space="preserve"> gives film candidates an additional source of support without equally supporting task competitors. Tasks like recognition can also be less affected, because the test presents a candidate film item for judgment rather than requiring film material to be brought to mind. On this account, the selective-interference effect emerges when retrieval conditions differ in how much they depend on film-</w:t>
      </w:r>
      <w:del w:id="117" w:author="Author" w:date="2026-07-14T09:14:00Z" w16du:dateUtc="2026-07-14T08:14:00Z">
        <w:r>
          <w:delText>related</w:delText>
        </w:r>
      </w:del>
      <w:ins w:id="118" w:author="Author" w:date="2026-07-14T09:14:00Z" w16du:dateUtc="2026-07-14T08:14:00Z">
        <w:r>
          <w:t>associated</w:t>
        </w:r>
      </w:ins>
      <w:r>
        <w:t xml:space="preserve"> context that also cues task material.</w:t>
      </w:r>
    </w:p>
    <w:p w14:paraId="69B7FAC5" w14:textId="77777777" w:rsidR="00AD2C25" w:rsidRDefault="00000000">
      <w:pPr>
        <w:pStyle w:val="BodyText"/>
      </w:pPr>
      <w:r>
        <w:t>We formalize this retrieval account in an emotional variant (</w:t>
      </w:r>
      <w:hyperlink w:anchor="ref-cohen2022memory">
        <w:r>
          <w:rPr>
            <w:rStyle w:val="Hyperlink"/>
          </w:rPr>
          <w:t>Cohen &amp; Kahana, 2022</w:t>
        </w:r>
      </w:hyperlink>
      <w:r>
        <w:t xml:space="preserve">; </w:t>
      </w:r>
      <w:hyperlink w:anchor="ref-talmi2019retrieved">
        <w:r>
          <w:rPr>
            <w:rStyle w:val="Hyperlink"/>
          </w:rPr>
          <w:t>Talmi et al., 2019</w:t>
        </w:r>
      </w:hyperlink>
      <w:r>
        <w:t>) of the Context Maintenance and Retrieval (CMR) model (</w:t>
      </w:r>
      <w:hyperlink w:anchor="ref-polyn2009context">
        <w:r>
          <w:rPr>
            <w:rStyle w:val="Hyperlink"/>
          </w:rPr>
          <w:t>Polyn et al., 2009a</w:t>
        </w:r>
      </w:hyperlink>
      <w:r>
        <w:t>). Retrieved-context models treat context as a gradually changing state that is shaped by experience, reinstated by retrieval, and used to cue later memory search (</w:t>
      </w:r>
      <w:hyperlink w:anchor="ref-howard2002distributed">
        <w:r>
          <w:rPr>
            <w:rStyle w:val="Hyperlink"/>
          </w:rPr>
          <w:t>Howard &amp; Kahana, 2002</w:t>
        </w:r>
      </w:hyperlink>
      <w:r>
        <w:t xml:space="preserve">; </w:t>
      </w:r>
      <w:hyperlink w:anchor="ref-polyn2009context">
        <w:r>
          <w:rPr>
            <w:rStyle w:val="Hyperlink"/>
          </w:rPr>
          <w:t>Polyn et al., 2009a</w:t>
        </w:r>
      </w:hyperlink>
      <w:r>
        <w:t xml:space="preserve">; </w:t>
      </w:r>
      <w:hyperlink w:anchor="ref-sederberg2008context">
        <w:r>
          <w:rPr>
            <w:rStyle w:val="Hyperlink"/>
          </w:rPr>
          <w:t>Sederberg et al., 2008</w:t>
        </w:r>
      </w:hyperlink>
      <w:r>
        <w:t>). In CMR, items and context are linked by bidirectional associations. Context cues candidate items, and retrieved items or items presented at test reinstate associated context (</w:t>
      </w:r>
      <w:hyperlink w:anchor="ref-polyn2009context">
        <w:r>
          <w:rPr>
            <w:rStyle w:val="Hyperlink"/>
          </w:rPr>
          <w:t>Polyn et al., 2009a</w:t>
        </w:r>
      </w:hyperlink>
      <w:r>
        <w:t xml:space="preserve">, </w:t>
      </w:r>
      <w:hyperlink w:anchor="ref-polyn2009task">
        <w:r>
          <w:rPr>
            <w:rStyle w:val="Hyperlink"/>
          </w:rPr>
          <w:t>2009b</w:t>
        </w:r>
      </w:hyperlink>
      <w:r>
        <w:t xml:space="preserve">). Emotional CMR variants retain this item-context architecture while allowing emotional or source context to shape what is bound </w:t>
      </w:r>
      <w:r>
        <w:lastRenderedPageBreak/>
        <w:t>and later retrieved (</w:t>
      </w:r>
      <w:hyperlink w:anchor="ref-cohen2022memory">
        <w:r>
          <w:rPr>
            <w:rStyle w:val="Hyperlink"/>
          </w:rPr>
          <w:t>Cohen &amp; Kahana, 2022</w:t>
        </w:r>
      </w:hyperlink>
      <w:r>
        <w:t xml:space="preserve">; </w:t>
      </w:r>
      <w:hyperlink w:anchor="ref-talmi2019retrieved">
        <w:r>
          <w:rPr>
            <w:rStyle w:val="Hyperlink"/>
          </w:rPr>
          <w:t>Talmi et al., 2019</w:t>
        </w:r>
      </w:hyperlink>
      <w:r>
        <w:t>). These properties make CMR a principled setting for a retrieved-context account of selective interference based on context reinstatement and item-context binding.</w:t>
      </w:r>
      <w:ins w:id="119" w:author="Author" w:date="2026-07-14T09:14:00Z" w16du:dateUtc="2026-07-14T08:14:00Z">
        <w:r>
          <w:t xml:space="preserve"> </w:t>
        </w:r>
      </w:ins>
    </w:p>
    <w:p w14:paraId="521C37C6" w14:textId="77777777" w:rsidR="00AD2C25" w:rsidRDefault="00000000">
      <w:pPr>
        <w:pStyle w:val="BodyText"/>
        <w:rPr>
          <w:ins w:id="120" w:author="Author" w:date="2026-07-14T09:14:00Z" w16du:dateUtc="2026-07-14T08:14:00Z"/>
        </w:rPr>
      </w:pPr>
      <w:del w:id="121" w:author="Author" w:date="2026-07-14T09:14:00Z" w16du:dateUtc="2026-07-14T08:14:00Z">
        <w:r>
          <w:delText>We use simulations of emotional CMR</w:delText>
        </w:r>
      </w:del>
      <w:ins w:id="122" w:author="Author" w:date="2026-07-14T09:14:00Z" w16du:dateUtc="2026-07-14T08:14:00Z">
        <w:r>
          <w:t>Applied</w:t>
        </w:r>
      </w:ins>
      <w:r>
        <w:t xml:space="preserve"> to </w:t>
      </w:r>
      <w:del w:id="123" w:author="Author" w:date="2026-07-14T09:14:00Z" w16du:dateUtc="2026-07-14T08:14:00Z">
        <w:r>
          <w:delText xml:space="preserve">explore what </w:delText>
        </w:r>
      </w:del>
      <w:r>
        <w:t xml:space="preserve">the </w:t>
      </w:r>
      <w:del w:id="124" w:author="Author" w:date="2026-07-14T09:14:00Z" w16du:dateUtc="2026-07-14T08:14:00Z">
        <w:r>
          <w:delText xml:space="preserve">formalized account predicts about when and how </w:delText>
        </w:r>
      </w:del>
      <w:ins w:id="125" w:author="Author" w:date="2026-07-14T09:14:00Z" w16du:dateUtc="2026-07-14T08:14:00Z">
        <w:r>
          <w:t xml:space="preserve">trauma-film paradigm, </w:t>
        </w:r>
      </w:ins>
      <w:r>
        <w:t xml:space="preserve">the </w:t>
      </w:r>
      <w:del w:id="126" w:author="Author" w:date="2026-07-14T09:14:00Z" w16du:dateUtc="2026-07-14T08:14:00Z">
        <w:r>
          <w:delText xml:space="preserve">dissociation should appear. The simulations first show how a </w:delText>
        </w:r>
      </w:del>
      <w:ins w:id="127" w:author="Author" w:date="2026-07-14T09:14:00Z" w16du:dateUtc="2026-07-14T08:14:00Z">
        <w:r>
          <w:t xml:space="preserve">model treats film, delay-period, task, and filler events as a continuous sequence through which context evolves. A </w:t>
        </w:r>
      </w:ins>
      <w:r>
        <w:t xml:space="preserve">film reminder </w:t>
      </w:r>
      <w:del w:id="128" w:author="Author" w:date="2026-07-14T09:14:00Z" w16du:dateUtc="2026-07-14T08:14:00Z">
        <w:r>
          <w:delText>can make task material compete with film recall by linking</w:delText>
        </w:r>
      </w:del>
      <w:ins w:id="129" w:author="Author" w:date="2026-07-14T09:14:00Z" w16du:dateUtc="2026-07-14T08:14:00Z">
        <w:r>
          <w:t>is implemented as item-to-context reinstatement before</w:t>
        </w:r>
      </w:ins>
      <w:r>
        <w:t xml:space="preserve"> task encoding</w:t>
      </w:r>
      <w:del w:id="130" w:author="Author" w:date="2026-07-14T09:14:00Z" w16du:dateUtc="2026-07-14T08:14:00Z">
        <w:r>
          <w:delText xml:space="preserve"> to film-associated context. They then decompose wh</w:delText>
        </w:r>
        <w:r w:rsidR="000C470F">
          <w:delText>en</w:delText>
        </w:r>
        <w:r>
          <w:delText xml:space="preserve"> this competition has </w:delText>
        </w:r>
        <w:r w:rsidR="000C470F">
          <w:delText>effects, and how these vary</w:delText>
        </w:r>
        <w:r>
          <w:delText xml:space="preserve"> across</w:delText>
        </w:r>
      </w:del>
      <w:ins w:id="131" w:author="Author" w:date="2026-07-14T09:14:00Z" w16du:dateUtc="2026-07-14T08:14:00Z">
        <w:r>
          <w:t>. Later recall is implemented as context-to-item sampling from the film and non-film items supported by the current</w:t>
        </w:r>
      </w:ins>
      <w:r>
        <w:t xml:space="preserve"> retrieval </w:t>
      </w:r>
      <w:del w:id="132" w:author="Author" w:date="2026-07-14T09:14:00Z" w16du:dateUtc="2026-07-14T08:14:00Z">
        <w:r>
          <w:delText>conditions</w:delText>
        </w:r>
        <w:r w:rsidR="000C470F">
          <w:delText>. We observe</w:delText>
        </w:r>
      </w:del>
      <w:ins w:id="133" w:author="Author" w:date="2026-07-14T09:14:00Z" w16du:dateUtc="2026-07-14T08:14:00Z">
        <w:r>
          <w:t>state. When</w:t>
        </w:r>
      </w:ins>
      <w:r>
        <w:t xml:space="preserve"> that </w:t>
      </w:r>
      <w:del w:id="134" w:author="Author" w:date="2026-07-14T09:14:00Z" w16du:dateUtc="2026-07-14T08:14:00Z">
        <w:r>
          <w:delText>deliberate recall can give film material a more selective basis for recall,</w:delText>
        </w:r>
      </w:del>
      <w:ins w:id="135" w:author="Author" w:date="2026-07-14T09:14:00Z" w16du:dateUtc="2026-07-14T08:14:00Z">
        <w:r>
          <w:t>context supports both film</w:t>
        </w:r>
      </w:ins>
      <w:r>
        <w:t xml:space="preserve"> </w:t>
      </w:r>
      <w:commentRangeStart w:id="136"/>
      <w:r>
        <w:t xml:space="preserve">and </w:t>
      </w:r>
      <w:del w:id="137" w:author="Author" w:date="2026-07-14T09:14:00Z" w16du:dateUtc="2026-07-14T08:14:00Z">
        <w:r>
          <w:delText xml:space="preserve">recognition-like tests can present the candidate item for judgment </w:delText>
        </w:r>
      </w:del>
      <w:ins w:id="138" w:author="Author" w:date="2026-07-14T09:14:00Z" w16du:dateUtc="2026-07-14T08:14:00Z">
        <w:r>
          <w:t xml:space="preserve">task material, task items compete with film recall </w:t>
        </w:r>
      </w:ins>
      <w:r>
        <w:t xml:space="preserve">rather than </w:t>
      </w:r>
      <w:del w:id="139" w:author="Author" w:date="2026-07-14T09:14:00Z" w16du:dateUtc="2026-07-14T08:14:00Z">
        <w:r>
          <w:delText xml:space="preserve">requiring it to be brought to mind. </w:delText>
        </w:r>
      </w:del>
      <w:commentRangeEnd w:id="136"/>
      <w:r w:rsidR="000C470F">
        <w:rPr>
          <w:rStyle w:val="CommentReference"/>
          <w:sz w:val="24"/>
          <w:szCs w:val="24"/>
        </w:rPr>
        <w:commentReference w:id="136"/>
      </w:r>
      <w:del w:id="140" w:author="Author" w:date="2026-07-14T09:14:00Z" w16du:dateUtc="2026-07-14T08:14:00Z">
        <w:r>
          <w:delText>The result is a mechanistic account of</w:delText>
        </w:r>
      </w:del>
      <w:ins w:id="141" w:author="Author" w:date="2026-07-14T09:14:00Z" w16du:dateUtc="2026-07-14T08:14:00Z">
        <w:r>
          <w:t>merely weakening a film trace.</w:t>
        </w:r>
      </w:ins>
    </w:p>
    <w:p w14:paraId="1F948976" w14:textId="77777777" w:rsidR="00AD2C25" w:rsidRDefault="00000000">
      <w:pPr>
        <w:pStyle w:val="BodyText"/>
        <w:rPr>
          <w:ins w:id="142" w:author="Author" w:date="2026-07-14T09:14:00Z" w16du:dateUtc="2026-07-14T08:14:00Z"/>
        </w:rPr>
      </w:pPr>
      <w:ins w:id="143" w:author="Author" w:date="2026-07-14T09:14:00Z" w16du:dateUtc="2026-07-14T08:14:00Z">
        <w:r>
          <w:t>Deliberate recall is modeled with several retrieval-control processes. Rather than universally producing</w:t>
        </w:r>
      </w:ins>
      <w:r>
        <w:t xml:space="preserve"> the selective-interference </w:t>
      </w:r>
      <w:del w:id="144" w:author="Author" w:date="2026-07-14T09:14:00Z" w16du:dateUtc="2026-07-14T08:14:00Z">
        <w:r>
          <w:delText xml:space="preserve">effect </w:delText>
        </w:r>
      </w:del>
      <w:ins w:id="145" w:author="Author" w:date="2026-07-14T09:14:00Z" w16du:dateUtc="2026-07-14T08:14:00Z">
        <w:r>
          <w:t xml:space="preserve">pattern, we show </w:t>
        </w:r>
      </w:ins>
      <w:r>
        <w:t xml:space="preserve">that </w:t>
      </w:r>
      <w:del w:id="146" w:author="Author" w:date="2026-07-14T09:14:00Z" w16du:dateUtc="2026-07-14T08:14:00Z">
        <w:r w:rsidR="000C470F">
          <w:delText>does</w:delText>
        </w:r>
      </w:del>
      <w:ins w:id="147" w:author="Author" w:date="2026-07-14T09:14:00Z" w16du:dateUtc="2026-07-14T08:14:00Z">
        <w:r>
          <w:t>some control mechanisms increase film recall overall without substantially reducing the loss caused by task competitors linked to film-associated context. In the simulations, the strongest protection comes from adding a maintained film-category cue that gives film candidates support</w:t>
        </w:r>
      </w:ins>
      <w:r>
        <w:t xml:space="preserve"> not </w:t>
      </w:r>
      <w:del w:id="148" w:author="Author" w:date="2026-07-14T09:14:00Z" w16du:dateUtc="2026-07-14T08:14:00Z">
        <w:r w:rsidR="000C470F">
          <w:delText>rely</w:delText>
        </w:r>
      </w:del>
      <w:ins w:id="149" w:author="Author" w:date="2026-07-14T09:14:00Z" w16du:dateUtc="2026-07-14T08:14:00Z">
        <w:r>
          <w:t>shared by task competitors. This identifies a functional condition for selective interference: voluntary recall is protected when it depends less</w:t>
        </w:r>
      </w:ins>
      <w:r>
        <w:t xml:space="preserve"> on </w:t>
      </w:r>
      <w:del w:id="150" w:author="Author" w:date="2026-07-14T09:14:00Z" w16du:dateUtc="2026-07-14T08:14:00Z">
        <w:r w:rsidR="000C470F">
          <w:delText>the</w:delText>
        </w:r>
      </w:del>
      <w:ins w:id="151" w:author="Author" w:date="2026-07-14T09:14:00Z" w16du:dateUtc="2026-07-14T08:14:00Z">
        <w:r>
          <w:t>film-associated temporal context that has also become supportive of task material.</w:t>
        </w:r>
      </w:ins>
    </w:p>
    <w:p w14:paraId="206A483D" w14:textId="77777777" w:rsidR="00AD2C25" w:rsidRDefault="00000000">
      <w:pPr>
        <w:pStyle w:val="BodyText"/>
      </w:pPr>
      <w:ins w:id="152" w:author="Author" w:date="2026-07-14T09:14:00Z" w16du:dateUtc="2026-07-14T08:14:00Z">
        <w:r>
          <w:t>The simulations follow a generalization-style modeling logic (</w:t>
        </w:r>
        <w:r>
          <w:fldChar w:fldCharType="begin"/>
        </w:r>
        <w:r>
          <w:instrText>HYPERLINK \l "ref-busemeyer2000model" \h</w:instrText>
        </w:r>
        <w:r>
          <w:fldChar w:fldCharType="separate"/>
        </w:r>
        <w:r>
          <w:rPr>
            <w:rStyle w:val="Hyperlink"/>
          </w:rPr>
          <w:t>Busemeyer &amp; Wang, 2000</w:t>
        </w:r>
        <w:r>
          <w:fldChar w:fldCharType="end"/>
        </w:r>
        <w:r>
          <w:t xml:space="preserve">; </w:t>
        </w:r>
        <w:r>
          <w:fldChar w:fldCharType="begin"/>
        </w:r>
        <w:r>
          <w:instrText>HYPERLINK \l "ref-lohnas2023event" \h</w:instrText>
        </w:r>
        <w:r>
          <w:fldChar w:fldCharType="separate"/>
        </w:r>
        <w:r>
          <w:rPr>
            <w:rStyle w:val="Hyperlink"/>
          </w:rPr>
          <w:t>Lohnas et al., 2023</w:t>
        </w:r>
        <w:r>
          <w:fldChar w:fldCharType="end"/>
        </w:r>
        <w:r>
          <w:t>). Core parameters are anchored in an independent affective free-recall dataset (</w:t>
        </w:r>
        <w:r>
          <w:fldChar w:fldCharType="begin"/>
        </w:r>
        <w:r>
          <w:instrText>HYPERLINK \l "ref-dupertuys2026ukraine" \h</w:instrText>
        </w:r>
        <w:r>
          <w:fldChar w:fldCharType="separate"/>
        </w:r>
        <w:r>
          <w:rPr>
            <w:rStyle w:val="Hyperlink"/>
          </w:rPr>
          <w:t>Dupertuys et al., 2026</w:t>
        </w:r>
        <w:r>
          <w:fldChar w:fldCharType="end"/>
        </w:r>
        <w:r>
          <w:t>), and no trauma-film outcomes are fitted. Simulation 1 varies reminder</w:t>
        </w:r>
      </w:ins>
      <w:r>
        <w:t xml:space="preserve"> presence </w:t>
      </w:r>
      <w:del w:id="153" w:author="Author" w:date="2026-07-14T09:14:00Z" w16du:dateUtc="2026-07-14T08:14:00Z">
        <w:r w:rsidR="000C470F">
          <w:delText xml:space="preserve">of separate memory representations. It </w:delText>
        </w:r>
        <w:r>
          <w:delText xml:space="preserve">clarifies boundary conditions for the </w:delText>
        </w:r>
        <w:commentRangeStart w:id="154"/>
        <w:r>
          <w:delText>dissociation</w:delText>
        </w:r>
        <w:commentRangeEnd w:id="154"/>
        <w:r w:rsidR="000C470F">
          <w:rPr>
            <w:rStyle w:val="CommentReference"/>
            <w:sz w:val="24"/>
            <w:szCs w:val="24"/>
          </w:rPr>
          <w:commentReference w:id="154"/>
        </w:r>
        <w:r>
          <w:delText xml:space="preserve"> and motivates better-matched tests of</w:delText>
        </w:r>
      </w:del>
      <w:ins w:id="155" w:author="Author" w:date="2026-07-14T09:14:00Z" w16du:dateUtc="2026-07-14T08:14:00Z">
        <w:r>
          <w:t xml:space="preserve">and effective task-context learning to test competitor formation. Simulation 2 compares start-of-film context reinstatement, a maintained film-category cue, and retrieval monitoring to determine which control operations protect recall. The recognition analysis tests how presenting </w:t>
        </w:r>
        <w:r>
          <w:lastRenderedPageBreak/>
          <w:t>a candidate film item for judgment changes where reminder-linked task competition enters retrieval. Together, the simulations define a mechanistic alternative to selective-vulnerability accounts and identify conditions under which</w:t>
        </w:r>
      </w:ins>
      <w:r>
        <w:t xml:space="preserve"> intrusive and voluntary remembering</w:t>
      </w:r>
      <w:ins w:id="156" w:author="Author" w:date="2026-07-14T09:14:00Z" w16du:dateUtc="2026-07-14T08:14:00Z">
        <w:r>
          <w:t xml:space="preserve"> should appear more or less dissociated</w:t>
        </w:r>
      </w:ins>
      <w:r>
        <w:t>.</w:t>
      </w:r>
    </w:p>
    <w:p w14:paraId="286213DE" w14:textId="77777777" w:rsidR="00AD2C25" w:rsidRDefault="00000000">
      <w:pPr>
        <w:pStyle w:val="FigureTitle"/>
      </w:pPr>
      <w:bookmarkStart w:id="157" w:name="fig-empirical-target"/>
      <w:commentRangeStart w:id="158"/>
      <w:r>
        <w:lastRenderedPageBreak/>
        <w:t>Figure</w:t>
      </w:r>
      <w:commentRangeEnd w:id="158"/>
      <w:r w:rsidR="00A4128A">
        <w:rPr>
          <w:rStyle w:val="CommentReference"/>
          <w:sz w:val="24"/>
          <w:szCs w:val="24"/>
        </w:rPr>
        <w:commentReference w:id="158"/>
      </w:r>
      <w:r>
        <w:t> 1</w:t>
      </w:r>
    </w:p>
    <w:p w14:paraId="55A0FEF8" w14:textId="77777777" w:rsidR="00AD2C25" w:rsidRDefault="00000000">
      <w:pPr>
        <w:pStyle w:val="Caption"/>
      </w:pPr>
      <w:del w:id="159" w:author="Author" w:date="2026-07-14T09:14:00Z" w16du:dateUtc="2026-07-14T08:14:00Z">
        <w:r>
          <w:rPr>
            <w:b/>
            <w:bCs/>
          </w:rPr>
          <w:delText>Paradigm variables</w:delText>
        </w:r>
      </w:del>
      <w:ins w:id="160" w:author="Author" w:date="2026-07-14T09:14:00Z" w16du:dateUtc="2026-07-14T08:14:00Z">
        <w:r>
          <w:rPr>
            <w:b/>
            <w:bCs/>
          </w:rPr>
          <w:t>Modeled trauma-film paradigm</w:t>
        </w:r>
      </w:ins>
      <w:r>
        <w:rPr>
          <w:b/>
          <w:bCs/>
        </w:rPr>
        <w:t xml:space="preserve"> and </w:t>
      </w:r>
      <w:del w:id="161" w:author="Author" w:date="2026-07-14T09:14:00Z" w16du:dateUtc="2026-07-14T08:14:00Z">
        <w:r>
          <w:rPr>
            <w:b/>
            <w:bCs/>
          </w:rPr>
          <w:delText>canonical</w:delText>
        </w:r>
      </w:del>
      <w:ins w:id="162" w:author="Author" w:date="2026-07-14T09:14:00Z" w16du:dateUtc="2026-07-14T08:14:00Z">
        <w:r>
          <w:rPr>
            <w:b/>
            <w:bCs/>
          </w:rPr>
          <w:t>schematic</w:t>
        </w:r>
      </w:ins>
      <w:r>
        <w:rPr>
          <w:b/>
          <w:bCs/>
        </w:rPr>
        <w:t xml:space="preserve"> selective</w:t>
      </w:r>
      <w:del w:id="163" w:author="Author" w:date="2026-07-14T09:14:00Z" w16du:dateUtc="2026-07-14T08:14:00Z">
        <w:r>
          <w:rPr>
            <w:b/>
            <w:bCs/>
          </w:rPr>
          <w:delText xml:space="preserve"> </w:delText>
        </w:r>
      </w:del>
      <w:ins w:id="164" w:author="Author" w:date="2026-07-14T09:14:00Z" w16du:dateUtc="2026-07-14T08:14:00Z">
        <w:r>
          <w:rPr>
            <w:b/>
            <w:bCs/>
          </w:rPr>
          <w:t>-</w:t>
        </w:r>
      </w:ins>
      <w:r>
        <w:rPr>
          <w:b/>
          <w:bCs/>
        </w:rPr>
        <w:t xml:space="preserve">interference </w:t>
      </w:r>
      <w:del w:id="165" w:author="Author" w:date="2026-07-14T09:14:00Z" w16du:dateUtc="2026-07-14T08:14:00Z">
        <w:r>
          <w:rPr>
            <w:b/>
            <w:bCs/>
          </w:rPr>
          <w:delText>effect</w:delText>
        </w:r>
      </w:del>
      <w:ins w:id="166" w:author="Author" w:date="2026-07-14T09:14:00Z" w16du:dateUtc="2026-07-14T08:14:00Z">
        <w:r>
          <w:rPr>
            <w:b/>
            <w:bCs/>
          </w:rPr>
          <w:t>pattern</w:t>
        </w:r>
      </w:ins>
      <w:r>
        <w:rPr>
          <w:b/>
          <w:bCs/>
        </w:rPr>
        <w:t>.</w:t>
      </w:r>
      <w:r>
        <w:t xml:space="preserve"> </w:t>
      </w:r>
      <w:r>
        <w:rPr>
          <w:b/>
          <w:bCs/>
        </w:rPr>
        <w:t>(A)</w:t>
      </w:r>
      <w:r>
        <w:t xml:space="preserve"> The modeled trauma-film paradigm includes film encoding, an intervening delay, a possible pre-task film reminder, an intervening task, a post-task delay, and a later test of unguided or </w:t>
      </w:r>
      <w:del w:id="167" w:author="Author" w:date="2026-07-14T09:14:00Z" w16du:dateUtc="2026-07-14T08:14:00Z">
        <w:r>
          <w:delText>voluntary</w:delText>
        </w:r>
      </w:del>
      <w:ins w:id="168" w:author="Author" w:date="2026-07-14T09:14:00Z" w16du:dateUtc="2026-07-14T08:14:00Z">
        <w:r>
          <w:t>deliberate film</w:t>
        </w:r>
      </w:ins>
      <w:r>
        <w:t xml:space="preserve"> recall. </w:t>
      </w:r>
      <w:r>
        <w:rPr>
          <w:b/>
          <w:bCs/>
        </w:rPr>
        <w:t>(B)</w:t>
      </w:r>
      <w:r>
        <w:t xml:space="preserve"> The </w:t>
      </w:r>
      <w:del w:id="169" w:author="Author" w:date="2026-07-14T09:14:00Z" w16du:dateUtc="2026-07-14T08:14:00Z">
        <w:r>
          <w:delText>canonical selective interference effect</w:delText>
        </w:r>
      </w:del>
      <w:ins w:id="170" w:author="Author" w:date="2026-07-14T09:14:00Z" w16du:dateUtc="2026-07-14T08:14:00Z">
        <w:r>
          <w:t>qualitative pattern targeted by the recall simulations</w:t>
        </w:r>
      </w:ins>
      <w:r>
        <w:t xml:space="preserve"> is summarized as an interaction among reminder condition, intervening task, and retrieval condition. Columns distinguish whether the task is preceded by a film reminder, rows distinguish </w:t>
      </w:r>
      <w:del w:id="171" w:author="Author" w:date="2026-07-14T09:14:00Z" w16du:dateUtc="2026-07-14T08:14:00Z">
        <w:r>
          <w:delText>intrusion-like</w:delText>
        </w:r>
      </w:del>
      <w:ins w:id="172" w:author="Author" w:date="2026-07-14T09:14:00Z" w16du:dateUtc="2026-07-14T08:14:00Z">
        <w:r>
          <w:t>unguided</w:t>
        </w:r>
      </w:ins>
      <w:r>
        <w:t xml:space="preserve"> film </w:t>
      </w:r>
      <w:del w:id="173" w:author="Author" w:date="2026-07-14T09:14:00Z" w16du:dateUtc="2026-07-14T08:14:00Z">
        <w:r>
          <w:delText>access</w:delText>
        </w:r>
      </w:del>
      <w:ins w:id="174" w:author="Author" w:date="2026-07-14T09:14:00Z" w16du:dateUtc="2026-07-14T08:14:00Z">
        <w:r>
          <w:t>recall</w:t>
        </w:r>
      </w:ins>
      <w:r>
        <w:t xml:space="preserve"> from </w:t>
      </w:r>
      <w:del w:id="175" w:author="Author" w:date="2026-07-14T09:14:00Z" w16du:dateUtc="2026-07-14T08:14:00Z">
        <w:r>
          <w:delText>voluntary</w:delText>
        </w:r>
      </w:del>
      <w:ins w:id="176" w:author="Author" w:date="2026-07-14T09:14:00Z" w16du:dateUtc="2026-07-14T08:14:00Z">
        <w:r>
          <w:t>deliberate</w:t>
        </w:r>
      </w:ins>
      <w:r>
        <w:t xml:space="preserve"> film recall, and paired bars compare film </w:t>
      </w:r>
      <w:del w:id="177" w:author="Author" w:date="2026-07-14T09:14:00Z" w16du:dateUtc="2026-07-14T08:14:00Z">
        <w:r>
          <w:delText>output</w:delText>
        </w:r>
      </w:del>
      <w:ins w:id="178" w:author="Author" w:date="2026-07-14T09:14:00Z" w16du:dateUtc="2026-07-14T08:14:00Z">
        <w:r>
          <w:t>recall</w:t>
        </w:r>
      </w:ins>
      <w:r>
        <w:t xml:space="preserve"> after a comparison</w:t>
      </w:r>
      <w:del w:id="179" w:author="Author" w:date="2026-07-14T09:14:00Z" w16du:dateUtc="2026-07-14T08:14:00Z">
        <w:r>
          <w:delText xml:space="preserve"> task </w:delText>
        </w:r>
      </w:del>
      <w:ins w:id="180" w:author="Author" w:date="2026-07-14T09:14:00Z" w16du:dateUtc="2026-07-14T08:14:00Z">
        <w:r>
          <w:t xml:space="preserve">/control condition </w:t>
        </w:r>
      </w:ins>
      <w:r>
        <w:t xml:space="preserve">versus </w:t>
      </w:r>
      <w:del w:id="181" w:author="Author" w:date="2026-07-14T09:14:00Z" w16du:dateUtc="2026-07-14T08:14:00Z">
        <w:r>
          <w:delText>an interference</w:delText>
        </w:r>
      </w:del>
      <w:ins w:id="182" w:author="Author" w:date="2026-07-14T09:14:00Z" w16du:dateUtc="2026-07-14T08:14:00Z">
        <w:r>
          <w:t>a visuospatial task condition. The visuospatial</w:t>
        </w:r>
      </w:ins>
      <w:r>
        <w:t xml:space="preserve"> task</w:t>
      </w:r>
      <w:del w:id="183" w:author="Author" w:date="2026-07-14T09:14:00Z" w16du:dateUtc="2026-07-14T08:14:00Z">
        <w:r>
          <w:delText>. The interference task</w:delText>
        </w:r>
      </w:del>
      <w:ins w:id="184" w:author="Author" w:date="2026-07-14T09:14:00Z" w16du:dateUtc="2026-07-14T08:14:00Z">
        <w:r>
          <w:t xml:space="preserve"> condition</w:t>
        </w:r>
      </w:ins>
      <w:r>
        <w:t xml:space="preserve"> produces the largest reduction in </w:t>
      </w:r>
      <w:del w:id="185" w:author="Author" w:date="2026-07-14T09:14:00Z" w16du:dateUtc="2026-07-14T08:14:00Z">
        <w:r>
          <w:delText>intrusion-like</w:delText>
        </w:r>
      </w:del>
      <w:ins w:id="186" w:author="Author" w:date="2026-07-14T09:14:00Z" w16du:dateUtc="2026-07-14T08:14:00Z">
        <w:r>
          <w:t>unguided</w:t>
        </w:r>
      </w:ins>
      <w:r>
        <w:t xml:space="preserve"> film </w:t>
      </w:r>
      <w:del w:id="187" w:author="Author" w:date="2026-07-14T09:14:00Z" w16du:dateUtc="2026-07-14T08:14:00Z">
        <w:r>
          <w:delText>access</w:delText>
        </w:r>
      </w:del>
      <w:ins w:id="188" w:author="Author" w:date="2026-07-14T09:14:00Z" w16du:dateUtc="2026-07-14T08:14:00Z">
        <w:r>
          <w:t>recall</w:t>
        </w:r>
      </w:ins>
      <w:r>
        <w:t xml:space="preserve"> when it follows a film reminder, whereas </w:t>
      </w:r>
      <w:del w:id="189" w:author="Author" w:date="2026-07-14T09:14:00Z" w16du:dateUtc="2026-07-14T08:14:00Z">
        <w:r>
          <w:delText>voluntary</w:delText>
        </w:r>
      </w:del>
      <w:ins w:id="190" w:author="Author" w:date="2026-07-14T09:14:00Z" w16du:dateUtc="2026-07-14T08:14:00Z">
        <w:r>
          <w:t>deliberate</w:t>
        </w:r>
      </w:ins>
      <w:r>
        <w:t xml:space="preserve"> film recall shows a smaller reduction under the same conditions. Bars are schematic and do not plot empirical counts, fitted values, or model output.</w:t>
      </w:r>
    </w:p>
    <w:p w14:paraId="3E5FAB21" w14:textId="77777777" w:rsidR="0076045A" w:rsidRDefault="00000000">
      <w:pPr>
        <w:pStyle w:val="FigureWithoutNote"/>
        <w:rPr>
          <w:del w:id="191" w:author="Author" w:date="2026-07-14T09:14:00Z" w16du:dateUtc="2026-07-14T08:14:00Z"/>
        </w:rPr>
      </w:pPr>
      <w:del w:id="192" w:author="Author" w:date="2026-07-14T09:14:00Z" w16du:dateUtc="2026-07-14T08:14:00Z">
        <w:r>
          <w:rPr>
            <w:noProof/>
          </w:rPr>
          <w:lastRenderedPageBreak/>
          <w:drawing>
            <wp:inline distT="0" distB="0" distL="0" distR="0" wp14:anchorId="37E56D15" wp14:editId="77969804">
              <wp:extent cx="5943600" cy="4821271"/>
              <wp:effectExtent l="0" t="0" r="0" b="0"/>
              <wp:docPr id="1581589082" name="Picture"/>
              <wp:cNvGraphicFramePr/>
              <a:graphic xmlns:a="http://schemas.openxmlformats.org/drawingml/2006/main">
                <a:graphicData uri="http://schemas.openxmlformats.org/drawingml/2006/picture">
                  <pic:pic xmlns:pic="http://schemas.openxmlformats.org/drawingml/2006/picture">
                    <pic:nvPicPr>
                      <pic:cNvPr id="26" name="Picture" descr="work/empirical_target/empirical_target_composite.png"/>
                      <pic:cNvPicPr>
                        <a:picLocks noChangeAspect="1" noChangeArrowheads="1"/>
                      </pic:cNvPicPr>
                    </pic:nvPicPr>
                    <pic:blipFill>
                      <a:blip r:embed="rId11"/>
                      <a:stretch>
                        <a:fillRect/>
                      </a:stretch>
                    </pic:blipFill>
                    <pic:spPr bwMode="auto">
                      <a:xfrm>
                        <a:off x="0" y="0"/>
                        <a:ext cx="5943600" cy="4821271"/>
                      </a:xfrm>
                      <a:prstGeom prst="rect">
                        <a:avLst/>
                      </a:prstGeom>
                      <a:noFill/>
                      <a:ln w="9525">
                        <a:noFill/>
                        <a:headEnd/>
                        <a:tailEnd/>
                      </a:ln>
                    </pic:spPr>
                  </pic:pic>
                </a:graphicData>
              </a:graphic>
            </wp:inline>
          </w:drawing>
        </w:r>
      </w:del>
    </w:p>
    <w:p w14:paraId="1C624956" w14:textId="77777777" w:rsidR="00AD2C25" w:rsidRDefault="00000000">
      <w:pPr>
        <w:pStyle w:val="FigureWithoutNote"/>
        <w:rPr>
          <w:ins w:id="193" w:author="Author" w:date="2026-07-14T09:14:00Z" w16du:dateUtc="2026-07-14T08:14:00Z"/>
        </w:rPr>
      </w:pPr>
      <w:bookmarkStart w:id="194" w:name="Xc897a8b9721a90617e40ad358cd74b83536e295"/>
      <w:del w:id="195" w:author="Author" w:date="2026-07-14T09:14:00Z" w16du:dateUtc="2026-07-14T08:14:00Z">
        <w:r>
          <w:delText>Retrieval Conditions</w:delText>
        </w:r>
      </w:del>
      <w:ins w:id="196" w:author="Author" w:date="2026-07-14T09:14:00Z" w16du:dateUtc="2026-07-14T08:14:00Z">
        <w:r>
          <w:rPr>
            <w:noProof/>
          </w:rPr>
          <w:drawing>
            <wp:inline distT="0" distB="0" distL="0" distR="0" wp14:anchorId="62948DDC" wp14:editId="781318FF">
              <wp:extent cx="5943600" cy="4821903"/>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work/empirical_target/empirical_target_composite.png"/>
                      <pic:cNvPicPr>
                        <a:picLocks noChangeAspect="1" noChangeArrowheads="1"/>
                      </pic:cNvPicPr>
                    </pic:nvPicPr>
                    <pic:blipFill>
                      <a:blip r:embed="rId12"/>
                      <a:stretch>
                        <a:fillRect/>
                      </a:stretch>
                    </pic:blipFill>
                    <pic:spPr bwMode="auto">
                      <a:xfrm>
                        <a:off x="0" y="0"/>
                        <a:ext cx="5943600" cy="4821903"/>
                      </a:xfrm>
                      <a:prstGeom prst="rect">
                        <a:avLst/>
                      </a:prstGeom>
                      <a:noFill/>
                      <a:ln w="9525">
                        <a:noFill/>
                        <a:headEnd/>
                        <a:tailEnd/>
                      </a:ln>
                    </pic:spPr>
                  </pic:pic>
                </a:graphicData>
              </a:graphic>
            </wp:inline>
          </w:drawing>
        </w:r>
      </w:ins>
    </w:p>
    <w:p w14:paraId="01A42889" w14:textId="77777777" w:rsidR="00AD2C25" w:rsidRDefault="00000000">
      <w:pPr>
        <w:pStyle w:val="Heading2"/>
      </w:pPr>
      <w:bookmarkStart w:id="197" w:name="Xe49916d2c5d2e2d1ed2bdc43f3c89558696ba75"/>
      <w:bookmarkEnd w:id="157"/>
      <w:ins w:id="198" w:author="Author" w:date="2026-07-14T09:14:00Z" w16du:dateUtc="2026-07-14T08:14:00Z">
        <w:r>
          <w:t>Intentionality and Test Format</w:t>
        </w:r>
      </w:ins>
      <w:r>
        <w:t xml:space="preserve"> in Selective Interference</w:t>
      </w:r>
    </w:p>
    <w:p w14:paraId="11B3BD67" w14:textId="77777777" w:rsidR="00AD2C25" w:rsidRDefault="0076045A">
      <w:pPr>
        <w:pStyle w:val="FirstParagraph"/>
        <w:rPr>
          <w:ins w:id="199" w:author="Author" w:date="2026-07-14T09:14:00Z" w16du:dateUtc="2026-07-14T08:14:00Z"/>
        </w:rPr>
      </w:pPr>
      <w:del w:id="200" w:author="Author" w:date="2026-07-14T09:14:00Z" w16du:dateUtc="2026-07-14T08:14:00Z">
        <w:r>
          <w:fldChar w:fldCharType="begin"/>
        </w:r>
        <w:r>
          <w:delInstrText>HYPERLINK \l "fig-empirical-target" \h</w:delInstrText>
        </w:r>
        <w:r>
          <w:fldChar w:fldCharType="separate"/>
        </w:r>
        <w:r>
          <w:rPr>
            <w:rStyle w:val="Hyperlink"/>
          </w:rPr>
          <w:delText>Figure 1</w:delText>
        </w:r>
        <w:r>
          <w:fldChar w:fldCharType="end"/>
        </w:r>
        <w:r>
          <w:delText xml:space="preserve"> summarizes the selective interference effect as a reduction in intrusion-like access with relatively preserved voluntary memory for the same film material. Much of the evidence for that pattern comes from studies that measure intrusions alongside predominantly recognition-based voluntary-memory tests (</w:delText>
        </w:r>
        <w:r>
          <w:fldChar w:fldCharType="begin"/>
        </w:r>
        <w:r>
          <w:delInstrText>HYPERLINK \l "ref-holmes2009can" \h</w:delInstrText>
        </w:r>
        <w:r>
          <w:fldChar w:fldCharType="separate"/>
        </w:r>
        <w:r>
          <w:rPr>
            <w:rStyle w:val="Hyperlink"/>
          </w:rPr>
          <w:delText>Holmes et al., 2009</w:delText>
        </w:r>
        <w:r>
          <w:fldChar w:fldCharType="end"/>
        </w:r>
      </w:del>
      <w:ins w:id="201" w:author="Author" w:date="2026-07-14T09:14:00Z" w16du:dateUtc="2026-07-14T08:14:00Z">
        <w:r w:rsidR="00000000">
          <w:t xml:space="preserve">Selective-interference studies are often described as comparing involuntary and deliberate memory, but the empirical contrast also depends on how each form of remembering is measured. Diary measures count film memories after they inadvertently come to mind during daily life. Laboratory intrusion tasks count film memories reported during a defined monitoring period, sometimes while film cues are present. In both cases, participants report film memories when they occur without deliberately trying to recover film details. Voluntary-memory tests differ in whether target film material must be recovered or is presented for judgment: free recall </w:t>
        </w:r>
        <w:r w:rsidR="00000000">
          <w:lastRenderedPageBreak/>
          <w:t>and specific-probe questions ask participants to bring film details to mind, whereas recognition asks participants to distinguish true from false film statements or film stills from lure images (</w:t>
        </w:r>
        <w:r w:rsidR="00000000">
          <w:fldChar w:fldCharType="begin"/>
        </w:r>
        <w:r w:rsidR="00000000">
          <w:instrText>HYPERLINK \l "ref-james2016trauma" \h</w:instrText>
        </w:r>
        <w:r w:rsidR="00000000">
          <w:fldChar w:fldCharType="separate"/>
        </w:r>
        <w:r w:rsidR="00000000">
          <w:rPr>
            <w:rStyle w:val="Hyperlink"/>
          </w:rPr>
          <w:t>James et al., 2016</w:t>
        </w:r>
        <w:r w:rsidR="00000000">
          <w:fldChar w:fldCharType="end"/>
        </w:r>
        <w:r w:rsidR="00000000">
          <w:t xml:space="preserve">; </w:t>
        </w:r>
        <w:r w:rsidR="00000000">
          <w:fldChar w:fldCharType="begin"/>
        </w:r>
        <w:r w:rsidR="00000000">
          <w:instrText>HYPERLINK \l "ref-lau2019intrusive" \h</w:instrText>
        </w:r>
        <w:r w:rsidR="00000000">
          <w:fldChar w:fldCharType="separate"/>
        </w:r>
        <w:r w:rsidR="00000000">
          <w:rPr>
            <w:rStyle w:val="Hyperlink"/>
          </w:rPr>
          <w:t>Lau-Zhu et al., 2019</w:t>
        </w:r>
        <w:r w:rsidR="00000000">
          <w:fldChar w:fldCharType="end"/>
        </w:r>
        <w:r w:rsidR="00000000">
          <w:t xml:space="preserve">, </w:t>
        </w:r>
        <w:r w:rsidR="00000000">
          <w:fldChar w:fldCharType="begin"/>
        </w:r>
        <w:r w:rsidR="00000000">
          <w:instrText>HYPERLINK \l "ref-lau2021selectively" \h</w:instrText>
        </w:r>
        <w:r w:rsidR="00000000">
          <w:fldChar w:fldCharType="separate"/>
        </w:r>
        <w:r w:rsidR="00000000">
          <w:rPr>
            <w:rStyle w:val="Hyperlink"/>
          </w:rPr>
          <w:t>2021</w:t>
        </w:r>
        <w:r w:rsidR="00000000">
          <w:fldChar w:fldCharType="end"/>
        </w:r>
        <w:r w:rsidR="00000000">
          <w:t xml:space="preserve">). Selective interference appears most consistent when intrusion reports are compared with recognition, and less uniform when film material must be brought to mind under more similar retrieval conditions. </w:t>
        </w:r>
        <w:r w:rsidR="00000000">
          <w:fldChar w:fldCharType="begin"/>
        </w:r>
        <w:r w:rsidR="00000000">
          <w:instrText>HYPERLINK \l "fig-empirical-examples" \h</w:instrText>
        </w:r>
        <w:r w:rsidR="00000000">
          <w:fldChar w:fldCharType="separate"/>
        </w:r>
        <w:r w:rsidR="00000000">
          <w:rPr>
            <w:rStyle w:val="Hyperlink"/>
          </w:rPr>
          <w:t>Figure 2</w:t>
        </w:r>
        <w:r w:rsidR="00000000">
          <w:fldChar w:fldCharType="end"/>
        </w:r>
        <w:r w:rsidR="00000000">
          <w:t xml:space="preserve"> illustrates variation in retrieval format across selected trauma-film studies (</w:t>
        </w:r>
        <w:r w:rsidR="00000000">
          <w:fldChar w:fldCharType="begin"/>
        </w:r>
        <w:r w:rsidR="00000000">
          <w:instrText>HYPERLINK \l "ref-james2015computer" \h</w:instrText>
        </w:r>
        <w:r w:rsidR="00000000">
          <w:fldChar w:fldCharType="separate"/>
        </w:r>
        <w:r w:rsidR="00000000">
          <w:rPr>
            <w:rStyle w:val="Hyperlink"/>
          </w:rPr>
          <w:t>James et al., 2015</w:t>
        </w:r>
        <w:r w:rsidR="00000000">
          <w:fldChar w:fldCharType="end"/>
        </w:r>
        <w:r w:rsidR="00000000">
          <w:t xml:space="preserve">; </w:t>
        </w:r>
        <w:r w:rsidR="00000000">
          <w:fldChar w:fldCharType="begin"/>
        </w:r>
        <w:r w:rsidR="00000000">
          <w:instrText>HYPERLINK \l "ref-lau2019intrusive" \h</w:instrText>
        </w:r>
        <w:r w:rsidR="00000000">
          <w:fldChar w:fldCharType="separate"/>
        </w:r>
        <w:r w:rsidR="00000000">
          <w:rPr>
            <w:rStyle w:val="Hyperlink"/>
          </w:rPr>
          <w:t>Lau-Zhu et al., 2019</w:t>
        </w:r>
        <w:r w:rsidR="00000000">
          <w:fldChar w:fldCharType="end"/>
        </w:r>
        <w:r w:rsidR="00000000">
          <w:t xml:space="preserve">, </w:t>
        </w:r>
        <w:r w:rsidR="00000000">
          <w:fldChar w:fldCharType="begin"/>
        </w:r>
        <w:r w:rsidR="00000000">
          <w:instrText>HYPERLINK \l "ref-lau2021selectively" \h</w:instrText>
        </w:r>
        <w:r w:rsidR="00000000">
          <w:fldChar w:fldCharType="separate"/>
        </w:r>
        <w:r w:rsidR="00000000">
          <w:rPr>
            <w:rStyle w:val="Hyperlink"/>
          </w:rPr>
          <w:t>2021</w:t>
        </w:r>
        <w:r w:rsidR="00000000">
          <w:fldChar w:fldCharType="end"/>
        </w:r>
        <w:r w:rsidR="00000000">
          <w:t xml:space="preserve">; </w:t>
        </w:r>
        <w:r w:rsidR="00000000">
          <w:fldChar w:fldCharType="begin"/>
        </w:r>
        <w:r w:rsidR="00000000">
          <w:instrText>HYPERLINK \l "ref-mcconnell2026testing" \h</w:instrText>
        </w:r>
        <w:r w:rsidR="00000000">
          <w:fldChar w:fldCharType="separate"/>
        </w:r>
        <w:r w:rsidR="00000000">
          <w:rPr>
            <w:rStyle w:val="Hyperlink"/>
          </w:rPr>
          <w:t>McConnell et al., 2026</w:t>
        </w:r>
        <w:r w:rsidR="00000000">
          <w:fldChar w:fldCharType="end"/>
        </w:r>
        <w:r w:rsidR="00000000">
          <w:t>).</w:t>
        </w:r>
      </w:ins>
    </w:p>
    <w:p w14:paraId="3775E3A6" w14:textId="77777777" w:rsidR="00AD2C25" w:rsidRDefault="00000000">
      <w:pPr>
        <w:pStyle w:val="FigureTitle"/>
        <w:rPr>
          <w:ins w:id="202" w:author="Author" w:date="2026-07-14T09:14:00Z" w16du:dateUtc="2026-07-14T08:14:00Z"/>
        </w:rPr>
      </w:pPr>
      <w:bookmarkStart w:id="203" w:name="fig-empirical-examples"/>
      <w:ins w:id="204" w:author="Author" w:date="2026-07-14T09:14:00Z" w16du:dateUtc="2026-07-14T08:14:00Z">
        <w:r>
          <w:lastRenderedPageBreak/>
          <w:t>Figure 2</w:t>
        </w:r>
      </w:ins>
    </w:p>
    <w:p w14:paraId="40AB245E" w14:textId="77777777" w:rsidR="00AD2C25" w:rsidRDefault="00000000">
      <w:pPr>
        <w:pStyle w:val="Caption"/>
        <w:rPr>
          <w:ins w:id="205" w:author="Author" w:date="2026-07-14T09:14:00Z" w16du:dateUtc="2026-07-14T08:14:00Z"/>
        </w:rPr>
      </w:pPr>
      <w:ins w:id="206" w:author="Author" w:date="2026-07-14T09:14:00Z" w16du:dateUtc="2026-07-14T08:14:00Z">
        <w:r>
          <w:rPr>
            <w:b/>
            <w:bCs/>
          </w:rPr>
          <w:t>Empirical tests of selective interference across retrieval formats.</w:t>
        </w:r>
        <w:r>
          <w:t xml:space="preserve"> Rows show selected studies that pair intrusion-like or involuntary-memory measures with different deliberate-memory tests: diary intrusions with recognition, diary intrusions with free recall, laboratory intrusion reports with recognition, and a matched voluntary/involuntary laboratory retrieval task (</w:t>
        </w:r>
        <w:r>
          <w:fldChar w:fldCharType="begin"/>
        </w:r>
        <w:r>
          <w:instrText>HYPERLINK \l "ref-james2015computer" \h</w:instrText>
        </w:r>
        <w:r>
          <w:fldChar w:fldCharType="separate"/>
        </w:r>
        <w:r>
          <w:rPr>
            <w:rStyle w:val="Hyperlink"/>
          </w:rPr>
          <w:t>James et al., 2015</w:t>
        </w:r>
        <w:r>
          <w:fldChar w:fldCharType="end"/>
        </w:r>
        <w:r>
          <w:t xml:space="preserve">; </w:t>
        </w:r>
        <w:r>
          <w:fldChar w:fldCharType="begin"/>
        </w:r>
        <w:r>
          <w:instrText>HYPERLINK \l "ref-lau2019intrusive" \h</w:instrText>
        </w:r>
        <w:r>
          <w:fldChar w:fldCharType="separate"/>
        </w:r>
        <w:r>
          <w:rPr>
            <w:rStyle w:val="Hyperlink"/>
          </w:rPr>
          <w:t>Lau-Zhu et al., 2019</w:t>
        </w:r>
        <w:r>
          <w:fldChar w:fldCharType="end"/>
        </w:r>
        <w:r>
          <w:t xml:space="preserve">, </w:t>
        </w:r>
        <w:r>
          <w:fldChar w:fldCharType="begin"/>
        </w:r>
        <w:r>
          <w:instrText>HYPERLINK \l "ref-lau2021selectively" \h</w:instrText>
        </w:r>
        <w:r>
          <w:fldChar w:fldCharType="separate"/>
        </w:r>
        <w:r>
          <w:rPr>
            <w:rStyle w:val="Hyperlink"/>
          </w:rPr>
          <w:t>2021</w:t>
        </w:r>
        <w:r>
          <w:fldChar w:fldCharType="end"/>
        </w:r>
        <w:r>
          <w:t xml:space="preserve">; </w:t>
        </w:r>
        <w:r>
          <w:fldChar w:fldCharType="begin"/>
        </w:r>
        <w:r>
          <w:instrText>HYPERLINK \l "ref-mcconnell2026testing" \h</w:instrText>
        </w:r>
        <w:r>
          <w:fldChar w:fldCharType="separate"/>
        </w:r>
        <w:r>
          <w:rPr>
            <w:rStyle w:val="Hyperlink"/>
          </w:rPr>
          <w:t>McConnell et al., 2026</w:t>
        </w:r>
        <w:r>
          <w:fldChar w:fldCharType="end"/>
        </w:r>
        <w:r>
          <w:t>). Left panels plot intrusion-like or involuntary-memory outcomes, and right panels plot deliberate-memory outcomes. Gray bars indicate the study-specific comparison/control condition and orange bars indicate the visuospatial task condition. Bracket labels summarize the plotted contrast; they do not denote a uniform significance test. Bar heights reproduce reported condition means in native study units, so y-axis scales differ across outcomes.</w:t>
        </w:r>
      </w:ins>
    </w:p>
    <w:p w14:paraId="009F1034" w14:textId="77777777" w:rsidR="00AD2C25" w:rsidRDefault="00000000">
      <w:pPr>
        <w:pStyle w:val="FigureWithoutNote"/>
        <w:rPr>
          <w:ins w:id="207" w:author="Author" w:date="2026-07-14T09:14:00Z" w16du:dateUtc="2026-07-14T08:14:00Z"/>
        </w:rPr>
      </w:pPr>
      <w:ins w:id="208" w:author="Author" w:date="2026-07-14T09:14:00Z" w16du:dateUtc="2026-07-14T08:14:00Z">
        <w:r>
          <w:rPr>
            <w:noProof/>
          </w:rPr>
          <w:lastRenderedPageBreak/>
          <w:drawing>
            <wp:inline distT="0" distB="0" distL="0" distR="0" wp14:anchorId="0FB2D3F1" wp14:editId="5A798E34">
              <wp:extent cx="5943600" cy="6046032"/>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work/empirical_target/empirical_selective_interference_examples.png"/>
                      <pic:cNvPicPr>
                        <a:picLocks noChangeAspect="1" noChangeArrowheads="1"/>
                      </pic:cNvPicPr>
                    </pic:nvPicPr>
                    <pic:blipFill>
                      <a:blip r:embed="rId13"/>
                      <a:stretch>
                        <a:fillRect/>
                      </a:stretch>
                    </pic:blipFill>
                    <pic:spPr bwMode="auto">
                      <a:xfrm>
                        <a:off x="0" y="0"/>
                        <a:ext cx="5943600" cy="6046032"/>
                      </a:xfrm>
                      <a:prstGeom prst="rect">
                        <a:avLst/>
                      </a:prstGeom>
                      <a:noFill/>
                      <a:ln w="9525">
                        <a:noFill/>
                        <a:headEnd/>
                        <a:tailEnd/>
                      </a:ln>
                    </pic:spPr>
                  </pic:pic>
                </a:graphicData>
              </a:graphic>
            </wp:inline>
          </w:drawing>
        </w:r>
      </w:ins>
    </w:p>
    <w:bookmarkEnd w:id="203"/>
    <w:p w14:paraId="436C80D6" w14:textId="6BADBDDB" w:rsidR="0076045A" w:rsidRDefault="00000000">
      <w:pPr>
        <w:pStyle w:val="FirstParagraph"/>
        <w:rPr>
          <w:del w:id="209" w:author="Author" w:date="2026-07-14T09:14:00Z" w16du:dateUtc="2026-07-14T08:14:00Z"/>
        </w:rPr>
      </w:pPr>
      <w:ins w:id="210" w:author="Author" w:date="2026-07-14T09:14:00Z" w16du:dateUtc="2026-07-14T08:14:00Z">
        <w:r>
          <w:t>Comparisons between diary intrusion reports and recognition tests confound retrieval intentionality with retrieval format. In immediate post-film Tetris studies, participants completed Tetris soon after film viewing and later reported fewer diary intrusions, while verbal or visual recognition remained similar across</w:t>
        </w:r>
      </w:ins>
      <w:moveFromRangeStart w:id="211" w:author="Author" w:date="2026-07-14T09:14:00Z" w:name="move234912915"/>
      <w:moveFrom w:id="212" w:author="Author" w:date="2026-07-14T09:14:00Z" w16du:dateUtc="2026-07-14T08:14:00Z">
        <w:r>
          <w:t xml:space="preserve">, </w:t>
        </w:r>
        <w:r>
          <w:fldChar w:fldCharType="begin"/>
        </w:r>
        <w:r>
          <w:instrText>HYPERLINK \l "ref-holmes2010key" \h</w:instrText>
        </w:r>
        <w:r>
          <w:fldChar w:fldCharType="separate"/>
        </w:r>
        <w:r>
          <w:rPr>
            <w:rStyle w:val="Hyperlink"/>
          </w:rPr>
          <w:t>2010</w:t>
        </w:r>
        <w:r>
          <w:fldChar w:fldCharType="end"/>
        </w:r>
        <w:r>
          <w:t xml:space="preserve">; </w:t>
        </w:r>
        <w:r>
          <w:fldChar w:fldCharType="begin"/>
        </w:r>
        <w:r>
          <w:instrText>HYPERLINK \l "ref-james2015computer" \h</w:instrText>
        </w:r>
        <w:r>
          <w:fldChar w:fldCharType="separate"/>
        </w:r>
        <w:r>
          <w:rPr>
            <w:rStyle w:val="Hyperlink"/>
          </w:rPr>
          <w:t>James et al., 2015</w:t>
        </w:r>
        <w:r>
          <w:fldChar w:fldCharType="end"/>
        </w:r>
        <w:r>
          <w:t xml:space="preserve">; </w:t>
        </w:r>
        <w:r>
          <w:fldChar w:fldCharType="begin"/>
        </w:r>
        <w:r>
          <w:instrText>HYPERLINK \l "ref-kessler2020visuospatial" \h</w:instrText>
        </w:r>
        <w:r>
          <w:fldChar w:fldCharType="separate"/>
        </w:r>
        <w:r>
          <w:rPr>
            <w:rStyle w:val="Hyperlink"/>
          </w:rPr>
          <w:t>Kessler et al., 2020</w:t>
        </w:r>
        <w:r>
          <w:fldChar w:fldCharType="end"/>
        </w:r>
        <w:r>
          <w:t xml:space="preserve">; </w:t>
        </w:r>
        <w:r>
          <w:fldChar w:fldCharType="begin"/>
        </w:r>
        <w:r>
          <w:instrText>HYPERLINK \l "ref-lau2021selectively" \h</w:instrText>
        </w:r>
        <w:r>
          <w:fldChar w:fldCharType="separate"/>
        </w:r>
        <w:r>
          <w:rPr>
            <w:rStyle w:val="Hyperlink"/>
          </w:rPr>
          <w:t>Lau-Zhu et al., 2021</w:t>
        </w:r>
        <w:r>
          <w:fldChar w:fldCharType="end"/>
        </w:r>
        <w:r>
          <w:t xml:space="preserve">). </w:t>
        </w:r>
      </w:moveFrom>
      <w:moveFromRangeEnd w:id="211"/>
      <w:commentRangeStart w:id="213"/>
      <w:del w:id="214" w:author="Author" w:date="2026-07-14T09:14:00Z" w16du:dateUtc="2026-07-14T08:14:00Z">
        <w:r w:rsidR="0076045A">
          <w:delText>Diary</w:delText>
        </w:r>
        <w:commentRangeEnd w:id="213"/>
        <w:r w:rsidR="000C470F">
          <w:rPr>
            <w:rStyle w:val="CommentReference"/>
            <w:sz w:val="24"/>
            <w:szCs w:val="24"/>
          </w:rPr>
          <w:commentReference w:id="213"/>
        </w:r>
        <w:r w:rsidR="0076045A">
          <w:delText xml:space="preserve"> measures count film memories that inadvertently arise during daily life (</w:delText>
        </w:r>
        <w:r w:rsidR="0076045A">
          <w:fldChar w:fldCharType="begin"/>
        </w:r>
        <w:r w:rsidR="0076045A">
          <w:delInstrText>HYPERLINK \l "ref-holmes2008inducing" \h</w:delInstrText>
        </w:r>
        <w:r w:rsidR="0076045A">
          <w:fldChar w:fldCharType="separate"/>
        </w:r>
        <w:r w:rsidR="0076045A">
          <w:rPr>
            <w:rStyle w:val="Hyperlink"/>
          </w:rPr>
          <w:delText>Holmes &amp; Bourne, 2008</w:delText>
        </w:r>
        <w:r w:rsidR="0076045A">
          <w:fldChar w:fldCharType="end"/>
        </w:r>
        <w:r w:rsidR="0076045A">
          <w:delText xml:space="preserve">; </w:delText>
        </w:r>
        <w:r w:rsidR="0076045A">
          <w:fldChar w:fldCharType="begin"/>
        </w:r>
        <w:r w:rsidR="0076045A">
          <w:delInstrText>HYPERLINK \l "ref-james2016trauma" \h</w:delInstrText>
        </w:r>
        <w:r w:rsidR="0076045A">
          <w:fldChar w:fldCharType="separate"/>
        </w:r>
        <w:r w:rsidR="0076045A">
          <w:rPr>
            <w:rStyle w:val="Hyperlink"/>
          </w:rPr>
          <w:delText>James et al., 2016</w:delText>
        </w:r>
        <w:r w:rsidR="0076045A">
          <w:fldChar w:fldCharType="end"/>
        </w:r>
        <w:r w:rsidR="0076045A">
          <w:delText xml:space="preserve">; </w:delText>
        </w:r>
        <w:r w:rsidR="0076045A">
          <w:fldChar w:fldCharType="begin"/>
        </w:r>
        <w:r w:rsidR="0076045A">
          <w:delInstrText>HYPERLINK \l "ref-singh2023daily" \h</w:delInstrText>
        </w:r>
        <w:r w:rsidR="0076045A">
          <w:fldChar w:fldCharType="separate"/>
        </w:r>
        <w:r w:rsidR="0076045A">
          <w:rPr>
            <w:rStyle w:val="Hyperlink"/>
          </w:rPr>
          <w:delText>Singh et al., 2023</w:delText>
        </w:r>
        <w:r w:rsidR="0076045A">
          <w:fldChar w:fldCharType="end"/>
        </w:r>
        <w:r w:rsidR="0076045A">
          <w:delText>). Laboratory intrusion tasks bring intrusion measurement into a more controlled setting, often by adding monitoring instructions alongside film cues during a defined reporting period (</w:delText>
        </w:r>
        <w:r w:rsidR="0076045A">
          <w:fldChar w:fldCharType="begin"/>
        </w:r>
        <w:r w:rsidR="0076045A">
          <w:delInstrText>HYPERLINK \l "ref-james2015computer" \h</w:delInstrText>
        </w:r>
        <w:r w:rsidR="0076045A">
          <w:fldChar w:fldCharType="separate"/>
        </w:r>
        <w:r w:rsidR="0076045A">
          <w:rPr>
            <w:rStyle w:val="Hyperlink"/>
          </w:rPr>
          <w:delText>James et al., 2015</w:delText>
        </w:r>
        <w:r w:rsidR="0076045A">
          <w:fldChar w:fldCharType="end"/>
        </w:r>
        <w:r w:rsidR="0076045A">
          <w:delText xml:space="preserve">; </w:delText>
        </w:r>
        <w:r w:rsidR="0076045A">
          <w:fldChar w:fldCharType="begin"/>
        </w:r>
        <w:r w:rsidR="0076045A">
          <w:delInstrText>HYPERLINK \l "ref-lau2019intrusive" \h</w:delInstrText>
        </w:r>
        <w:r w:rsidR="0076045A">
          <w:fldChar w:fldCharType="separate"/>
        </w:r>
        <w:r w:rsidR="0076045A">
          <w:rPr>
            <w:rStyle w:val="Hyperlink"/>
          </w:rPr>
          <w:delText>Lau-Zhu et al., 2019</w:delText>
        </w:r>
        <w:r w:rsidR="0076045A">
          <w:fldChar w:fldCharType="end"/>
        </w:r>
        <w:r w:rsidR="0076045A">
          <w:delText xml:space="preserve">, </w:delText>
        </w:r>
        <w:r w:rsidR="0076045A">
          <w:fldChar w:fldCharType="begin"/>
        </w:r>
        <w:r w:rsidR="0076045A">
          <w:delInstrText>HYPERLINK \l "ref-lau2021selectively" \h</w:delInstrText>
        </w:r>
        <w:r w:rsidR="0076045A">
          <w:fldChar w:fldCharType="separate"/>
        </w:r>
        <w:r w:rsidR="0076045A">
          <w:rPr>
            <w:rStyle w:val="Hyperlink"/>
          </w:rPr>
          <w:delText>2021</w:delText>
        </w:r>
        <w:r w:rsidR="0076045A">
          <w:fldChar w:fldCharType="end"/>
        </w:r>
        <w:r w:rsidR="0076045A">
          <w:delText xml:space="preserve">). Voluntary-memory tests vary as well: many </w:delText>
        </w:r>
        <w:r w:rsidR="003025C8">
          <w:delText xml:space="preserve">ask participants to distinguish between true and false </w:delText>
        </w:r>
        <w:r w:rsidR="0076045A">
          <w:delText xml:space="preserve">statements </w:delText>
        </w:r>
        <w:r w:rsidR="003025C8">
          <w:delText xml:space="preserve">about the film </w:delText>
        </w:r>
        <w:r w:rsidR="0076045A">
          <w:delText xml:space="preserve">or </w:delText>
        </w:r>
        <w:r w:rsidR="003025C8">
          <w:delText xml:space="preserve">between </w:delText>
        </w:r>
        <w:r w:rsidR="0076045A">
          <w:delText xml:space="preserve">still images </w:delText>
        </w:r>
        <w:r w:rsidR="003025C8">
          <w:delText>from the film and lure images</w:delText>
        </w:r>
        <w:r w:rsidR="0076045A">
          <w:delText xml:space="preserve"> </w:delText>
        </w:r>
        <w:r w:rsidR="003025C8">
          <w:delText xml:space="preserve">(often termed verbal and visual </w:delText>
        </w:r>
        <w:r w:rsidR="0076045A">
          <w:delText>recognition</w:delText>
        </w:r>
        <w:r w:rsidR="003025C8">
          <w:delText xml:space="preserve"> tests)</w:delText>
        </w:r>
        <w:r w:rsidR="0076045A">
          <w:delText>, whereas some ask participants to produce or elaborate film details through free recall or specific probing (</w:delText>
        </w:r>
        <w:r w:rsidR="0076045A">
          <w:fldChar w:fldCharType="begin"/>
        </w:r>
        <w:r w:rsidR="0076045A">
          <w:delInstrText>HYPERLINK \l "ref-lau2019intrusive" \h</w:delInstrText>
        </w:r>
        <w:r w:rsidR="0076045A">
          <w:fldChar w:fldCharType="separate"/>
        </w:r>
        <w:r w:rsidR="0076045A">
          <w:rPr>
            <w:rStyle w:val="Hyperlink"/>
          </w:rPr>
          <w:delText>Lau-Zhu et al., 2019</w:delText>
        </w:r>
        <w:r w:rsidR="0076045A">
          <w:fldChar w:fldCharType="end"/>
        </w:r>
        <w:r w:rsidR="0076045A">
          <w:delText xml:space="preserve">, </w:delText>
        </w:r>
        <w:r w:rsidR="0076045A">
          <w:fldChar w:fldCharType="begin"/>
        </w:r>
        <w:r w:rsidR="0076045A">
          <w:delInstrText>HYPERLINK \l "ref-lau2021selectively" \h</w:delInstrText>
        </w:r>
        <w:r w:rsidR="0076045A">
          <w:fldChar w:fldCharType="separate"/>
        </w:r>
        <w:r w:rsidR="0076045A">
          <w:rPr>
            <w:rStyle w:val="Hyperlink"/>
          </w:rPr>
          <w:delText>2021</w:delText>
        </w:r>
        <w:r w:rsidR="0076045A">
          <w:fldChar w:fldCharType="end"/>
        </w:r>
        <w:r w:rsidR="0076045A">
          <w:delText xml:space="preserve">). The selective interference effect must therefore be interpreted in light of </w:delText>
        </w:r>
        <w:commentRangeStart w:id="215"/>
        <w:r w:rsidR="0076045A">
          <w:delText>the retrieval conditions used to measure it</w:delText>
        </w:r>
        <w:commentRangeEnd w:id="215"/>
        <w:r w:rsidR="003025C8">
          <w:rPr>
            <w:rStyle w:val="CommentReference"/>
            <w:sz w:val="24"/>
            <w:szCs w:val="24"/>
          </w:rPr>
          <w:commentReference w:id="215"/>
        </w:r>
        <w:r w:rsidR="0076045A">
          <w:delText>.</w:delText>
        </w:r>
      </w:del>
    </w:p>
    <w:p w14:paraId="3497624B" w14:textId="77777777" w:rsidR="0076045A" w:rsidRDefault="00000000">
      <w:pPr>
        <w:pStyle w:val="BodyText"/>
        <w:rPr>
          <w:del w:id="216" w:author="Author" w:date="2026-07-14T09:14:00Z" w16du:dateUtc="2026-07-14T08:14:00Z"/>
        </w:rPr>
      </w:pPr>
      <w:del w:id="217" w:author="Author" w:date="2026-07-14T09:14:00Z" w16du:dateUtc="2026-07-14T08:14:00Z">
        <w:r>
          <w:delText xml:space="preserve">The </w:delText>
        </w:r>
        <w:commentRangeStart w:id="218"/>
        <w:r>
          <w:delText xml:space="preserve">recognition-heavy pattern </w:delText>
        </w:r>
        <w:commentRangeEnd w:id="218"/>
        <w:r w:rsidR="003025C8">
          <w:rPr>
            <w:rStyle w:val="CommentReference"/>
            <w:sz w:val="24"/>
            <w:szCs w:val="24"/>
          </w:rPr>
          <w:commentReference w:id="218"/>
        </w:r>
        <w:r>
          <w:delText>appears across both immediate post-film and delayed-reminder procedures. In immediate post-film studies, Tetris reduced intrusions during the intervention period and over the following week, while later verbal recognition did not differ reliably from control</w:delText>
        </w:r>
      </w:del>
      <w:r>
        <w:t xml:space="preserve"> groups (</w:t>
      </w:r>
      <w:hyperlink w:anchor="ref-holmes2009can">
        <w:r>
          <w:rPr>
            <w:rStyle w:val="Hyperlink"/>
          </w:rPr>
          <w:t>Holmes et al., 2009</w:t>
        </w:r>
      </w:hyperlink>
      <w:r>
        <w:t xml:space="preserve">, </w:t>
      </w:r>
      <w:hyperlink w:anchor="ref-holmes2010key">
        <w:r>
          <w:rPr>
            <w:rStyle w:val="Hyperlink"/>
          </w:rPr>
          <w:t>2010</w:t>
        </w:r>
      </w:hyperlink>
      <w:r>
        <w:t xml:space="preserve">). </w:t>
      </w:r>
      <w:commentRangeStart w:id="219"/>
      <w:r>
        <w:t>Delayed</w:t>
      </w:r>
      <w:del w:id="220" w:author="Author" w:date="2026-07-14T09:14:00Z" w16du:dateUtc="2026-07-14T08:14:00Z">
        <w:r>
          <w:delText>-</w:delText>
        </w:r>
      </w:del>
      <w:ins w:id="221" w:author="Author" w:date="2026-07-14T09:14:00Z" w16du:dateUtc="2026-07-14T08:14:00Z">
        <w:r>
          <w:t xml:space="preserve"> </w:t>
        </w:r>
      </w:ins>
      <w:r>
        <w:t>reminder</w:t>
      </w:r>
      <w:ins w:id="222" w:author="Author" w:date="2026-07-14T09:14:00Z" w16du:dateUtc="2026-07-14T08:14:00Z">
        <w:r>
          <w:t>-plus-Tetris</w:t>
        </w:r>
      </w:ins>
      <w:r>
        <w:t xml:space="preserve"> studies </w:t>
      </w:r>
      <w:commentRangeEnd w:id="219"/>
      <w:r w:rsidR="003025C8">
        <w:rPr>
          <w:rStyle w:val="CommentReference"/>
          <w:sz w:val="24"/>
          <w:szCs w:val="24"/>
        </w:rPr>
        <w:commentReference w:id="219"/>
      </w:r>
      <w:ins w:id="223" w:author="Author" w:date="2026-07-14T09:14:00Z" w16du:dateUtc="2026-07-14T08:14:00Z">
        <w:r>
          <w:t xml:space="preserve">used a later film reminder before Tetris and </w:t>
        </w:r>
      </w:ins>
      <w:r>
        <w:t xml:space="preserve">found a </w:t>
      </w:r>
      <w:del w:id="224" w:author="Author" w:date="2026-07-14T09:14:00Z" w16du:dateUtc="2026-07-14T08:14:00Z">
        <w:r>
          <w:delText>similar</w:delText>
        </w:r>
      </w:del>
      <w:ins w:id="225" w:author="Author" w:date="2026-07-14T09:14:00Z" w16du:dateUtc="2026-07-14T08:14:00Z">
        <w:r>
          <w:t>related</w:t>
        </w:r>
      </w:ins>
      <w:r>
        <w:t xml:space="preserve"> pattern when diary or </w:t>
      </w:r>
      <w:r>
        <w:lastRenderedPageBreak/>
        <w:t>laboratory intrusion measures were paired with</w:t>
      </w:r>
      <w:del w:id="226" w:author="Author" w:date="2026-07-14T09:14:00Z" w16du:dateUtc="2026-07-14T08:14:00Z">
        <w:r>
          <w:delText xml:space="preserve"> verbal or visual</w:delText>
        </w:r>
      </w:del>
      <w:r>
        <w:t xml:space="preserve"> recognition (</w:t>
      </w:r>
      <w:hyperlink w:anchor="ref-james2015computer">
        <w:r>
          <w:rPr>
            <w:rStyle w:val="Hyperlink"/>
          </w:rPr>
          <w:t>James et al., 2015</w:t>
        </w:r>
      </w:hyperlink>
      <w:r>
        <w:t xml:space="preserve">; </w:t>
      </w:r>
      <w:hyperlink w:anchor="ref-kessler2020visuospatial">
        <w:r>
          <w:rPr>
            <w:rStyle w:val="Hyperlink"/>
          </w:rPr>
          <w:t>Kessler et al., 2020</w:t>
        </w:r>
      </w:hyperlink>
      <w:r>
        <w:t xml:space="preserve">). Later </w:t>
      </w:r>
      <w:ins w:id="227" w:author="Author" w:date="2026-07-14T09:14:00Z" w16du:dateUtc="2026-07-14T08:14:00Z">
        <w:r>
          <w:t xml:space="preserve">work pairing </w:t>
        </w:r>
      </w:ins>
      <w:r>
        <w:t>diary</w:t>
      </w:r>
      <w:del w:id="228" w:author="Author" w:date="2026-07-14T09:14:00Z" w16du:dateUtc="2026-07-14T08:14:00Z">
        <w:r>
          <w:delText>-</w:delText>
        </w:r>
      </w:del>
      <w:ins w:id="229" w:author="Author" w:date="2026-07-14T09:14:00Z" w16du:dateUtc="2026-07-14T08:14:00Z">
        <w:r>
          <w:t xml:space="preserve"> intrusions with </w:t>
        </w:r>
      </w:ins>
      <w:r>
        <w:t xml:space="preserve">recognition </w:t>
      </w:r>
      <w:del w:id="230" w:author="Author" w:date="2026-07-14T09:14:00Z" w16du:dateUtc="2026-07-14T08:14:00Z">
        <w:r>
          <w:delText>work followed</w:delText>
        </w:r>
      </w:del>
      <w:ins w:id="231" w:author="Author" w:date="2026-07-14T09:14:00Z" w16du:dateUtc="2026-07-14T08:14:00Z">
        <w:r>
          <w:t>retained</w:t>
        </w:r>
      </w:ins>
      <w:r>
        <w:t xml:space="preserve"> the same basic </w:t>
      </w:r>
      <w:del w:id="232" w:author="Author" w:date="2026-07-14T09:14:00Z" w16du:dateUtc="2026-07-14T08:14:00Z">
        <w:r>
          <w:delText>design</w:delText>
        </w:r>
      </w:del>
      <w:ins w:id="233" w:author="Author" w:date="2026-07-14T09:14:00Z" w16du:dateUtc="2026-07-14T08:14:00Z">
        <w:r>
          <w:t>comparison</w:t>
        </w:r>
      </w:ins>
      <w:r>
        <w:t xml:space="preserve"> (</w:t>
      </w:r>
      <w:hyperlink w:anchor="ref-asselbergs2024effectiveness">
        <w:r>
          <w:rPr>
            <w:rStyle w:val="Hyperlink"/>
          </w:rPr>
          <w:t>Asselbergs et al., 2024</w:t>
        </w:r>
      </w:hyperlink>
      <w:r>
        <w:t xml:space="preserve">). </w:t>
      </w:r>
      <w:del w:id="234" w:author="Author" w:date="2026-07-14T09:14:00Z" w16du:dateUtc="2026-07-14T08:14:00Z">
        <w:r>
          <w:delText>These</w:delText>
        </w:r>
      </w:del>
      <w:ins w:id="235" w:author="Author" w:date="2026-07-14T09:14:00Z" w16du:dateUtc="2026-07-14T08:14:00Z">
        <w:r>
          <w:t>In these</w:t>
        </w:r>
      </w:ins>
      <w:r>
        <w:t xml:space="preserve"> studies</w:t>
      </w:r>
      <w:del w:id="236" w:author="Author" w:date="2026-07-14T09:14:00Z" w16du:dateUtc="2026-07-14T08:14:00Z">
        <w:r>
          <w:delText xml:space="preserve"> establish a recurring pairing of reduced</w:delText>
        </w:r>
      </w:del>
      <w:ins w:id="237" w:author="Author" w:date="2026-07-14T09:14:00Z" w16du:dateUtc="2026-07-14T08:14:00Z">
        <w:r>
          <w:t>,</w:t>
        </w:r>
      </w:ins>
      <w:r>
        <w:t xml:space="preserve"> intrusion </w:t>
      </w:r>
      <w:del w:id="238" w:author="Author" w:date="2026-07-14T09:14:00Z" w16du:dateUtc="2026-07-14T08:14:00Z">
        <w:r>
          <w:delText xml:space="preserve">reports and preserved recognition. </w:delText>
        </w:r>
        <w:commentRangeStart w:id="239"/>
        <w:r>
          <w:delText>Across the broader evidence base, recent reviews, replication attempts, and new tests caution against treating the effect as settled or uniform (</w:delText>
        </w:r>
        <w:r w:rsidR="0076045A">
          <w:fldChar w:fldCharType="begin"/>
        </w:r>
        <w:r w:rsidR="0076045A">
          <w:delInstrText>HYPERLINK \l "ref-asselbergs2023systematic" \h</w:delInstrText>
        </w:r>
        <w:r w:rsidR="0076045A">
          <w:fldChar w:fldCharType="separate"/>
        </w:r>
        <w:r w:rsidR="0076045A">
          <w:rPr>
            <w:rStyle w:val="Hyperlink"/>
          </w:rPr>
          <w:delText>Asselbergs et al., 2023</w:delText>
        </w:r>
        <w:r w:rsidR="0076045A">
          <w:fldChar w:fldCharType="end"/>
        </w:r>
        <w:r>
          <w:delText xml:space="preserve">; </w:delText>
        </w:r>
        <w:r w:rsidR="0076045A">
          <w:fldChar w:fldCharType="begin"/>
        </w:r>
        <w:r w:rsidR="0076045A">
          <w:delInstrText>HYPERLINK \l "ref-hemi2023cognitive" \h</w:delInstrText>
        </w:r>
        <w:r w:rsidR="0076045A">
          <w:fldChar w:fldCharType="separate"/>
        </w:r>
        <w:r w:rsidR="0076045A">
          <w:rPr>
            <w:rStyle w:val="Hyperlink"/>
          </w:rPr>
          <w:delText>Hemi et al., 2023</w:delText>
        </w:r>
        <w:r w:rsidR="0076045A">
          <w:fldChar w:fldCharType="end"/>
        </w:r>
        <w:r>
          <w:delText xml:space="preserve">; </w:delText>
        </w:r>
        <w:r w:rsidR="0076045A">
          <w:fldChar w:fldCharType="begin"/>
        </w:r>
        <w:r w:rsidR="0076045A">
          <w:delInstrText>HYPERLINK \l "ref-mcconnell2026testing" \h</w:delInstrText>
        </w:r>
        <w:r w:rsidR="0076045A">
          <w:fldChar w:fldCharType="separate"/>
        </w:r>
        <w:r w:rsidR="0076045A">
          <w:rPr>
            <w:rStyle w:val="Hyperlink"/>
          </w:rPr>
          <w:delText>McConnell et al., 2026</w:delText>
        </w:r>
        <w:r w:rsidR="0076045A">
          <w:fldChar w:fldCharType="end"/>
        </w:r>
      </w:del>
      <w:ins w:id="240" w:author="Author" w:date="2026-07-14T09:14:00Z" w16du:dateUtc="2026-07-14T08:14:00Z">
        <w:r>
          <w:t xml:space="preserve">measures can count a film </w:t>
        </w:r>
      </w:ins>
      <w:moveFromRangeStart w:id="241" w:author="Author" w:date="2026-07-14T09:14:00Z" w:name="move234912916"/>
      <w:moveFrom w:id="242" w:author="Author" w:date="2026-07-14T09:14:00Z" w16du:dateUtc="2026-07-14T08:14:00Z">
        <w:r>
          <w:t xml:space="preserve">; </w:t>
        </w:r>
        <w:r>
          <w:fldChar w:fldCharType="begin"/>
        </w:r>
        <w:r>
          <w:instrText>HYPERLINK \l "ref-varma2024experimental" \h</w:instrText>
        </w:r>
        <w:r>
          <w:fldChar w:fldCharType="separate"/>
        </w:r>
        <w:r>
          <w:rPr>
            <w:rStyle w:val="Hyperlink"/>
          </w:rPr>
          <w:t>Varma et al., 2024</w:t>
        </w:r>
        <w:r>
          <w:fldChar w:fldCharType="end"/>
        </w:r>
        <w:r>
          <w:t xml:space="preserve">; </w:t>
        </w:r>
        <w:r>
          <w:fldChar w:fldCharType="begin"/>
        </w:r>
        <w:r>
          <w:instrText>HYPERLINK \l "ref-wessel2025evidence" \h</w:instrText>
        </w:r>
        <w:r>
          <w:fldChar w:fldCharType="separate"/>
        </w:r>
        <w:r>
          <w:rPr>
            <w:rStyle w:val="Hyperlink"/>
          </w:rPr>
          <w:t>Wessel et al., 2025</w:t>
        </w:r>
        <w:r>
          <w:fldChar w:fldCharType="end"/>
        </w:r>
        <w:r>
          <w:t>).</w:t>
        </w:r>
      </w:moveFrom>
      <w:moveFromRangeEnd w:id="241"/>
      <w:commentRangeEnd w:id="239"/>
      <w:r w:rsidR="003025C8">
        <w:rPr>
          <w:rStyle w:val="CommentReference"/>
          <w:sz w:val="24"/>
          <w:szCs w:val="24"/>
        </w:rPr>
        <w:commentReference w:id="239"/>
      </w:r>
    </w:p>
    <w:p w14:paraId="2EA294D7" w14:textId="77777777" w:rsidR="0076045A" w:rsidRDefault="00000000">
      <w:pPr>
        <w:pStyle w:val="BodyText"/>
        <w:rPr>
          <w:del w:id="243" w:author="Author" w:date="2026-07-14T09:14:00Z" w16du:dateUtc="2026-07-14T08:14:00Z"/>
        </w:rPr>
      </w:pPr>
      <w:del w:id="244" w:author="Author" w:date="2026-07-14T09:14:00Z" w16du:dateUtc="2026-07-14T08:14:00Z">
        <w:r>
          <w:delText xml:space="preserve">Several studies have addressed </w:delText>
        </w:r>
        <w:commentRangeStart w:id="245"/>
        <w:r>
          <w:delText xml:space="preserve">this measurement problem </w:delText>
        </w:r>
        <w:commentRangeEnd w:id="245"/>
        <w:r w:rsidR="003025C8">
          <w:rPr>
            <w:rStyle w:val="CommentReference"/>
            <w:sz w:val="24"/>
            <w:szCs w:val="24"/>
          </w:rPr>
          <w:commentReference w:id="245"/>
        </w:r>
        <w:r>
          <w:delText>by asking whether selective interference survives more closely matched intrusion and voluntary-</w:delText>
        </w:r>
      </w:del>
      <w:r>
        <w:t xml:space="preserve">memory </w:t>
      </w:r>
      <w:del w:id="246" w:author="Author" w:date="2026-07-14T09:14:00Z" w16du:dateUtc="2026-07-14T08:14:00Z">
        <w:r>
          <w:delText>measures. Lau-Zhu et al. (</w:delText>
        </w:r>
        <w:r w:rsidR="0076045A">
          <w:fldChar w:fldCharType="begin"/>
        </w:r>
        <w:r w:rsidR="0076045A">
          <w:delInstrText>HYPERLINK \l "ref-lau2019intrusive" \h</w:delInstrText>
        </w:r>
        <w:r w:rsidR="0076045A">
          <w:fldChar w:fldCharType="separate"/>
        </w:r>
        <w:r w:rsidR="0076045A">
          <w:rPr>
            <w:rStyle w:val="Hyperlink"/>
          </w:rPr>
          <w:delText>2019</w:delText>
        </w:r>
        <w:r w:rsidR="0076045A">
          <w:fldChar w:fldCharType="end"/>
        </w:r>
        <w:r>
          <w:delText xml:space="preserve">) tested whether </w:delText>
        </w:r>
        <w:commentRangeStart w:id="247"/>
        <w:r>
          <w:delText xml:space="preserve">the diary-recognition dissociation </w:delText>
        </w:r>
        <w:commentRangeEnd w:id="247"/>
        <w:r w:rsidR="003025C8">
          <w:rPr>
            <w:rStyle w:val="CommentReference"/>
            <w:sz w:val="24"/>
            <w:szCs w:val="24"/>
          </w:rPr>
          <w:commentReference w:id="247"/>
        </w:r>
        <w:r>
          <w:delText>survived changes in retrieval intention, cue overlap, attentional capture, and retrieval load. One experiment added free recall, specific probing, priming,</w:delText>
        </w:r>
      </w:del>
      <w:ins w:id="248" w:author="Author" w:date="2026-07-14T09:14:00Z" w16du:dateUtc="2026-07-14T08:14:00Z">
        <w:r>
          <w:t>only after it comes to mind and is reported, whereas verbal</w:t>
        </w:r>
      </w:ins>
      <w:r>
        <w:t xml:space="preserve"> and visual recognition</w:t>
      </w:r>
      <w:del w:id="249" w:author="Author" w:date="2026-07-14T09:14:00Z" w16du:dateUtc="2026-07-14T08:14:00Z">
        <w:r>
          <w:delText>; another added a vigilance-intrusion task that measured intrusions while participants performed an attention task in the laboratory. Lau-Zhu et al. (</w:delText>
        </w:r>
        <w:r w:rsidR="0076045A">
          <w:fldChar w:fldCharType="begin"/>
        </w:r>
        <w:r w:rsidR="0076045A">
          <w:delInstrText>HYPERLINK \l "ref-lau2021selectively" \h</w:delInstrText>
        </w:r>
        <w:r w:rsidR="0076045A">
          <w:fldChar w:fldCharType="separate"/>
        </w:r>
        <w:r w:rsidR="0076045A">
          <w:rPr>
            <w:rStyle w:val="Hyperlink"/>
          </w:rPr>
          <w:delText>2021</w:delText>
        </w:r>
        <w:r w:rsidR="0076045A">
          <w:fldChar w:fldCharType="end"/>
        </w:r>
        <w:r>
          <w:delText xml:space="preserve">) then paired a vigilance-intrusion task with a modified recognition task and varied whether trauma-film or foil cues were </w:delText>
        </w:r>
      </w:del>
      <w:ins w:id="250" w:author="Author" w:date="2026-07-14T09:14:00Z" w16du:dateUtc="2026-07-14T08:14:00Z">
        <w:r>
          <w:t xml:space="preserve"> tests </w:t>
        </w:r>
      </w:ins>
      <w:r>
        <w:t>present</w:t>
      </w:r>
      <w:del w:id="251" w:author="Author" w:date="2026-07-14T09:14:00Z" w16du:dateUtc="2026-07-14T08:14:00Z">
        <w:r>
          <w:delText>. McConnell et al. (</w:delText>
        </w:r>
        <w:r w:rsidR="0076045A">
          <w:fldChar w:fldCharType="begin"/>
        </w:r>
        <w:r w:rsidR="0076045A">
          <w:delInstrText>HYPERLINK \l "ref-mcconnell2026testing" \h</w:delInstrText>
        </w:r>
        <w:r w:rsidR="0076045A">
          <w:fldChar w:fldCharType="separate"/>
        </w:r>
        <w:r w:rsidR="0076045A">
          <w:rPr>
            <w:rStyle w:val="Hyperlink"/>
          </w:rPr>
          <w:delText>2026</w:delText>
        </w:r>
        <w:r w:rsidR="0076045A">
          <w:fldChar w:fldCharType="end"/>
        </w:r>
        <w:r>
          <w:delText xml:space="preserve">), from an overlapping author group, pushed the same logic further by testing DRA predictions while matching voluntary and involuntary retrieval conditions more closely. This line of work shifts the empirical target from whether recognition is spared to how cueing, monitoring, item availability, and retrieval instructions shape the </w:delText>
        </w:r>
        <w:commentRangeStart w:id="252"/>
        <w:r>
          <w:delText>dissociation</w:delText>
        </w:r>
        <w:commentRangeEnd w:id="252"/>
        <w:r w:rsidR="003025C8">
          <w:rPr>
            <w:rStyle w:val="CommentReference"/>
            <w:sz w:val="24"/>
            <w:szCs w:val="24"/>
          </w:rPr>
          <w:commentReference w:id="252"/>
        </w:r>
        <w:r>
          <w:delText>.</w:delText>
        </w:r>
      </w:del>
    </w:p>
    <w:p w14:paraId="2E34BB6C" w14:textId="03595826" w:rsidR="0076045A" w:rsidRDefault="00000000">
      <w:pPr>
        <w:pStyle w:val="BodyText"/>
        <w:rPr>
          <w:del w:id="253" w:author="Author" w:date="2026-07-14T09:14:00Z" w16du:dateUtc="2026-07-14T08:14:00Z"/>
        </w:rPr>
      </w:pPr>
      <w:del w:id="254" w:author="Author" w:date="2026-07-14T09:14:00Z" w16du:dateUtc="2026-07-14T08:14:00Z">
        <w:r>
          <w:delText xml:space="preserve">For the present account, these designs pose different retrieval problems. A diary intrusion reflects film material coming to mind in the course of ongoing activity. </w:delText>
        </w:r>
        <w:commentRangeStart w:id="255"/>
        <w:r>
          <w:delText>A vigilance-intrusion task</w:delText>
        </w:r>
        <w:commentRangeEnd w:id="255"/>
        <w:r w:rsidR="003025C8">
          <w:rPr>
            <w:rStyle w:val="CommentReference"/>
            <w:sz w:val="24"/>
            <w:szCs w:val="24"/>
          </w:rPr>
          <w:commentReference w:id="255"/>
        </w:r>
        <w:r>
          <w:delText xml:space="preserve"> make</w:delText>
        </w:r>
        <w:r w:rsidR="003025C8">
          <w:delText>s</w:delText>
        </w:r>
        <w:r>
          <w:delText xml:space="preserve"> film cues available while participants monitor for intrusions. Recognition begins with</w:delText>
        </w:r>
      </w:del>
      <w:r>
        <w:t xml:space="preserve"> candidate film material </w:t>
      </w:r>
      <w:del w:id="256" w:author="Author" w:date="2026-07-14T09:14:00Z" w16du:dateUtc="2026-07-14T08:14:00Z">
        <w:r>
          <w:delText xml:space="preserve">already present at test. Free recall and probing provide less candidate information and require more film material to be produced. </w:delText>
        </w:r>
        <w:r w:rsidR="0076045A">
          <w:fldChar w:fldCharType="begin"/>
        </w:r>
        <w:r w:rsidR="0076045A">
          <w:delInstrText>HYPERLINK \l "fig-empirical-examples" \h</w:delInstrText>
        </w:r>
        <w:r w:rsidR="0076045A">
          <w:fldChar w:fldCharType="separate"/>
        </w:r>
        <w:r w:rsidR="0076045A">
          <w:rPr>
            <w:rStyle w:val="Hyperlink"/>
          </w:rPr>
          <w:delText>Figure 2</w:delText>
        </w:r>
        <w:r w:rsidR="0076045A">
          <w:fldChar w:fldCharType="end"/>
        </w:r>
        <w:r>
          <w:delText xml:space="preserve"> illustrates this range with three exemplar designs: delayed-reminder diary-plus-recognition, delayed-reminder diary-plus-free-recall, and trauma-film-cued vigilance-intrusion-plus-recognition. Reading the evidence this way gives the model a more specific target. It has to explain when reminder-linked task material competes with film retrieval, and when the test conditions make film memory appear relatively </w:delText>
        </w:r>
        <w:commentRangeStart w:id="257"/>
        <w:r>
          <w:delText>preserved</w:delText>
        </w:r>
        <w:commentRangeEnd w:id="257"/>
        <w:r w:rsidR="003025C8">
          <w:rPr>
            <w:rStyle w:val="CommentReference"/>
            <w:sz w:val="24"/>
            <w:szCs w:val="24"/>
          </w:rPr>
          <w:commentReference w:id="257"/>
        </w:r>
        <w:r>
          <w:delText>.</w:delText>
        </w:r>
      </w:del>
    </w:p>
    <w:p w14:paraId="3806E45E" w14:textId="77777777" w:rsidR="0076045A" w:rsidRDefault="00000000">
      <w:pPr>
        <w:pStyle w:val="FigureTitle"/>
        <w:rPr>
          <w:del w:id="258" w:author="Author" w:date="2026-07-14T09:14:00Z" w16du:dateUtc="2026-07-14T08:14:00Z"/>
        </w:rPr>
      </w:pPr>
      <w:del w:id="259" w:author="Author" w:date="2026-07-14T09:14:00Z" w16du:dateUtc="2026-07-14T08:14:00Z">
        <w:r>
          <w:delText>Figure </w:delText>
        </w:r>
        <w:commentRangeStart w:id="260"/>
        <w:r>
          <w:delText>2</w:delText>
        </w:r>
        <w:commentRangeEnd w:id="260"/>
        <w:r w:rsidR="00085445">
          <w:rPr>
            <w:rStyle w:val="CommentReference"/>
            <w:sz w:val="24"/>
            <w:szCs w:val="24"/>
          </w:rPr>
          <w:commentReference w:id="260"/>
        </w:r>
      </w:del>
    </w:p>
    <w:p w14:paraId="7B73C495" w14:textId="77777777" w:rsidR="0076045A" w:rsidRDefault="00000000">
      <w:pPr>
        <w:pStyle w:val="Caption"/>
        <w:rPr>
          <w:del w:id="261" w:author="Author" w:date="2026-07-14T09:14:00Z" w16du:dateUtc="2026-07-14T08:14:00Z"/>
        </w:rPr>
      </w:pPr>
      <w:del w:id="262" w:author="Author" w:date="2026-07-14T09:14:00Z" w16du:dateUtc="2026-07-14T08:14:00Z">
        <w:r>
          <w:rPr>
            <w:b/>
            <w:bCs/>
          </w:rPr>
          <w:delText>Empirical examples of selective interference across trauma-film paradigms.</w:delText>
        </w:r>
        <w:r>
          <w:delText xml:space="preserve"> Rows show three exemplar studies: a delayed-reminder diary-plus-recognition design, a delayed-reminder diary-plus-free-recall design, and a trauma-film-cued vigilance-intrusion-plus-recognition design. Left panels plot intrusion-like film access and right panels plot deliberate memory. Gray bars indicate comparison or rest conditions and orange bars indicate Tetris interference. Bar heights reproduce published condition means in native study units, so y-axis scales differ across outcomes.</w:delText>
        </w:r>
      </w:del>
    </w:p>
    <w:p w14:paraId="2349918D" w14:textId="77777777" w:rsidR="0076045A" w:rsidRDefault="00000000">
      <w:pPr>
        <w:pStyle w:val="FigureWithoutNote"/>
        <w:rPr>
          <w:del w:id="263" w:author="Author" w:date="2026-07-14T09:14:00Z" w16du:dateUtc="2026-07-14T08:14:00Z"/>
        </w:rPr>
      </w:pPr>
      <w:del w:id="264" w:author="Author" w:date="2026-07-14T09:14:00Z" w16du:dateUtc="2026-07-14T08:14:00Z">
        <w:r>
          <w:rPr>
            <w:noProof/>
          </w:rPr>
          <w:drawing>
            <wp:inline distT="0" distB="0" distL="0" distR="0" wp14:anchorId="6752C60A" wp14:editId="6D845FBF">
              <wp:extent cx="5943600" cy="4821903"/>
              <wp:effectExtent l="0" t="0" r="0" b="0"/>
              <wp:docPr id="1424145059" name="Picture"/>
              <wp:cNvGraphicFramePr/>
              <a:graphic xmlns:a="http://schemas.openxmlformats.org/drawingml/2006/main">
                <a:graphicData uri="http://schemas.openxmlformats.org/drawingml/2006/picture">
                  <pic:pic xmlns:pic="http://schemas.openxmlformats.org/drawingml/2006/picture">
                    <pic:nvPicPr>
                      <pic:cNvPr id="30" name="Picture" descr="work/empirical_target/empirical_selective_interference_examples.png"/>
                      <pic:cNvPicPr>
                        <a:picLocks noChangeAspect="1" noChangeArrowheads="1"/>
                      </pic:cNvPicPr>
                    </pic:nvPicPr>
                    <pic:blipFill>
                      <a:blip r:embed="rId14"/>
                      <a:stretch>
                        <a:fillRect/>
                      </a:stretch>
                    </pic:blipFill>
                    <pic:spPr bwMode="auto">
                      <a:xfrm>
                        <a:off x="0" y="0"/>
                        <a:ext cx="5943600" cy="4821903"/>
                      </a:xfrm>
                      <a:prstGeom prst="rect">
                        <a:avLst/>
                      </a:prstGeom>
                      <a:noFill/>
                      <a:ln w="9525">
                        <a:noFill/>
                        <a:headEnd/>
                        <a:tailEnd/>
                      </a:ln>
                    </pic:spPr>
                  </pic:pic>
                </a:graphicData>
              </a:graphic>
            </wp:inline>
          </w:drawing>
        </w:r>
      </w:del>
    </w:p>
    <w:bookmarkEnd w:id="194"/>
    <w:p w14:paraId="26E4390F" w14:textId="77777777" w:rsidR="00AD2C25" w:rsidRDefault="00000000">
      <w:pPr>
        <w:pStyle w:val="Heading1"/>
        <w:rPr>
          <w:moveFrom w:id="265" w:author="Author" w:date="2026-07-14T09:14:00Z" w16du:dateUtc="2026-07-14T08:14:00Z"/>
        </w:rPr>
      </w:pPr>
      <w:ins w:id="266" w:author="Author" w:date="2026-07-14T09:14:00Z" w16du:dateUtc="2026-07-14T08:14:00Z">
        <w:r>
          <w:t>for judgment</w:t>
        </w:r>
      </w:ins>
      <w:moveFromRangeStart w:id="267" w:author="Author" w:date="2026-07-14T09:14:00Z" w:name="move234912917"/>
      <w:moveFrom w:id="268" w:author="Author" w:date="2026-07-14T09:14:00Z" w16du:dateUtc="2026-07-14T08:14:00Z">
        <w:r>
          <w:t>A Retrieved-Context Account of Selective Interference</w:t>
        </w:r>
      </w:moveFrom>
    </w:p>
    <w:moveFromRangeEnd w:id="267"/>
    <w:p w14:paraId="713D5D80" w14:textId="77777777" w:rsidR="00AD2C25" w:rsidRDefault="00000000">
      <w:pPr>
        <w:pStyle w:val="AfterWithoutNote"/>
        <w:pPrChange w:id="269" w:author="Author" w:date="2026-07-14T09:14:00Z" w16du:dateUtc="2026-07-14T08:14:00Z">
          <w:pPr>
            <w:pStyle w:val="FirstParagraph"/>
          </w:pPr>
        </w:pPrChange>
      </w:pPr>
      <w:del w:id="270" w:author="Author" w:date="2026-07-14T09:14:00Z" w16du:dateUtc="2026-07-14T08:14:00Z">
        <w:r>
          <w:delText>The simulations</w:delText>
        </w:r>
        <w:r w:rsidR="00085445">
          <w:delText xml:space="preserve"> reported below</w:delText>
        </w:r>
        <w:r>
          <w:delText xml:space="preserve"> rely on three retrieved-context mechanisms. First, current context cues candidate items, so film and task items can compete when they have been encoded in similar context states. Second, items retrieved from memory, presented as reminders, or presented during a test can reinstate associated context, allowing reminders and test cues to change the context that guides later retrieval. These two item-context mechanisms are standard components of retrieved-context models (</w:delText>
        </w:r>
        <w:r w:rsidR="0076045A">
          <w:fldChar w:fldCharType="begin"/>
        </w:r>
        <w:r w:rsidR="0076045A">
          <w:delInstrText>HYPERLINK \l "ref-polyn2009context" \h</w:delInstrText>
        </w:r>
        <w:r w:rsidR="0076045A">
          <w:fldChar w:fldCharType="separate"/>
        </w:r>
        <w:r w:rsidR="0076045A">
          <w:rPr>
            <w:rStyle w:val="Hyperlink"/>
          </w:rPr>
          <w:delText>Polyn et al., 2009a</w:delText>
        </w:r>
        <w:r w:rsidR="0076045A">
          <w:fldChar w:fldCharType="end"/>
        </w:r>
      </w:del>
      <w:moveFromRangeStart w:id="271" w:author="Author" w:date="2026-07-14T09:14:00Z" w:name="move234912918"/>
      <w:moveFrom w:id="272" w:author="Author" w:date="2026-07-14T09:14:00Z" w16du:dateUtc="2026-07-14T08:14:00Z">
        <w:r>
          <w:t xml:space="preserve">; </w:t>
        </w:r>
        <w:r>
          <w:fldChar w:fldCharType="begin"/>
        </w:r>
        <w:r>
          <w:instrText>HYPERLINK \l "ref-sederberg2008context" \h</w:instrText>
        </w:r>
        <w:r>
          <w:fldChar w:fldCharType="separate"/>
        </w:r>
        <w:r>
          <w:rPr>
            <w:rStyle w:val="Hyperlink"/>
          </w:rPr>
          <w:t>Sederberg et al., 2008</w:t>
        </w:r>
        <w:r>
          <w:fldChar w:fldCharType="end"/>
        </w:r>
        <w:r>
          <w:t xml:space="preserve">). </w:t>
        </w:r>
      </w:moveFrom>
      <w:moveFromRangeEnd w:id="271"/>
      <w:del w:id="273" w:author="Author" w:date="2026-07-14T09:14:00Z" w16du:dateUtc="2026-07-14T08:14:00Z">
        <w:r>
          <w:delText xml:space="preserve">Third, controlled retrieval can alter this same retrieval process. </w:delText>
        </w:r>
        <w:commentRangeStart w:id="274"/>
        <w:r>
          <w:delText xml:space="preserve">In the present simulations, this control component changes three settings: the context state from which search begins, whether a maintained film-retrieval goal supports film material during sampling, and how much off-target samples update later context. </w:delText>
        </w:r>
        <w:commentRangeEnd w:id="274"/>
        <w:r w:rsidR="00085445">
          <w:rPr>
            <w:rStyle w:val="CommentReference"/>
            <w:sz w:val="24"/>
            <w:szCs w:val="24"/>
          </w:rPr>
          <w:commentReference w:id="274"/>
        </w:r>
        <w:r>
          <w:delText xml:space="preserve">These settings correspond to start-of-film context reinstatement, a maintained film-retrieval goal, and retrieval monitoring. </w:delText>
        </w:r>
        <w:r w:rsidR="0076045A">
          <w:fldChar w:fldCharType="begin"/>
        </w:r>
        <w:r w:rsidR="0076045A">
          <w:delInstrText>HYPERLINK \l "X510f1211e07a3ef8f4aa5eaadde4214adc1a9dc" \h</w:delInstrText>
        </w:r>
        <w:r w:rsidR="0076045A">
          <w:fldChar w:fldCharType="separate"/>
        </w:r>
        <w:r w:rsidR="0076045A">
          <w:rPr>
            <w:rStyle w:val="Hyperlink"/>
          </w:rPr>
          <w:delText>Figure 3</w:delText>
        </w:r>
        <w:r w:rsidR="0076045A">
          <w:fldChar w:fldCharType="end"/>
        </w:r>
        <w:r>
          <w:delText xml:space="preserve"> summarizes the encoding and associative structure used to explain the trauma-film paradigm. </w:delText>
        </w:r>
        <w:r w:rsidR="0076045A">
          <w:fldChar w:fldCharType="begin"/>
        </w:r>
        <w:r w:rsidR="0076045A">
          <w:delInstrText>HYPERLINK \l "X199e0fd137172f53af28b87c55ae7adfa6c74ee" \h</w:delInstrText>
        </w:r>
        <w:r w:rsidR="0076045A">
          <w:fldChar w:fldCharType="separate"/>
        </w:r>
        <w:r w:rsidR="0076045A">
          <w:rPr>
            <w:rStyle w:val="Hyperlink"/>
          </w:rPr>
          <w:delText>Figure 4</w:delText>
        </w:r>
        <w:r w:rsidR="0076045A">
          <w:fldChar w:fldCharType="end"/>
        </w:r>
        <w:r>
          <w:delText xml:space="preserve"> then shows how </w:delText>
        </w:r>
        <w:commentRangeStart w:id="275"/>
        <w:r>
          <w:delText xml:space="preserve">those associations </w:delText>
        </w:r>
        <w:commentRangeEnd w:id="275"/>
        <w:r w:rsidR="00085445">
          <w:rPr>
            <w:rStyle w:val="CommentReference"/>
            <w:sz w:val="24"/>
            <w:szCs w:val="24"/>
          </w:rPr>
          <w:commentReference w:id="275"/>
        </w:r>
        <w:r>
          <w:delText xml:space="preserve">shape retrieval onset and later context updating. </w:delText>
        </w:r>
        <w:commentRangeStart w:id="276"/>
        <w:r>
          <w:delText>Film reminders are film cues presented before task encoding, so they can change the context in which task items are learned.</w:delText>
        </w:r>
        <w:commentRangeEnd w:id="276"/>
        <w:r w:rsidR="00085445">
          <w:rPr>
            <w:rStyle w:val="CommentReference"/>
            <w:sz w:val="24"/>
            <w:szCs w:val="24"/>
          </w:rPr>
          <w:commentReference w:id="276"/>
        </w:r>
        <w:r>
          <w:delText xml:space="preserve"> </w:delText>
        </w:r>
        <w:commentRangeStart w:id="277"/>
        <w:r>
          <w:delText>Some laboratory intrusion measures, especially vigilance-intrusion tasks, present film-related cues during an attention task to elicit intrusions</w:delText>
        </w:r>
      </w:del>
      <w:r>
        <w:t xml:space="preserve"> (</w:t>
      </w:r>
      <w:r>
        <w:fldChar w:fldCharType="begin"/>
      </w:r>
      <w:r>
        <w:instrText>HYPERLINK \l "ref-lau2019intrusive" \h</w:instrText>
      </w:r>
      <w:r>
        <w:fldChar w:fldCharType="separate"/>
      </w:r>
      <w:r>
        <w:rPr>
          <w:rStyle w:val="Hyperlink"/>
        </w:rPr>
        <w:t>Lau-Zhu et al., 2019</w:t>
      </w:r>
      <w:r>
        <w:fldChar w:fldCharType="end"/>
      </w:r>
      <w:r>
        <w:t xml:space="preserve">, </w:t>
      </w:r>
      <w:r>
        <w:fldChar w:fldCharType="begin"/>
      </w:r>
      <w:r>
        <w:instrText>HYPERLINK \l "ref-lau2021selectively" \h</w:instrText>
      </w:r>
      <w:r>
        <w:fldChar w:fldCharType="separate"/>
      </w:r>
      <w:r>
        <w:rPr>
          <w:rStyle w:val="Hyperlink"/>
        </w:rPr>
        <w:t>2021</w:t>
      </w:r>
      <w:r>
        <w:fldChar w:fldCharType="end"/>
      </w:r>
      <w:r>
        <w:t xml:space="preserve">). </w:t>
      </w:r>
      <w:commentRangeEnd w:id="277"/>
      <w:r w:rsidR="00085445">
        <w:rPr>
          <w:rStyle w:val="CommentReference"/>
          <w:sz w:val="24"/>
          <w:szCs w:val="24"/>
        </w:rPr>
        <w:commentReference w:id="277"/>
      </w:r>
      <w:commentRangeStart w:id="278"/>
      <w:del w:id="279" w:author="Author" w:date="2026-07-14T09:14:00Z" w16du:dateUtc="2026-07-14T08:14:00Z">
        <w:r>
          <w:delText>The recall simulations approximate that retrieval setting by including weak test-phase film cues held constant across the main recall conditions.</w:delText>
        </w:r>
        <w:commentRangeEnd w:id="278"/>
        <w:r w:rsidR="00085445">
          <w:rPr>
            <w:rStyle w:val="CommentReference"/>
            <w:sz w:val="24"/>
            <w:szCs w:val="24"/>
          </w:rPr>
          <w:commentReference w:id="278"/>
        </w:r>
        <w:r>
          <w:delText xml:space="preserve"> </w:delText>
        </w:r>
        <w:commentRangeStart w:id="280"/>
        <w:r>
          <w:delText>Recognition tests present a candidate film item for judgment</w:delText>
        </w:r>
      </w:del>
      <w:ins w:id="281" w:author="Author" w:date="2026-07-14T09:14:00Z" w16du:dateUtc="2026-07-14T08:14:00Z">
        <w:r>
          <w:t>A reduction in intrusions with preserved recognition therefore does not, by itself, show that voluntary memory is preserved across retrieval formats</w:t>
        </w:r>
      </w:ins>
      <w:r>
        <w:t>.</w:t>
      </w:r>
      <w:commentRangeEnd w:id="280"/>
      <w:r w:rsidR="00085445">
        <w:rPr>
          <w:rStyle w:val="CommentReference"/>
          <w:sz w:val="24"/>
          <w:szCs w:val="24"/>
        </w:rPr>
        <w:commentReference w:id="280"/>
      </w:r>
    </w:p>
    <w:p w14:paraId="5A38E3B2" w14:textId="77777777" w:rsidR="00AD2C25" w:rsidRDefault="00000000">
      <w:pPr>
        <w:pStyle w:val="BodyText"/>
        <w:rPr>
          <w:ins w:id="282" w:author="Author" w:date="2026-07-14T09:14:00Z" w16du:dateUtc="2026-07-14T08:14:00Z"/>
        </w:rPr>
      </w:pPr>
      <w:ins w:id="283" w:author="Author" w:date="2026-07-14T09:14:00Z" w16du:dateUtc="2026-07-14T08:14:00Z">
        <w:r>
          <w:t>Evidence is less consistent in designs that make intrusion and voluntary-memory measures more comparable. Free recall and specific-probe questions make voluntary-memory performance depend on bringing film material to mind, matching a central requirement of intrusion reports (</w:t>
        </w:r>
        <w:r>
          <w:fldChar w:fldCharType="begin"/>
        </w:r>
        <w:r>
          <w:instrText>HYPERLINK \l "ref-lau2019intrusive" \h</w:instrText>
        </w:r>
        <w:r>
          <w:fldChar w:fldCharType="separate"/>
        </w:r>
        <w:r>
          <w:rPr>
            <w:rStyle w:val="Hyperlink"/>
          </w:rPr>
          <w:t>Lau-Zhu et al., 2019</w:t>
        </w:r>
        <w:r>
          <w:fldChar w:fldCharType="end"/>
        </w:r>
        <w:r>
          <w:t>). Laboratory intrusion tasks collect reports during a defined period, making the setting more comparable to laboratory voluntary-memory tests than a week-long diary (</w:t>
        </w:r>
        <w:r>
          <w:fldChar w:fldCharType="begin"/>
        </w:r>
        <w:r>
          <w:instrText>HYPERLINK \l "ref-lau2019intrusive" \h</w:instrText>
        </w:r>
        <w:r>
          <w:fldChar w:fldCharType="separate"/>
        </w:r>
        <w:r>
          <w:rPr>
            <w:rStyle w:val="Hyperlink"/>
          </w:rPr>
          <w:t>Lau-Zhu et al., 2019</w:t>
        </w:r>
        <w:r>
          <w:fldChar w:fldCharType="end"/>
        </w:r>
        <w:r>
          <w:t xml:space="preserve">, </w:t>
        </w:r>
        <w:r>
          <w:fldChar w:fldCharType="begin"/>
        </w:r>
        <w:r>
          <w:instrText>HYPERLINK \l "ref-lau2021selectively" \h</w:instrText>
        </w:r>
        <w:r>
          <w:fldChar w:fldCharType="separate"/>
        </w:r>
        <w:r>
          <w:rPr>
            <w:rStyle w:val="Hyperlink"/>
          </w:rPr>
          <w:t>2021</w:t>
        </w:r>
        <w:r>
          <w:fldChar w:fldCharType="end"/>
        </w:r>
        <w:r>
          <w:t>). Across matched recall and laboratory-report formats, effects of Tetris after a film reminder are less uniform. Some designs still show reduced diary or laboratory intrusion reports with relatively preserved voluntary memory</w:t>
        </w:r>
      </w:ins>
      <w:moveToRangeStart w:id="284" w:author="Author" w:date="2026-07-14T09:14:00Z" w:name="move234912919"/>
      <w:moveTo w:id="285" w:author="Author" w:date="2026-07-14T09:14:00Z" w16du:dateUtc="2026-07-14T08:14:00Z">
        <w:r>
          <w:t xml:space="preserve"> (</w:t>
        </w:r>
        <w:r>
          <w:fldChar w:fldCharType="begin"/>
        </w:r>
        <w:r>
          <w:instrText>HYPERLINK \l "ref-lau2019intrusive" \h</w:instrText>
        </w:r>
        <w:r>
          <w:fldChar w:fldCharType="separate"/>
        </w:r>
        <w:r>
          <w:rPr>
            <w:rStyle w:val="Hyperlink"/>
          </w:rPr>
          <w:t>Lau-Zhu et al., 2019</w:t>
        </w:r>
        <w:r>
          <w:fldChar w:fldCharType="end"/>
        </w:r>
        <w:r>
          <w:t xml:space="preserve">, </w:t>
        </w:r>
        <w:r>
          <w:fldChar w:fldCharType="begin"/>
        </w:r>
        <w:r>
          <w:instrText>HYPERLINK \l "ref-lau2021selectively" \h</w:instrText>
        </w:r>
        <w:r>
          <w:fldChar w:fldCharType="separate"/>
        </w:r>
        <w:r>
          <w:rPr>
            <w:rStyle w:val="Hyperlink"/>
          </w:rPr>
          <w:t>2021</w:t>
        </w:r>
        <w:r>
          <w:fldChar w:fldCharType="end"/>
        </w:r>
        <w:r>
          <w:t xml:space="preserve">). </w:t>
        </w:r>
      </w:moveTo>
      <w:moveToRangeEnd w:id="284"/>
      <w:ins w:id="286" w:author="Author" w:date="2026-07-14T09:14:00Z" w16du:dateUtc="2026-07-14T08:14:00Z">
        <w:r>
          <w:t>A stricter matched-report design did not find the predicted reduction in involuntary memory (</w:t>
        </w:r>
        <w:r>
          <w:fldChar w:fldCharType="begin"/>
        </w:r>
        <w:r>
          <w:instrText>HYPERLINK \l "ref-mcconnell2026testing" \h</w:instrText>
        </w:r>
        <w:r>
          <w:fldChar w:fldCharType="separate"/>
        </w:r>
        <w:r>
          <w:rPr>
            <w:rStyle w:val="Hyperlink"/>
          </w:rPr>
          <w:t>McConnell et al., 2026</w:t>
        </w:r>
        <w:r>
          <w:fldChar w:fldCharType="end"/>
        </w:r>
        <w:r>
          <w:t>).</w:t>
        </w:r>
      </w:ins>
    </w:p>
    <w:p w14:paraId="53841421" w14:textId="77777777" w:rsidR="00AD2C25" w:rsidRDefault="00000000">
      <w:pPr>
        <w:pStyle w:val="BodyText"/>
        <w:rPr>
          <w:ins w:id="287" w:author="Author" w:date="2026-07-14T09:14:00Z" w16du:dateUtc="2026-07-14T08:14:00Z"/>
        </w:rPr>
      </w:pPr>
      <w:ins w:id="288" w:author="Author" w:date="2026-07-14T09:14:00Z" w16du:dateUtc="2026-07-14T08:14:00Z">
        <w:r>
          <w:t xml:space="preserve">Variation across retrieval formats motivates a mechanistic account of when and why selective interference appears. Recognition-based comparisons show selective interference more consistently. The same comparisons confound retrieval intentionality with test format. Attempts to compare recall-like measures across intentionality conditions are more methodologically robust, yet observe selective interference less consistently. A complete account must therefore </w:t>
        </w:r>
        <w:r>
          <w:lastRenderedPageBreak/>
          <w:t>explain both how deliberate recall can remain preserved while unguided recall is reduced, as well as why selective interference depends on how retrieval is cued and measured.</w:t>
        </w:r>
      </w:ins>
    </w:p>
    <w:p w14:paraId="0D05287B" w14:textId="77777777" w:rsidR="00AD2C25" w:rsidRDefault="00000000">
      <w:pPr>
        <w:pStyle w:val="Heading1"/>
        <w:rPr>
          <w:moveTo w:id="289" w:author="Author" w:date="2026-07-14T09:14:00Z" w16du:dateUtc="2026-07-14T08:14:00Z"/>
        </w:rPr>
      </w:pPr>
      <w:bookmarkStart w:id="290" w:name="Xc30ecb24643046c4752102619295de1bc2871c8"/>
      <w:bookmarkEnd w:id="55"/>
      <w:bookmarkEnd w:id="197"/>
      <w:moveToRangeStart w:id="291" w:author="Author" w:date="2026-07-14T09:14:00Z" w:name="move234912917"/>
      <w:moveTo w:id="292" w:author="Author" w:date="2026-07-14T09:14:00Z" w16du:dateUtc="2026-07-14T08:14:00Z">
        <w:r>
          <w:t>A Retrieved-Context Account of Selective Interference</w:t>
        </w:r>
      </w:moveTo>
    </w:p>
    <w:p w14:paraId="19EEBF24" w14:textId="77777777" w:rsidR="00AD2C25" w:rsidRDefault="00000000">
      <w:pPr>
        <w:rPr>
          <w:moveTo w:id="293" w:author="Author" w:date="2026-07-14T09:14:00Z" w16du:dateUtc="2026-07-14T08:14:00Z"/>
        </w:rPr>
      </w:pPr>
      <w:moveToRangeStart w:id="294" w:author="Author" w:date="2026-07-14T09:14:00Z" w:name="move234912920"/>
      <w:moveToRangeEnd w:id="291"/>
      <w:moveTo w:id="295" w:author="Author" w:date="2026-07-14T09:14:00Z" w16du:dateUtc="2026-07-14T08:14:00Z">
        <w:r>
          <w:br w:type="page"/>
        </w:r>
      </w:moveTo>
    </w:p>
    <w:p w14:paraId="7727945A" w14:textId="77777777" w:rsidR="00AD2C25" w:rsidRDefault="00000000">
      <w:pPr>
        <w:pStyle w:val="FigureTitle"/>
        <w:rPr>
          <w:moveTo w:id="296" w:author="Author" w:date="2026-07-14T09:14:00Z" w16du:dateUtc="2026-07-14T08:14:00Z"/>
        </w:rPr>
      </w:pPr>
      <w:bookmarkStart w:id="297" w:name="X510f1211e07a3ef8f4aa5eaadde4214adc1a9dc"/>
      <w:moveTo w:id="298" w:author="Author" w:date="2026-07-14T09:14:00Z" w16du:dateUtc="2026-07-14T08:14:00Z">
        <w:r>
          <w:lastRenderedPageBreak/>
          <w:t>Figure 3</w:t>
        </w:r>
      </w:moveTo>
    </w:p>
    <w:p w14:paraId="1C6DC3A7" w14:textId="77777777" w:rsidR="00AD2C25" w:rsidRDefault="00000000">
      <w:pPr>
        <w:rPr>
          <w:moveFrom w:id="299" w:author="Author" w:date="2026-07-14T09:14:00Z" w16du:dateUtc="2026-07-14T08:14:00Z"/>
        </w:rPr>
      </w:pPr>
      <w:moveTo w:id="300" w:author="Author" w:date="2026-07-14T09:14:00Z" w16du:dateUtc="2026-07-14T08:14:00Z">
        <w:r>
          <w:rPr>
            <w:b/>
            <w:bCs/>
          </w:rPr>
          <w:t>Encoding and associative structure in the retrieved-context account.</w:t>
        </w:r>
        <w:r>
          <w:t xml:space="preserve"> </w:t>
        </w:r>
      </w:moveTo>
      <w:moveFromRangeStart w:id="301" w:author="Author" w:date="2026-07-14T09:14:00Z" w:name="move234912920"/>
      <w:moveToRangeEnd w:id="294"/>
      <w:moveFrom w:id="302" w:author="Author" w:date="2026-07-14T09:14:00Z" w16du:dateUtc="2026-07-14T08:14:00Z">
        <w:r>
          <w:br w:type="page"/>
        </w:r>
      </w:moveFrom>
    </w:p>
    <w:p w14:paraId="39F790EB" w14:textId="77777777" w:rsidR="00AD2C25" w:rsidRDefault="00000000">
      <w:pPr>
        <w:pStyle w:val="FigureTitle"/>
        <w:rPr>
          <w:moveFrom w:id="303" w:author="Author" w:date="2026-07-14T09:14:00Z" w16du:dateUtc="2026-07-14T08:14:00Z"/>
        </w:rPr>
      </w:pPr>
      <w:commentRangeStart w:id="304"/>
      <w:moveFrom w:id="305" w:author="Author" w:date="2026-07-14T09:14:00Z" w16du:dateUtc="2026-07-14T08:14:00Z">
        <w:r>
          <w:t>Figure 3</w:t>
        </w:r>
      </w:moveFrom>
      <w:commentRangeEnd w:id="304"/>
      <w:r w:rsidR="00085445">
        <w:rPr>
          <w:rStyle w:val="CommentReference"/>
          <w:sz w:val="24"/>
          <w:szCs w:val="24"/>
        </w:rPr>
        <w:commentReference w:id="304"/>
      </w:r>
    </w:p>
    <w:p w14:paraId="44733D73" w14:textId="77777777" w:rsidR="00AD2C25" w:rsidRDefault="00000000">
      <w:pPr>
        <w:pStyle w:val="Caption"/>
      </w:pPr>
      <w:commentRangeStart w:id="306"/>
      <w:moveFrom w:id="307" w:author="Author" w:date="2026-07-14T09:14:00Z" w16du:dateUtc="2026-07-14T08:14:00Z">
        <w:r>
          <w:rPr>
            <w:b/>
            <w:bCs/>
          </w:rPr>
          <w:t>Encoding and associative structure in the retrieved-context account.</w:t>
        </w:r>
      </w:moveFrom>
      <w:commentRangeEnd w:id="306"/>
      <w:r w:rsidR="00113145">
        <w:rPr>
          <w:rStyle w:val="CommentReference"/>
          <w:sz w:val="24"/>
          <w:szCs w:val="24"/>
        </w:rPr>
        <w:commentReference w:id="306"/>
      </w:r>
      <w:moveFrom w:id="308" w:author="Author" w:date="2026-07-14T09:14:00Z" w16du:dateUtc="2026-07-14T08:14:00Z">
        <w:r>
          <w:t xml:space="preserve"> </w:t>
        </w:r>
      </w:moveFrom>
      <w:moveFromRangeEnd w:id="301"/>
      <w:r>
        <w:rPr>
          <w:b/>
          <w:bCs/>
        </w:rPr>
        <w:t>(A)</w:t>
      </w:r>
      <w:r>
        <w:t xml:space="preserve"> The model stores bidirectional item-context associations</w:t>
      </w:r>
      <w:del w:id="309" w:author="Author" w:date="2026-07-14T09:14:00Z" w16du:dateUtc="2026-07-14T08:14:00Z">
        <w:r>
          <w:delText>: context</w:delText>
        </w:r>
      </w:del>
      <w:ins w:id="310" w:author="Author" w:date="2026-07-14T09:14:00Z" w16du:dateUtc="2026-07-14T08:14:00Z">
        <w:r>
          <w:t>. Context</w:t>
        </w:r>
      </w:ins>
      <w:r>
        <w:t xml:space="preserve">-to-feature associations cue candidate items from the current context, and feature-to-context associations reinstate context when an item is recalled or when a </w:t>
      </w:r>
      <w:del w:id="311" w:author="Author" w:date="2026-07-14T09:14:00Z" w16du:dateUtc="2026-07-14T08:14:00Z">
        <w:r>
          <w:delText xml:space="preserve">film </w:delText>
        </w:r>
      </w:del>
      <w:r>
        <w:t xml:space="preserve">reminder or test cue is presented. </w:t>
      </w:r>
      <w:del w:id="312" w:author="Author" w:date="2026-07-14T09:14:00Z" w16du:dateUtc="2026-07-14T08:14:00Z">
        <w:r>
          <w:delText xml:space="preserve">This associative structure determines which items can compete during later retrieval. </w:delText>
        </w:r>
      </w:del>
      <w:r>
        <w:rPr>
          <w:b/>
          <w:bCs/>
        </w:rPr>
        <w:t>(B)</w:t>
      </w:r>
      <w:r>
        <w:t xml:space="preserve"> The interference </w:t>
      </w:r>
      <w:del w:id="313" w:author="Author" w:date="2026-07-14T09:14:00Z" w16du:dateUtc="2026-07-14T08:14:00Z">
        <w:r>
          <w:delText xml:space="preserve">intervention alters this structure </w:delText>
        </w:r>
      </w:del>
      <w:ins w:id="314" w:author="Author" w:date="2026-07-14T09:14:00Z" w16du:dateUtc="2026-07-14T08:14:00Z">
        <w:r>
          <w:t xml:space="preserve">manipulation changes which context states task items are linked to </w:t>
        </w:r>
      </w:ins>
      <w:r>
        <w:t xml:space="preserve">during encoding. </w:t>
      </w:r>
      <w:commentRangeStart w:id="315"/>
      <w:r>
        <w:t xml:space="preserve">Without a pre-task reminder, task items are encoded </w:t>
      </w:r>
      <w:del w:id="316" w:author="Author" w:date="2026-07-14T09:14:00Z" w16du:dateUtc="2026-07-14T08:14:00Z">
        <w:r>
          <w:delText>in relatively distinct</w:delText>
        </w:r>
      </w:del>
      <w:ins w:id="317" w:author="Author" w:date="2026-07-14T09:14:00Z" w16du:dateUtc="2026-07-14T08:14:00Z">
        <w:r>
          <w:t>after</w:t>
        </w:r>
      </w:ins>
      <w:r>
        <w:t xml:space="preserve"> context </w:t>
      </w:r>
      <w:del w:id="318" w:author="Author" w:date="2026-07-14T09:14:00Z" w16du:dateUtc="2026-07-14T08:14:00Z">
        <w:r>
          <w:delText>states</w:delText>
        </w:r>
      </w:del>
      <w:ins w:id="319" w:author="Author" w:date="2026-07-14T09:14:00Z" w16du:dateUtc="2026-07-14T08:14:00Z">
        <w:r>
          <w:t>has drifted away from the film</w:t>
        </w:r>
      </w:ins>
      <w:r>
        <w:t xml:space="preserve">. With a pre-task film reminder, </w:t>
      </w:r>
      <w:del w:id="320" w:author="Author" w:date="2026-07-14T09:14:00Z" w16du:dateUtc="2026-07-14T08:14:00Z">
        <w:r>
          <w:delText xml:space="preserve">task encoding occurs after </w:delText>
        </w:r>
      </w:del>
      <w:r>
        <w:t xml:space="preserve">film-associated context </w:t>
      </w:r>
      <w:del w:id="321" w:author="Author" w:date="2026-07-14T09:14:00Z" w16du:dateUtc="2026-07-14T08:14:00Z">
        <w:r>
          <w:delText>has been</w:delText>
        </w:r>
      </w:del>
      <w:ins w:id="322" w:author="Author" w:date="2026-07-14T09:14:00Z" w16du:dateUtc="2026-07-14T08:14:00Z">
        <w:r>
          <w:t>is</w:t>
        </w:r>
      </w:ins>
      <w:r>
        <w:t xml:space="preserve"> reinstated</w:t>
      </w:r>
      <w:del w:id="323" w:author="Author" w:date="2026-07-14T09:14:00Z" w16du:dateUtc="2026-07-14T08:14:00Z">
        <w:r>
          <w:delText xml:space="preserve">. </w:delText>
        </w:r>
      </w:del>
      <w:commentRangeEnd w:id="315"/>
      <w:r w:rsidR="00085445">
        <w:rPr>
          <w:rStyle w:val="CommentReference"/>
          <w:sz w:val="24"/>
          <w:szCs w:val="24"/>
        </w:rPr>
        <w:commentReference w:id="315"/>
      </w:r>
      <w:del w:id="324" w:author="Author" w:date="2026-07-14T09:14:00Z" w16du:dateUtc="2026-07-14T08:14:00Z">
        <w:r>
          <w:delText>When</w:delText>
        </w:r>
      </w:del>
      <w:ins w:id="325" w:author="Author" w:date="2026-07-14T09:14:00Z" w16du:dateUtc="2026-07-14T08:14:00Z">
        <w:r>
          <w:t xml:space="preserve"> before</w:t>
        </w:r>
      </w:ins>
      <w:r>
        <w:t xml:space="preserve"> task encoding</w:t>
      </w:r>
      <w:del w:id="326" w:author="Author" w:date="2026-07-14T09:14:00Z" w16du:dateUtc="2026-07-14T08:14:00Z">
        <w:r>
          <w:delText xml:space="preserve"> is strong,</w:delText>
        </w:r>
      </w:del>
      <w:ins w:id="327" w:author="Author" w:date="2026-07-14T09:14:00Z" w16du:dateUtc="2026-07-14T08:14:00Z">
        <w:r>
          <w:t>, so</w:t>
        </w:r>
      </w:ins>
      <w:r>
        <w:t xml:space="preserve"> task items </w:t>
      </w:r>
      <w:del w:id="328" w:author="Author" w:date="2026-07-14T09:14:00Z" w16du:dateUtc="2026-07-14T08:14:00Z">
        <w:r>
          <w:delText xml:space="preserve">become strongly linked to those </w:delText>
        </w:r>
        <w:commentRangeStart w:id="329"/>
        <w:r>
          <w:delText xml:space="preserve">film-overlapping </w:delText>
        </w:r>
        <w:commentRangeEnd w:id="329"/>
        <w:r w:rsidR="00085445">
          <w:rPr>
            <w:rStyle w:val="CommentReference"/>
            <w:sz w:val="24"/>
            <w:szCs w:val="24"/>
          </w:rPr>
          <w:commentReference w:id="329"/>
        </w:r>
        <w:r>
          <w:delText>context states</w:delText>
        </w:r>
        <w:r w:rsidR="00085445">
          <w:delText xml:space="preserve"> (thicker lines between ‘task items’ and</w:delText>
        </w:r>
      </w:del>
      <w:ins w:id="330" w:author="Author" w:date="2026-07-14T09:14:00Z" w16du:dateUtc="2026-07-14T08:14:00Z">
        <w:r>
          <w:t>are learned while that</w:t>
        </w:r>
      </w:ins>
      <w:r>
        <w:t xml:space="preserve"> context </w:t>
      </w:r>
      <w:del w:id="331" w:author="Author" w:date="2026-07-14T09:14:00Z" w16du:dateUtc="2026-07-14T08:14:00Z">
        <w:r w:rsidR="00085445">
          <w:delText>units)</w:delText>
        </w:r>
        <w:r>
          <w:delText>.</w:delText>
        </w:r>
      </w:del>
      <w:ins w:id="332" w:author="Author" w:date="2026-07-14T09:14:00Z" w16du:dateUtc="2026-07-14T08:14:00Z">
        <w:r>
          <w:t>remains active.</w:t>
        </w:r>
      </w:ins>
      <w:r>
        <w:t xml:space="preserve"> </w:t>
      </w:r>
      <w:commentRangeStart w:id="333"/>
      <w:r>
        <w:t>Thus, the same context that can cue film items can also cue task competitors during later retrieval.</w:t>
      </w:r>
      <w:commentRangeEnd w:id="333"/>
      <w:r w:rsidR="00085445">
        <w:rPr>
          <w:rStyle w:val="CommentReference"/>
          <w:sz w:val="24"/>
          <w:szCs w:val="24"/>
        </w:rPr>
        <w:commentReference w:id="333"/>
      </w:r>
      <w:r>
        <w:t xml:space="preserve"> </w:t>
      </w:r>
      <w:ins w:id="334" w:author="Author" w:date="2026-07-14T09:14:00Z" w16du:dateUtc="2026-07-14T08:14:00Z">
        <w:r>
          <w:t xml:space="preserve">When task encoding is strong, those task items become stronger competitors during later context-guided retrieval. Circles mark item features: F labels film items and T labels task items. Squares mark context states. </w:t>
        </w:r>
      </w:ins>
      <w:commentRangeStart w:id="335"/>
      <w:r>
        <w:t xml:space="preserve">Blue marks film items or film-linked context, orange marks task items or task-linked context, green marks </w:t>
      </w:r>
      <w:del w:id="336" w:author="Author" w:date="2026-07-14T09:14:00Z" w16du:dateUtc="2026-07-14T08:14:00Z">
        <w:r>
          <w:delText xml:space="preserve">film </w:delText>
        </w:r>
      </w:del>
      <w:r>
        <w:t>reminder cues</w:t>
      </w:r>
      <w:commentRangeEnd w:id="335"/>
      <w:r w:rsidR="00085445">
        <w:rPr>
          <w:rStyle w:val="CommentReference"/>
          <w:sz w:val="24"/>
          <w:szCs w:val="24"/>
        </w:rPr>
        <w:commentReference w:id="335"/>
      </w:r>
      <w:r>
        <w:t xml:space="preserve">, and </w:t>
      </w:r>
      <w:commentRangeStart w:id="337"/>
      <w:r>
        <w:t>gray marks neutral, delay, comparison</w:t>
      </w:r>
      <w:commentRangeEnd w:id="337"/>
      <w:r w:rsidR="00085445">
        <w:rPr>
          <w:rStyle w:val="CommentReference"/>
          <w:sz w:val="24"/>
          <w:szCs w:val="24"/>
        </w:rPr>
        <w:commentReference w:id="337"/>
      </w:r>
      <w:r>
        <w:t>,</w:t>
      </w:r>
      <w:commentRangeStart w:id="338"/>
      <w:r>
        <w:t xml:space="preserve"> or shared model structure</w:t>
      </w:r>
      <w:commentRangeEnd w:id="338"/>
      <w:r w:rsidR="00085445">
        <w:rPr>
          <w:rStyle w:val="CommentReference"/>
          <w:sz w:val="24"/>
          <w:szCs w:val="24"/>
        </w:rPr>
        <w:commentReference w:id="338"/>
      </w:r>
      <w:r>
        <w:t>.</w:t>
      </w:r>
    </w:p>
    <w:p w14:paraId="20B4415C" w14:textId="77777777" w:rsidR="0076045A" w:rsidRDefault="00000000">
      <w:pPr>
        <w:pStyle w:val="FigureWithoutNote"/>
        <w:rPr>
          <w:del w:id="339" w:author="Author" w:date="2026-07-14T09:14:00Z" w16du:dateUtc="2026-07-14T08:14:00Z"/>
        </w:rPr>
      </w:pPr>
      <w:del w:id="340" w:author="Author" w:date="2026-07-14T09:14:00Z" w16du:dateUtc="2026-07-14T08:14:00Z">
        <w:r>
          <w:rPr>
            <w:noProof/>
          </w:rPr>
          <w:lastRenderedPageBreak/>
          <w:drawing>
            <wp:inline distT="0" distB="0" distL="0" distR="0" wp14:anchorId="0A5A14BB" wp14:editId="3CDA049A">
              <wp:extent cx="5943600" cy="4781436"/>
              <wp:effectExtent l="0" t="0" r="0" b="0"/>
              <wp:docPr id="2081756890" name="Picture"/>
              <wp:cNvGraphicFramePr/>
              <a:graphic xmlns:a="http://schemas.openxmlformats.org/drawingml/2006/main">
                <a:graphicData uri="http://schemas.openxmlformats.org/drawingml/2006/picture">
                  <pic:pic xmlns:pic="http://schemas.openxmlformats.org/drawingml/2006/picture">
                    <pic:nvPicPr>
                      <pic:cNvPr id="36" name="Picture" descr="work/retrieved_context_account/retrieved_context_encoding_associations_composite.png"/>
                      <pic:cNvPicPr>
                        <a:picLocks noChangeAspect="1" noChangeArrowheads="1"/>
                      </pic:cNvPicPr>
                    </pic:nvPicPr>
                    <pic:blipFill>
                      <a:blip r:embed="rId15"/>
                      <a:stretch>
                        <a:fillRect/>
                      </a:stretch>
                    </pic:blipFill>
                    <pic:spPr bwMode="auto">
                      <a:xfrm>
                        <a:off x="0" y="0"/>
                        <a:ext cx="5943600" cy="4781436"/>
                      </a:xfrm>
                      <a:prstGeom prst="rect">
                        <a:avLst/>
                      </a:prstGeom>
                      <a:noFill/>
                      <a:ln w="9525">
                        <a:noFill/>
                        <a:headEnd/>
                        <a:tailEnd/>
                      </a:ln>
                    </pic:spPr>
                  </pic:pic>
                </a:graphicData>
              </a:graphic>
            </wp:inline>
          </w:drawing>
        </w:r>
      </w:del>
    </w:p>
    <w:p w14:paraId="14094F41" w14:textId="77777777" w:rsidR="00AD2C25" w:rsidRDefault="00000000">
      <w:pPr>
        <w:pStyle w:val="FigureWithoutNote"/>
        <w:rPr>
          <w:ins w:id="341" w:author="Author" w:date="2026-07-14T09:14:00Z" w16du:dateUtc="2026-07-14T08:14:00Z"/>
        </w:rPr>
      </w:pPr>
      <w:ins w:id="342" w:author="Author" w:date="2026-07-14T09:14:00Z" w16du:dateUtc="2026-07-14T08:14:00Z">
        <w:r>
          <w:rPr>
            <w:noProof/>
          </w:rPr>
          <w:drawing>
            <wp:inline distT="0" distB="0" distL="0" distR="0" wp14:anchorId="04514FF0" wp14:editId="3E746502">
              <wp:extent cx="5943600" cy="4781436"/>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work/retrieved_context_account/retrieved_context_encoding_associations_composite.png"/>
                      <pic:cNvPicPr>
                        <a:picLocks noChangeAspect="1" noChangeArrowheads="1"/>
                      </pic:cNvPicPr>
                    </pic:nvPicPr>
                    <pic:blipFill>
                      <a:blip r:embed="rId16"/>
                      <a:stretch>
                        <a:fillRect/>
                      </a:stretch>
                    </pic:blipFill>
                    <pic:spPr bwMode="auto">
                      <a:xfrm>
                        <a:off x="0" y="0"/>
                        <a:ext cx="5943600" cy="4781436"/>
                      </a:xfrm>
                      <a:prstGeom prst="rect">
                        <a:avLst/>
                      </a:prstGeom>
                      <a:noFill/>
                      <a:ln w="9525">
                        <a:noFill/>
                        <a:headEnd/>
                        <a:tailEnd/>
                      </a:ln>
                    </pic:spPr>
                  </pic:pic>
                </a:graphicData>
              </a:graphic>
            </wp:inline>
          </w:drawing>
        </w:r>
      </w:ins>
    </w:p>
    <w:bookmarkEnd w:id="297"/>
    <w:p w14:paraId="4432285C" w14:textId="77777777" w:rsidR="00AD2C25" w:rsidRDefault="00000000">
      <w:r>
        <w:br w:type="page"/>
      </w:r>
    </w:p>
    <w:p w14:paraId="534330A8" w14:textId="77777777" w:rsidR="00AD2C25" w:rsidRDefault="00000000">
      <w:pPr>
        <w:pStyle w:val="FigureTitle"/>
      </w:pPr>
      <w:bookmarkStart w:id="343" w:name="X199e0fd137172f53af28b87c55ae7adfa6c74ee"/>
      <w:commentRangeStart w:id="344"/>
      <w:r>
        <w:lastRenderedPageBreak/>
        <w:t>Figure 4</w:t>
      </w:r>
      <w:commentRangeEnd w:id="344"/>
      <w:r w:rsidR="00113145">
        <w:rPr>
          <w:rStyle w:val="CommentReference"/>
          <w:sz w:val="24"/>
          <w:szCs w:val="24"/>
        </w:rPr>
        <w:commentReference w:id="344"/>
      </w:r>
    </w:p>
    <w:p w14:paraId="53AE71B3" w14:textId="77777777" w:rsidR="00AD2C25" w:rsidRDefault="00000000">
      <w:pPr>
        <w:pStyle w:val="Caption"/>
      </w:pPr>
      <w:r>
        <w:rPr>
          <w:b/>
          <w:bCs/>
        </w:rPr>
        <w:t>Retrieval operations in the retrieved-context account.</w:t>
      </w:r>
      <w:r>
        <w:t xml:space="preserve"> </w:t>
      </w:r>
      <w:r>
        <w:rPr>
          <w:b/>
          <w:bCs/>
        </w:rPr>
        <w:t>(A)</w:t>
      </w:r>
      <w:r>
        <w:t xml:space="preserve"> The upper box represents stored film and task associations; the lower boxes compare the context state used to begin unguided retrieval and deliberate recall. </w:t>
      </w:r>
      <w:ins w:id="345" w:author="Author" w:date="2026-07-14T09:14:00Z" w16du:dateUtc="2026-07-14T08:14:00Z">
        <w:r>
          <w:t xml:space="preserve">Stored film and task associations can be sampled from different starting contexts. </w:t>
        </w:r>
      </w:ins>
      <w:r>
        <w:t xml:space="preserve">Unguided retrieval begins from ongoing context, which can support film and task candidates together. Deliberate recall can begin with start-of-film context reinstatement, </w:t>
      </w:r>
      <w:del w:id="346" w:author="Author" w:date="2026-07-14T09:14:00Z" w16du:dateUtc="2026-07-14T08:14:00Z">
        <w:r>
          <w:delText>giving stronger support to</w:delText>
        </w:r>
      </w:del>
      <w:ins w:id="347" w:author="Author" w:date="2026-07-14T09:14:00Z" w16du:dateUtc="2026-07-14T08:14:00Z">
        <w:r>
          <w:t>which favors</w:t>
        </w:r>
      </w:ins>
      <w:r>
        <w:t xml:space="preserve"> film candidates while </w:t>
      </w:r>
      <w:ins w:id="348" w:author="Author" w:date="2026-07-14T09:14:00Z" w16du:dateUtc="2026-07-14T08:14:00Z">
        <w:r>
          <w:t xml:space="preserve">leaving </w:t>
        </w:r>
      </w:ins>
      <w:r>
        <w:t xml:space="preserve">task candidates </w:t>
      </w:r>
      <w:del w:id="349" w:author="Author" w:date="2026-07-14T09:14:00Z" w16du:dateUtc="2026-07-14T08:14:00Z">
        <w:r>
          <w:delText>remain weakly supported.</w:delText>
        </w:r>
      </w:del>
      <w:ins w:id="350" w:author="Author" w:date="2026-07-14T09:14:00Z" w16du:dateUtc="2026-07-14T08:14:00Z">
        <w:r>
          <w:t>possible.</w:t>
        </w:r>
      </w:ins>
      <w:r>
        <w:t xml:space="preserve"> </w:t>
      </w:r>
      <w:r>
        <w:rPr>
          <w:b/>
          <w:bCs/>
        </w:rPr>
        <w:t>(B)</w:t>
      </w:r>
      <w:r>
        <w:t xml:space="preserve"> </w:t>
      </w:r>
      <w:del w:id="351" w:author="Author" w:date="2026-07-14T09:14:00Z" w16du:dateUtc="2026-07-14T08:14:00Z">
        <w:r>
          <w:delText>A maintained film goal provides an additional deliberate-retrieval signal through</w:delText>
        </w:r>
      </w:del>
      <w:ins w:id="352" w:author="Author" w:date="2026-07-14T09:14:00Z" w16du:dateUtc="2026-07-14T08:14:00Z">
        <w:r>
          <w:t>During</w:t>
        </w:r>
      </w:ins>
      <w:r>
        <w:t xml:space="preserve"> context-to-feature </w:t>
      </w:r>
      <w:del w:id="353" w:author="Author" w:date="2026-07-14T09:14:00Z" w16du:dateUtc="2026-07-14T08:14:00Z">
        <w:r>
          <w:delText>memory. Ongoing</w:delText>
        </w:r>
      </w:del>
      <w:ins w:id="354" w:author="Author" w:date="2026-07-14T09:14:00Z" w16du:dateUtc="2026-07-14T08:14:00Z">
        <w:r>
          <w:t>sampling, ongoing</w:t>
        </w:r>
      </w:ins>
      <w:r>
        <w:t xml:space="preserve"> context can </w:t>
      </w:r>
      <w:del w:id="355" w:author="Author" w:date="2026-07-14T09:14:00Z" w16du:dateUtc="2026-07-14T08:14:00Z">
        <w:r>
          <w:delText xml:space="preserve">still cue both </w:delText>
        </w:r>
      </w:del>
      <w:ins w:id="356" w:author="Author" w:date="2026-07-14T09:14:00Z" w16du:dateUtc="2026-07-14T08:14:00Z">
        <w:r>
          <w:t xml:space="preserve">support </w:t>
        </w:r>
      </w:ins>
      <w:r>
        <w:t xml:space="preserve">film items and task competitors, </w:t>
      </w:r>
      <w:del w:id="357" w:author="Author" w:date="2026-07-14T09:14:00Z" w16du:dateUtc="2026-07-14T08:14:00Z">
        <w:r>
          <w:delText>but the</w:delText>
        </w:r>
      </w:del>
      <w:ins w:id="358" w:author="Author" w:date="2026-07-14T09:14:00Z" w16du:dateUtc="2026-07-14T08:14:00Z">
        <w:r>
          <w:t>while a maintained</w:t>
        </w:r>
      </w:ins>
      <w:r>
        <w:t xml:space="preserve"> film</w:t>
      </w:r>
      <w:del w:id="359" w:author="Author" w:date="2026-07-14T09:14:00Z" w16du:dateUtc="2026-07-14T08:14:00Z">
        <w:r>
          <w:delText xml:space="preserve"> goal</w:delText>
        </w:r>
      </w:del>
      <w:ins w:id="360" w:author="Author" w:date="2026-07-14T09:14:00Z" w16du:dateUtc="2026-07-14T08:14:00Z">
        <w:r>
          <w:t>-category cue</w:t>
        </w:r>
      </w:ins>
      <w:r>
        <w:t xml:space="preserve"> adds support </w:t>
      </w:r>
      <w:ins w:id="361" w:author="Author" w:date="2026-07-14T09:14:00Z" w16du:dateUtc="2026-07-14T08:14:00Z">
        <w:r>
          <w:t xml:space="preserve">only </w:t>
        </w:r>
      </w:ins>
      <w:r>
        <w:t>to film candidates</w:t>
      </w:r>
      <w:del w:id="362" w:author="Author" w:date="2026-07-14T09:14:00Z" w16du:dateUtc="2026-07-14T08:14:00Z">
        <w:r>
          <w:delText xml:space="preserve"> rather than to task competitors.</w:delText>
        </w:r>
      </w:del>
      <w:ins w:id="363" w:author="Author" w:date="2026-07-14T09:14:00Z" w16du:dateUtc="2026-07-14T08:14:00Z">
        <w:r>
          <w:t>.</w:t>
        </w:r>
      </w:ins>
      <w:r>
        <w:t xml:space="preserve"> </w:t>
      </w:r>
      <w:r>
        <w:rPr>
          <w:b/>
          <w:bCs/>
        </w:rPr>
        <w:t>(C)</w:t>
      </w:r>
      <w:r>
        <w:t xml:space="preserve"> Rows compare film recall, unmonitored task recall, and monitored task recall. </w:t>
      </w:r>
      <w:del w:id="364" w:author="Author" w:date="2026-07-14T09:14:00Z" w16du:dateUtc="2026-07-14T08:14:00Z">
        <w:r>
          <w:delText>A recalled item updates</w:delText>
        </w:r>
      </w:del>
      <w:ins w:id="365" w:author="Author" w:date="2026-07-14T09:14:00Z" w16du:dateUtc="2026-07-14T08:14:00Z">
        <w:r>
          <w:t>Sampled outputs update</w:t>
        </w:r>
      </w:ins>
      <w:r>
        <w:t xml:space="preserve"> the next </w:t>
      </w:r>
      <w:ins w:id="366" w:author="Author" w:date="2026-07-14T09:14:00Z" w16du:dateUtc="2026-07-14T08:14:00Z">
        <w:r>
          <w:t xml:space="preserve">retrieval </w:t>
        </w:r>
      </w:ins>
      <w:r>
        <w:t>context through feature-to-context memory</w:t>
      </w:r>
      <w:del w:id="367" w:author="Author" w:date="2026-07-14T09:14:00Z" w16du:dateUtc="2026-07-14T08:14:00Z">
        <w:r>
          <w:delText>, and that next context cues</w:delText>
        </w:r>
      </w:del>
      <w:ins w:id="368" w:author="Author" w:date="2026-07-14T09:14:00Z" w16du:dateUtc="2026-07-14T08:14:00Z">
        <w:r>
          <w:t>. Recalling a film item keeps</w:t>
        </w:r>
      </w:ins>
      <w:r>
        <w:t xml:space="preserve"> later </w:t>
      </w:r>
      <w:ins w:id="369" w:author="Author" w:date="2026-07-14T09:14:00Z" w16du:dateUtc="2026-07-14T08:14:00Z">
        <w:r>
          <w:t xml:space="preserve">search biased toward film </w:t>
        </w:r>
      </w:ins>
      <w:r>
        <w:t xml:space="preserve">candidates. </w:t>
      </w:r>
      <w:del w:id="370" w:author="Author" w:date="2026-07-14T09:14:00Z" w16du:dateUtc="2026-07-14T08:14:00Z">
        <w:r>
          <w:delText>Without monitoring, recalling</w:delText>
        </w:r>
      </w:del>
      <w:ins w:id="371" w:author="Author" w:date="2026-07-14T09:14:00Z" w16du:dateUtc="2026-07-14T08:14:00Z">
        <w:r>
          <w:t>Recalling</w:t>
        </w:r>
      </w:ins>
      <w:r>
        <w:t xml:space="preserve"> a task item </w:t>
      </w:r>
      <w:ins w:id="372" w:author="Author" w:date="2026-07-14T09:14:00Z" w16du:dateUtc="2026-07-14T08:14:00Z">
        <w:r>
          <w:t xml:space="preserve">without monitoring </w:t>
        </w:r>
      </w:ins>
      <w:r>
        <w:t>can shift later context toward task candidates</w:t>
      </w:r>
      <w:del w:id="373" w:author="Author" w:date="2026-07-14T09:14:00Z" w16du:dateUtc="2026-07-14T08:14:00Z">
        <w:r>
          <w:delText>; with</w:delText>
        </w:r>
      </w:del>
      <w:ins w:id="374" w:author="Author" w:date="2026-07-14T09:14:00Z" w16du:dateUtc="2026-07-14T08:14:00Z">
        <w:r>
          <w:t>. With</w:t>
        </w:r>
      </w:ins>
      <w:r>
        <w:t xml:space="preserve"> retrieval monitoring, </w:t>
      </w:r>
      <w:del w:id="375" w:author="Author" w:date="2026-07-14T09:14:00Z" w16du:dateUtc="2026-07-14T08:14:00Z">
        <w:r>
          <w:delText>that</w:delText>
        </w:r>
      </w:del>
      <w:ins w:id="376" w:author="Author" w:date="2026-07-14T09:14:00Z" w16du:dateUtc="2026-07-14T08:14:00Z">
        <w:r>
          <w:t>the</w:t>
        </w:r>
      </w:ins>
      <w:r>
        <w:t xml:space="preserve"> task-item update is dampened, preserving some film-candidate support. Blue marks film items, film-biased context, or stronger film support; orange marks task items, task-biased context, or stronger task support; gray marks shared context and associative operations. Dashed outlines or arrows mark weaker support or dampened updating, not unavailable candidates.</w:t>
      </w:r>
    </w:p>
    <w:p w14:paraId="75104167" w14:textId="77777777" w:rsidR="0076045A" w:rsidRDefault="00000000">
      <w:pPr>
        <w:pStyle w:val="FigureWithoutNote"/>
        <w:rPr>
          <w:del w:id="377" w:author="Author" w:date="2026-07-14T09:14:00Z" w16du:dateUtc="2026-07-14T08:14:00Z"/>
        </w:rPr>
      </w:pPr>
      <w:del w:id="378" w:author="Author" w:date="2026-07-14T09:14:00Z" w16du:dateUtc="2026-07-14T08:14:00Z">
        <w:r>
          <w:rPr>
            <w:noProof/>
          </w:rPr>
          <w:lastRenderedPageBreak/>
          <w:drawing>
            <wp:inline distT="0" distB="0" distL="0" distR="0" wp14:anchorId="12EF6A67" wp14:editId="05D1BED3">
              <wp:extent cx="5943600" cy="4505122"/>
              <wp:effectExtent l="0" t="0" r="0" b="0"/>
              <wp:docPr id="1756411671" name="Picture"/>
              <wp:cNvGraphicFramePr/>
              <a:graphic xmlns:a="http://schemas.openxmlformats.org/drawingml/2006/main">
                <a:graphicData uri="http://schemas.openxmlformats.org/drawingml/2006/picture">
                  <pic:pic xmlns:pic="http://schemas.openxmlformats.org/drawingml/2006/picture">
                    <pic:nvPicPr>
                      <pic:cNvPr id="40" name="Picture" descr="work/retrieved_context_account/retrieved_context_retrieval_operations_composite.png"/>
                      <pic:cNvPicPr>
                        <a:picLocks noChangeAspect="1" noChangeArrowheads="1"/>
                      </pic:cNvPicPr>
                    </pic:nvPicPr>
                    <pic:blipFill>
                      <a:blip r:embed="rId17"/>
                      <a:stretch>
                        <a:fillRect/>
                      </a:stretch>
                    </pic:blipFill>
                    <pic:spPr bwMode="auto">
                      <a:xfrm>
                        <a:off x="0" y="0"/>
                        <a:ext cx="5943600" cy="4505122"/>
                      </a:xfrm>
                      <a:prstGeom prst="rect">
                        <a:avLst/>
                      </a:prstGeom>
                      <a:noFill/>
                      <a:ln w="9525">
                        <a:noFill/>
                        <a:headEnd/>
                        <a:tailEnd/>
                      </a:ln>
                    </pic:spPr>
                  </pic:pic>
                </a:graphicData>
              </a:graphic>
            </wp:inline>
          </w:drawing>
        </w:r>
      </w:del>
    </w:p>
    <w:p w14:paraId="0BAA0AAD" w14:textId="77777777" w:rsidR="0076045A" w:rsidRDefault="00000000">
      <w:pPr>
        <w:rPr>
          <w:del w:id="379" w:author="Author" w:date="2026-07-14T09:14:00Z" w16du:dateUtc="2026-07-14T08:14:00Z"/>
        </w:rPr>
      </w:pPr>
      <w:del w:id="380" w:author="Author" w:date="2026-07-14T09:14:00Z" w16du:dateUtc="2026-07-14T08:14:00Z">
        <w:r>
          <w:br w:type="page"/>
        </w:r>
      </w:del>
    </w:p>
    <w:p w14:paraId="156844E0" w14:textId="77777777" w:rsidR="0076045A" w:rsidRDefault="00000000">
      <w:pPr>
        <w:pStyle w:val="BodyText"/>
        <w:rPr>
          <w:del w:id="381" w:author="Author" w:date="2026-07-14T09:14:00Z" w16du:dateUtc="2026-07-14T08:14:00Z"/>
        </w:rPr>
      </w:pPr>
      <w:commentRangeStart w:id="382"/>
      <w:del w:id="383" w:author="Author" w:date="2026-07-14T09:14:00Z" w16du:dateUtc="2026-07-14T08:14:00Z">
        <w:r>
          <w:delText xml:space="preserve">Contextual similarity is established during encoding. </w:delText>
        </w:r>
        <w:commentRangeEnd w:id="382"/>
        <w:r w:rsidR="00085445">
          <w:rPr>
            <w:rStyle w:val="CommentReference"/>
            <w:sz w:val="24"/>
            <w:szCs w:val="24"/>
          </w:rPr>
          <w:commentReference w:id="382"/>
        </w:r>
        <w:r>
          <w:delText>In CMR, an item is a discrete encoded unit. A film item can stand for a scene or segment, and task or filler items stand for events during the task or delay. Film items and task items are distinct item representations, but each is linked to the context state active when it is encountered. Task items are most likely to share film-associated temporal context when they are encoded soon after the film or after a reminder has reinstated film-associated context. Source context provides a non-temporal context pathway in the model. Emotional extensions of CMR treat affect as one source-context dimension (</w:delText>
        </w:r>
        <w:r w:rsidR="0076045A">
          <w:fldChar w:fldCharType="begin"/>
        </w:r>
        <w:r w:rsidR="0076045A">
          <w:delInstrText>HYPERLINK \l "ref-cohen2022memory" \h</w:delInstrText>
        </w:r>
        <w:r w:rsidR="0076045A">
          <w:fldChar w:fldCharType="separate"/>
        </w:r>
        <w:r w:rsidR="0076045A">
          <w:rPr>
            <w:rStyle w:val="Hyperlink"/>
          </w:rPr>
          <w:delText>Cohen &amp; Kahana, 2022</w:delText>
        </w:r>
        <w:r w:rsidR="0076045A">
          <w:fldChar w:fldCharType="end"/>
        </w:r>
        <w:r>
          <w:delText xml:space="preserve">; </w:delText>
        </w:r>
        <w:r w:rsidR="0076045A">
          <w:fldChar w:fldCharType="begin"/>
        </w:r>
        <w:r w:rsidR="0076045A">
          <w:delInstrText>HYPERLINK \l "ref-talmi2019retrieved" \h</w:delInstrText>
        </w:r>
        <w:r w:rsidR="0076045A">
          <w:fldChar w:fldCharType="separate"/>
        </w:r>
        <w:r w:rsidR="0076045A">
          <w:rPr>
            <w:rStyle w:val="Hyperlink"/>
          </w:rPr>
          <w:delText>Talmi et al., 2019</w:delText>
        </w:r>
        <w:r w:rsidR="0076045A">
          <w:fldChar w:fldCharType="end"/>
        </w:r>
        <w:r>
          <w:delText>), and the present model uses the same architectural role for a simplified film/source feature. Film items carry the marked film/source feature. Neutral task and filler items lack that feature and can weakly bind active source context during encoding. Delay periods, filled either by laboratory tasks or by later daily activity, move context away from the film, reducing the likelihood that film items and task competitors enter the same later retrieval competition. These conditions determine whether film and task items enter the same retrieval competition; task encoding strength determines how strongly task items compete in that competition. The current simulations use source context as part of the retrieval architecture and leave task-category specificity for later discussion.</w:delText>
        </w:r>
      </w:del>
    </w:p>
    <w:p w14:paraId="5C26F76D" w14:textId="77777777" w:rsidR="0076045A" w:rsidRDefault="00000000">
      <w:pPr>
        <w:pStyle w:val="BodyText"/>
        <w:rPr>
          <w:del w:id="384" w:author="Author" w:date="2026-07-14T09:14:00Z" w16du:dateUtc="2026-07-14T08:14:00Z"/>
        </w:rPr>
      </w:pPr>
      <w:del w:id="385" w:author="Author" w:date="2026-07-14T09:14:00Z" w16du:dateUtc="2026-07-14T08:14:00Z">
        <w:r>
          <w:delText>Context-to-item retrieval uses the current context state to cue candidate items. Unguided retrieval approximates the retrieval condition relevant to intrusive or involuntary access: film memories can be sampled when there is no explicit goal to recall the film. When the current context resembles states associated with both film items and task items, it supports candidates from both phases. This mixed cue makes film recall vulnerable to task competition: as task items receive support, any given film item becomes less likely to be selected over a competitor. The amount of competition depends on how many task competitors are available, how strongly those competitors were encoded, and how similar their temporal or source context is to film context. In these simulations, task modality is represented through task encoding strength and the similarity between task-associated context and film-associated context.</w:delText>
        </w:r>
      </w:del>
    </w:p>
    <w:p w14:paraId="664CC39B" w14:textId="77777777" w:rsidR="00AD2C25" w:rsidRDefault="00000000">
      <w:pPr>
        <w:pStyle w:val="FigureWithoutNote"/>
        <w:rPr>
          <w:ins w:id="386" w:author="Author" w:date="2026-07-14T09:14:00Z" w16du:dateUtc="2026-07-14T08:14:00Z"/>
        </w:rPr>
      </w:pPr>
      <w:del w:id="387" w:author="Author" w:date="2026-07-14T09:14:00Z" w16du:dateUtc="2026-07-14T08:14:00Z">
        <w:r>
          <w:delText>Item-to-context associations allow recalled items, reminder cues, and film items presented by a test to reinstate associated context. In ordinary recall, a retrieved item shifts context toward the state in which that item was encoded, making nearby studied items more likely to be retrieved next. This context-updating loop is the standard retrieved-context explanation of temporal contiguity and temporally organized recall</w:delText>
        </w:r>
      </w:del>
      <w:ins w:id="388" w:author="Author" w:date="2026-07-14T09:14:00Z" w16du:dateUtc="2026-07-14T08:14:00Z">
        <w:r>
          <w:rPr>
            <w:noProof/>
          </w:rPr>
          <w:drawing>
            <wp:inline distT="0" distB="0" distL="0" distR="0" wp14:anchorId="1253C7C2" wp14:editId="332322A3">
              <wp:extent cx="5943600" cy="4505122"/>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work/retrieved_context_account/retrieved_context_retrieval_operations_composite.png"/>
                      <pic:cNvPicPr>
                        <a:picLocks noChangeAspect="1" noChangeArrowheads="1"/>
                      </pic:cNvPicPr>
                    </pic:nvPicPr>
                    <pic:blipFill>
                      <a:blip r:embed="rId18"/>
                      <a:stretch>
                        <a:fillRect/>
                      </a:stretch>
                    </pic:blipFill>
                    <pic:spPr bwMode="auto">
                      <a:xfrm>
                        <a:off x="0" y="0"/>
                        <a:ext cx="5943600" cy="4505122"/>
                      </a:xfrm>
                      <a:prstGeom prst="rect">
                        <a:avLst/>
                      </a:prstGeom>
                      <a:noFill/>
                      <a:ln w="9525">
                        <a:noFill/>
                        <a:headEnd/>
                        <a:tailEnd/>
                      </a:ln>
                    </pic:spPr>
                  </pic:pic>
                </a:graphicData>
              </a:graphic>
            </wp:inline>
          </w:drawing>
        </w:r>
      </w:ins>
    </w:p>
    <w:bookmarkEnd w:id="343"/>
    <w:p w14:paraId="29F8FA82" w14:textId="77777777" w:rsidR="00AD2C25" w:rsidRDefault="00000000">
      <w:pPr>
        <w:rPr>
          <w:ins w:id="389" w:author="Author" w:date="2026-07-14T09:14:00Z" w16du:dateUtc="2026-07-14T08:14:00Z"/>
        </w:rPr>
      </w:pPr>
      <w:ins w:id="390" w:author="Author" w:date="2026-07-14T09:14:00Z" w16du:dateUtc="2026-07-14T08:14:00Z">
        <w:r>
          <w:br w:type="page"/>
        </w:r>
      </w:ins>
    </w:p>
    <w:p w14:paraId="4FAF27F7" w14:textId="77777777" w:rsidR="00AD2C25" w:rsidRDefault="00000000">
      <w:pPr>
        <w:pStyle w:val="BodyText"/>
        <w:rPr>
          <w:ins w:id="391" w:author="Author" w:date="2026-07-14T09:14:00Z" w16du:dateUtc="2026-07-14T08:14:00Z"/>
        </w:rPr>
      </w:pPr>
      <w:ins w:id="392" w:author="Author" w:date="2026-07-14T09:14:00Z" w16du:dateUtc="2026-07-14T08:14:00Z">
        <w:r>
          <w:lastRenderedPageBreak/>
          <w:t>Retrieved-context models explain recall as search from a changing context state shaped by recent experience and prior retrieval. The current context cues candidate items, and recalled items reinstate context from encoding, producing temporal organization in free recall (</w:t>
        </w:r>
        <w:r>
          <w:fldChar w:fldCharType="begin"/>
        </w:r>
        <w:r>
          <w:instrText>HYPERLINK \l "ref-howard2002distributed" \h</w:instrText>
        </w:r>
        <w:r>
          <w:fldChar w:fldCharType="separate"/>
        </w:r>
        <w:r>
          <w:rPr>
            <w:rStyle w:val="Hyperlink"/>
          </w:rPr>
          <w:t>Howard &amp; Kahana, 2002</w:t>
        </w:r>
        <w:r>
          <w:fldChar w:fldCharType="end"/>
        </w:r>
        <w:r>
          <w:t xml:space="preserve">; </w:t>
        </w:r>
        <w:r>
          <w:fldChar w:fldCharType="begin"/>
        </w:r>
        <w:r>
          <w:instrText>HYPERLINK \l "ref-sederberg2008context" \h</w:instrText>
        </w:r>
        <w:r>
          <w:fldChar w:fldCharType="separate"/>
        </w:r>
        <w:r>
          <w:rPr>
            <w:rStyle w:val="Hyperlink"/>
          </w:rPr>
          <w:t>Sederberg et al., 2008</w:t>
        </w:r>
        <w:r>
          <w:fldChar w:fldCharType="end"/>
        </w:r>
        <w:r>
          <w:t>). Applied to selective interference, these operations explain how task material becomes linked to film-associated context and how later retrieval determines the extent to which that material competes with film material for recall.</w:t>
        </w:r>
      </w:ins>
    </w:p>
    <w:p w14:paraId="0D9D074D" w14:textId="77777777" w:rsidR="00AD2C25" w:rsidRDefault="00000000">
      <w:pPr>
        <w:pStyle w:val="BodyText"/>
        <w:rPr>
          <w:ins w:id="393" w:author="Author" w:date="2026-07-14T09:14:00Z" w16du:dateUtc="2026-07-14T08:14:00Z"/>
        </w:rPr>
      </w:pPr>
      <w:ins w:id="394" w:author="Author" w:date="2026-07-14T09:14:00Z" w16du:dateUtc="2026-07-14T08:14:00Z">
        <w:r>
          <w:t xml:space="preserve">Film, task, and delay periods are represented as sequences of events that update context. For the film, these events correspond roughly to scenes or segments. For the task and delay periods, they represent non-film events that can also be encoded and later sampled. A film reminder reinstates film-associated context before task encoding. Task events linked to that state can later be cued alongside film material. Retrieval then depends on how strongly the test setting constrains search toward film material rather than toward the broader set of candidates supported by the current context. </w:t>
        </w:r>
        <w:r>
          <w:fldChar w:fldCharType="begin"/>
        </w:r>
        <w:r>
          <w:instrText>HYPERLINK \l "X510f1211e07a3ef8f4aa5eaadde4214adc1a9dc" \h</w:instrText>
        </w:r>
        <w:r>
          <w:fldChar w:fldCharType="separate"/>
        </w:r>
        <w:r>
          <w:rPr>
            <w:rStyle w:val="Hyperlink"/>
          </w:rPr>
          <w:t>Figure 3</w:t>
        </w:r>
        <w:r>
          <w:fldChar w:fldCharType="end"/>
        </w:r>
        <w:r>
          <w:t xml:space="preserve"> summarizes the encoding and associative structure of the account, and </w:t>
        </w:r>
        <w:r>
          <w:fldChar w:fldCharType="begin"/>
        </w:r>
        <w:r>
          <w:instrText>HYPERLINK \l "X199e0fd137172f53af28b87c55ae7adfa6c74ee" \h</w:instrText>
        </w:r>
        <w:r>
          <w:fldChar w:fldCharType="separate"/>
        </w:r>
        <w:r>
          <w:rPr>
            <w:rStyle w:val="Hyperlink"/>
          </w:rPr>
          <w:t>Figure 4</w:t>
        </w:r>
        <w:r>
          <w:fldChar w:fldCharType="end"/>
        </w:r>
        <w:r>
          <w:t xml:space="preserve"> summarizes the retrieval operations.</w:t>
        </w:r>
      </w:ins>
    </w:p>
    <w:p w14:paraId="5C2DBCE8" w14:textId="77777777" w:rsidR="00AD2C25" w:rsidRDefault="00000000">
      <w:pPr>
        <w:pStyle w:val="Heading2"/>
        <w:rPr>
          <w:ins w:id="395" w:author="Author" w:date="2026-07-14T09:14:00Z" w16du:dateUtc="2026-07-14T08:14:00Z"/>
        </w:rPr>
      </w:pPr>
      <w:bookmarkStart w:id="396" w:name="Xd59415b5fd42aab981071d489cd76f318b9874c"/>
      <w:ins w:id="397" w:author="Author" w:date="2026-07-14T09:14:00Z" w16du:dateUtc="2026-07-14T08:14:00Z">
        <w:r>
          <w:t>Context-Guided Search and Source Organization</w:t>
        </w:r>
      </w:ins>
    </w:p>
    <w:p w14:paraId="61B5095D" w14:textId="77777777" w:rsidR="00AD2C25" w:rsidRDefault="00000000">
      <w:pPr>
        <w:pStyle w:val="FirstParagraph"/>
        <w:rPr>
          <w:ins w:id="398" w:author="Author" w:date="2026-07-14T09:14:00Z" w16du:dateUtc="2026-07-14T08:14:00Z"/>
        </w:rPr>
      </w:pPr>
      <w:ins w:id="399" w:author="Author" w:date="2026-07-14T09:14:00Z" w16du:dateUtc="2026-07-14T08:14:00Z">
        <w:r>
          <w:t>Retrieved-context models were developed to explain structured regularities in open-ended recall. Free recall favors recently studied items, and successive recalls tend to come from nearby study positions</w:t>
        </w:r>
      </w:ins>
      <w:r>
        <w:t xml:space="preserve"> (</w:t>
      </w:r>
      <w:hyperlink w:anchor="ref-howard2002distributed">
        <w:r>
          <w:rPr>
            <w:rStyle w:val="Hyperlink"/>
          </w:rPr>
          <w:t>Howard &amp; Kahana, 2002</w:t>
        </w:r>
      </w:hyperlink>
      <w:r>
        <w:t xml:space="preserve">; </w:t>
      </w:r>
      <w:hyperlink w:anchor="ref-kahana1996associative">
        <w:r>
          <w:rPr>
            <w:rStyle w:val="Hyperlink"/>
          </w:rPr>
          <w:t>Kahana, 1996</w:t>
        </w:r>
      </w:hyperlink>
      <w:r>
        <w:t xml:space="preserve">; </w:t>
      </w:r>
      <w:hyperlink w:anchor="ref-sederberg2008context">
        <w:r>
          <w:rPr>
            <w:rStyle w:val="Hyperlink"/>
          </w:rPr>
          <w:t>Sederberg et al., 2008</w:t>
        </w:r>
      </w:hyperlink>
      <w:r>
        <w:t xml:space="preserve">). </w:t>
      </w:r>
      <w:del w:id="400" w:author="Author" w:date="2026-07-14T09:14:00Z" w16du:dateUtc="2026-07-14T08:14:00Z">
        <w:r>
          <w:delText>The</w:delText>
        </w:r>
      </w:del>
      <w:ins w:id="401" w:author="Author" w:date="2026-07-14T09:14:00Z" w16du:dateUtc="2026-07-14T08:14:00Z">
        <w:r>
          <w:t>In these models, a gradually changing context state cues candidate items, and recalled items reinstate the contexts in which they were encoded. Recency follows because the retrieval context remains similar to contexts from recent study and recall events. Temporal contiguity follows because a recalled item reinstates context from its study position, which is similar to the contexts associated with nearby items.</w:t>
        </w:r>
      </w:ins>
    </w:p>
    <w:p w14:paraId="79352300" w14:textId="77777777" w:rsidR="00AD2C25" w:rsidRDefault="00000000">
      <w:pPr>
        <w:pStyle w:val="BodyText"/>
        <w:rPr>
          <w:ins w:id="402" w:author="Author" w:date="2026-07-14T09:14:00Z" w16du:dateUtc="2026-07-14T08:14:00Z"/>
        </w:rPr>
      </w:pPr>
      <w:ins w:id="403" w:author="Author" w:date="2026-07-14T09:14:00Z" w16du:dateUtc="2026-07-14T08:14:00Z">
        <w:r>
          <w:lastRenderedPageBreak/>
          <w:t>Recall is also organized by shared content, task, and source. Semantically related items, items encoded under the</w:t>
        </w:r>
      </w:ins>
      <w:r>
        <w:t xml:space="preserve"> same </w:t>
      </w:r>
      <w:del w:id="404" w:author="Author" w:date="2026-07-14T09:14:00Z" w16du:dateUtc="2026-07-14T08:14:00Z">
        <w:r>
          <w:delText>dynamics</w:delText>
        </w:r>
      </w:del>
      <w:ins w:id="405" w:author="Author" w:date="2026-07-14T09:14:00Z" w16du:dateUtc="2026-07-14T08:14:00Z">
        <w:r>
          <w:t>task, and items from the same source</w:t>
        </w:r>
      </w:ins>
      <w:r>
        <w:t xml:space="preserve"> can </w:t>
      </w:r>
      <w:del w:id="406" w:author="Author" w:date="2026-07-14T09:14:00Z" w16du:dateUtc="2026-07-14T08:14:00Z">
        <w:r>
          <w:delText>persist across filled delays, allowing recent but irrelevant experiences to intrude</w:delText>
        </w:r>
      </w:del>
      <w:ins w:id="407" w:author="Author" w:date="2026-07-14T09:14:00Z" w16du:dateUtc="2026-07-14T08:14:00Z">
        <w:r>
          <w:t>cluster</w:t>
        </w:r>
      </w:ins>
      <w:r>
        <w:t xml:space="preserve"> during recall </w:t>
      </w:r>
      <w:ins w:id="408" w:author="Author" w:date="2026-07-14T09:14:00Z" w16du:dateUtc="2026-07-14T08:14:00Z">
        <w:r>
          <w:t>(</w:t>
        </w:r>
        <w:r>
          <w:fldChar w:fldCharType="begin"/>
        </w:r>
        <w:r>
          <w:instrText>HYPERLINK \l "ref-lohnas2023event" \h</w:instrText>
        </w:r>
        <w:r>
          <w:fldChar w:fldCharType="separate"/>
        </w:r>
        <w:r>
          <w:rPr>
            <w:rStyle w:val="Hyperlink"/>
          </w:rPr>
          <w:t>Lohnas et al., 2023</w:t>
        </w:r>
        <w:r>
          <w:fldChar w:fldCharType="end"/>
        </w:r>
        <w:r>
          <w:t xml:space="preserve">; </w:t>
        </w:r>
        <w:r>
          <w:fldChar w:fldCharType="begin"/>
        </w:r>
        <w:r>
          <w:instrText>HYPERLINK \l "ref-morton2016predictive" \h</w:instrText>
        </w:r>
        <w:r>
          <w:fldChar w:fldCharType="separate"/>
        </w:r>
        <w:r>
          <w:rPr>
            <w:rStyle w:val="Hyperlink"/>
          </w:rPr>
          <w:t>Morton &amp; Polyn, 2016</w:t>
        </w:r>
        <w:r>
          <w:fldChar w:fldCharType="end"/>
        </w:r>
        <w:r>
          <w:t xml:space="preserve">; </w:t>
        </w:r>
        <w:r>
          <w:fldChar w:fldCharType="begin"/>
        </w:r>
        <w:r>
          <w:instrText>HYPERLINK \l "ref-polyn2009context" \h</w:instrText>
        </w:r>
        <w:r>
          <w:fldChar w:fldCharType="separate"/>
        </w:r>
        <w:r>
          <w:rPr>
            <w:rStyle w:val="Hyperlink"/>
          </w:rPr>
          <w:t>Polyn et al., 2009a</w:t>
        </w:r>
        <w:r>
          <w:fldChar w:fldCharType="end"/>
        </w:r>
        <w:r>
          <w:t xml:space="preserve">, </w:t>
        </w:r>
        <w:r>
          <w:fldChar w:fldCharType="begin"/>
        </w:r>
        <w:r>
          <w:instrText>HYPERLINK \l "ref-polyn2009task" \h</w:instrText>
        </w:r>
        <w:r>
          <w:fldChar w:fldCharType="separate"/>
        </w:r>
        <w:r>
          <w:rPr>
            <w:rStyle w:val="Hyperlink"/>
          </w:rPr>
          <w:t>2009b</w:t>
        </w:r>
        <w:r>
          <w:fldChar w:fldCharType="end"/>
        </w:r>
        <w:r>
          <w:t xml:space="preserve">, </w:t>
        </w:r>
        <w:r>
          <w:fldChar w:fldCharType="begin"/>
        </w:r>
        <w:r>
          <w:instrText>HYPERLINK \l "ref-polyn2012neural" \h</w:instrText>
        </w:r>
        <w:r>
          <w:fldChar w:fldCharType="separate"/>
        </w:r>
        <w:r>
          <w:rPr>
            <w:rStyle w:val="Hyperlink"/>
          </w:rPr>
          <w:t>2012</w:t>
        </w:r>
        <w:r>
          <w:fldChar w:fldCharType="end"/>
        </w:r>
        <w:r>
          <w:t xml:space="preserve">). CMR captures semantic and source organization by allowing each form </w:t>
        </w:r>
      </w:ins>
      <w:r>
        <w:t xml:space="preserve">of </w:t>
      </w:r>
      <w:ins w:id="409" w:author="Author" w:date="2026-07-14T09:14:00Z" w16du:dateUtc="2026-07-14T08:14:00Z">
        <w:r>
          <w:t xml:space="preserve">information to contribute to the context state that guides retrieval. Semantic and source dimensions can make a retrieval cue more selective than temporal context alone: </w:t>
        </w:r>
      </w:ins>
      <w:r>
        <w:t>a target</w:t>
      </w:r>
      <w:ins w:id="410" w:author="Author" w:date="2026-07-14T09:14:00Z" w16du:dateUtc="2026-07-14T08:14:00Z">
        <w:r>
          <w:t>-category or source cue can favor one subset of items even while temporal associations continue to organize retrieval within that subset (</w:t>
        </w:r>
        <w:r>
          <w:fldChar w:fldCharType="begin"/>
        </w:r>
        <w:r>
          <w:instrText>HYPERLINK \l "ref-lohnas2026specialized" \h</w:instrText>
        </w:r>
        <w:r>
          <w:fldChar w:fldCharType="separate"/>
        </w:r>
        <w:r>
          <w:rPr>
            <w:rStyle w:val="Hyperlink"/>
          </w:rPr>
          <w:t>Lohnas et al., 2026</w:t>
        </w:r>
        <w:r>
          <w:fldChar w:fldCharType="end"/>
        </w:r>
        <w:r>
          <w:t xml:space="preserve">; </w:t>
        </w:r>
        <w:r>
          <w:fldChar w:fldCharType="begin"/>
        </w:r>
        <w:r>
          <w:instrText>HYPERLINK \l "ref-polyn2011semantic" \h</w:instrText>
        </w:r>
        <w:r>
          <w:fldChar w:fldCharType="separate"/>
        </w:r>
        <w:r>
          <w:rPr>
            <w:rStyle w:val="Hyperlink"/>
          </w:rPr>
          <w:t>Polyn et al., 2011</w:t>
        </w:r>
        <w:r>
          <w:fldChar w:fldCharType="end"/>
        </w:r>
        <w:r>
          <w:t>). Combining shared temporal support with selective non-temporal support is central to the retrieved-context explanation developed here.</w:t>
        </w:r>
      </w:ins>
    </w:p>
    <w:p w14:paraId="068CBEA0" w14:textId="77777777" w:rsidR="00AD2C25" w:rsidRDefault="00000000">
      <w:pPr>
        <w:pStyle w:val="BodyText"/>
        <w:rPr>
          <w:ins w:id="411" w:author="Author" w:date="2026-07-14T09:14:00Z" w16du:dateUtc="2026-07-14T08:14:00Z"/>
        </w:rPr>
      </w:pPr>
      <w:ins w:id="412" w:author="Author" w:date="2026-07-14T09:14:00Z" w16du:dateUtc="2026-07-14T08:14:00Z">
        <w:r>
          <w:t>Emotional memory gives source organization a further role in the model used here. Emotional items can cluster together, and emotional material is often remembered better than neutral material (</w:t>
        </w:r>
        <w:r>
          <w:fldChar w:fldCharType="begin"/>
        </w:r>
        <w:r>
          <w:instrText>HYPERLINK \l "ref-talmi2007contribution" \h</w:instrText>
        </w:r>
        <w:r>
          <w:fldChar w:fldCharType="separate"/>
        </w:r>
        <w:r>
          <w:rPr>
            <w:rStyle w:val="Hyperlink"/>
          </w:rPr>
          <w:t>Talmi et al., 2007</w:t>
        </w:r>
        <w:r>
          <w:fldChar w:fldCharType="end"/>
        </w:r>
        <w:r>
          <w:t xml:space="preserve">; </w:t>
        </w:r>
        <w:r>
          <w:fldChar w:fldCharType="begin"/>
        </w:r>
        <w:r>
          <w:instrText>HYPERLINK \l "ref-talmi2013enhanced" \h</w:instrText>
        </w:r>
        <w:r>
          <w:fldChar w:fldCharType="separate"/>
        </w:r>
        <w:r>
          <w:rPr>
            <w:rStyle w:val="Hyperlink"/>
          </w:rPr>
          <w:t>Talmi, 2013</w:t>
        </w:r>
        <w:r>
          <w:fldChar w:fldCharType="end"/>
        </w:r>
        <w:r>
          <w:t xml:space="preserve">; </w:t>
        </w:r>
        <w:r>
          <w:fldChar w:fldCharType="begin"/>
        </w:r>
        <w:r>
          <w:instrText>HYPERLINK \l "ref-talmi2004semantic" \h</w:instrText>
        </w:r>
        <w:r>
          <w:fldChar w:fldCharType="separate"/>
        </w:r>
        <w:r>
          <w:rPr>
            <w:rStyle w:val="Hyperlink"/>
          </w:rPr>
          <w:t>Talmi &amp; Moscovitch, 2004</w:t>
        </w:r>
        <w:r>
          <w:fldChar w:fldCharType="end"/>
        </w:r>
        <w:r>
          <w:t>). Emotional CMR represents affective information as a source-like context dimension and allows emotional items to form stronger source-context associations (</w:t>
        </w:r>
        <w:r>
          <w:fldChar w:fldCharType="begin"/>
        </w:r>
        <w:r>
          <w:instrText>HYPERLINK \l "ref-cohen2022memory" \h</w:instrText>
        </w:r>
        <w:r>
          <w:fldChar w:fldCharType="separate"/>
        </w:r>
        <w:r>
          <w:rPr>
            <w:rStyle w:val="Hyperlink"/>
          </w:rPr>
          <w:t>Cohen &amp; Kahana, 2022</w:t>
        </w:r>
        <w:r>
          <w:fldChar w:fldCharType="end"/>
        </w:r>
        <w:r>
          <w:t xml:space="preserve">; </w:t>
        </w:r>
        <w:r>
          <w:fldChar w:fldCharType="begin"/>
        </w:r>
        <w:r>
          <w:instrText>HYPERLINK \l "ref-talmi2019retrieved" \h</w:instrText>
        </w:r>
        <w:r>
          <w:fldChar w:fldCharType="separate"/>
        </w:r>
        <w:r>
          <w:rPr>
            <w:rStyle w:val="Hyperlink"/>
          </w:rPr>
          <w:t>Talmi et al., 2019</w:t>
        </w:r>
        <w:r>
          <w:fldChar w:fldCharType="end"/>
        </w:r>
        <w:r>
          <w:t>). Film events therefore share an affective/source-context signal while remaining distinct items with different temporal associations. Task and delay events remain available to the same sampling process and can acquire support from any temporal or source context active while they are encoded. The affective/source-context representation and the maintained film-category cue are separate model constructs. Neither construct formally implements the S-reps or C-reps in dual-representation theory.</w:t>
        </w:r>
      </w:ins>
    </w:p>
    <w:p w14:paraId="6079AAC2" w14:textId="77777777" w:rsidR="00AD2C25" w:rsidRDefault="00000000">
      <w:pPr>
        <w:pStyle w:val="Heading2"/>
        <w:rPr>
          <w:ins w:id="413" w:author="Author" w:date="2026-07-14T09:14:00Z" w16du:dateUtc="2026-07-14T08:14:00Z"/>
        </w:rPr>
      </w:pPr>
      <w:bookmarkStart w:id="414" w:name="reminder-linked-competitor-encoding"/>
      <w:bookmarkEnd w:id="396"/>
      <w:ins w:id="415" w:author="Author" w:date="2026-07-14T09:14:00Z" w16du:dateUtc="2026-07-14T08:14:00Z">
        <w:r>
          <w:t>Reminder-Linked Competitor Encoding</w:t>
        </w:r>
      </w:ins>
    </w:p>
    <w:p w14:paraId="3698BBE1" w14:textId="77777777" w:rsidR="00AD2C25" w:rsidRDefault="00000000">
      <w:pPr>
        <w:pStyle w:val="FirstParagraph"/>
        <w:rPr>
          <w:ins w:id="416" w:author="Author" w:date="2026-07-14T09:14:00Z" w16du:dateUtc="2026-07-14T08:14:00Z"/>
        </w:rPr>
      </w:pPr>
      <w:ins w:id="417" w:author="Author" w:date="2026-07-14T09:14:00Z" w16du:dateUtc="2026-07-14T08:14:00Z">
        <w:r>
          <w:t xml:space="preserve">Reminder-linked competitor learning occurs when a film reminder reinstates context from the earlier event before task events are encoded. In the retrieved-context account, presented </w:t>
        </w:r>
        <w:r>
          <w:lastRenderedPageBreak/>
          <w:t>or retrieved items reinstate their associated context (</w:t>
        </w:r>
        <w:r>
          <w:fldChar w:fldCharType="begin"/>
        </w:r>
        <w:r>
          <w:instrText>HYPERLINK \l "ref-howard2002distributed" \h</w:instrText>
        </w:r>
        <w:r>
          <w:fldChar w:fldCharType="separate"/>
        </w:r>
        <w:r>
          <w:rPr>
            <w:rStyle w:val="Hyperlink"/>
          </w:rPr>
          <w:t>Howard &amp; Kahana, 2002</w:t>
        </w:r>
        <w:r>
          <w:fldChar w:fldCharType="end"/>
        </w:r>
        <w:r>
          <w:t xml:space="preserve">; </w:t>
        </w:r>
        <w:r>
          <w:fldChar w:fldCharType="begin"/>
        </w:r>
        <w:r>
          <w:instrText>HYPERLINK \l "ref-polyn2009context" \h</w:instrText>
        </w:r>
        <w:r>
          <w:fldChar w:fldCharType="separate"/>
        </w:r>
        <w:r>
          <w:rPr>
            <w:rStyle w:val="Hyperlink"/>
          </w:rPr>
          <w:t>Polyn et al., 2009a</w:t>
        </w:r>
        <w:r>
          <w:fldChar w:fldCharType="end"/>
        </w:r>
      </w:ins>
      <w:moveToRangeStart w:id="418" w:author="Author" w:date="2026-07-14T09:14:00Z" w:name="move234912918"/>
      <w:moveTo w:id="419" w:author="Author" w:date="2026-07-14T09:14:00Z" w16du:dateUtc="2026-07-14T08:14:00Z">
        <w:r>
          <w:t xml:space="preserve">; </w:t>
        </w:r>
        <w:r>
          <w:fldChar w:fldCharType="begin"/>
        </w:r>
        <w:r>
          <w:instrText>HYPERLINK \l "ref-sederberg2008context" \h</w:instrText>
        </w:r>
        <w:r>
          <w:fldChar w:fldCharType="separate"/>
        </w:r>
        <w:r>
          <w:rPr>
            <w:rStyle w:val="Hyperlink"/>
          </w:rPr>
          <w:t>Sederberg et al., 2008</w:t>
        </w:r>
        <w:r>
          <w:fldChar w:fldCharType="end"/>
        </w:r>
        <w:r>
          <w:t xml:space="preserve">). </w:t>
        </w:r>
      </w:moveTo>
      <w:moveToRangeEnd w:id="418"/>
      <w:ins w:id="420" w:author="Author" w:date="2026-07-14T09:14:00Z" w16du:dateUtc="2026-07-14T08:14:00Z">
        <w:r>
          <w:t>A film reminder therefore shifts the current state toward context from its corresponding film</w:t>
        </w:r>
      </w:ins>
      <w:r>
        <w:t xml:space="preserve"> episode</w:t>
      </w:r>
      <w:del w:id="421" w:author="Author" w:date="2026-07-14T09:14:00Z" w16du:dateUtc="2026-07-14T08:14:00Z">
        <w:r>
          <w:delText>, with intrusion frequency decaying gradually over intervening time</w:delText>
        </w:r>
      </w:del>
      <w:ins w:id="422" w:author="Author" w:date="2026-07-14T09:14:00Z" w16du:dateUtc="2026-07-14T08:14:00Z">
        <w:r>
          <w:t>. If task events are then learned while reinstated film context remains active, they acquire context-to-item associations that overlap with associations supporting film events. Later film-oriented context can consequently support task candidates as well as film candidates.</w:t>
        </w:r>
      </w:ins>
    </w:p>
    <w:p w14:paraId="1C6C73B1" w14:textId="77777777" w:rsidR="00AD2C25" w:rsidRDefault="00000000">
      <w:pPr>
        <w:pStyle w:val="BodyText"/>
        <w:rPr>
          <w:ins w:id="423" w:author="Author" w:date="2026-07-14T09:14:00Z" w16du:dateUtc="2026-07-14T08:14:00Z"/>
        </w:rPr>
      </w:pPr>
      <w:ins w:id="424" w:author="Author" w:date="2026-07-14T09:14:00Z" w16du:dateUtc="2026-07-14T08:14:00Z">
        <w:r>
          <w:t>Recall can include material outside the intended target. In multi-list free recall, participants sometimes report items from earlier lists instead of the list they were asked to recall</w:t>
        </w:r>
      </w:ins>
      <w:r>
        <w:t xml:space="preserve"> (</w:t>
      </w:r>
      <w:hyperlink w:anchor="ref-howard2008persistence">
        <w:r>
          <w:rPr>
            <w:rStyle w:val="Hyperlink"/>
          </w:rPr>
          <w:t>Howard et al., 2008</w:t>
        </w:r>
      </w:hyperlink>
      <w:r>
        <w:t xml:space="preserve">; </w:t>
      </w:r>
      <w:hyperlink w:anchor="ref-lohnas2015expanding">
        <w:r>
          <w:rPr>
            <w:rStyle w:val="Hyperlink"/>
          </w:rPr>
          <w:t>Lohnas et al., 2015</w:t>
        </w:r>
      </w:hyperlink>
      <w:r>
        <w:t xml:space="preserve">; </w:t>
      </w:r>
      <w:hyperlink w:anchor="ref-zaromb2006temporal">
        <w:r>
          <w:rPr>
            <w:rStyle w:val="Hyperlink"/>
          </w:rPr>
          <w:t>Zaromb et al., 2006</w:t>
        </w:r>
      </w:hyperlink>
      <w:r>
        <w:t xml:space="preserve">). </w:t>
      </w:r>
      <w:del w:id="425" w:author="Author" w:date="2026-07-14T09:14:00Z" w16du:dateUtc="2026-07-14T08:14:00Z">
        <w:r>
          <w:delText xml:space="preserve">When the interference task is delayed after film </w:delText>
        </w:r>
      </w:del>
      <w:ins w:id="426" w:author="Author" w:date="2026-07-14T09:14:00Z" w16du:dateUtc="2026-07-14T08:14:00Z">
        <w:r>
          <w:t>Those errors are structured: they are biased toward recently studied prior lists and change as intervening study or delay changes. Retrieved-context models explain this pattern by treating recall as candidate sampling from the current context. As context drifts, support for non-target items declines. When a non-target item was encoded in a recent or related context, it can still enter the candidate set. This makes task and delay events eligible recall candidates in the trauma-film paradigm. If those events are associated with context states that later support film recall, they can compete with film material during retrieval.</w:t>
        </w:r>
      </w:ins>
    </w:p>
    <w:p w14:paraId="079F15AF" w14:textId="77777777" w:rsidR="00AD2C25" w:rsidRDefault="00000000">
      <w:pPr>
        <w:pStyle w:val="BodyText"/>
      </w:pPr>
      <w:ins w:id="427" w:author="Author" w:date="2026-07-14T09:14:00Z" w16du:dateUtc="2026-07-14T08:14:00Z">
        <w:r>
          <w:t xml:space="preserve">Delayed intervention procedures in the trauma-film paradigm create the conditions for this kind of competitor </w:t>
        </w:r>
      </w:ins>
      <w:r>
        <w:t>encoding</w:t>
      </w:r>
      <w:del w:id="428" w:author="Author" w:date="2026-07-14T09:14:00Z" w16du:dateUtc="2026-07-14T08:14:00Z">
        <w:r>
          <w:delText>, studies have presented</w:delText>
        </w:r>
      </w:del>
      <w:ins w:id="429" w:author="Author" w:date="2026-07-14T09:14:00Z" w16du:dateUtc="2026-07-14T08:14:00Z">
        <w:r>
          <w:t xml:space="preserve"> when</w:t>
        </w:r>
      </w:ins>
      <w:r>
        <w:t xml:space="preserve"> a film reminder </w:t>
      </w:r>
      <w:ins w:id="430" w:author="Author" w:date="2026-07-14T09:14:00Z" w16du:dateUtc="2026-07-14T08:14:00Z">
        <w:r>
          <w:t xml:space="preserve">precedes the task. In these studies, participants encounter film cues </w:t>
        </w:r>
      </w:ins>
      <w:r>
        <w:t xml:space="preserve">before the </w:t>
      </w:r>
      <w:ins w:id="431" w:author="Author" w:date="2026-07-14T09:14:00Z" w16du:dateUtc="2026-07-14T08:14:00Z">
        <w:r>
          <w:t xml:space="preserve">interference </w:t>
        </w:r>
      </w:ins>
      <w:r>
        <w:t>task</w:t>
      </w:r>
      <w:ins w:id="432" w:author="Author" w:date="2026-07-14T09:14:00Z" w16du:dateUtc="2026-07-14T08:14:00Z">
        <w:r>
          <w:t>,</w:t>
        </w:r>
      </w:ins>
      <w:r>
        <w:t xml:space="preserve"> and </w:t>
      </w:r>
      <w:del w:id="433" w:author="Author" w:date="2026-07-14T09:14:00Z" w16du:dateUtc="2026-07-14T08:14:00Z">
        <w:r>
          <w:delText xml:space="preserve">interpreted </w:delText>
        </w:r>
      </w:del>
      <w:r>
        <w:t xml:space="preserve">the procedure </w:t>
      </w:r>
      <w:del w:id="434" w:author="Author" w:date="2026-07-14T09:14:00Z" w16du:dateUtc="2026-07-14T08:14:00Z">
        <w:r>
          <w:delText xml:space="preserve">as </w:delText>
        </w:r>
      </w:del>
      <w:ins w:id="435" w:author="Author" w:date="2026-07-14T09:14:00Z" w16du:dateUtc="2026-07-14T08:14:00Z">
        <w:r>
          <w:t xml:space="preserve">is typically interpreted as reactivating film </w:t>
        </w:r>
      </w:ins>
      <w:r>
        <w:t xml:space="preserve">memory </w:t>
      </w:r>
      <w:del w:id="436" w:author="Author" w:date="2026-07-14T09:14:00Z" w16du:dateUtc="2026-07-14T08:14:00Z">
        <w:r>
          <w:delText>reactivation</w:delText>
        </w:r>
      </w:del>
      <w:ins w:id="437" w:author="Author" w:date="2026-07-14T09:14:00Z" w16du:dateUtc="2026-07-14T08:14:00Z">
        <w:r>
          <w:t>before the task begins</w:t>
        </w:r>
      </w:ins>
      <w:r>
        <w:t xml:space="preserve"> (</w:t>
      </w:r>
      <w:hyperlink w:anchor="ref-james2015computer">
        <w:r>
          <w:rPr>
            <w:rStyle w:val="Hyperlink"/>
          </w:rPr>
          <w:t>James et al., 2015</w:t>
        </w:r>
      </w:hyperlink>
      <w:r>
        <w:t xml:space="preserve">; </w:t>
      </w:r>
      <w:hyperlink w:anchor="ref-kessler2020visuospatial">
        <w:r>
          <w:rPr>
            <w:rStyle w:val="Hyperlink"/>
          </w:rPr>
          <w:t>Kessler et al., 2020</w:t>
        </w:r>
      </w:hyperlink>
      <w:del w:id="438" w:author="Author" w:date="2026-07-14T09:14:00Z" w16du:dateUtc="2026-07-14T08:14:00Z">
        <w:r>
          <w:delText>). On the present account, the reminder uses item-to-context associations to reinstate film-associated context, paralleling temporal-context explanations of human reminder effects after initial learning (</w:delText>
        </w:r>
        <w:r w:rsidR="0076045A">
          <w:fldChar w:fldCharType="begin"/>
        </w:r>
        <w:r w:rsidR="0076045A">
          <w:delInstrText>HYPERLINK \l "ref-sederberg2011human" \h</w:delInstrText>
        </w:r>
        <w:r w:rsidR="0076045A">
          <w:fldChar w:fldCharType="separate"/>
        </w:r>
        <w:r w:rsidR="0076045A">
          <w:rPr>
            <w:rStyle w:val="Hyperlink"/>
          </w:rPr>
          <w:delText>Sederberg et al., 2011</w:delText>
        </w:r>
        <w:r w:rsidR="0076045A">
          <w:fldChar w:fldCharType="end"/>
        </w:r>
        <w:r>
          <w:delText>). The effect of a delayed interference task is therefore graded by reminder strength and subsequent drift: stronger reminder reinstatement and weaker subsequent drift leave more film-associated context available when the task is encoded</w:delText>
        </w:r>
      </w:del>
      <w:ins w:id="439" w:author="Author" w:date="2026-07-14T09:14:00Z" w16du:dateUtc="2026-07-14T08:14:00Z">
        <w:r>
          <w:t>). When participants return to an earlier learning context, new material can become linked to the earlier episode (</w:t>
        </w:r>
        <w:r>
          <w:fldChar w:fldCharType="begin"/>
        </w:r>
        <w:r>
          <w:instrText>HYPERLINK \l "ref-hupbach2008dynamics" \h</w:instrText>
        </w:r>
        <w:r>
          <w:fldChar w:fldCharType="separate"/>
        </w:r>
        <w:r>
          <w:rPr>
            <w:rStyle w:val="Hyperlink"/>
          </w:rPr>
          <w:t>Hupbach et al., 2008</w:t>
        </w:r>
        <w:r>
          <w:fldChar w:fldCharType="end"/>
        </w:r>
        <w:r>
          <w:t xml:space="preserve">; </w:t>
        </w:r>
        <w:r>
          <w:fldChar w:fldCharType="begin"/>
        </w:r>
        <w:r>
          <w:instrText>HYPERLINK \l "ref-sederberg2011human" \h</w:instrText>
        </w:r>
        <w:r>
          <w:fldChar w:fldCharType="separate"/>
        </w:r>
        <w:r>
          <w:rPr>
            <w:rStyle w:val="Hyperlink"/>
          </w:rPr>
          <w:t>Sederberg et al., 2011</w:t>
        </w:r>
        <w:r>
          <w:fldChar w:fldCharType="end"/>
        </w:r>
        <w:r>
          <w:t xml:space="preserve">). The simulations model this sequence by placing task encoding after reminder-driven reinstatement of film-associated </w:t>
        </w:r>
        <w:r>
          <w:lastRenderedPageBreak/>
          <w:t xml:space="preserve">context. Task events encoded in that reinstated state acquire associations with context that also supports film items. The intervention can then reduce later film recall by adding task competitors while stored film-item associations remain available. Panel B </w:t>
        </w:r>
        <w:r>
          <w:fldChar w:fldCharType="begin"/>
        </w:r>
        <w:r>
          <w:instrText>HYPERLINK \l "X510f1211e07a3ef8f4aa5eaadde4214adc1a9dc" \h</w:instrText>
        </w:r>
        <w:r>
          <w:fldChar w:fldCharType="separate"/>
        </w:r>
        <w:r>
          <w:rPr>
            <w:rStyle w:val="Hyperlink"/>
          </w:rPr>
          <w:t>Figure 3</w:t>
        </w:r>
        <w:r>
          <w:fldChar w:fldCharType="end"/>
        </w:r>
        <w:r>
          <w:t xml:space="preserve"> summarizes this encoding claim: after a film reminder, task items acquire associations with context that can later cue both task competitors and film material</w:t>
        </w:r>
      </w:ins>
      <w:r>
        <w:t>.</w:t>
      </w:r>
    </w:p>
    <w:p w14:paraId="7D0F9FE1" w14:textId="77777777" w:rsidR="00AD2C25" w:rsidRDefault="00000000">
      <w:pPr>
        <w:pStyle w:val="Heading2"/>
        <w:rPr>
          <w:ins w:id="440" w:author="Author" w:date="2026-07-14T09:14:00Z" w16du:dateUtc="2026-07-14T08:14:00Z"/>
        </w:rPr>
      </w:pPr>
      <w:bookmarkStart w:id="441" w:name="recognition-and-presented-film-items"/>
      <w:bookmarkEnd w:id="414"/>
      <w:ins w:id="442" w:author="Author" w:date="2026-07-14T09:14:00Z" w16du:dateUtc="2026-07-14T08:14:00Z">
        <w:r>
          <w:t>Recognition and Presented Film Items</w:t>
        </w:r>
      </w:ins>
    </w:p>
    <w:p w14:paraId="5B757B9D" w14:textId="77777777" w:rsidR="00AD2C25" w:rsidRDefault="00000000">
      <w:pPr>
        <w:pStyle w:val="FirstParagraph"/>
        <w:rPr>
          <w:ins w:id="443" w:author="Author" w:date="2026-07-14T09:14:00Z" w16du:dateUtc="2026-07-14T08:14:00Z"/>
        </w:rPr>
      </w:pPr>
      <w:ins w:id="444" w:author="Author" w:date="2026-07-14T09:14:00Z" w16du:dateUtc="2026-07-14T08:14:00Z">
        <w:r>
          <w:t>The retrieved-context framework distinguishes two routes by which film material can enter a test response. In context-guided retrieval, the current state of context cues candidate items, so a film memory is reported only if film material is selected from the items supported by that state. In item-guided retrieval, a presented film statement or still image is already the candidate, so the task is to evaluate the context retrieved by that item. Trauma-film studies commonly assess voluntary memory with recognition tests, where participants judge whether presented film statements or still images appeared in the film (</w:t>
        </w:r>
        <w:r>
          <w:fldChar w:fldCharType="begin"/>
        </w:r>
        <w:r>
          <w:instrText>HYPERLINK \l "ref-lau2019intrusive" \h</w:instrText>
        </w:r>
        <w:r>
          <w:fldChar w:fldCharType="separate"/>
        </w:r>
        <w:r>
          <w:rPr>
            <w:rStyle w:val="Hyperlink"/>
          </w:rPr>
          <w:t>Lau-Zhu et al., 2019</w:t>
        </w:r>
        <w:r>
          <w:fldChar w:fldCharType="end"/>
        </w:r>
        <w:r>
          <w:t xml:space="preserve">, </w:t>
        </w:r>
        <w:r>
          <w:fldChar w:fldCharType="begin"/>
        </w:r>
        <w:r>
          <w:instrText>HYPERLINK \l "ref-lau2021selectively" \h</w:instrText>
        </w:r>
        <w:r>
          <w:fldChar w:fldCharType="separate"/>
        </w:r>
        <w:r>
          <w:rPr>
            <w:rStyle w:val="Hyperlink"/>
          </w:rPr>
          <w:t>2021</w:t>
        </w:r>
        <w:r>
          <w:fldChar w:fldCharType="end"/>
        </w:r>
        <w:r>
          <w:t xml:space="preserve">; </w:t>
        </w:r>
        <w:r>
          <w:fldChar w:fldCharType="begin"/>
        </w:r>
        <w:r>
          <w:instrText>HYPERLINK \l "ref-varma2024experimental" \h</w:instrText>
        </w:r>
        <w:r>
          <w:fldChar w:fldCharType="separate"/>
        </w:r>
        <w:r>
          <w:rPr>
            <w:rStyle w:val="Hyperlink"/>
          </w:rPr>
          <w:t>Varma et al., 2024</w:t>
        </w:r>
        <w:r>
          <w:fldChar w:fldCharType="end"/>
        </w:r>
        <w:r>
          <w:t>). By contrast, diary and laboratory monitoring tasks ask participants to report film memories that arise during daily life or during an ongoing task (</w:t>
        </w:r>
        <w:r>
          <w:fldChar w:fldCharType="begin"/>
        </w:r>
        <w:r>
          <w:instrText>HYPERLINK \l "ref-holmes2008inducing" \h</w:instrText>
        </w:r>
        <w:r>
          <w:fldChar w:fldCharType="separate"/>
        </w:r>
        <w:r>
          <w:rPr>
            <w:rStyle w:val="Hyperlink"/>
          </w:rPr>
          <w:t>Holmes &amp; Bourne, 2008</w:t>
        </w:r>
        <w:r>
          <w:fldChar w:fldCharType="end"/>
        </w:r>
        <w:r>
          <w:t xml:space="preserve">; </w:t>
        </w:r>
        <w:r>
          <w:fldChar w:fldCharType="begin"/>
        </w:r>
        <w:r>
          <w:instrText>HYPERLINK \l "ref-james2016trauma" \h</w:instrText>
        </w:r>
        <w:r>
          <w:fldChar w:fldCharType="separate"/>
        </w:r>
        <w:r>
          <w:rPr>
            <w:rStyle w:val="Hyperlink"/>
          </w:rPr>
          <w:t>James et al., 2016</w:t>
        </w:r>
        <w:r>
          <w:fldChar w:fldCharType="end"/>
        </w:r>
        <w:r>
          <w:t xml:space="preserve">; </w:t>
        </w:r>
        <w:r>
          <w:fldChar w:fldCharType="begin"/>
        </w:r>
        <w:r>
          <w:instrText>HYPERLINK \l "ref-lau2019intrusive" \h</w:instrText>
        </w:r>
        <w:r>
          <w:fldChar w:fldCharType="separate"/>
        </w:r>
        <w:r>
          <w:rPr>
            <w:rStyle w:val="Hyperlink"/>
          </w:rPr>
          <w:t>Lau-Zhu et al., 2019</w:t>
        </w:r>
        <w:r>
          <w:fldChar w:fldCharType="end"/>
        </w:r>
        <w:r>
          <w:t>). On this account, reduced intrusion reports with preserved recognition can reflect a test-format distinction rather than a dissociation between involuntary and voluntary remembering. Comparisons between intrusion-like reports and recognition tests confound retrieval intentionality with the route by which film material is accessed.</w:t>
        </w:r>
      </w:ins>
    </w:p>
    <w:p w14:paraId="4514200F" w14:textId="77777777" w:rsidR="00AD2C25" w:rsidRDefault="00000000">
      <w:pPr>
        <w:pStyle w:val="BodyText"/>
        <w:rPr>
          <w:ins w:id="445" w:author="Author" w:date="2026-07-14T09:14:00Z" w16du:dateUtc="2026-07-14T08:14:00Z"/>
        </w:rPr>
      </w:pPr>
      <w:ins w:id="446" w:author="Author" w:date="2026-07-14T09:14:00Z" w16du:dateUtc="2026-07-14T08:14:00Z">
        <w:r>
          <w:t>Recognition judgments are shaped by the context surrounding a test probe. Recently studied items are recognized more accurately than less recent items. Similar lures are harder to reject, and responses can reflect false familiarity, false recollection, or recollection rejection (</w:t>
        </w:r>
        <w:r>
          <w:fldChar w:fldCharType="begin"/>
        </w:r>
        <w:r>
          <w:instrText>HYPERLINK \l "ref-parks2026unified" \h</w:instrText>
        </w:r>
        <w:r>
          <w:fldChar w:fldCharType="separate"/>
        </w:r>
        <w:r>
          <w:rPr>
            <w:rStyle w:val="Hyperlink"/>
          </w:rPr>
          <w:t>Parks et al., 2026</w:t>
        </w:r>
        <w:r>
          <w:fldChar w:fldCharType="end"/>
        </w:r>
        <w:r>
          <w:t xml:space="preserve">). One recognition probe can also influence recognition of items studied nearby </w:t>
        </w:r>
        <w:r>
          <w:lastRenderedPageBreak/>
          <w:t>(</w:t>
        </w:r>
        <w:r>
          <w:fldChar w:fldCharType="begin"/>
        </w:r>
        <w:r>
          <w:instrText>HYPERLINK \l "ref-healey2016four" \h</w:instrText>
        </w:r>
        <w:r>
          <w:fldChar w:fldCharType="separate"/>
        </w:r>
        <w:r>
          <w:rPr>
            <w:rStyle w:val="Hyperlink"/>
          </w:rPr>
          <w:t>Healey &amp; Kahana, 2016</w:t>
        </w:r>
        <w:r>
          <w:fldChar w:fldCharType="end"/>
        </w:r>
        <w:r>
          <w:t xml:space="preserve">; </w:t>
        </w:r>
        <w:r>
          <w:fldChar w:fldCharType="begin"/>
        </w:r>
        <w:r>
          <w:instrText>HYPERLINK \l "ref-jin2024theory" \h</w:instrText>
        </w:r>
        <w:r>
          <w:fldChar w:fldCharType="separate"/>
        </w:r>
        <w:r>
          <w:rPr>
            <w:rStyle w:val="Hyperlink"/>
          </w:rPr>
          <w:t>Jin et al., 2024</w:t>
        </w:r>
        <w:r>
          <w:fldChar w:fldCharType="end"/>
        </w:r>
        <w:r>
          <w:t xml:space="preserve">; </w:t>
        </w:r>
        <w:r>
          <w:fldChar w:fldCharType="begin"/>
        </w:r>
        <w:r>
          <w:instrText>HYPERLINK \l "ref-kahana2020computational" \h</w:instrText>
        </w:r>
        <w:r>
          <w:fldChar w:fldCharType="separate"/>
        </w:r>
        <w:r>
          <w:rPr>
            <w:rStyle w:val="Hyperlink"/>
          </w:rPr>
          <w:t>Kahana, 2020</w:t>
        </w:r>
        <w:r>
          <w:fldChar w:fldCharType="end"/>
        </w:r>
        <w:r>
          <w:t xml:space="preserve">; </w:t>
        </w:r>
        <w:r>
          <w:fldChar w:fldCharType="begin"/>
        </w:r>
        <w:r>
          <w:instrText>HYPERLINK \l "ref-schwartz2005shadows" \h</w:instrText>
        </w:r>
        <w:r>
          <w:fldChar w:fldCharType="separate"/>
        </w:r>
        <w:r>
          <w:rPr>
            <w:rStyle w:val="Hyperlink"/>
          </w:rPr>
          <w:t>Schwartz et al., 2005</w:t>
        </w:r>
        <w:r>
          <w:fldChar w:fldCharType="end"/>
        </w:r>
        <w:r>
          <w:t>). In retrieved-context accounts of recognition, a presented probe retrieves context associated with earlier encounters of that item, and the retrieved context is compared with the context active during the test (</w:t>
        </w:r>
        <w:r>
          <w:fldChar w:fldCharType="begin"/>
        </w:r>
        <w:r>
          <w:instrText>HYPERLINK \l "ref-healey2016four" \h</w:instrText>
        </w:r>
        <w:r>
          <w:fldChar w:fldCharType="separate"/>
        </w:r>
        <w:r>
          <w:rPr>
            <w:rStyle w:val="Hyperlink"/>
          </w:rPr>
          <w:t>Healey &amp; Kahana, 2016</w:t>
        </w:r>
        <w:r>
          <w:fldChar w:fldCharType="end"/>
        </w:r>
        <w:r>
          <w:t xml:space="preserve">; </w:t>
        </w:r>
        <w:r>
          <w:fldChar w:fldCharType="begin"/>
        </w:r>
        <w:r>
          <w:instrText>HYPERLINK \l "ref-jin2024theory" \h</w:instrText>
        </w:r>
        <w:r>
          <w:fldChar w:fldCharType="separate"/>
        </w:r>
        <w:r>
          <w:rPr>
            <w:rStyle w:val="Hyperlink"/>
          </w:rPr>
          <w:t>Jin et al., 2024</w:t>
        </w:r>
        <w:r>
          <w:fldChar w:fldCharType="end"/>
        </w:r>
        <w:r>
          <w:t>). Recency, lure similarity, and carryover between probes can be explained by changes in the match between the context retrieved by the probe and the context used for judgment. Recognition therefore probes memory with an item and evaluates the context that item retrieves.</w:t>
        </w:r>
      </w:ins>
    </w:p>
    <w:p w14:paraId="301EBA1D" w14:textId="77777777" w:rsidR="00AD2C25" w:rsidRDefault="00000000">
      <w:pPr>
        <w:pStyle w:val="BodyText"/>
        <w:rPr>
          <w:ins w:id="447" w:author="Author" w:date="2026-07-14T09:14:00Z" w16du:dateUtc="2026-07-14T08:14:00Z"/>
        </w:rPr>
      </w:pPr>
      <w:ins w:id="448" w:author="Author" w:date="2026-07-14T09:14:00Z" w16du:dateUtc="2026-07-14T08:14:00Z">
        <w:r>
          <w:t xml:space="preserve">Reminder-linked task encoding interferes with diary and monitoring measures when film-associated context cues non-film competitors. Those measures count film material only when it is retrieved during daily life or during a monitoring period. After a film reminder, task events can be encoded while film-associated context is active. Later, film-associated context can cue those task events along with film items, reducing the chance that film material is retrieved. Recognition uses the item-guided route described above. The tested film item can retrieve associated context without first being selected from film-associated context. </w:t>
        </w:r>
        <w:r>
          <w:fldChar w:fldCharType="begin"/>
        </w:r>
        <w:r>
          <w:instrText>HYPERLINK \l "fig-recognition-test-format" \h</w:instrText>
        </w:r>
        <w:r>
          <w:fldChar w:fldCharType="separate"/>
        </w:r>
        <w:r>
          <w:rPr>
            <w:rStyle w:val="Hyperlink"/>
          </w:rPr>
          <w:t>Figure 13</w:t>
        </w:r>
        <w:r>
          <w:fldChar w:fldCharType="end"/>
        </w:r>
        <w:r>
          <w:t xml:space="preserve"> formalizes this contrast between context-guided retrieval and recognition: task items linked to film-associated context can compete with film items when context cues candidate items, whereas recognition begins with a candidate film item already presented for judgment.</w:t>
        </w:r>
      </w:ins>
    </w:p>
    <w:p w14:paraId="25D6BC22" w14:textId="77777777" w:rsidR="00AD2C25" w:rsidRDefault="00000000">
      <w:pPr>
        <w:pStyle w:val="BodyText"/>
        <w:rPr>
          <w:ins w:id="449" w:author="Author" w:date="2026-07-14T09:14:00Z" w16du:dateUtc="2026-07-14T08:14:00Z"/>
        </w:rPr>
      </w:pPr>
      <w:ins w:id="450" w:author="Author" w:date="2026-07-14T09:14:00Z" w16du:dateUtc="2026-07-14T08:14:00Z">
        <w:r>
          <w:t>Voluntary recall can be tested by means other than recognition. In vigilance-intrusion tasks, participants perform an ongoing task while film or foil cues appear, and they report film memories that arise during the task (</w:t>
        </w:r>
        <w:r>
          <w:fldChar w:fldCharType="begin"/>
        </w:r>
        <w:r>
          <w:instrText>HYPERLINK \l "ref-lau2019intrusive" \h</w:instrText>
        </w:r>
        <w:r>
          <w:fldChar w:fldCharType="separate"/>
        </w:r>
        <w:r>
          <w:rPr>
            <w:rStyle w:val="Hyperlink"/>
          </w:rPr>
          <w:t>Lau-Zhu et al., 2019</w:t>
        </w:r>
        <w:r>
          <w:fldChar w:fldCharType="end"/>
        </w:r>
        <w:r>
          <w:t xml:space="preserve">, </w:t>
        </w:r>
        <w:r>
          <w:fldChar w:fldCharType="begin"/>
        </w:r>
        <w:r>
          <w:instrText>HYPERLINK \l "ref-lau2021selectively" \h</w:instrText>
        </w:r>
        <w:r>
          <w:fldChar w:fldCharType="separate"/>
        </w:r>
        <w:r>
          <w:rPr>
            <w:rStyle w:val="Hyperlink"/>
          </w:rPr>
          <w:t>2021</w:t>
        </w:r>
        <w:r>
          <w:fldChar w:fldCharType="end"/>
        </w:r>
        <w:r>
          <w:t xml:space="preserve">). A voluntary version can keep the same film-cued task structure while instructing participants to search deliberately for film memories, while an involuntary version can instead more neutrally instruct participants to report </w:t>
        </w:r>
        <w:r>
          <w:lastRenderedPageBreak/>
          <w:t>any film memories that come to mind (</w:t>
        </w:r>
        <w:r>
          <w:fldChar w:fldCharType="begin"/>
        </w:r>
        <w:r>
          <w:instrText>HYPERLINK \l "ref-mcconnell2026testing" \h</w:instrText>
        </w:r>
        <w:r>
          <w:fldChar w:fldCharType="separate"/>
        </w:r>
        <w:r>
          <w:rPr>
            <w:rStyle w:val="Hyperlink"/>
          </w:rPr>
          <w:t>McConnell et al., 2026</w:t>
        </w:r>
        <w:r>
          <w:fldChar w:fldCharType="end"/>
        </w:r>
        <w:r>
          <w:t>). Both versions score film material retrieved during a recall period rather than recognition judgments about presented candidates.</w:t>
        </w:r>
      </w:ins>
    </w:p>
    <w:p w14:paraId="39FC36C6" w14:textId="77777777" w:rsidR="00AD2C25" w:rsidRDefault="00000000">
      <w:pPr>
        <w:pStyle w:val="BodyText"/>
        <w:rPr>
          <w:ins w:id="451" w:author="Author" w:date="2026-07-14T09:14:00Z" w16du:dateUtc="2026-07-14T08:14:00Z"/>
        </w:rPr>
      </w:pPr>
      <w:ins w:id="452" w:author="Author" w:date="2026-07-14T09:14:00Z" w16du:dateUtc="2026-07-14T08:14:00Z">
        <w:r>
          <w:t>Film cues in these tasks still shape retrieval. A film cue can reinstate context associated with the cued film material. If recall depends on maintaining film-associated context across the retrieval period, film cues can support recall in both monitoring and deliberate-search conditions. After reminder-linked task encoding, however, the same reinstated context may also support task material, enabling task items to compete with film material during context-guided recall. A recognition probe changes the access route more sharply because the probe is the candidate item to be judged and decisions are based on the context that item retrieves.</w:t>
        </w:r>
      </w:ins>
    </w:p>
    <w:p w14:paraId="1BCE1C47" w14:textId="77777777" w:rsidR="00AD2C25" w:rsidRDefault="00000000">
      <w:pPr>
        <w:pStyle w:val="BodyText"/>
        <w:rPr>
          <w:ins w:id="453" w:author="Author" w:date="2026-07-14T09:14:00Z" w16du:dateUtc="2026-07-14T08:14:00Z"/>
        </w:rPr>
      </w:pPr>
      <w:ins w:id="454" w:author="Author" w:date="2026-07-14T09:14:00Z" w16du:dateUtc="2026-07-14T08:14:00Z">
        <w:r>
          <w:t>Recognition-intrusion comparisons therefore make confounds test format and retrieval intentionality in measures of the selective interference effect. Better-matched recall designs keep film material dependent on context-guided retrieval across intentionality conditions, with film cues modeled as inputs to the retrieval context. Under that design, differences in the effects of reminder-linked task encoding on film recall can be attributed to the way deliberate recall controls the course of memory search.</w:t>
        </w:r>
      </w:ins>
    </w:p>
    <w:p w14:paraId="4D1F9B2C" w14:textId="77777777" w:rsidR="00AD2C25" w:rsidRDefault="00000000">
      <w:pPr>
        <w:pStyle w:val="Heading2"/>
        <w:rPr>
          <w:ins w:id="455" w:author="Author" w:date="2026-07-14T09:14:00Z" w16du:dateUtc="2026-07-14T08:14:00Z"/>
        </w:rPr>
      </w:pPr>
      <w:bookmarkStart w:id="456" w:name="Xfbedde256e5c9242b660a2368ef39e7e5be0932"/>
      <w:bookmarkEnd w:id="441"/>
      <w:ins w:id="457" w:author="Author" w:date="2026-07-14T09:14:00Z" w16du:dateUtc="2026-07-14T08:14:00Z">
        <w:r>
          <w:t>Film-Directed Recall Control Under Matched Retrieval Conditions</w:t>
        </w:r>
      </w:ins>
    </w:p>
    <w:p w14:paraId="5090B67C" w14:textId="77777777" w:rsidR="00AD2C25" w:rsidRDefault="00000000">
      <w:pPr>
        <w:pStyle w:val="FirstParagraph"/>
        <w:rPr>
          <w:ins w:id="458" w:author="Author" w:date="2026-07-14T09:14:00Z" w16du:dateUtc="2026-07-14T08:14:00Z"/>
        </w:rPr>
      </w:pPr>
      <w:ins w:id="459" w:author="Author" w:date="2026-07-14T09:14:00Z" w16du:dateUtc="2026-07-14T08:14:00Z">
        <w:r>
          <w:t>Competitor encoding makes film recall vulnerable when retrieval is guided by context that supports both film and task candidates. Diary and vigilance-intrusion measures count film memories when they come to mind, often during ongoing activity or monitoring rather than after a specific film item has been presented (</w:t>
        </w:r>
        <w:r>
          <w:fldChar w:fldCharType="begin"/>
        </w:r>
        <w:r>
          <w:instrText>HYPERLINK \l "ref-holmes2008inducing" \h</w:instrText>
        </w:r>
        <w:r>
          <w:fldChar w:fldCharType="separate"/>
        </w:r>
        <w:r>
          <w:rPr>
            <w:rStyle w:val="Hyperlink"/>
          </w:rPr>
          <w:t>Holmes &amp; Bourne, 2008</w:t>
        </w:r>
        <w:r>
          <w:fldChar w:fldCharType="end"/>
        </w:r>
        <w:r>
          <w:t xml:space="preserve">; </w:t>
        </w:r>
        <w:r>
          <w:fldChar w:fldCharType="begin"/>
        </w:r>
        <w:r>
          <w:instrText>HYPERLINK \l "ref-lau2019intrusive" \h</w:instrText>
        </w:r>
        <w:r>
          <w:fldChar w:fldCharType="separate"/>
        </w:r>
        <w:r>
          <w:rPr>
            <w:rStyle w:val="Hyperlink"/>
          </w:rPr>
          <w:t>Lau-Zhu et al., 2019</w:t>
        </w:r>
        <w:r>
          <w:fldChar w:fldCharType="end"/>
        </w:r>
        <w:r>
          <w:t xml:space="preserve">, </w:t>
        </w:r>
        <w:r>
          <w:fldChar w:fldCharType="begin"/>
        </w:r>
        <w:r>
          <w:instrText>HYPERLINK \l "ref-lau2021selectively" \h</w:instrText>
        </w:r>
        <w:r>
          <w:fldChar w:fldCharType="separate"/>
        </w:r>
        <w:r>
          <w:rPr>
            <w:rStyle w:val="Hyperlink"/>
          </w:rPr>
          <w:t>2021</w:t>
        </w:r>
        <w:r>
          <w:fldChar w:fldCharType="end"/>
        </w:r>
        <w:r>
          <w:t>). The most relevant voluntary comparison similarly requires film material to be called to mind during a recall period rather than judged as a presented recognition candidate (</w:t>
        </w:r>
        <w:r>
          <w:fldChar w:fldCharType="begin"/>
        </w:r>
        <w:r>
          <w:instrText>HYPERLINK \l "ref-lau2019intrusive" \h</w:instrText>
        </w:r>
        <w:r>
          <w:fldChar w:fldCharType="separate"/>
        </w:r>
        <w:r>
          <w:rPr>
            <w:rStyle w:val="Hyperlink"/>
          </w:rPr>
          <w:t>Lau-Zhu et al., 2019</w:t>
        </w:r>
        <w:r>
          <w:fldChar w:fldCharType="end"/>
        </w:r>
        <w:r>
          <w:t xml:space="preserve">; </w:t>
        </w:r>
        <w:r>
          <w:fldChar w:fldCharType="begin"/>
        </w:r>
        <w:r>
          <w:instrText>HYPERLINK \l "ref-mcconnell2026testing" \h</w:instrText>
        </w:r>
        <w:r>
          <w:fldChar w:fldCharType="separate"/>
        </w:r>
        <w:r>
          <w:rPr>
            <w:rStyle w:val="Hyperlink"/>
          </w:rPr>
          <w:t>McConnell et al., 2026</w:t>
        </w:r>
        <w:r>
          <w:fldChar w:fldCharType="end"/>
        </w:r>
        <w:r>
          <w:t xml:space="preserve">). Under this matched recall design, a film reminder can make task </w:t>
        </w:r>
        <w:r>
          <w:lastRenderedPageBreak/>
          <w:t>material accessible from the same retrieval state as film material by linking task events to reinstated film-associated context. Control processes can improve deliberate recall by orienting retrieval toward the film. They protect film recall from reminder-linked interference to the extent that they make retrieval less dependent on film-associated context that also supports task material.</w:t>
        </w:r>
      </w:ins>
    </w:p>
    <w:p w14:paraId="5AB5822B" w14:textId="77777777" w:rsidR="00AD2C25" w:rsidRDefault="00000000">
      <w:pPr>
        <w:pStyle w:val="BodyText"/>
        <w:rPr>
          <w:ins w:id="460" w:author="Author" w:date="2026-07-14T09:14:00Z" w16du:dateUtc="2026-07-14T08:14:00Z"/>
        </w:rPr>
      </w:pPr>
      <w:ins w:id="461" w:author="Author" w:date="2026-07-14T09:14:00Z" w16du:dateUtc="2026-07-14T08:14:00Z">
        <w:r>
          <w:t xml:space="preserve">Within this matched recall setting, </w:t>
        </w:r>
        <w:r>
          <w:fldChar w:fldCharType="begin"/>
        </w:r>
        <w:r>
          <w:instrText>HYPERLINK \l "X199e0fd137172f53af28b87c55ae7adfa6c74ee" \h</w:instrText>
        </w:r>
        <w:r>
          <w:fldChar w:fldCharType="separate"/>
        </w:r>
        <w:r>
          <w:rPr>
            <w:rStyle w:val="Hyperlink"/>
          </w:rPr>
          <w:t>Figure 4</w:t>
        </w:r>
        <w:r>
          <w:fldChar w:fldCharType="end"/>
        </w:r>
        <w:r>
          <w:t xml:space="preserve"> separates three ways deliberate recall can differ from unguided retrieval after the same reminder-linked task encoding. Start-of-film context reinstatement acts before sampling by changing the initial context state. A maintained film-category cue acts during sampling by adding support to film candidates. Retrieval monitoring acts after sampling by reducing the carryover from off-target candidates. These control points make separable predictions because they change different parts of the retrieval cycle. The simulations test which control changes the effect of reminder-linked task encoding, rather than simply increasing film recall under all conditions.</w:t>
        </w:r>
      </w:ins>
    </w:p>
    <w:p w14:paraId="004FA4A2" w14:textId="77777777" w:rsidR="00AD2C25" w:rsidRDefault="00000000">
      <w:pPr>
        <w:pStyle w:val="BodyText"/>
        <w:rPr>
          <w:ins w:id="462" w:author="Author" w:date="2026-07-14T09:14:00Z" w16du:dateUtc="2026-07-14T08:14:00Z"/>
        </w:rPr>
      </w:pPr>
      <w:ins w:id="463" w:author="Author" w:date="2026-07-14T09:14:00Z" w16du:dateUtc="2026-07-14T08:14:00Z">
        <w:r>
          <w:t>Deliberate recall can begin from a context state biased by retrieval instructions. When people are asked to recall an earlier studied list after studying a more recent one, their early responses are often already biased toward the instructed list rather than showing a gradual search backward through recent-list items (</w:t>
        </w:r>
        <w:r>
          <w:fldChar w:fldCharType="begin"/>
        </w:r>
        <w:r>
          <w:instrText>HYPERLINK \l "ref-healey2024peppr" \h</w:instrText>
        </w:r>
        <w:r>
          <w:fldChar w:fldCharType="separate"/>
        </w:r>
        <w:r>
          <w:rPr>
            <w:rStyle w:val="Hyperlink"/>
          </w:rPr>
          <w:t>Healey &amp; Wahlheim, 2024</w:t>
        </w:r>
        <w:r>
          <w:fldChar w:fldCharType="end"/>
        </w:r>
        <w:r>
          <w:t xml:space="preserve">; </w:t>
        </w:r>
        <w:r>
          <w:fldChar w:fldCharType="begin"/>
        </w:r>
        <w:r>
          <w:instrText>HYPERLINK \l "ref-lohnas2015expanding" \h</w:instrText>
        </w:r>
        <w:r>
          <w:fldChar w:fldCharType="separate"/>
        </w:r>
        <w:r>
          <w:rPr>
            <w:rStyle w:val="Hyperlink"/>
          </w:rPr>
          <w:t>Lohnas et al., 2015</w:t>
        </w:r>
        <w:r>
          <w:fldChar w:fldCharType="end"/>
        </w:r>
        <w:r>
          <w:t>). Recall also shows a reliable tendency to start near the beginning of a studied list, especially when the usual end-of-list advantage is weakened by a delay (</w:t>
        </w:r>
        <w:r>
          <w:fldChar w:fldCharType="begin"/>
        </w:r>
        <w:r>
          <w:instrText>HYPERLINK \l "ref-healey2014memory" \h</w:instrText>
        </w:r>
        <w:r>
          <w:fldChar w:fldCharType="separate"/>
        </w:r>
        <w:r>
          <w:rPr>
            <w:rStyle w:val="Hyperlink"/>
          </w:rPr>
          <w:t>Healey &amp; Kahana, 2014</w:t>
        </w:r>
        <w:r>
          <w:fldChar w:fldCharType="end"/>
        </w:r>
        <w:r>
          <w:t xml:space="preserve">; </w:t>
        </w:r>
        <w:r>
          <w:fldChar w:fldCharType="begin"/>
        </w:r>
        <w:r>
          <w:instrText>HYPERLINK \l "ref-herrema2024first" \h</w:instrText>
        </w:r>
        <w:r>
          <w:fldChar w:fldCharType="separate"/>
        </w:r>
        <w:r>
          <w:rPr>
            <w:rStyle w:val="Hyperlink"/>
          </w:rPr>
          <w:t>Herrema &amp; Kahana, 2024</w:t>
        </w:r>
        <w:r>
          <w:fldChar w:fldCharType="end"/>
        </w:r>
        <w:r>
          <w:t xml:space="preserve">; </w:t>
        </w:r>
        <w:r>
          <w:fldChar w:fldCharType="begin"/>
        </w:r>
        <w:r>
          <w:instrText>HYPERLINK \l "ref-howard1999contextual" \h</w:instrText>
        </w:r>
        <w:r>
          <w:fldChar w:fldCharType="separate"/>
        </w:r>
        <w:r>
          <w:rPr>
            <w:rStyle w:val="Hyperlink"/>
          </w:rPr>
          <w:t>Howard &amp; Kahana, 1999</w:t>
        </w:r>
        <w:r>
          <w:fldChar w:fldCharType="end"/>
        </w:r>
        <w:r>
          <w:t>). Start-of-list context reinstatement mechanisms account for these patterns by evolving the current context toward the state associated with the beginning of the target list before retrieval begins (</w:t>
        </w:r>
        <w:r>
          <w:fldChar w:fldCharType="begin"/>
        </w:r>
        <w:r>
          <w:instrText>HYPERLINK \l "ref-healey2024peppr" \h</w:instrText>
        </w:r>
        <w:r>
          <w:fldChar w:fldCharType="separate"/>
        </w:r>
        <w:r>
          <w:rPr>
            <w:rStyle w:val="Hyperlink"/>
          </w:rPr>
          <w:t>Healey &amp; Wahlheim, 2024</w:t>
        </w:r>
        <w:r>
          <w:fldChar w:fldCharType="end"/>
        </w:r>
        <w:r>
          <w:t xml:space="preserve">; </w:t>
        </w:r>
        <w:r>
          <w:fldChar w:fldCharType="begin"/>
        </w:r>
        <w:r>
          <w:instrText>HYPERLINK \l "ref-kragel2015neural" \h</w:instrText>
        </w:r>
        <w:r>
          <w:fldChar w:fldCharType="separate"/>
        </w:r>
        <w:r>
          <w:rPr>
            <w:rStyle w:val="Hyperlink"/>
          </w:rPr>
          <w:t>Kragel et al., 2015</w:t>
        </w:r>
        <w:r>
          <w:fldChar w:fldCharType="end"/>
        </w:r>
        <w:r>
          <w:t xml:space="preserve">; </w:t>
        </w:r>
        <w:r>
          <w:fldChar w:fldCharType="begin"/>
        </w:r>
        <w:r>
          <w:instrText>HYPERLINK \l "ref-lohnas2015expanding" \h</w:instrText>
        </w:r>
        <w:r>
          <w:fldChar w:fldCharType="separate"/>
        </w:r>
        <w:r>
          <w:rPr>
            <w:rStyle w:val="Hyperlink"/>
          </w:rPr>
          <w:t>Lohnas et al., 2015</w:t>
        </w:r>
        <w:r>
          <w:fldChar w:fldCharType="end"/>
        </w:r>
        <w:r>
          <w:t xml:space="preserve">; </w:t>
        </w:r>
        <w:r>
          <w:fldChar w:fldCharType="begin"/>
        </w:r>
        <w:r>
          <w:instrText>HYPERLINK \l "ref-morton2016predictive" \h</w:instrText>
        </w:r>
        <w:r>
          <w:fldChar w:fldCharType="separate"/>
        </w:r>
        <w:r>
          <w:rPr>
            <w:rStyle w:val="Hyperlink"/>
          </w:rPr>
          <w:t>Morton &amp; Polyn, 2016</w:t>
        </w:r>
        <w:r>
          <w:fldChar w:fldCharType="end"/>
        </w:r>
        <w:r>
          <w:t xml:space="preserve">). In our retrieval control simulations, start-of-film reinstatement </w:t>
        </w:r>
        <w:r>
          <w:lastRenderedPageBreak/>
          <w:t>drifts the retrieval state toward the context present at the beginning of film encoding. This starting state favors early film candidates before ordinary context-guided sampling resumes, so its predicted benefit is tied to the temporal region that has been reinstated.</w:t>
        </w:r>
      </w:ins>
    </w:p>
    <w:p w14:paraId="0A6B9BBE" w14:textId="77777777" w:rsidR="00AD2C25" w:rsidRDefault="00000000">
      <w:pPr>
        <w:pStyle w:val="BodyText"/>
        <w:rPr>
          <w:ins w:id="464" w:author="Author" w:date="2026-07-14T09:14:00Z" w16du:dateUtc="2026-07-14T08:14:00Z"/>
        </w:rPr>
      </w:pPr>
      <w:ins w:id="465" w:author="Author" w:date="2026-07-14T09:14:00Z" w16du:dateUtc="2026-07-14T08:14:00Z">
        <w:r>
          <w:t>Retrieval monitoring acts after a candidate has been sampled. Evidence for this post-sampling control comes from externalized recall tasks where participants report every word that comes to mind and mark errors. These instructions reveal many more intrusions than standard recall, and many sampled intrusions are marked as errors, indicating that off-target candidates can enter retrieval without being accepted as target memories (</w:t>
        </w:r>
        <w:r>
          <w:fldChar w:fldCharType="begin"/>
        </w:r>
        <w:r>
          <w:instrText>HYPERLINK \l "ref-lohnas2015expanding" \h</w:instrText>
        </w:r>
        <w:r>
          <w:fldChar w:fldCharType="separate"/>
        </w:r>
        <w:r>
          <w:rPr>
            <w:rStyle w:val="Hyperlink"/>
          </w:rPr>
          <w:t>Lohnas et al., 2015</w:t>
        </w:r>
        <w:r>
          <w:fldChar w:fldCharType="end"/>
        </w:r>
        <w:r>
          <w:t xml:space="preserve">; </w:t>
        </w:r>
        <w:r>
          <w:fldChar w:fldCharType="begin"/>
        </w:r>
        <w:r>
          <w:instrText>HYPERLINK \l "ref-unsworth2010understanding" \h</w:instrText>
        </w:r>
        <w:r>
          <w:fldChar w:fldCharType="separate"/>
        </w:r>
        <w:r>
          <w:rPr>
            <w:rStyle w:val="Hyperlink"/>
          </w:rPr>
          <w:t>Unsworth et al., 2010</w:t>
        </w:r>
        <w:r>
          <w:fldChar w:fldCharType="end"/>
        </w:r>
        <w:r>
          <w:t>). Monitoring also carries forward across retrieval: when people fail to identify one response correctly, they are worse at rejecting the next intrusion (</w:t>
        </w:r>
        <w:r>
          <w:fldChar w:fldCharType="begin"/>
        </w:r>
        <w:r>
          <w:instrText>HYPERLINK \l "ref-unsworth2010understanding" \h</w:instrText>
        </w:r>
        <w:r>
          <w:fldChar w:fldCharType="separate"/>
        </w:r>
        <w:r>
          <w:rPr>
            <w:rStyle w:val="Hyperlink"/>
          </w:rPr>
          <w:t>Unsworth et al., 2010</w:t>
        </w:r>
        <w:r>
          <w:fldChar w:fldCharType="end"/>
        </w:r>
        <w:r>
          <w:t>). At the same time, sampled intrusions can pull search away from the target list, as intrusions tend to cluster with other intrusions from related prior-list or semantic contexts (</w:t>
        </w:r>
        <w:r>
          <w:fldChar w:fldCharType="begin"/>
        </w:r>
        <w:r>
          <w:instrText>HYPERLINK \l "ref-unsworth2010understanding" \h</w:instrText>
        </w:r>
        <w:r>
          <w:fldChar w:fldCharType="separate"/>
        </w:r>
        <w:r>
          <w:rPr>
            <w:rStyle w:val="Hyperlink"/>
          </w:rPr>
          <w:t>Unsworth et al., 2010</w:t>
        </w:r>
        <w:r>
          <w:fldChar w:fldCharType="end"/>
        </w:r>
        <w:r>
          <w:t xml:space="preserve">; </w:t>
        </w:r>
        <w:r>
          <w:fldChar w:fldCharType="begin"/>
        </w:r>
        <w:r>
          <w:instrText>HYPERLINK \l "ref-zaromb2006temporal" \h</w:instrText>
        </w:r>
        <w:r>
          <w:fldChar w:fldCharType="separate"/>
        </w:r>
        <w:r>
          <w:rPr>
            <w:rStyle w:val="Hyperlink"/>
          </w:rPr>
          <w:t>Zaromb et al., 2006</w:t>
        </w:r>
        <w:r>
          <w:fldChar w:fldCharType="end"/>
        </w:r>
        <w:r>
          <w:t>). Retrieved-context implementations have treated monitoring as a target-match filter while still allowing rejected items to update the next retrieval context (</w:t>
        </w:r>
        <w:r>
          <w:fldChar w:fldCharType="begin"/>
        </w:r>
        <w:r>
          <w:instrText>HYPERLINK \l "ref-lohnas2015expanding" \h</w:instrText>
        </w:r>
        <w:r>
          <w:fldChar w:fldCharType="separate"/>
        </w:r>
        <w:r>
          <w:rPr>
            <w:rStyle w:val="Hyperlink"/>
          </w:rPr>
          <w:t>Lohnas et al., 2015</w:t>
        </w:r>
        <w:r>
          <w:fldChar w:fldCharType="end"/>
        </w:r>
        <w:r>
          <w:t>). Our trauma-film simulations explore whether that post-sampling evaluation can also reduce carryover from sampled non-film candidates. A sampled non-film candidate still counts as a retrieval attempt, but its context update is dampened when it is evaluated as off-target. Monitoring can therefore help deliberate recall return to film material after non-film competition appears, while leaving the initial competition from reminder-linked task encoding in place.</w:t>
        </w:r>
      </w:ins>
    </w:p>
    <w:p w14:paraId="5D42870A" w14:textId="77777777" w:rsidR="00AD2C25" w:rsidRDefault="00000000">
      <w:pPr>
        <w:pStyle w:val="BodyText"/>
        <w:rPr>
          <w:ins w:id="466" w:author="Author" w:date="2026-07-14T09:14:00Z" w16du:dateUtc="2026-07-14T08:14:00Z"/>
        </w:rPr>
      </w:pPr>
      <w:ins w:id="467" w:author="Author" w:date="2026-07-14T09:14:00Z" w16du:dateUtc="2026-07-14T08:14:00Z">
        <w:r>
          <w:t>A goal to retrieve the film can guide candidate sampling through category-level information. When people study mixed-category material and are asked to retrieve only one category, they can restrict recall to the target subset while temporal organization remains visible within that subset (</w:t>
        </w:r>
        <w:r>
          <w:fldChar w:fldCharType="begin"/>
        </w:r>
        <w:r>
          <w:instrText>HYPERLINK \l "ref-lohnas2026specialized" \h</w:instrText>
        </w:r>
        <w:r>
          <w:fldChar w:fldCharType="separate"/>
        </w:r>
        <w:r>
          <w:rPr>
            <w:rStyle w:val="Hyperlink"/>
          </w:rPr>
          <w:t>Lohnas et al., 2026</w:t>
        </w:r>
        <w:r>
          <w:fldChar w:fldCharType="end"/>
        </w:r>
        <w:r>
          <w:t xml:space="preserve">; </w:t>
        </w:r>
        <w:r>
          <w:fldChar w:fldCharType="begin"/>
        </w:r>
        <w:r>
          <w:instrText>HYPERLINK \l "ref-polyn2011semantic" \h</w:instrText>
        </w:r>
        <w:r>
          <w:fldChar w:fldCharType="separate"/>
        </w:r>
        <w:r>
          <w:rPr>
            <w:rStyle w:val="Hyperlink"/>
          </w:rPr>
          <w:t>Polyn et al., 2011</w:t>
        </w:r>
        <w:r>
          <w:fldChar w:fldCharType="end"/>
        </w:r>
        <w:r>
          <w:t xml:space="preserve">). In this kind of task, category-selective </w:t>
        </w:r>
        <w:r>
          <w:lastRenderedPageBreak/>
          <w:t>activity tracks retrieval effort, remains active between reported recalls, and weakens before extra-category intrusions (</w:t>
        </w:r>
        <w:r>
          <w:fldChar w:fldCharType="begin"/>
        </w:r>
        <w:r>
          <w:instrText>HYPERLINK \l "ref-norman2017neuronal" \h</w:instrText>
        </w:r>
        <w:r>
          <w:fldChar w:fldCharType="separate"/>
        </w:r>
        <w:r>
          <w:rPr>
            <w:rStyle w:val="Hyperlink"/>
          </w:rPr>
          <w:t>Norman et al., 2017</w:t>
        </w:r>
        <w:r>
          <w:fldChar w:fldCharType="end"/>
        </w:r>
        <w:r>
          <w:t>). Retrieved-context models provide a formal precedent for this kind of non-temporal support: semantic, task, and source information can contribute to candidate support alongside temporal context (</w:t>
        </w:r>
        <w:r>
          <w:fldChar w:fldCharType="begin"/>
        </w:r>
        <w:r>
          <w:instrText>HYPERLINK \l "ref-morton2016predictive" \h</w:instrText>
        </w:r>
        <w:r>
          <w:fldChar w:fldCharType="separate"/>
        </w:r>
        <w:r>
          <w:rPr>
            <w:rStyle w:val="Hyperlink"/>
          </w:rPr>
          <w:t>Morton &amp; Polyn, 2016</w:t>
        </w:r>
        <w:r>
          <w:fldChar w:fldCharType="end"/>
        </w:r>
        <w:r>
          <w:t xml:space="preserve">; </w:t>
        </w:r>
        <w:r>
          <w:fldChar w:fldCharType="begin"/>
        </w:r>
        <w:r>
          <w:instrText>HYPERLINK \l "ref-polyn2009context" \h</w:instrText>
        </w:r>
        <w:r>
          <w:fldChar w:fldCharType="separate"/>
        </w:r>
        <w:r>
          <w:rPr>
            <w:rStyle w:val="Hyperlink"/>
          </w:rPr>
          <w:t>Polyn et al., 2009a</w:t>
        </w:r>
        <w:r>
          <w:fldChar w:fldCharType="end"/>
        </w:r>
        <w:r>
          <w:t xml:space="preserve">, </w:t>
        </w:r>
        <w:r>
          <w:fldChar w:fldCharType="begin"/>
        </w:r>
        <w:r>
          <w:instrText>HYPERLINK \l "ref-polyn2009task" \h</w:instrText>
        </w:r>
        <w:r>
          <w:fldChar w:fldCharType="separate"/>
        </w:r>
        <w:r>
          <w:rPr>
            <w:rStyle w:val="Hyperlink"/>
          </w:rPr>
          <w:t>2009b</w:t>
        </w:r>
        <w:r>
          <w:fldChar w:fldCharType="end"/>
        </w:r>
        <w:r>
          <w:t>). Category-directed search has been formalized in associative memory models, and recent review work treats this as a natural but still underdeveloped direction for CMR (</w:t>
        </w:r>
        <w:r>
          <w:fldChar w:fldCharType="begin"/>
        </w:r>
        <w:r>
          <w:instrText>HYPERLINK \l "ref-lohnas2026specialized" \h</w:instrText>
        </w:r>
        <w:r>
          <w:fldChar w:fldCharType="separate"/>
        </w:r>
        <w:r>
          <w:rPr>
            <w:rStyle w:val="Hyperlink"/>
          </w:rPr>
          <w:t>Lohnas et al., 2026</w:t>
        </w:r>
        <w:r>
          <w:fldChar w:fldCharType="end"/>
        </w:r>
        <w:r>
          <w:t xml:space="preserve">; </w:t>
        </w:r>
        <w:r>
          <w:fldChar w:fldCharType="begin"/>
        </w:r>
        <w:r>
          <w:instrText>HYPERLINK \l "ref-raaijmakers1980sam" \h</w:instrText>
        </w:r>
        <w:r>
          <w:fldChar w:fldCharType="separate"/>
        </w:r>
        <w:r>
          <w:rPr>
            <w:rStyle w:val="Hyperlink"/>
          </w:rPr>
          <w:t>Raaijmakers &amp; Shiffrin, 1980</w:t>
        </w:r>
        <w:r>
          <w:fldChar w:fldCharType="end"/>
        </w:r>
        <w:r>
          <w:t>). The simulations use this logic in reduced form by adding a maintained film-category cue during candidate sampling. This cue gives film candidates additional support without equally supporting task competitors. Task items linked to reinstated film-associated context can still compete through temporal context, but they do not receive this film-category support.</w:t>
        </w:r>
      </w:ins>
    </w:p>
    <w:p w14:paraId="5C4369A2" w14:textId="77777777" w:rsidR="00AD2C25" w:rsidRDefault="00000000">
      <w:pPr>
        <w:pStyle w:val="BodyText"/>
        <w:rPr>
          <w:moveTo w:id="468" w:author="Author" w:date="2026-07-14T09:14:00Z" w16du:dateUtc="2026-07-14T08:14:00Z"/>
        </w:rPr>
      </w:pPr>
      <w:ins w:id="469" w:author="Author" w:date="2026-07-14T09:14:00Z" w16du:dateUtc="2026-07-14T08:14:00Z">
        <w:r>
          <w:t xml:space="preserve">Control processes engaged during deliberate recall can therefore improve film recall overall without producing the relative preservation against reminder-linked task interference that defines the selective-interference effect. That relative preservation depends on whether deliberate recall can draw on support beyond film-associated temporal context after that context has also become supportive of task material. Start-of-film reinstatement and post-retrieval context monitoring improve overall film recall by reinstating or preserving film-associated context as a retrieval cue. Yet these mechanisms work by keeping film-associated context cues available, while reminder-linked task encoding interferes with film recall precisely by making such context cues less selective for film material. By contrast, a maintained film-category cue gives film candidates support from a cue that task competitors do not share. Under the tested conditions, this film-category support limits the impact of those task competitors enough to produce the selective-interference pattern. This specifies how deliberate recall can succeed when task </w:t>
        </w:r>
        <w:r>
          <w:lastRenderedPageBreak/>
          <w:t>encoding after a film reminder reduces unguided film recall: the maintained film-category cue helps distinguish film candidates from task competitors during search</w:t>
        </w:r>
      </w:ins>
      <w:moveToRangeStart w:id="470" w:author="Author" w:date="2026-07-14T09:14:00Z" w:name="move234912921"/>
      <w:moveTo w:id="471" w:author="Author" w:date="2026-07-14T09:14:00Z" w16du:dateUtc="2026-07-14T08:14:00Z">
        <w:r>
          <w:t>.</w:t>
        </w:r>
      </w:moveTo>
    </w:p>
    <w:p w14:paraId="213842B2" w14:textId="77777777" w:rsidR="00AD2C25" w:rsidRDefault="00000000">
      <w:pPr>
        <w:pStyle w:val="Heading1"/>
        <w:rPr>
          <w:moveTo w:id="472" w:author="Author" w:date="2026-07-14T09:14:00Z" w16du:dateUtc="2026-07-14T08:14:00Z"/>
        </w:rPr>
      </w:pPr>
      <w:bookmarkStart w:id="473" w:name="model-specification"/>
      <w:bookmarkEnd w:id="290"/>
      <w:bookmarkEnd w:id="456"/>
      <w:moveTo w:id="474" w:author="Author" w:date="2026-07-14T09:14:00Z" w16du:dateUtc="2026-07-14T08:14:00Z">
        <w:r>
          <w:t>Model Specification</w:t>
        </w:r>
      </w:moveTo>
    </w:p>
    <w:moveToRangeEnd w:id="470"/>
    <w:p w14:paraId="06636E26" w14:textId="77777777" w:rsidR="00AD2C25" w:rsidRDefault="00000000">
      <w:pPr>
        <w:pStyle w:val="FirstParagraph"/>
        <w:rPr>
          <w:ins w:id="475" w:author="Author" w:date="2026-07-14T09:14:00Z" w16du:dateUtc="2026-07-14T08:14:00Z"/>
        </w:rPr>
      </w:pPr>
      <w:ins w:id="476" w:author="Author" w:date="2026-07-14T09:14:00Z" w16du:dateUtc="2026-07-14T08:14:00Z">
        <w:r>
          <w:t>Retrieved-context models implement recall as a sequence of sampling events in which current context gives graded support to candidate items (</w:t>
        </w:r>
        <w:r>
          <w:fldChar w:fldCharType="begin"/>
        </w:r>
        <w:r>
          <w:instrText>HYPERLINK \l "ref-polyn2009context" \h</w:instrText>
        </w:r>
        <w:r>
          <w:fldChar w:fldCharType="separate"/>
        </w:r>
        <w:r>
          <w:rPr>
            <w:rStyle w:val="Hyperlink"/>
          </w:rPr>
          <w:t>Polyn et al., 2009a</w:t>
        </w:r>
        <w:r>
          <w:fldChar w:fldCharType="end"/>
        </w:r>
        <w:r>
          <w:t xml:space="preserve">; </w:t>
        </w:r>
        <w:r>
          <w:fldChar w:fldCharType="begin"/>
        </w:r>
        <w:r>
          <w:instrText>HYPERLINK \l "ref-sederberg2008context" \h</w:instrText>
        </w:r>
        <w:r>
          <w:fldChar w:fldCharType="separate"/>
        </w:r>
        <w:r>
          <w:rPr>
            <w:rStyle w:val="Hyperlink"/>
          </w:rPr>
          <w:t>Sederberg et al., 2008</w:t>
        </w:r>
        <w:r>
          <w:fldChar w:fldCharType="end"/>
        </w:r>
        <w:r>
          <w:t>). To express selective interference as changes in what gets sampled, film and non-film events have to be candidates in the same sampling process. The simulations implement this requirement by representing film, task, and delay periods as sequences of events that update context. For the film, these events correspond roughly to scenes or segments. For the task periods, they represent task items that can become competitors when encoded after reminder-driven context reinstatement. For the delay periods, they represent filler items: non-film events that can also be encoded and later sampled. Interference manifests as a shift in sampled outcomes: task or filler candidates occupy sampling events that could otherwise retrieve film material.</w:t>
        </w:r>
      </w:ins>
    </w:p>
    <w:p w14:paraId="2F856639" w14:textId="77777777" w:rsidR="00AD2C25" w:rsidRDefault="00000000">
      <w:pPr>
        <w:pStyle w:val="BodyText"/>
        <w:rPr>
          <w:ins w:id="477" w:author="Author" w:date="2026-07-14T09:14:00Z" w16du:dateUtc="2026-07-14T08:14:00Z"/>
        </w:rPr>
      </w:pPr>
      <w:ins w:id="478" w:author="Author" w:date="2026-07-14T09:14:00Z" w16du:dateUtc="2026-07-14T08:14:00Z">
        <w:r>
          <w:t xml:space="preserve">The formal model links this sampling process to separate item and context representations. Each encoded event at position </w:t>
        </w:r>
      </w:ins>
      <m:oMath>
        <m:r>
          <w:ins w:id="479" w:author="Author" w:date="2026-07-14T09:14:00Z" w16du:dateUtc="2026-07-14T08:14:00Z">
            <w:rPr>
              <w:rFonts w:ascii="Cambria Math" w:hAnsi="Cambria Math"/>
            </w:rPr>
            <m:t>i</m:t>
          </w:ins>
        </m:r>
      </m:oMath>
      <w:ins w:id="480" w:author="Author" w:date="2026-07-14T09:14:00Z" w16du:dateUtc="2026-07-14T08:14:00Z">
        <w:r>
          <w:t xml:space="preserve"> is represented by an item feature vector </w:t>
        </w:r>
      </w:ins>
      <m:oMath>
        <m:sSub>
          <m:sSubPr>
            <m:ctrlPr>
              <w:ins w:id="481" w:author="Author" w:date="2026-07-14T09:14:00Z" w16du:dateUtc="2026-07-14T08:14:00Z">
                <w:rPr>
                  <w:rFonts w:ascii="Cambria Math" w:hAnsi="Cambria Math"/>
                </w:rPr>
              </w:ins>
            </m:ctrlPr>
          </m:sSubPr>
          <m:e>
            <m:r>
              <w:ins w:id="482" w:author="Author" w:date="2026-07-14T09:14:00Z" w16du:dateUtc="2026-07-14T08:14:00Z">
                <w:rPr>
                  <w:rFonts w:ascii="Cambria Math" w:hAnsi="Cambria Math"/>
                </w:rPr>
                <m:t>f</m:t>
              </w:ins>
            </m:r>
          </m:e>
          <m:sub>
            <m:r>
              <w:ins w:id="483" w:author="Author" w:date="2026-07-14T09:14:00Z" w16du:dateUtc="2026-07-14T08:14:00Z">
                <w:rPr>
                  <w:rFonts w:ascii="Cambria Math" w:hAnsi="Cambria Math"/>
                </w:rPr>
                <m:t>i</m:t>
              </w:ins>
            </m:r>
          </m:sub>
        </m:sSub>
      </m:oMath>
      <w:ins w:id="484" w:author="Author" w:date="2026-07-14T09:14:00Z" w16du:dateUtc="2026-07-14T08:14:00Z">
        <w:r>
          <w:t xml:space="preserve">, a one-hot vector that distinguishes that event from other encoded events in the simulated paradigm. Context </w:t>
        </w:r>
      </w:ins>
      <m:oMath>
        <m:sSub>
          <m:sSubPr>
            <m:ctrlPr>
              <w:ins w:id="485" w:author="Author" w:date="2026-07-14T09:14:00Z" w16du:dateUtc="2026-07-14T08:14:00Z">
                <w:rPr>
                  <w:rFonts w:ascii="Cambria Math" w:hAnsi="Cambria Math"/>
                </w:rPr>
              </w:ins>
            </m:ctrlPr>
          </m:sSubPr>
          <m:e>
            <m:r>
              <w:ins w:id="486" w:author="Author" w:date="2026-07-14T09:14:00Z" w16du:dateUtc="2026-07-14T08:14:00Z">
                <w:rPr>
                  <w:rFonts w:ascii="Cambria Math" w:hAnsi="Cambria Math"/>
                </w:rPr>
                <m:t>c</m:t>
              </w:ins>
            </m:r>
          </m:e>
          <m:sub>
            <m:r>
              <w:ins w:id="487" w:author="Author" w:date="2026-07-14T09:14:00Z" w16du:dateUtc="2026-07-14T08:14:00Z">
                <w:rPr>
                  <w:rFonts w:ascii="Cambria Math" w:hAnsi="Cambria Math"/>
                </w:rPr>
                <m:t>i</m:t>
              </w:ins>
            </m:r>
          </m:sub>
        </m:sSub>
      </m:oMath>
      <w:ins w:id="488" w:author="Author" w:date="2026-07-14T09:14:00Z" w16du:dateUtc="2026-07-14T08:14:00Z">
        <w:r>
          <w:t xml:space="preserve"> denotes the internal context state after event </w:t>
        </w:r>
      </w:ins>
      <m:oMath>
        <m:r>
          <w:ins w:id="489" w:author="Author" w:date="2026-07-14T09:14:00Z" w16du:dateUtc="2026-07-14T08:14:00Z">
            <w:rPr>
              <w:rFonts w:ascii="Cambria Math" w:hAnsi="Cambria Math"/>
            </w:rPr>
            <m:t>i</m:t>
          </w:ins>
        </m:r>
      </m:oMath>
      <w:ins w:id="490" w:author="Author" w:date="2026-07-14T09:14:00Z" w16du:dateUtc="2026-07-14T08:14:00Z">
        <w:r>
          <w:t xml:space="preserve"> has updated context. As film, task, and filler events occur, they update context and become associated with the context active around them. During recall, the current context state determines which candidate items receive support.</w:t>
        </w:r>
      </w:ins>
    </w:p>
    <w:p w14:paraId="2BAF57F3" w14:textId="77777777" w:rsidR="00AD2C25" w:rsidRDefault="00000000">
      <w:pPr>
        <w:pStyle w:val="BodyText"/>
        <w:rPr>
          <w:moveTo w:id="491" w:author="Author" w:date="2026-07-14T09:14:00Z" w16du:dateUtc="2026-07-14T08:14:00Z"/>
        </w:rPr>
        <w:pPrChange w:id="492" w:author="Author" w:date="2026-07-14T09:14:00Z" w16du:dateUtc="2026-07-14T08:14:00Z">
          <w:pPr>
            <w:pStyle w:val="FirstParagraph"/>
          </w:pPr>
        </w:pPrChange>
      </w:pPr>
      <w:ins w:id="493" w:author="Author" w:date="2026-07-14T09:14:00Z" w16du:dateUtc="2026-07-14T08:14:00Z">
        <w:r>
          <w:t xml:space="preserve">During encoding, items and states of context are linked through bidirectional associations represented in two matrices. Context-to-feature memory, </w:t>
        </w:r>
      </w:ins>
      <m:oMath>
        <m:sSup>
          <m:sSupPr>
            <m:ctrlPr>
              <w:ins w:id="494" w:author="Author" w:date="2026-07-14T09:14:00Z" w16du:dateUtc="2026-07-14T08:14:00Z">
                <w:rPr>
                  <w:rFonts w:ascii="Cambria Math" w:hAnsi="Cambria Math"/>
                </w:rPr>
              </w:ins>
            </m:ctrlPr>
          </m:sSupPr>
          <m:e>
            <m:r>
              <w:ins w:id="495" w:author="Author" w:date="2026-07-14T09:14:00Z" w16du:dateUtc="2026-07-14T08:14:00Z">
                <w:rPr>
                  <w:rFonts w:ascii="Cambria Math" w:hAnsi="Cambria Math"/>
                </w:rPr>
                <m:t>M</m:t>
              </w:ins>
            </m:r>
          </m:e>
          <m:sup>
            <m:r>
              <w:ins w:id="496" w:author="Author" w:date="2026-07-14T09:14:00Z" w16du:dateUtc="2026-07-14T08:14:00Z">
                <w:rPr>
                  <w:rFonts w:ascii="Cambria Math" w:hAnsi="Cambria Math"/>
                </w:rPr>
                <m:t>CF</m:t>
              </w:ins>
            </m:r>
          </m:sup>
        </m:sSup>
      </m:oMath>
      <w:ins w:id="497" w:author="Author" w:date="2026-07-14T09:14:00Z" w16du:dateUtc="2026-07-14T08:14:00Z">
        <w:r>
          <w:t xml:space="preserve">, maps context states to item support, allowing current context to cue candidate items during recall. Feature-to-context </w:t>
        </w:r>
        <w:r>
          <w:lastRenderedPageBreak/>
          <w:t xml:space="preserve">memory, </w:t>
        </w:r>
      </w:ins>
      <m:oMath>
        <m:sSup>
          <m:sSupPr>
            <m:ctrlPr>
              <w:ins w:id="498" w:author="Author" w:date="2026-07-14T09:14:00Z" w16du:dateUtc="2026-07-14T08:14:00Z">
                <w:rPr>
                  <w:rFonts w:ascii="Cambria Math" w:hAnsi="Cambria Math"/>
                </w:rPr>
              </w:ins>
            </m:ctrlPr>
          </m:sSupPr>
          <m:e>
            <m:r>
              <w:ins w:id="499" w:author="Author" w:date="2026-07-14T09:14:00Z" w16du:dateUtc="2026-07-14T08:14:00Z">
                <w:rPr>
                  <w:rFonts w:ascii="Cambria Math" w:hAnsi="Cambria Math"/>
                </w:rPr>
                <m:t>M</m:t>
              </w:ins>
            </m:r>
          </m:e>
          <m:sup>
            <m:r>
              <w:ins w:id="500" w:author="Author" w:date="2026-07-14T09:14:00Z" w16du:dateUtc="2026-07-14T08:14:00Z">
                <w:rPr>
                  <w:rFonts w:ascii="Cambria Math" w:hAnsi="Cambria Math"/>
                </w:rPr>
                <m:t>FC</m:t>
              </w:ins>
            </m:r>
          </m:sup>
        </m:sSup>
      </m:oMath>
      <w:ins w:id="501" w:author="Author" w:date="2026-07-14T09:14:00Z" w16du:dateUtc="2026-07-14T08:14:00Z">
        <w:r>
          <w:t xml:space="preserve">, maps item features to context states so that cued, reminded, or recalled items can reinstate associated context. All vectors are treated as column vectors, so </w:t>
        </w:r>
      </w:ins>
      <m:oMath>
        <m:sSup>
          <m:sSupPr>
            <m:ctrlPr>
              <w:ins w:id="502" w:author="Author" w:date="2026-07-14T09:14:00Z" w16du:dateUtc="2026-07-14T08:14:00Z">
                <w:rPr>
                  <w:rFonts w:ascii="Cambria Math" w:hAnsi="Cambria Math"/>
                </w:rPr>
              </w:ins>
            </m:ctrlPr>
          </m:sSupPr>
          <m:e>
            <m:r>
              <w:ins w:id="503" w:author="Author" w:date="2026-07-14T09:14:00Z" w16du:dateUtc="2026-07-14T08:14:00Z">
                <w:rPr>
                  <w:rFonts w:ascii="Cambria Math" w:hAnsi="Cambria Math"/>
                </w:rPr>
                <m:t>M</m:t>
              </w:ins>
            </m:r>
          </m:e>
          <m:sup>
            <m:r>
              <w:ins w:id="504" w:author="Author" w:date="2026-07-14T09:14:00Z" w16du:dateUtc="2026-07-14T08:14:00Z">
                <w:rPr>
                  <w:rFonts w:ascii="Cambria Math" w:hAnsi="Cambria Math"/>
                </w:rPr>
                <m:t>FC</m:t>
              </w:ins>
            </m:r>
          </m:sup>
        </m:sSup>
        <m:sSub>
          <m:sSubPr>
            <m:ctrlPr>
              <w:ins w:id="505" w:author="Author" w:date="2026-07-14T09:14:00Z" w16du:dateUtc="2026-07-14T08:14:00Z">
                <w:rPr>
                  <w:rFonts w:ascii="Cambria Math" w:hAnsi="Cambria Math"/>
                </w:rPr>
              </w:ins>
            </m:ctrlPr>
          </m:sSubPr>
          <m:e>
            <m:r>
              <w:ins w:id="506" w:author="Author" w:date="2026-07-14T09:14:00Z" w16du:dateUtc="2026-07-14T08:14:00Z">
                <w:rPr>
                  <w:rFonts w:ascii="Cambria Math" w:hAnsi="Cambria Math"/>
                </w:rPr>
                <m:t>f</m:t>
              </w:ins>
            </m:r>
          </m:e>
          <m:sub>
            <m:r>
              <w:ins w:id="507" w:author="Author" w:date="2026-07-14T09:14:00Z" w16du:dateUtc="2026-07-14T08:14:00Z">
                <w:rPr>
                  <w:rFonts w:ascii="Cambria Math" w:hAnsi="Cambria Math"/>
                </w:rPr>
                <m:t>i</m:t>
              </w:ins>
            </m:r>
          </m:sub>
        </m:sSub>
      </m:oMath>
      <w:ins w:id="508" w:author="Author" w:date="2026-07-14T09:14:00Z" w16du:dateUtc="2026-07-14T08:14:00Z">
        <w:r>
          <w:t xml:space="preserve"> is a context vector and </w:t>
        </w:r>
      </w:ins>
      <m:oMath>
        <m:sSup>
          <m:sSupPr>
            <m:ctrlPr>
              <w:ins w:id="509" w:author="Author" w:date="2026-07-14T09:14:00Z" w16du:dateUtc="2026-07-14T08:14:00Z">
                <w:rPr>
                  <w:rFonts w:ascii="Cambria Math" w:hAnsi="Cambria Math"/>
                </w:rPr>
              </w:ins>
            </m:ctrlPr>
          </m:sSupPr>
          <m:e>
            <m:r>
              <w:ins w:id="510" w:author="Author" w:date="2026-07-14T09:14:00Z" w16du:dateUtc="2026-07-14T08:14:00Z">
                <w:rPr>
                  <w:rFonts w:ascii="Cambria Math" w:hAnsi="Cambria Math"/>
                </w:rPr>
                <m:t>M</m:t>
              </w:ins>
            </m:r>
          </m:e>
          <m:sup>
            <m:r>
              <w:ins w:id="511" w:author="Author" w:date="2026-07-14T09:14:00Z" w16du:dateUtc="2026-07-14T08:14:00Z">
                <w:rPr>
                  <w:rFonts w:ascii="Cambria Math" w:hAnsi="Cambria Math"/>
                </w:rPr>
                <m:t>CF</m:t>
              </w:ins>
            </m:r>
          </m:sup>
        </m:sSup>
        <m:sSub>
          <m:sSubPr>
            <m:ctrlPr>
              <w:ins w:id="512" w:author="Author" w:date="2026-07-14T09:14:00Z" w16du:dateUtc="2026-07-14T08:14:00Z">
                <w:rPr>
                  <w:rFonts w:ascii="Cambria Math" w:hAnsi="Cambria Math"/>
                </w:rPr>
              </w:ins>
            </m:ctrlPr>
          </m:sSubPr>
          <m:e>
            <m:r>
              <w:ins w:id="513" w:author="Author" w:date="2026-07-14T09:14:00Z" w16du:dateUtc="2026-07-14T08:14:00Z">
                <w:rPr>
                  <w:rFonts w:ascii="Cambria Math" w:hAnsi="Cambria Math"/>
                </w:rPr>
                <m:t>c</m:t>
              </w:ins>
            </m:r>
          </m:e>
          <m:sub>
            <m:r>
              <w:ins w:id="514" w:author="Author" w:date="2026-07-14T09:14:00Z" w16du:dateUtc="2026-07-14T08:14:00Z">
                <w:rPr>
                  <w:rFonts w:ascii="Cambria Math" w:hAnsi="Cambria Math"/>
                </w:rPr>
                <m:t>i</m:t>
              </w:ins>
            </m:r>
          </m:sub>
        </m:sSub>
      </m:oMath>
      <w:moveToRangeStart w:id="515" w:author="Author" w:date="2026-07-14T09:14:00Z" w:name="move234912922"/>
      <w:moveTo w:id="516" w:author="Author" w:date="2026-07-14T09:14:00Z" w16du:dateUtc="2026-07-14T08:14:00Z">
        <w:r>
          <w:t xml:space="preserve"> is a feature-support vector.</w:t>
        </w:r>
      </w:moveTo>
    </w:p>
    <w:moveToRangeEnd w:id="515"/>
    <w:p w14:paraId="00CDC472" w14:textId="77777777" w:rsidR="00AD2C25" w:rsidRDefault="00000000">
      <w:pPr>
        <w:pStyle w:val="BodyText"/>
        <w:rPr>
          <w:ins w:id="517" w:author="Author" w:date="2026-07-14T09:14:00Z" w16du:dateUtc="2026-07-14T08:14:00Z"/>
        </w:rPr>
      </w:pPr>
      <w:del w:id="518" w:author="Author" w:date="2026-07-14T09:14:00Z" w16du:dateUtc="2026-07-14T08:14:00Z">
        <w:r>
          <w:delText>Item-to-context associations also matter at test. As retrieval unfolds, a recalled film item pulls context toward film-associated states and can support retrieval of additional film items. A sampled task competitor pulls context toward task-associated states and can prolong competition. Weak film-related cues are included during recall to approximate vigilance-intrusion tasks, where film cues are presented during an attention task to elicit intrusions</w:delText>
        </w:r>
      </w:del>
      <w:ins w:id="519" w:author="Author" w:date="2026-07-14T09:14:00Z" w16du:dateUtc="2026-07-14T08:14:00Z">
        <w:r>
          <w:t>Context and corresponding associations are further subdivided into temporal and source components. Temporal context distinguishes unique items so different film, task, and filler events can produce distinct context states even if items come from the same phase of the paradigm or share other features. Source context represents coarser information shared across related events, allowing recall to be shaped by task, semantic, or source relationships among items (</w:t>
        </w:r>
        <w:r>
          <w:fldChar w:fldCharType="begin"/>
        </w:r>
        <w:r>
          <w:instrText>HYPERLINK \l "ref-polyn2009context" \h</w:instrText>
        </w:r>
        <w:r>
          <w:fldChar w:fldCharType="separate"/>
        </w:r>
        <w:r>
          <w:rPr>
            <w:rStyle w:val="Hyperlink"/>
          </w:rPr>
          <w:t>Polyn et al., 2009a</w:t>
        </w:r>
        <w:r>
          <w:fldChar w:fldCharType="end"/>
        </w:r>
        <w:r>
          <w:t xml:space="preserve">, </w:t>
        </w:r>
        <w:r>
          <w:fldChar w:fldCharType="begin"/>
        </w:r>
        <w:r>
          <w:instrText>HYPERLINK \l "ref-polyn2009task" \h</w:instrText>
        </w:r>
        <w:r>
          <w:fldChar w:fldCharType="separate"/>
        </w:r>
        <w:r>
          <w:rPr>
            <w:rStyle w:val="Hyperlink"/>
          </w:rPr>
          <w:t>2009b</w:t>
        </w:r>
        <w:r>
          <w:fldChar w:fldCharType="end"/>
        </w:r>
        <w:r>
          <w:t>). Emotional CMR variants distinguish emotional from neutral material in source context and give emotionally salient items stronger source-context associations (</w:t>
        </w:r>
        <w:r>
          <w:fldChar w:fldCharType="begin"/>
        </w:r>
        <w:r>
          <w:instrText>HYPERLINK \l "ref-cohen2022memory" \h</w:instrText>
        </w:r>
        <w:r>
          <w:fldChar w:fldCharType="separate"/>
        </w:r>
        <w:r>
          <w:rPr>
            <w:rStyle w:val="Hyperlink"/>
          </w:rPr>
          <w:t>Cohen &amp; Kahana, 2022</w:t>
        </w:r>
        <w:r>
          <w:fldChar w:fldCharType="end"/>
        </w:r>
        <w:r>
          <w:t xml:space="preserve">; </w:t>
        </w:r>
        <w:r>
          <w:fldChar w:fldCharType="begin"/>
        </w:r>
        <w:r>
          <w:instrText>HYPERLINK \l "ref-talmi2019retrieved" \h</w:instrText>
        </w:r>
        <w:r>
          <w:fldChar w:fldCharType="separate"/>
        </w:r>
        <w:r>
          <w:rPr>
            <w:rStyle w:val="Hyperlink"/>
          </w:rPr>
          <w:t>Talmi et al., 2019</w:t>
        </w:r>
        <w:r>
          <w:fldChar w:fldCharType="end"/>
        </w:r>
        <w:r>
          <w:t xml:space="preserve">). In the present implementation, each item also has a source feature vector </w:t>
        </w:r>
      </w:ins>
      <m:oMath>
        <m:sSub>
          <m:sSubPr>
            <m:ctrlPr>
              <w:ins w:id="520" w:author="Author" w:date="2026-07-14T09:14:00Z" w16du:dateUtc="2026-07-14T08:14:00Z">
                <w:rPr>
                  <w:rFonts w:ascii="Cambria Math" w:hAnsi="Cambria Math"/>
                </w:rPr>
              </w:ins>
            </m:ctrlPr>
          </m:sSubPr>
          <m:e>
            <m:r>
              <w:ins w:id="521" w:author="Author" w:date="2026-07-14T09:14:00Z" w16du:dateUtc="2026-07-14T08:14:00Z">
                <w:rPr>
                  <w:rFonts w:ascii="Cambria Math" w:hAnsi="Cambria Math"/>
                </w:rPr>
                <m:t>s</m:t>
              </w:ins>
            </m:r>
          </m:e>
          <m:sub>
            <m:r>
              <w:ins w:id="522" w:author="Author" w:date="2026-07-14T09:14:00Z" w16du:dateUtc="2026-07-14T08:14:00Z">
                <w:rPr>
                  <w:rFonts w:ascii="Cambria Math" w:hAnsi="Cambria Math"/>
                </w:rPr>
                <m:t>i</m:t>
              </w:ins>
            </m:r>
          </m:sub>
        </m:sSub>
      </m:oMath>
      <w:ins w:id="523" w:author="Author" w:date="2026-07-14T09:14:00Z" w16du:dateUtc="2026-07-14T08:14:00Z">
        <w:r>
          <w:t>. Film items share a film-source feature, whereas task and filler items carry a neutral/default source feature.</w:t>
        </w:r>
      </w:ins>
    </w:p>
    <w:p w14:paraId="70F6019C" w14:textId="77777777" w:rsidR="00AD2C25" w:rsidRDefault="00000000">
      <w:pPr>
        <w:pStyle w:val="FigureTitle"/>
        <w:rPr>
          <w:ins w:id="524" w:author="Author" w:date="2026-07-14T09:14:00Z" w16du:dateUtc="2026-07-14T08:14:00Z"/>
        </w:rPr>
      </w:pPr>
      <w:bookmarkStart w:id="525" w:name="tbl-model-notation"/>
      <w:ins w:id="526" w:author="Author" w:date="2026-07-14T09:14:00Z" w16du:dateUtc="2026-07-14T08:14:00Z">
        <w:r>
          <w:t>Table 1</w:t>
        </w:r>
      </w:ins>
    </w:p>
    <w:p w14:paraId="28A8A05B" w14:textId="77777777" w:rsidR="00AD2C25" w:rsidRDefault="00000000">
      <w:pPr>
        <w:pStyle w:val="Caption"/>
        <w:rPr>
          <w:ins w:id="527" w:author="Author" w:date="2026-07-14T09:14:00Z" w16du:dateUtc="2026-07-14T08:14:00Z"/>
        </w:rPr>
      </w:pPr>
      <w:ins w:id="528" w:author="Author" w:date="2026-07-14T09:14:00Z" w16du:dateUtc="2026-07-14T08:14:00Z">
        <w:r>
          <w:t>Core notation used in the model specification. Parameters are defined with the operations they control, and numerical values are reported with the simulation methodology.</w:t>
        </w:r>
      </w:ins>
    </w:p>
    <w:tbl>
      <w:tblPr>
        <w:tblStyle w:val="Table"/>
        <w:tblW w:w="5000" w:type="pct"/>
        <w:tblLayout w:type="fixed"/>
        <w:tblLook w:val="0020" w:firstRow="1" w:lastRow="0" w:firstColumn="0" w:lastColumn="0" w:noHBand="0" w:noVBand="0"/>
      </w:tblPr>
      <w:tblGrid>
        <w:gridCol w:w="3120"/>
        <w:gridCol w:w="3120"/>
        <w:gridCol w:w="3120"/>
      </w:tblGrid>
      <w:tr w:rsidR="00AD2C25" w14:paraId="278CEA37" w14:textId="77777777" w:rsidTr="00AD2C25">
        <w:trPr>
          <w:cnfStyle w:val="100000000000" w:firstRow="1" w:lastRow="0" w:firstColumn="0" w:lastColumn="0" w:oddVBand="0" w:evenVBand="0" w:oddHBand="0" w:evenHBand="0" w:firstRowFirstColumn="0" w:firstRowLastColumn="0" w:lastRowFirstColumn="0" w:lastRowLastColumn="0"/>
          <w:tblHeader/>
          <w:ins w:id="529" w:author="Author" w:date="2026-07-14T09:14:00Z" w16du:dateUtc="2026-07-14T08:14:00Z"/>
        </w:trPr>
        <w:tc>
          <w:tcPr>
            <w:tcW w:w="2640" w:type="dxa"/>
          </w:tcPr>
          <w:p w14:paraId="681C8A77" w14:textId="77777777" w:rsidR="00AD2C25" w:rsidRDefault="00000000">
            <w:pPr>
              <w:pStyle w:val="Compact"/>
              <w:rPr>
                <w:ins w:id="530" w:author="Author" w:date="2026-07-14T09:14:00Z" w16du:dateUtc="2026-07-14T08:14:00Z"/>
              </w:rPr>
            </w:pPr>
            <w:ins w:id="531" w:author="Author" w:date="2026-07-14T09:14:00Z" w16du:dateUtc="2026-07-14T08:14:00Z">
              <w:r>
                <w:t>Symbol</w:t>
              </w:r>
            </w:ins>
          </w:p>
        </w:tc>
        <w:tc>
          <w:tcPr>
            <w:tcW w:w="2640" w:type="dxa"/>
          </w:tcPr>
          <w:p w14:paraId="29F8D50B" w14:textId="77777777" w:rsidR="00AD2C25" w:rsidRDefault="00000000">
            <w:pPr>
              <w:pStyle w:val="Compact"/>
              <w:rPr>
                <w:ins w:id="532" w:author="Author" w:date="2026-07-14T09:14:00Z" w16du:dateUtc="2026-07-14T08:14:00Z"/>
              </w:rPr>
            </w:pPr>
            <w:ins w:id="533" w:author="Author" w:date="2026-07-14T09:14:00Z" w16du:dateUtc="2026-07-14T08:14:00Z">
              <w:r>
                <w:t>Role</w:t>
              </w:r>
            </w:ins>
          </w:p>
        </w:tc>
        <w:tc>
          <w:tcPr>
            <w:tcW w:w="2640" w:type="dxa"/>
          </w:tcPr>
          <w:p w14:paraId="4A11CA5B" w14:textId="77777777" w:rsidR="00AD2C25" w:rsidRDefault="00000000">
            <w:pPr>
              <w:pStyle w:val="Compact"/>
              <w:rPr>
                <w:ins w:id="534" w:author="Author" w:date="2026-07-14T09:14:00Z" w16du:dateUtc="2026-07-14T08:14:00Z"/>
              </w:rPr>
            </w:pPr>
            <w:ins w:id="535" w:author="Author" w:date="2026-07-14T09:14:00Z" w16du:dateUtc="2026-07-14T08:14:00Z">
              <w:r>
                <w:t>Main use</w:t>
              </w:r>
            </w:ins>
          </w:p>
        </w:tc>
      </w:tr>
      <w:tr w:rsidR="00AD2C25" w14:paraId="60A3DB30" w14:textId="77777777">
        <w:trPr>
          <w:ins w:id="536" w:author="Author" w:date="2026-07-14T09:14:00Z" w16du:dateUtc="2026-07-14T08:14:00Z"/>
        </w:trPr>
        <w:tc>
          <w:tcPr>
            <w:tcW w:w="2640" w:type="dxa"/>
          </w:tcPr>
          <w:p w14:paraId="6401FBB2" w14:textId="77777777" w:rsidR="00AD2C25" w:rsidRDefault="00000000">
            <w:pPr>
              <w:pStyle w:val="Compact"/>
              <w:rPr>
                <w:ins w:id="537" w:author="Author" w:date="2026-07-14T09:14:00Z" w16du:dateUtc="2026-07-14T08:14:00Z"/>
              </w:rPr>
            </w:pPr>
            <m:oMathPara>
              <m:oMath>
                <m:sSub>
                  <m:sSubPr>
                    <m:ctrlPr>
                      <w:ins w:id="538" w:author="Author" w:date="2026-07-14T09:14:00Z" w16du:dateUtc="2026-07-14T08:14:00Z">
                        <w:rPr>
                          <w:rFonts w:ascii="Cambria Math" w:hAnsi="Cambria Math"/>
                        </w:rPr>
                      </w:ins>
                    </m:ctrlPr>
                  </m:sSubPr>
                  <m:e>
                    <m:r>
                      <w:ins w:id="539" w:author="Author" w:date="2026-07-14T09:14:00Z" w16du:dateUtc="2026-07-14T08:14:00Z">
                        <w:rPr>
                          <w:rFonts w:ascii="Cambria Math" w:hAnsi="Cambria Math"/>
                        </w:rPr>
                        <m:t>f</m:t>
                      </w:ins>
                    </m:r>
                  </m:e>
                  <m:sub>
                    <m:r>
                      <w:ins w:id="540" w:author="Author" w:date="2026-07-14T09:14:00Z" w16du:dateUtc="2026-07-14T08:14:00Z">
                        <w:rPr>
                          <w:rFonts w:ascii="Cambria Math" w:hAnsi="Cambria Math"/>
                        </w:rPr>
                        <m:t>i</m:t>
                      </w:ins>
                    </m:r>
                  </m:sub>
                </m:sSub>
              </m:oMath>
            </m:oMathPara>
          </w:p>
        </w:tc>
        <w:tc>
          <w:tcPr>
            <w:tcW w:w="2640" w:type="dxa"/>
          </w:tcPr>
          <w:p w14:paraId="3B21D2F3" w14:textId="77777777" w:rsidR="00AD2C25" w:rsidRDefault="00000000">
            <w:pPr>
              <w:pStyle w:val="Compact"/>
              <w:rPr>
                <w:ins w:id="541" w:author="Author" w:date="2026-07-14T09:14:00Z" w16du:dateUtc="2026-07-14T08:14:00Z"/>
              </w:rPr>
            </w:pPr>
            <w:ins w:id="542" w:author="Author" w:date="2026-07-14T09:14:00Z" w16du:dateUtc="2026-07-14T08:14:00Z">
              <w:r>
                <w:t xml:space="preserve">Item feature vector for encoded event </w:t>
              </w:r>
            </w:ins>
            <m:oMath>
              <m:r>
                <w:ins w:id="543" w:author="Author" w:date="2026-07-14T09:14:00Z" w16du:dateUtc="2026-07-14T08:14:00Z">
                  <w:rPr>
                    <w:rFonts w:ascii="Cambria Math" w:hAnsi="Cambria Math"/>
                  </w:rPr>
                  <m:t>i</m:t>
                </w:ins>
              </m:r>
            </m:oMath>
          </w:p>
        </w:tc>
        <w:tc>
          <w:tcPr>
            <w:tcW w:w="2640" w:type="dxa"/>
          </w:tcPr>
          <w:p w14:paraId="1BA694B6" w14:textId="77777777" w:rsidR="00AD2C25" w:rsidRDefault="00000000">
            <w:pPr>
              <w:pStyle w:val="Compact"/>
              <w:rPr>
                <w:ins w:id="544" w:author="Author" w:date="2026-07-14T09:14:00Z" w16du:dateUtc="2026-07-14T08:14:00Z"/>
              </w:rPr>
            </w:pPr>
            <w:ins w:id="545" w:author="Author" w:date="2026-07-14T09:14:00Z" w16du:dateUtc="2026-07-14T08:14:00Z">
              <w:r>
                <w:t>Encoding, reminders, recall updates, recognition probes</w:t>
              </w:r>
            </w:ins>
          </w:p>
        </w:tc>
      </w:tr>
      <w:tr w:rsidR="00AD2C25" w14:paraId="60768E8B" w14:textId="77777777">
        <w:trPr>
          <w:ins w:id="546" w:author="Author" w:date="2026-07-14T09:14:00Z" w16du:dateUtc="2026-07-14T08:14:00Z"/>
        </w:trPr>
        <w:tc>
          <w:tcPr>
            <w:tcW w:w="2640" w:type="dxa"/>
          </w:tcPr>
          <w:p w14:paraId="091CAED0" w14:textId="77777777" w:rsidR="00AD2C25" w:rsidRDefault="00000000">
            <w:pPr>
              <w:pStyle w:val="Compact"/>
              <w:rPr>
                <w:ins w:id="547" w:author="Author" w:date="2026-07-14T09:14:00Z" w16du:dateUtc="2026-07-14T08:14:00Z"/>
              </w:rPr>
            </w:pPr>
            <m:oMathPara>
              <m:oMath>
                <m:sSub>
                  <m:sSubPr>
                    <m:ctrlPr>
                      <w:ins w:id="548" w:author="Author" w:date="2026-07-14T09:14:00Z" w16du:dateUtc="2026-07-14T08:14:00Z">
                        <w:rPr>
                          <w:rFonts w:ascii="Cambria Math" w:hAnsi="Cambria Math"/>
                        </w:rPr>
                      </w:ins>
                    </m:ctrlPr>
                  </m:sSubPr>
                  <m:e>
                    <m:r>
                      <w:ins w:id="549" w:author="Author" w:date="2026-07-14T09:14:00Z" w16du:dateUtc="2026-07-14T08:14:00Z">
                        <w:rPr>
                          <w:rFonts w:ascii="Cambria Math" w:hAnsi="Cambria Math"/>
                        </w:rPr>
                        <m:t>s</m:t>
                      </w:ins>
                    </m:r>
                  </m:e>
                  <m:sub>
                    <m:r>
                      <w:ins w:id="550" w:author="Author" w:date="2026-07-14T09:14:00Z" w16du:dateUtc="2026-07-14T08:14:00Z">
                        <w:rPr>
                          <w:rFonts w:ascii="Cambria Math" w:hAnsi="Cambria Math"/>
                        </w:rPr>
                        <m:t>i</m:t>
                      </w:ins>
                    </m:r>
                  </m:sub>
                </m:sSub>
              </m:oMath>
            </m:oMathPara>
          </w:p>
        </w:tc>
        <w:tc>
          <w:tcPr>
            <w:tcW w:w="2640" w:type="dxa"/>
          </w:tcPr>
          <w:p w14:paraId="2C6B0408" w14:textId="77777777" w:rsidR="00AD2C25" w:rsidRDefault="00000000">
            <w:pPr>
              <w:pStyle w:val="Compact"/>
              <w:rPr>
                <w:ins w:id="551" w:author="Author" w:date="2026-07-14T09:14:00Z" w16du:dateUtc="2026-07-14T08:14:00Z"/>
              </w:rPr>
            </w:pPr>
            <w:ins w:id="552" w:author="Author" w:date="2026-07-14T09:14:00Z" w16du:dateUtc="2026-07-14T08:14:00Z">
              <w:r>
                <w:t>Source feature vector distinguishing film from non-film items</w:t>
              </w:r>
            </w:ins>
          </w:p>
        </w:tc>
        <w:tc>
          <w:tcPr>
            <w:tcW w:w="2640" w:type="dxa"/>
          </w:tcPr>
          <w:p w14:paraId="20866FAA" w14:textId="77777777" w:rsidR="00AD2C25" w:rsidRDefault="00000000">
            <w:pPr>
              <w:pStyle w:val="Compact"/>
              <w:rPr>
                <w:ins w:id="553" w:author="Author" w:date="2026-07-14T09:14:00Z" w16du:dateUtc="2026-07-14T08:14:00Z"/>
              </w:rPr>
            </w:pPr>
            <w:ins w:id="554" w:author="Author" w:date="2026-07-14T09:14:00Z" w16du:dateUtc="2026-07-14T08:14:00Z">
              <w:r>
                <w:t>Source-context encoding</w:t>
              </w:r>
            </w:ins>
          </w:p>
        </w:tc>
      </w:tr>
      <w:tr w:rsidR="00AD2C25" w14:paraId="462BD329" w14:textId="77777777">
        <w:trPr>
          <w:ins w:id="555" w:author="Author" w:date="2026-07-14T09:14:00Z" w16du:dateUtc="2026-07-14T08:14:00Z"/>
        </w:trPr>
        <w:tc>
          <w:tcPr>
            <w:tcW w:w="2640" w:type="dxa"/>
          </w:tcPr>
          <w:p w14:paraId="3F4756C5" w14:textId="77777777" w:rsidR="00AD2C25" w:rsidRDefault="00000000">
            <w:pPr>
              <w:pStyle w:val="Compact"/>
              <w:rPr>
                <w:ins w:id="556" w:author="Author" w:date="2026-07-14T09:14:00Z" w16du:dateUtc="2026-07-14T08:14:00Z"/>
              </w:rPr>
            </w:pPr>
            <m:oMathPara>
              <m:oMath>
                <m:sSub>
                  <m:sSubPr>
                    <m:ctrlPr>
                      <w:ins w:id="557" w:author="Author" w:date="2026-07-14T09:14:00Z" w16du:dateUtc="2026-07-14T08:14:00Z">
                        <w:rPr>
                          <w:rFonts w:ascii="Cambria Math" w:hAnsi="Cambria Math"/>
                        </w:rPr>
                      </w:ins>
                    </m:ctrlPr>
                  </m:sSubPr>
                  <m:e>
                    <m:r>
                      <w:ins w:id="558" w:author="Author" w:date="2026-07-14T09:14:00Z" w16du:dateUtc="2026-07-14T08:14:00Z">
                        <w:rPr>
                          <w:rFonts w:ascii="Cambria Math" w:hAnsi="Cambria Math"/>
                        </w:rPr>
                        <m:t>c</m:t>
                      </w:ins>
                    </m:r>
                  </m:e>
                  <m:sub>
                    <m:r>
                      <w:ins w:id="559" w:author="Author" w:date="2026-07-14T09:14:00Z" w16du:dateUtc="2026-07-14T08:14:00Z">
                        <w:rPr>
                          <w:rFonts w:ascii="Cambria Math" w:hAnsi="Cambria Math"/>
                        </w:rPr>
                        <m:t>i</m:t>
                      </w:ins>
                    </m:r>
                  </m:sub>
                </m:sSub>
              </m:oMath>
            </m:oMathPara>
          </w:p>
        </w:tc>
        <w:tc>
          <w:tcPr>
            <w:tcW w:w="2640" w:type="dxa"/>
          </w:tcPr>
          <w:p w14:paraId="2ED8891A" w14:textId="77777777" w:rsidR="00AD2C25" w:rsidRDefault="00000000">
            <w:pPr>
              <w:pStyle w:val="Compact"/>
              <w:rPr>
                <w:ins w:id="560" w:author="Author" w:date="2026-07-14T09:14:00Z" w16du:dateUtc="2026-07-14T08:14:00Z"/>
              </w:rPr>
            </w:pPr>
            <w:ins w:id="561" w:author="Author" w:date="2026-07-14T09:14:00Z" w16du:dateUtc="2026-07-14T08:14:00Z">
              <w:r>
                <w:t xml:space="preserve">Context state after encoded event </w:t>
              </w:r>
            </w:ins>
            <m:oMath>
              <m:r>
                <w:ins w:id="562" w:author="Author" w:date="2026-07-14T09:14:00Z" w16du:dateUtc="2026-07-14T08:14:00Z">
                  <w:rPr>
                    <w:rFonts w:ascii="Cambria Math" w:hAnsi="Cambria Math"/>
                  </w:rPr>
                  <m:t>i</m:t>
                </w:ins>
              </m:r>
            </m:oMath>
          </w:p>
        </w:tc>
        <w:tc>
          <w:tcPr>
            <w:tcW w:w="2640" w:type="dxa"/>
          </w:tcPr>
          <w:p w14:paraId="44107380" w14:textId="77777777" w:rsidR="00AD2C25" w:rsidRDefault="00000000">
            <w:pPr>
              <w:pStyle w:val="Compact"/>
              <w:rPr>
                <w:ins w:id="563" w:author="Author" w:date="2026-07-14T09:14:00Z" w16du:dateUtc="2026-07-14T08:14:00Z"/>
              </w:rPr>
            </w:pPr>
            <w:ins w:id="564" w:author="Author" w:date="2026-07-14T09:14:00Z" w16du:dateUtc="2026-07-14T08:14:00Z">
              <w:r>
                <w:t>Encoding and learning</w:t>
              </w:r>
            </w:ins>
          </w:p>
        </w:tc>
      </w:tr>
      <w:tr w:rsidR="00AD2C25" w14:paraId="1AEF7D8C" w14:textId="77777777">
        <w:trPr>
          <w:ins w:id="565" w:author="Author" w:date="2026-07-14T09:14:00Z" w16du:dateUtc="2026-07-14T08:14:00Z"/>
        </w:trPr>
        <w:tc>
          <w:tcPr>
            <w:tcW w:w="2640" w:type="dxa"/>
          </w:tcPr>
          <w:p w14:paraId="1A50A7AF" w14:textId="77777777" w:rsidR="00AD2C25" w:rsidRDefault="00000000">
            <w:pPr>
              <w:pStyle w:val="Compact"/>
              <w:rPr>
                <w:ins w:id="566" w:author="Author" w:date="2026-07-14T09:14:00Z" w16du:dateUtc="2026-07-14T08:14:00Z"/>
              </w:rPr>
            </w:pPr>
            <m:oMathPara>
              <m:oMath>
                <m:sSup>
                  <m:sSupPr>
                    <m:ctrlPr>
                      <w:ins w:id="567" w:author="Author" w:date="2026-07-14T09:14:00Z" w16du:dateUtc="2026-07-14T08:14:00Z">
                        <w:rPr>
                          <w:rFonts w:ascii="Cambria Math" w:hAnsi="Cambria Math"/>
                        </w:rPr>
                      </w:ins>
                    </m:ctrlPr>
                  </m:sSupPr>
                  <m:e>
                    <m:r>
                      <w:ins w:id="568" w:author="Author" w:date="2026-07-14T09:14:00Z" w16du:dateUtc="2026-07-14T08:14:00Z">
                        <w:rPr>
                          <w:rFonts w:ascii="Cambria Math" w:hAnsi="Cambria Math"/>
                        </w:rPr>
                        <m:t>M</m:t>
                      </w:ins>
                    </m:r>
                  </m:e>
                  <m:sup>
                    <m:r>
                      <w:ins w:id="569" w:author="Author" w:date="2026-07-14T09:14:00Z" w16du:dateUtc="2026-07-14T08:14:00Z">
                        <w:rPr>
                          <w:rFonts w:ascii="Cambria Math" w:hAnsi="Cambria Math"/>
                        </w:rPr>
                        <m:t>FC</m:t>
                      </w:ins>
                    </m:r>
                  </m:sup>
                </m:sSup>
              </m:oMath>
            </m:oMathPara>
          </w:p>
        </w:tc>
        <w:tc>
          <w:tcPr>
            <w:tcW w:w="2640" w:type="dxa"/>
          </w:tcPr>
          <w:p w14:paraId="233DAB9C" w14:textId="77777777" w:rsidR="00AD2C25" w:rsidRDefault="00000000">
            <w:pPr>
              <w:pStyle w:val="Compact"/>
              <w:rPr>
                <w:ins w:id="570" w:author="Author" w:date="2026-07-14T09:14:00Z" w16du:dateUtc="2026-07-14T08:14:00Z"/>
              </w:rPr>
            </w:pPr>
            <w:ins w:id="571" w:author="Author" w:date="2026-07-14T09:14:00Z" w16du:dateUtc="2026-07-14T08:14:00Z">
              <w:r>
                <w:t>Feature-to-context associations</w:t>
              </w:r>
            </w:ins>
          </w:p>
        </w:tc>
        <w:tc>
          <w:tcPr>
            <w:tcW w:w="2640" w:type="dxa"/>
          </w:tcPr>
          <w:p w14:paraId="0FED3AA5" w14:textId="77777777" w:rsidR="00AD2C25" w:rsidRDefault="00000000">
            <w:pPr>
              <w:pStyle w:val="Compact"/>
              <w:rPr>
                <w:ins w:id="572" w:author="Author" w:date="2026-07-14T09:14:00Z" w16du:dateUtc="2026-07-14T08:14:00Z"/>
              </w:rPr>
            </w:pPr>
            <w:ins w:id="573" w:author="Author" w:date="2026-07-14T09:14:00Z" w16du:dateUtc="2026-07-14T08:14:00Z">
              <w:r>
                <w:t>Context reinstatement from encoded, cued, sampled, or probed items</w:t>
              </w:r>
            </w:ins>
          </w:p>
        </w:tc>
      </w:tr>
      <w:tr w:rsidR="00AD2C25" w14:paraId="7F4A59D3" w14:textId="77777777">
        <w:trPr>
          <w:ins w:id="574" w:author="Author" w:date="2026-07-14T09:14:00Z" w16du:dateUtc="2026-07-14T08:14:00Z"/>
        </w:trPr>
        <w:tc>
          <w:tcPr>
            <w:tcW w:w="2640" w:type="dxa"/>
          </w:tcPr>
          <w:p w14:paraId="70B020C6" w14:textId="77777777" w:rsidR="00AD2C25" w:rsidRDefault="00000000">
            <w:pPr>
              <w:pStyle w:val="Compact"/>
              <w:rPr>
                <w:ins w:id="575" w:author="Author" w:date="2026-07-14T09:14:00Z" w16du:dateUtc="2026-07-14T08:14:00Z"/>
              </w:rPr>
            </w:pPr>
            <m:oMathPara>
              <m:oMath>
                <m:sSup>
                  <m:sSupPr>
                    <m:ctrlPr>
                      <w:ins w:id="576" w:author="Author" w:date="2026-07-14T09:14:00Z" w16du:dateUtc="2026-07-14T08:14:00Z">
                        <w:rPr>
                          <w:rFonts w:ascii="Cambria Math" w:hAnsi="Cambria Math"/>
                        </w:rPr>
                      </w:ins>
                    </m:ctrlPr>
                  </m:sSupPr>
                  <m:e>
                    <m:r>
                      <w:ins w:id="577" w:author="Author" w:date="2026-07-14T09:14:00Z" w16du:dateUtc="2026-07-14T08:14:00Z">
                        <w:rPr>
                          <w:rFonts w:ascii="Cambria Math" w:hAnsi="Cambria Math"/>
                        </w:rPr>
                        <m:t>M</m:t>
                      </w:ins>
                    </m:r>
                  </m:e>
                  <m:sup>
                    <m:r>
                      <w:ins w:id="578" w:author="Author" w:date="2026-07-14T09:14:00Z" w16du:dateUtc="2026-07-14T08:14:00Z">
                        <w:rPr>
                          <w:rFonts w:ascii="Cambria Math" w:hAnsi="Cambria Math"/>
                        </w:rPr>
                        <m:t>CF</m:t>
                      </w:ins>
                    </m:r>
                  </m:sup>
                </m:sSup>
              </m:oMath>
            </m:oMathPara>
          </w:p>
        </w:tc>
        <w:tc>
          <w:tcPr>
            <w:tcW w:w="2640" w:type="dxa"/>
          </w:tcPr>
          <w:p w14:paraId="2FE63F9F" w14:textId="77777777" w:rsidR="00AD2C25" w:rsidRDefault="00000000">
            <w:pPr>
              <w:pStyle w:val="Compact"/>
              <w:rPr>
                <w:ins w:id="579" w:author="Author" w:date="2026-07-14T09:14:00Z" w16du:dateUtc="2026-07-14T08:14:00Z"/>
              </w:rPr>
            </w:pPr>
            <w:ins w:id="580" w:author="Author" w:date="2026-07-14T09:14:00Z" w16du:dateUtc="2026-07-14T08:14:00Z">
              <w:r>
                <w:t>Context-to-feature associations</w:t>
              </w:r>
            </w:ins>
          </w:p>
        </w:tc>
        <w:tc>
          <w:tcPr>
            <w:tcW w:w="2640" w:type="dxa"/>
          </w:tcPr>
          <w:p w14:paraId="2F237B9F" w14:textId="77777777" w:rsidR="00AD2C25" w:rsidRDefault="00000000">
            <w:pPr>
              <w:pStyle w:val="Compact"/>
              <w:rPr>
                <w:ins w:id="581" w:author="Author" w:date="2026-07-14T09:14:00Z" w16du:dateUtc="2026-07-14T08:14:00Z"/>
              </w:rPr>
            </w:pPr>
            <w:ins w:id="582" w:author="Author" w:date="2026-07-14T09:14:00Z" w16du:dateUtc="2026-07-14T08:14:00Z">
              <w:r>
                <w:t>Candidate support during context-guided recall</w:t>
              </w:r>
            </w:ins>
          </w:p>
        </w:tc>
      </w:tr>
      <w:tr w:rsidR="00AD2C25" w14:paraId="409327AA" w14:textId="77777777">
        <w:trPr>
          <w:ins w:id="583" w:author="Author" w:date="2026-07-14T09:14:00Z" w16du:dateUtc="2026-07-14T08:14:00Z"/>
        </w:trPr>
        <w:tc>
          <w:tcPr>
            <w:tcW w:w="2640" w:type="dxa"/>
          </w:tcPr>
          <w:p w14:paraId="6264F667" w14:textId="77777777" w:rsidR="00AD2C25" w:rsidRDefault="00000000">
            <w:pPr>
              <w:pStyle w:val="Compact"/>
              <w:rPr>
                <w:ins w:id="584" w:author="Author" w:date="2026-07-14T09:14:00Z" w16du:dateUtc="2026-07-14T08:14:00Z"/>
              </w:rPr>
            </w:pPr>
            <m:oMathPara>
              <m:oMath>
                <m:r>
                  <w:ins w:id="585" w:author="Author" w:date="2026-07-14T09:14:00Z" w16du:dateUtc="2026-07-14T08:14:00Z">
                    <w:rPr>
                      <w:rFonts w:ascii="Cambria Math" w:hAnsi="Cambria Math"/>
                    </w:rPr>
                    <m:t>α</m:t>
                  </w:ins>
                </m:r>
              </m:oMath>
            </m:oMathPara>
          </w:p>
        </w:tc>
        <w:tc>
          <w:tcPr>
            <w:tcW w:w="2640" w:type="dxa"/>
          </w:tcPr>
          <w:p w14:paraId="564DA5E8" w14:textId="77777777" w:rsidR="00AD2C25" w:rsidRDefault="00000000">
            <w:pPr>
              <w:pStyle w:val="Compact"/>
              <w:rPr>
                <w:ins w:id="586" w:author="Author" w:date="2026-07-14T09:14:00Z" w16du:dateUtc="2026-07-14T08:14:00Z"/>
              </w:rPr>
            </w:pPr>
            <w:ins w:id="587" w:author="Author" w:date="2026-07-14T09:14:00Z" w16du:dateUtc="2026-07-14T08:14:00Z">
              <w:r>
                <w:t>Background support from nonpaired item-associated context units</w:t>
              </w:r>
            </w:ins>
          </w:p>
        </w:tc>
        <w:tc>
          <w:tcPr>
            <w:tcW w:w="2640" w:type="dxa"/>
          </w:tcPr>
          <w:p w14:paraId="7BE2A2F9" w14:textId="77777777" w:rsidR="00AD2C25" w:rsidRDefault="00000000">
            <w:pPr>
              <w:pStyle w:val="Compact"/>
              <w:rPr>
                <w:ins w:id="588" w:author="Author" w:date="2026-07-14T09:14:00Z" w16du:dateUtc="2026-07-14T08:14:00Z"/>
              </w:rPr>
            </w:pPr>
            <w:ins w:id="589" w:author="Author" w:date="2026-07-14T09:14:00Z" w16du:dateUtc="2026-07-14T08:14:00Z">
              <w:r>
                <w:t xml:space="preserve">Initial </w:t>
              </w:r>
            </w:ins>
            <m:oMath>
              <m:sSup>
                <m:sSupPr>
                  <m:ctrlPr>
                    <w:ins w:id="590" w:author="Author" w:date="2026-07-14T09:14:00Z" w16du:dateUtc="2026-07-14T08:14:00Z">
                      <w:rPr>
                        <w:rFonts w:ascii="Cambria Math" w:hAnsi="Cambria Math"/>
                      </w:rPr>
                    </w:ins>
                  </m:ctrlPr>
                </m:sSupPr>
                <m:e>
                  <m:r>
                    <w:ins w:id="591" w:author="Author" w:date="2026-07-14T09:14:00Z" w16du:dateUtc="2026-07-14T08:14:00Z">
                      <w:rPr>
                        <w:rFonts w:ascii="Cambria Math" w:hAnsi="Cambria Math"/>
                      </w:rPr>
                      <m:t>M</m:t>
                    </w:ins>
                  </m:r>
                </m:e>
                <m:sup>
                  <m:r>
                    <w:ins w:id="592" w:author="Author" w:date="2026-07-14T09:14:00Z" w16du:dateUtc="2026-07-14T08:14:00Z">
                      <w:rPr>
                        <w:rFonts w:ascii="Cambria Math" w:hAnsi="Cambria Math"/>
                      </w:rPr>
                      <m:t>CF</m:t>
                    </w:ins>
                  </m:r>
                </m:sup>
              </m:sSup>
            </m:oMath>
          </w:p>
        </w:tc>
      </w:tr>
      <w:tr w:rsidR="00AD2C25" w14:paraId="0A6ECB1E" w14:textId="77777777">
        <w:trPr>
          <w:ins w:id="593" w:author="Author" w:date="2026-07-14T09:14:00Z" w16du:dateUtc="2026-07-14T08:14:00Z"/>
        </w:trPr>
        <w:tc>
          <w:tcPr>
            <w:tcW w:w="2640" w:type="dxa"/>
          </w:tcPr>
          <w:p w14:paraId="68656C50" w14:textId="77777777" w:rsidR="00AD2C25" w:rsidRDefault="00000000">
            <w:pPr>
              <w:pStyle w:val="Compact"/>
              <w:rPr>
                <w:ins w:id="594" w:author="Author" w:date="2026-07-14T09:14:00Z" w16du:dateUtc="2026-07-14T08:14:00Z"/>
              </w:rPr>
            </w:pPr>
            <m:oMathPara>
              <m:oMath>
                <m:r>
                  <w:ins w:id="595" w:author="Author" w:date="2026-07-14T09:14:00Z" w16du:dateUtc="2026-07-14T08:14:00Z">
                    <w:rPr>
                      <w:rFonts w:ascii="Cambria Math" w:hAnsi="Cambria Math"/>
                    </w:rPr>
                    <m:t>δ</m:t>
                  </w:ins>
                </m:r>
              </m:oMath>
            </m:oMathPara>
          </w:p>
        </w:tc>
        <w:tc>
          <w:tcPr>
            <w:tcW w:w="2640" w:type="dxa"/>
          </w:tcPr>
          <w:p w14:paraId="15F924D0" w14:textId="77777777" w:rsidR="00AD2C25" w:rsidRDefault="00000000">
            <w:pPr>
              <w:pStyle w:val="Compact"/>
              <w:rPr>
                <w:ins w:id="596" w:author="Author" w:date="2026-07-14T09:14:00Z" w16du:dateUtc="2026-07-14T08:14:00Z"/>
              </w:rPr>
            </w:pPr>
            <w:ins w:id="597" w:author="Author" w:date="2026-07-14T09:14:00Z" w16du:dateUtc="2026-07-14T08:14:00Z">
              <w:r>
                <w:t>Support from each item’s paired context unit</w:t>
              </w:r>
            </w:ins>
          </w:p>
        </w:tc>
        <w:tc>
          <w:tcPr>
            <w:tcW w:w="2640" w:type="dxa"/>
          </w:tcPr>
          <w:p w14:paraId="1205FAAF" w14:textId="77777777" w:rsidR="00AD2C25" w:rsidRDefault="00000000">
            <w:pPr>
              <w:pStyle w:val="Compact"/>
              <w:rPr>
                <w:ins w:id="598" w:author="Author" w:date="2026-07-14T09:14:00Z" w16du:dateUtc="2026-07-14T08:14:00Z"/>
              </w:rPr>
            </w:pPr>
            <w:ins w:id="599" w:author="Author" w:date="2026-07-14T09:14:00Z" w16du:dateUtc="2026-07-14T08:14:00Z">
              <w:r>
                <w:t xml:space="preserve">Initial </w:t>
              </w:r>
            </w:ins>
            <m:oMath>
              <m:sSup>
                <m:sSupPr>
                  <m:ctrlPr>
                    <w:ins w:id="600" w:author="Author" w:date="2026-07-14T09:14:00Z" w16du:dateUtc="2026-07-14T08:14:00Z">
                      <w:rPr>
                        <w:rFonts w:ascii="Cambria Math" w:hAnsi="Cambria Math"/>
                      </w:rPr>
                    </w:ins>
                  </m:ctrlPr>
                </m:sSupPr>
                <m:e>
                  <m:r>
                    <w:ins w:id="601" w:author="Author" w:date="2026-07-14T09:14:00Z" w16du:dateUtc="2026-07-14T08:14:00Z">
                      <w:rPr>
                        <w:rFonts w:ascii="Cambria Math" w:hAnsi="Cambria Math"/>
                      </w:rPr>
                      <m:t>M</m:t>
                    </w:ins>
                  </m:r>
                </m:e>
                <m:sup>
                  <m:r>
                    <w:ins w:id="602" w:author="Author" w:date="2026-07-14T09:14:00Z" w16du:dateUtc="2026-07-14T08:14:00Z">
                      <w:rPr>
                        <w:rFonts w:ascii="Cambria Math" w:hAnsi="Cambria Math"/>
                      </w:rPr>
                      <m:t>CF</m:t>
                    </w:ins>
                  </m:r>
                </m:sup>
              </m:sSup>
            </m:oMath>
          </w:p>
        </w:tc>
      </w:tr>
      <w:tr w:rsidR="00AD2C25" w14:paraId="7EE3F5CA" w14:textId="77777777">
        <w:trPr>
          <w:ins w:id="603" w:author="Author" w:date="2026-07-14T09:14:00Z" w16du:dateUtc="2026-07-14T08:14:00Z"/>
        </w:trPr>
        <w:tc>
          <w:tcPr>
            <w:tcW w:w="2640" w:type="dxa"/>
          </w:tcPr>
          <w:p w14:paraId="5772F292" w14:textId="77777777" w:rsidR="00AD2C25" w:rsidRDefault="00000000">
            <w:pPr>
              <w:pStyle w:val="Compact"/>
              <w:rPr>
                <w:ins w:id="604" w:author="Author" w:date="2026-07-14T09:14:00Z" w16du:dateUtc="2026-07-14T08:14:00Z"/>
              </w:rPr>
            </w:pPr>
            <m:oMathPara>
              <m:oMath>
                <m:sSub>
                  <m:sSubPr>
                    <m:ctrlPr>
                      <w:ins w:id="605" w:author="Author" w:date="2026-07-14T09:14:00Z" w16du:dateUtc="2026-07-14T08:14:00Z">
                        <w:rPr>
                          <w:rFonts w:ascii="Cambria Math" w:hAnsi="Cambria Math"/>
                        </w:rPr>
                      </w:ins>
                    </m:ctrlPr>
                  </m:sSubPr>
                  <m:e>
                    <m:r>
                      <w:ins w:id="606" w:author="Author" w:date="2026-07-14T09:14:00Z" w16du:dateUtc="2026-07-14T08:14:00Z">
                        <w:rPr>
                          <w:rFonts w:ascii="Cambria Math" w:hAnsi="Cambria Math"/>
                        </w:rPr>
                        <m:t>β</m:t>
                      </w:ins>
                    </m:r>
                  </m:e>
                  <m:sub>
                    <m:r>
                      <w:ins w:id="607" w:author="Author" w:date="2026-07-14T09:14:00Z" w16du:dateUtc="2026-07-14T08:14:00Z">
                        <m:rPr>
                          <m:sty m:val="p"/>
                        </m:rPr>
                        <w:rPr>
                          <w:rFonts w:ascii="Cambria Math" w:hAnsi="Cambria Math"/>
                        </w:rPr>
                        <m:t>enc</m:t>
                      </w:ins>
                    </m:r>
                  </m:sub>
                </m:sSub>
              </m:oMath>
            </m:oMathPara>
          </w:p>
        </w:tc>
        <w:tc>
          <w:tcPr>
            <w:tcW w:w="2640" w:type="dxa"/>
          </w:tcPr>
          <w:p w14:paraId="6FD0BF7A" w14:textId="77777777" w:rsidR="00AD2C25" w:rsidRDefault="00000000">
            <w:pPr>
              <w:pStyle w:val="Compact"/>
              <w:rPr>
                <w:ins w:id="608" w:author="Author" w:date="2026-07-14T09:14:00Z" w16du:dateUtc="2026-07-14T08:14:00Z"/>
              </w:rPr>
            </w:pPr>
            <w:ins w:id="609" w:author="Author" w:date="2026-07-14T09:14:00Z" w16du:dateUtc="2026-07-14T08:14:00Z">
              <w:r>
                <w:t>Drift toward item-cued context input during encoding</w:t>
              </w:r>
            </w:ins>
          </w:p>
        </w:tc>
        <w:tc>
          <w:tcPr>
            <w:tcW w:w="2640" w:type="dxa"/>
          </w:tcPr>
          <w:p w14:paraId="364E8F80" w14:textId="77777777" w:rsidR="00AD2C25" w:rsidRDefault="00000000">
            <w:pPr>
              <w:pStyle w:val="Compact"/>
              <w:rPr>
                <w:ins w:id="610" w:author="Author" w:date="2026-07-14T09:14:00Z" w16du:dateUtc="2026-07-14T08:14:00Z"/>
              </w:rPr>
            </w:pPr>
            <w:ins w:id="611" w:author="Author" w:date="2026-07-14T09:14:00Z" w16du:dateUtc="2026-07-14T08:14:00Z">
              <w:r>
                <w:t>Film, task, and filler encoding</w:t>
              </w:r>
            </w:ins>
          </w:p>
        </w:tc>
      </w:tr>
      <w:tr w:rsidR="00AD2C25" w14:paraId="4676406B" w14:textId="77777777">
        <w:trPr>
          <w:ins w:id="612" w:author="Author" w:date="2026-07-14T09:14:00Z" w16du:dateUtc="2026-07-14T08:14:00Z"/>
        </w:trPr>
        <w:tc>
          <w:tcPr>
            <w:tcW w:w="2640" w:type="dxa"/>
          </w:tcPr>
          <w:p w14:paraId="0A5953DA" w14:textId="77777777" w:rsidR="00AD2C25" w:rsidRDefault="00000000">
            <w:pPr>
              <w:pStyle w:val="Compact"/>
              <w:rPr>
                <w:ins w:id="613" w:author="Author" w:date="2026-07-14T09:14:00Z" w16du:dateUtc="2026-07-14T08:14:00Z"/>
              </w:rPr>
            </w:pPr>
            <m:oMathPara>
              <m:oMath>
                <m:sSub>
                  <m:sSubPr>
                    <m:ctrlPr>
                      <w:ins w:id="614" w:author="Author" w:date="2026-07-14T09:14:00Z" w16du:dateUtc="2026-07-14T08:14:00Z">
                        <w:rPr>
                          <w:rFonts w:ascii="Cambria Math" w:hAnsi="Cambria Math"/>
                        </w:rPr>
                      </w:ins>
                    </m:ctrlPr>
                  </m:sSubPr>
                  <m:e>
                    <m:r>
                      <w:ins w:id="615" w:author="Author" w:date="2026-07-14T09:14:00Z" w16du:dateUtc="2026-07-14T08:14:00Z">
                        <w:rPr>
                          <w:rFonts w:ascii="Cambria Math" w:hAnsi="Cambria Math"/>
                        </w:rPr>
                        <m:t>β</m:t>
                      </w:ins>
                    </m:r>
                  </m:e>
                  <m:sub>
                    <m:r>
                      <w:ins w:id="616" w:author="Author" w:date="2026-07-14T09:14:00Z" w16du:dateUtc="2026-07-14T08:14:00Z">
                        <m:rPr>
                          <m:sty m:val="p"/>
                        </m:rPr>
                        <w:rPr>
                          <w:rFonts w:ascii="Cambria Math" w:hAnsi="Cambria Math"/>
                        </w:rPr>
                        <m:t>rec</m:t>
                      </w:ins>
                    </m:r>
                  </m:sub>
                </m:sSub>
              </m:oMath>
            </m:oMathPara>
          </w:p>
        </w:tc>
        <w:tc>
          <w:tcPr>
            <w:tcW w:w="2640" w:type="dxa"/>
          </w:tcPr>
          <w:p w14:paraId="1FF28347" w14:textId="77777777" w:rsidR="00AD2C25" w:rsidRDefault="00000000">
            <w:pPr>
              <w:pStyle w:val="Compact"/>
              <w:rPr>
                <w:ins w:id="617" w:author="Author" w:date="2026-07-14T09:14:00Z" w16du:dateUtc="2026-07-14T08:14:00Z"/>
              </w:rPr>
            </w:pPr>
            <w:ins w:id="618" w:author="Author" w:date="2026-07-14T09:14:00Z" w16du:dateUtc="2026-07-14T08:14:00Z">
              <w:r>
                <w:t>Drift toward a sampled item’s associated context</w:t>
              </w:r>
            </w:ins>
          </w:p>
        </w:tc>
        <w:tc>
          <w:tcPr>
            <w:tcW w:w="2640" w:type="dxa"/>
          </w:tcPr>
          <w:p w14:paraId="35A2ED4C" w14:textId="77777777" w:rsidR="00AD2C25" w:rsidRDefault="00000000">
            <w:pPr>
              <w:pStyle w:val="Compact"/>
              <w:rPr>
                <w:ins w:id="619" w:author="Author" w:date="2026-07-14T09:14:00Z" w16du:dateUtc="2026-07-14T08:14:00Z"/>
              </w:rPr>
            </w:pPr>
            <w:ins w:id="620" w:author="Author" w:date="2026-07-14T09:14:00Z" w16du:dateUtc="2026-07-14T08:14:00Z">
              <w:r>
                <w:t>Recall updates</w:t>
              </w:r>
            </w:ins>
          </w:p>
        </w:tc>
      </w:tr>
      <w:tr w:rsidR="00AD2C25" w14:paraId="76E1D119" w14:textId="77777777">
        <w:trPr>
          <w:ins w:id="621" w:author="Author" w:date="2026-07-14T09:14:00Z" w16du:dateUtc="2026-07-14T08:14:00Z"/>
        </w:trPr>
        <w:tc>
          <w:tcPr>
            <w:tcW w:w="2640" w:type="dxa"/>
          </w:tcPr>
          <w:p w14:paraId="41923179" w14:textId="77777777" w:rsidR="00AD2C25" w:rsidRDefault="00000000">
            <w:pPr>
              <w:pStyle w:val="Compact"/>
              <w:rPr>
                <w:ins w:id="622" w:author="Author" w:date="2026-07-14T09:14:00Z" w16du:dateUtc="2026-07-14T08:14:00Z"/>
              </w:rPr>
            </w:pPr>
            <m:oMathPara>
              <m:oMath>
                <m:sSub>
                  <m:sSubPr>
                    <m:ctrlPr>
                      <w:ins w:id="623" w:author="Author" w:date="2026-07-14T09:14:00Z" w16du:dateUtc="2026-07-14T08:14:00Z">
                        <w:rPr>
                          <w:rFonts w:ascii="Cambria Math" w:hAnsi="Cambria Math"/>
                        </w:rPr>
                      </w:ins>
                    </m:ctrlPr>
                  </m:sSubPr>
                  <m:e>
                    <m:r>
                      <w:ins w:id="624" w:author="Author" w:date="2026-07-14T09:14:00Z" w16du:dateUtc="2026-07-14T08:14:00Z">
                        <w:rPr>
                          <w:rFonts w:ascii="Cambria Math" w:hAnsi="Cambria Math"/>
                        </w:rPr>
                        <m:t>β</m:t>
                      </w:ins>
                    </m:r>
                  </m:e>
                  <m:sub>
                    <m:r>
                      <w:ins w:id="625" w:author="Author" w:date="2026-07-14T09:14:00Z" w16du:dateUtc="2026-07-14T08:14:00Z">
                        <w:rPr>
                          <w:rFonts w:ascii="Cambria Math" w:hAnsi="Cambria Math"/>
                        </w:rPr>
                        <m:t>emot</m:t>
                      </w:ins>
                    </m:r>
                  </m:sub>
                </m:sSub>
              </m:oMath>
            </m:oMathPara>
          </w:p>
        </w:tc>
        <w:tc>
          <w:tcPr>
            <w:tcW w:w="2640" w:type="dxa"/>
          </w:tcPr>
          <w:p w14:paraId="2080B850" w14:textId="77777777" w:rsidR="00AD2C25" w:rsidRDefault="00000000">
            <w:pPr>
              <w:pStyle w:val="Compact"/>
              <w:rPr>
                <w:ins w:id="626" w:author="Author" w:date="2026-07-14T09:14:00Z" w16du:dateUtc="2026-07-14T08:14:00Z"/>
              </w:rPr>
            </w:pPr>
            <w:ins w:id="627" w:author="Author" w:date="2026-07-14T09:14:00Z" w16du:dateUtc="2026-07-14T08:14:00Z">
              <w:r>
                <w:t>Drift in the source-context component</w:t>
              </w:r>
            </w:ins>
          </w:p>
        </w:tc>
        <w:tc>
          <w:tcPr>
            <w:tcW w:w="2640" w:type="dxa"/>
          </w:tcPr>
          <w:p w14:paraId="052BA83D" w14:textId="77777777" w:rsidR="00AD2C25" w:rsidRDefault="00000000">
            <w:pPr>
              <w:pStyle w:val="Compact"/>
              <w:rPr>
                <w:ins w:id="628" w:author="Author" w:date="2026-07-14T09:14:00Z" w16du:dateUtc="2026-07-14T08:14:00Z"/>
              </w:rPr>
            </w:pPr>
            <w:ins w:id="629" w:author="Author" w:date="2026-07-14T09:14:00Z" w16du:dateUtc="2026-07-14T08:14:00Z">
              <w:r>
                <w:t>Source-context encoding</w:t>
              </w:r>
            </w:ins>
          </w:p>
        </w:tc>
      </w:tr>
      <w:tr w:rsidR="00AD2C25" w14:paraId="17B34231" w14:textId="77777777">
        <w:trPr>
          <w:ins w:id="630" w:author="Author" w:date="2026-07-14T09:14:00Z" w16du:dateUtc="2026-07-14T08:14:00Z"/>
        </w:trPr>
        <w:tc>
          <w:tcPr>
            <w:tcW w:w="2640" w:type="dxa"/>
          </w:tcPr>
          <w:p w14:paraId="501F9AFA" w14:textId="77777777" w:rsidR="00AD2C25" w:rsidRDefault="00000000">
            <w:pPr>
              <w:pStyle w:val="Compact"/>
              <w:rPr>
                <w:ins w:id="631" w:author="Author" w:date="2026-07-14T09:14:00Z" w16du:dateUtc="2026-07-14T08:14:00Z"/>
              </w:rPr>
            </w:pPr>
            <m:oMathPara>
              <m:oMath>
                <m:r>
                  <w:ins w:id="632" w:author="Author" w:date="2026-07-14T09:14:00Z" w16du:dateUtc="2026-07-14T08:14:00Z">
                    <w:rPr>
                      <w:rFonts w:ascii="Cambria Math" w:hAnsi="Cambria Math"/>
                    </w:rPr>
                    <m:t>γ</m:t>
                  </w:ins>
                </m:r>
              </m:oMath>
            </m:oMathPara>
          </w:p>
        </w:tc>
        <w:tc>
          <w:tcPr>
            <w:tcW w:w="2640" w:type="dxa"/>
          </w:tcPr>
          <w:p w14:paraId="67893C10" w14:textId="77777777" w:rsidR="00AD2C25" w:rsidRDefault="00000000">
            <w:pPr>
              <w:pStyle w:val="Compact"/>
              <w:rPr>
                <w:ins w:id="633" w:author="Author" w:date="2026-07-14T09:14:00Z" w16du:dateUtc="2026-07-14T08:14:00Z"/>
              </w:rPr>
            </w:pPr>
            <w:ins w:id="634" w:author="Author" w:date="2026-07-14T09:14:00Z" w16du:dateUtc="2026-07-14T08:14:00Z">
              <w:r>
                <w:t>Feature-to-context learning rate</w:t>
              </w:r>
            </w:ins>
          </w:p>
        </w:tc>
        <w:tc>
          <w:tcPr>
            <w:tcW w:w="2640" w:type="dxa"/>
          </w:tcPr>
          <w:p w14:paraId="16D22A73" w14:textId="77777777" w:rsidR="00AD2C25" w:rsidRDefault="00000000">
            <w:pPr>
              <w:pStyle w:val="Compact"/>
              <w:rPr>
                <w:ins w:id="635" w:author="Author" w:date="2026-07-14T09:14:00Z" w16du:dateUtc="2026-07-14T08:14:00Z"/>
              </w:rPr>
            </w:pPr>
            <w:ins w:id="636" w:author="Author" w:date="2026-07-14T09:14:00Z" w16du:dateUtc="2026-07-14T08:14:00Z">
              <w:r>
                <w:t xml:space="preserve">Updates to </w:t>
              </w:r>
            </w:ins>
            <m:oMath>
              <m:sSup>
                <m:sSupPr>
                  <m:ctrlPr>
                    <w:ins w:id="637" w:author="Author" w:date="2026-07-14T09:14:00Z" w16du:dateUtc="2026-07-14T08:14:00Z">
                      <w:rPr>
                        <w:rFonts w:ascii="Cambria Math" w:hAnsi="Cambria Math"/>
                      </w:rPr>
                    </w:ins>
                  </m:ctrlPr>
                </m:sSupPr>
                <m:e>
                  <m:r>
                    <w:ins w:id="638" w:author="Author" w:date="2026-07-14T09:14:00Z" w16du:dateUtc="2026-07-14T08:14:00Z">
                      <w:rPr>
                        <w:rFonts w:ascii="Cambria Math" w:hAnsi="Cambria Math"/>
                      </w:rPr>
                      <m:t>M</m:t>
                    </w:ins>
                  </m:r>
                </m:e>
                <m:sup>
                  <m:r>
                    <w:ins w:id="639" w:author="Author" w:date="2026-07-14T09:14:00Z" w16du:dateUtc="2026-07-14T08:14:00Z">
                      <w:rPr>
                        <w:rFonts w:ascii="Cambria Math" w:hAnsi="Cambria Math"/>
                      </w:rPr>
                      <m:t>FC</m:t>
                    </w:ins>
                  </m:r>
                </m:sup>
              </m:sSup>
            </m:oMath>
          </w:p>
        </w:tc>
      </w:tr>
      <w:tr w:rsidR="00AD2C25" w14:paraId="4D0ECD28" w14:textId="77777777">
        <w:trPr>
          <w:ins w:id="640" w:author="Author" w:date="2026-07-14T09:14:00Z" w16du:dateUtc="2026-07-14T08:14:00Z"/>
        </w:trPr>
        <w:tc>
          <w:tcPr>
            <w:tcW w:w="2640" w:type="dxa"/>
          </w:tcPr>
          <w:p w14:paraId="52FEFF0F" w14:textId="77777777" w:rsidR="00AD2C25" w:rsidRDefault="00000000">
            <w:pPr>
              <w:pStyle w:val="Compact"/>
              <w:rPr>
                <w:ins w:id="641" w:author="Author" w:date="2026-07-14T09:14:00Z" w16du:dateUtc="2026-07-14T08:14:00Z"/>
              </w:rPr>
            </w:pPr>
            <m:oMathPara>
              <m:oMath>
                <m:r>
                  <w:ins w:id="642" w:author="Author" w:date="2026-07-14T09:14:00Z" w16du:dateUtc="2026-07-14T08:14:00Z">
                    <w:rPr>
                      <w:rFonts w:ascii="Cambria Math" w:hAnsi="Cambria Math"/>
                    </w:rPr>
                    <m:t>λ</m:t>
                  </w:ins>
                </m:r>
              </m:oMath>
            </m:oMathPara>
          </w:p>
        </w:tc>
        <w:tc>
          <w:tcPr>
            <w:tcW w:w="2640" w:type="dxa"/>
          </w:tcPr>
          <w:p w14:paraId="1B8BB134" w14:textId="77777777" w:rsidR="00AD2C25" w:rsidRDefault="00000000">
            <w:pPr>
              <w:pStyle w:val="Compact"/>
              <w:rPr>
                <w:ins w:id="643" w:author="Author" w:date="2026-07-14T09:14:00Z" w16du:dateUtc="2026-07-14T08:14:00Z"/>
              </w:rPr>
            </w:pPr>
            <w:ins w:id="644" w:author="Author" w:date="2026-07-14T09:14:00Z" w16du:dateUtc="2026-07-14T08:14:00Z">
              <w:r>
                <w:t>Context-to-feature learning scale</w:t>
              </w:r>
            </w:ins>
          </w:p>
        </w:tc>
        <w:tc>
          <w:tcPr>
            <w:tcW w:w="2640" w:type="dxa"/>
          </w:tcPr>
          <w:p w14:paraId="5919C7B2" w14:textId="77777777" w:rsidR="00AD2C25" w:rsidRDefault="00000000">
            <w:pPr>
              <w:pStyle w:val="Compact"/>
              <w:rPr>
                <w:ins w:id="645" w:author="Author" w:date="2026-07-14T09:14:00Z" w16du:dateUtc="2026-07-14T08:14:00Z"/>
              </w:rPr>
            </w:pPr>
            <w:ins w:id="646" w:author="Author" w:date="2026-07-14T09:14:00Z" w16du:dateUtc="2026-07-14T08:14:00Z">
              <w:r>
                <w:t xml:space="preserve">Updates to </w:t>
              </w:r>
            </w:ins>
            <m:oMath>
              <m:sSup>
                <m:sSupPr>
                  <m:ctrlPr>
                    <w:ins w:id="647" w:author="Author" w:date="2026-07-14T09:14:00Z" w16du:dateUtc="2026-07-14T08:14:00Z">
                      <w:rPr>
                        <w:rFonts w:ascii="Cambria Math" w:hAnsi="Cambria Math"/>
                      </w:rPr>
                    </w:ins>
                  </m:ctrlPr>
                </m:sSupPr>
                <m:e>
                  <m:r>
                    <w:ins w:id="648" w:author="Author" w:date="2026-07-14T09:14:00Z" w16du:dateUtc="2026-07-14T08:14:00Z">
                      <w:rPr>
                        <w:rFonts w:ascii="Cambria Math" w:hAnsi="Cambria Math"/>
                      </w:rPr>
                      <m:t>M</m:t>
                    </w:ins>
                  </m:r>
                </m:e>
                <m:sup>
                  <m:r>
                    <w:ins w:id="649" w:author="Author" w:date="2026-07-14T09:14:00Z" w16du:dateUtc="2026-07-14T08:14:00Z">
                      <w:rPr>
                        <w:rFonts w:ascii="Cambria Math" w:hAnsi="Cambria Math"/>
                      </w:rPr>
                      <m:t>CF</m:t>
                    </w:ins>
                  </m:r>
                </m:sup>
              </m:sSup>
            </m:oMath>
          </w:p>
        </w:tc>
      </w:tr>
      <w:tr w:rsidR="00AD2C25" w14:paraId="07E7749E" w14:textId="77777777">
        <w:trPr>
          <w:ins w:id="650" w:author="Author" w:date="2026-07-14T09:14:00Z" w16du:dateUtc="2026-07-14T08:14:00Z"/>
        </w:trPr>
        <w:tc>
          <w:tcPr>
            <w:tcW w:w="2640" w:type="dxa"/>
          </w:tcPr>
          <w:p w14:paraId="4BE15B09" w14:textId="77777777" w:rsidR="00AD2C25" w:rsidRDefault="00000000">
            <w:pPr>
              <w:pStyle w:val="Compact"/>
              <w:rPr>
                <w:ins w:id="651" w:author="Author" w:date="2026-07-14T09:14:00Z" w16du:dateUtc="2026-07-14T08:14:00Z"/>
              </w:rPr>
            </w:pPr>
            <m:oMathPara>
              <m:oMath>
                <m:sSub>
                  <m:sSubPr>
                    <m:ctrlPr>
                      <w:ins w:id="652" w:author="Author" w:date="2026-07-14T09:14:00Z" w16du:dateUtc="2026-07-14T08:14:00Z">
                        <w:rPr>
                          <w:rFonts w:ascii="Cambria Math" w:hAnsi="Cambria Math"/>
                        </w:rPr>
                      </w:ins>
                    </m:ctrlPr>
                  </m:sSubPr>
                  <m:e>
                    <m:r>
                      <w:ins w:id="653" w:author="Author" w:date="2026-07-14T09:14:00Z" w16du:dateUtc="2026-07-14T08:14:00Z">
                        <w:rPr>
                          <w:rFonts w:ascii="Cambria Math" w:hAnsi="Cambria Math"/>
                        </w:rPr>
                        <m:t>ϕ</m:t>
                      </w:ins>
                    </m:r>
                  </m:e>
                  <m:sub>
                    <m:r>
                      <w:ins w:id="654" w:author="Author" w:date="2026-07-14T09:14:00Z" w16du:dateUtc="2026-07-14T08:14:00Z">
                        <w:rPr>
                          <w:rFonts w:ascii="Cambria Math" w:hAnsi="Cambria Math"/>
                        </w:rPr>
                        <m:t>i</m:t>
                      </w:ins>
                    </m:r>
                  </m:sub>
                </m:sSub>
              </m:oMath>
            </m:oMathPara>
          </w:p>
        </w:tc>
        <w:tc>
          <w:tcPr>
            <w:tcW w:w="2640" w:type="dxa"/>
          </w:tcPr>
          <w:p w14:paraId="1F6E4A81" w14:textId="77777777" w:rsidR="00AD2C25" w:rsidRDefault="00000000">
            <w:pPr>
              <w:pStyle w:val="Compact"/>
              <w:rPr>
                <w:ins w:id="655" w:author="Author" w:date="2026-07-14T09:14:00Z" w16du:dateUtc="2026-07-14T08:14:00Z"/>
              </w:rPr>
            </w:pPr>
            <w:ins w:id="656" w:author="Author" w:date="2026-07-14T09:14:00Z" w16du:dateUtc="2026-07-14T08:14:00Z">
              <w:r>
                <w:t xml:space="preserve">Primacy learning scale for event </w:t>
              </w:r>
            </w:ins>
            <m:oMath>
              <m:r>
                <w:ins w:id="657" w:author="Author" w:date="2026-07-14T09:14:00Z" w16du:dateUtc="2026-07-14T08:14:00Z">
                  <w:rPr>
                    <w:rFonts w:ascii="Cambria Math" w:hAnsi="Cambria Math"/>
                  </w:rPr>
                  <m:t>i</m:t>
                </w:ins>
              </m:r>
            </m:oMath>
          </w:p>
        </w:tc>
        <w:tc>
          <w:tcPr>
            <w:tcW w:w="2640" w:type="dxa"/>
          </w:tcPr>
          <w:p w14:paraId="652CEF5B" w14:textId="77777777" w:rsidR="00AD2C25" w:rsidRDefault="00000000">
            <w:pPr>
              <w:pStyle w:val="Compact"/>
              <w:rPr>
                <w:ins w:id="658" w:author="Author" w:date="2026-07-14T09:14:00Z" w16du:dateUtc="2026-07-14T08:14:00Z"/>
              </w:rPr>
            </w:pPr>
            <w:ins w:id="659" w:author="Author" w:date="2026-07-14T09:14:00Z" w16du:dateUtc="2026-07-14T08:14:00Z">
              <w:r>
                <w:t>Context-to-feature learning</w:t>
              </w:r>
            </w:ins>
          </w:p>
        </w:tc>
      </w:tr>
      <w:tr w:rsidR="00AD2C25" w14:paraId="54EE4E47" w14:textId="77777777">
        <w:trPr>
          <w:ins w:id="660" w:author="Author" w:date="2026-07-14T09:14:00Z" w16du:dateUtc="2026-07-14T08:14:00Z"/>
        </w:trPr>
        <w:tc>
          <w:tcPr>
            <w:tcW w:w="2640" w:type="dxa"/>
          </w:tcPr>
          <w:p w14:paraId="55717CDB" w14:textId="77777777" w:rsidR="00AD2C25" w:rsidRDefault="00000000">
            <w:pPr>
              <w:pStyle w:val="Compact"/>
              <w:rPr>
                <w:ins w:id="661" w:author="Author" w:date="2026-07-14T09:14:00Z" w16du:dateUtc="2026-07-14T08:14:00Z"/>
              </w:rPr>
            </w:pPr>
            <m:oMathPara>
              <m:oMath>
                <m:sSub>
                  <m:sSubPr>
                    <m:ctrlPr>
                      <w:ins w:id="662" w:author="Author" w:date="2026-07-14T09:14:00Z" w16du:dateUtc="2026-07-14T08:14:00Z">
                        <w:rPr>
                          <w:rFonts w:ascii="Cambria Math" w:hAnsi="Cambria Math"/>
                        </w:rPr>
                      </w:ins>
                    </m:ctrlPr>
                  </m:sSubPr>
                  <m:e>
                    <m:r>
                      <w:ins w:id="663" w:author="Author" w:date="2026-07-14T09:14:00Z" w16du:dateUtc="2026-07-14T08:14:00Z">
                        <w:rPr>
                          <w:rFonts w:ascii="Cambria Math" w:hAnsi="Cambria Math"/>
                        </w:rPr>
                        <m:t>ϕ</m:t>
                      </w:ins>
                    </m:r>
                  </m:e>
                  <m:sub>
                    <m:r>
                      <w:ins w:id="664" w:author="Author" w:date="2026-07-14T09:14:00Z" w16du:dateUtc="2026-07-14T08:14:00Z">
                        <m:rPr>
                          <m:sty m:val="p"/>
                        </m:rPr>
                        <w:rPr>
                          <w:rFonts w:ascii="Cambria Math" w:hAnsi="Cambria Math"/>
                        </w:rPr>
                        <m:t>emot</m:t>
                      </w:ins>
                    </m:r>
                  </m:sub>
                </m:sSub>
              </m:oMath>
            </m:oMathPara>
          </w:p>
        </w:tc>
        <w:tc>
          <w:tcPr>
            <w:tcW w:w="2640" w:type="dxa"/>
          </w:tcPr>
          <w:p w14:paraId="7DCFC4E2" w14:textId="77777777" w:rsidR="00AD2C25" w:rsidRDefault="00000000">
            <w:pPr>
              <w:pStyle w:val="Compact"/>
              <w:rPr>
                <w:ins w:id="665" w:author="Author" w:date="2026-07-14T09:14:00Z" w16du:dateUtc="2026-07-14T08:14:00Z"/>
              </w:rPr>
            </w:pPr>
            <w:ins w:id="666" w:author="Author" w:date="2026-07-14T09:14:00Z" w16du:dateUtc="2026-07-14T08:14:00Z">
              <w:r>
                <w:t>Added source-context learning for film items</w:t>
              </w:r>
            </w:ins>
          </w:p>
        </w:tc>
        <w:tc>
          <w:tcPr>
            <w:tcW w:w="2640" w:type="dxa"/>
          </w:tcPr>
          <w:p w14:paraId="26C0FE73" w14:textId="77777777" w:rsidR="00AD2C25" w:rsidRDefault="00000000">
            <w:pPr>
              <w:pStyle w:val="Compact"/>
              <w:rPr>
                <w:ins w:id="667" w:author="Author" w:date="2026-07-14T09:14:00Z" w16du:dateUtc="2026-07-14T08:14:00Z"/>
              </w:rPr>
            </w:pPr>
            <w:ins w:id="668" w:author="Author" w:date="2026-07-14T09:14:00Z" w16du:dateUtc="2026-07-14T08:14:00Z">
              <w:r>
                <w:t>Film-source encoding</w:t>
              </w:r>
            </w:ins>
          </w:p>
        </w:tc>
      </w:tr>
      <w:tr w:rsidR="00AD2C25" w14:paraId="54B3ED02" w14:textId="77777777">
        <w:trPr>
          <w:ins w:id="669" w:author="Author" w:date="2026-07-14T09:14:00Z" w16du:dateUtc="2026-07-14T08:14:00Z"/>
        </w:trPr>
        <w:tc>
          <w:tcPr>
            <w:tcW w:w="2640" w:type="dxa"/>
          </w:tcPr>
          <w:p w14:paraId="553DE517" w14:textId="77777777" w:rsidR="00AD2C25" w:rsidRDefault="00000000">
            <w:pPr>
              <w:pStyle w:val="Compact"/>
              <w:rPr>
                <w:ins w:id="670" w:author="Author" w:date="2026-07-14T09:14:00Z" w16du:dateUtc="2026-07-14T08:14:00Z"/>
              </w:rPr>
            </w:pPr>
            <m:oMathPara>
              <m:oMath>
                <m:r>
                  <w:ins w:id="671" w:author="Author" w:date="2026-07-14T09:14:00Z" w16du:dateUtc="2026-07-14T08:14:00Z">
                    <w:rPr>
                      <w:rFonts w:ascii="Cambria Math" w:hAnsi="Cambria Math"/>
                    </w:rPr>
                    <m:t>τ</m:t>
                  </w:ins>
                </m:r>
              </m:oMath>
            </m:oMathPara>
          </w:p>
        </w:tc>
        <w:tc>
          <w:tcPr>
            <w:tcW w:w="2640" w:type="dxa"/>
          </w:tcPr>
          <w:p w14:paraId="428A8164" w14:textId="77777777" w:rsidR="00AD2C25" w:rsidRDefault="00000000">
            <w:pPr>
              <w:pStyle w:val="Compact"/>
              <w:rPr>
                <w:ins w:id="672" w:author="Author" w:date="2026-07-14T09:14:00Z" w16du:dateUtc="2026-07-14T08:14:00Z"/>
              </w:rPr>
            </w:pPr>
            <w:ins w:id="673" w:author="Author" w:date="2026-07-14T09:14:00Z" w16du:dateUtc="2026-07-14T08:14:00Z">
              <w:r>
                <w:t>Degree to which sampling favors higher-support candidates</w:t>
              </w:r>
            </w:ins>
          </w:p>
        </w:tc>
        <w:tc>
          <w:tcPr>
            <w:tcW w:w="2640" w:type="dxa"/>
          </w:tcPr>
          <w:p w14:paraId="5692B198" w14:textId="77777777" w:rsidR="00AD2C25" w:rsidRDefault="00000000">
            <w:pPr>
              <w:pStyle w:val="Compact"/>
              <w:rPr>
                <w:ins w:id="674" w:author="Author" w:date="2026-07-14T09:14:00Z" w16du:dateUtc="2026-07-14T08:14:00Z"/>
              </w:rPr>
            </w:pPr>
            <w:ins w:id="675" w:author="Author" w:date="2026-07-14T09:14:00Z" w16du:dateUtc="2026-07-14T08:14:00Z">
              <w:r>
                <w:t>Candidate sampling</w:t>
              </w:r>
            </w:ins>
          </w:p>
        </w:tc>
      </w:tr>
      <w:tr w:rsidR="00AD2C25" w14:paraId="0095EAC8" w14:textId="77777777">
        <w:trPr>
          <w:ins w:id="676" w:author="Author" w:date="2026-07-14T09:14:00Z" w16du:dateUtc="2026-07-14T08:14:00Z"/>
        </w:trPr>
        <w:tc>
          <w:tcPr>
            <w:tcW w:w="2640" w:type="dxa"/>
          </w:tcPr>
          <w:p w14:paraId="159848EF" w14:textId="77777777" w:rsidR="00AD2C25" w:rsidRDefault="00000000">
            <w:pPr>
              <w:pStyle w:val="Compact"/>
              <w:rPr>
                <w:ins w:id="677" w:author="Author" w:date="2026-07-14T09:14:00Z" w16du:dateUtc="2026-07-14T08:14:00Z"/>
              </w:rPr>
            </w:pPr>
            <m:oMathPara>
              <m:oMath>
                <m:sSub>
                  <m:sSubPr>
                    <m:ctrlPr>
                      <w:ins w:id="678" w:author="Author" w:date="2026-07-14T09:14:00Z" w16du:dateUtc="2026-07-14T08:14:00Z">
                        <w:rPr>
                          <w:rFonts w:ascii="Cambria Math" w:hAnsi="Cambria Math"/>
                        </w:rPr>
                      </w:ins>
                    </m:ctrlPr>
                  </m:sSubPr>
                  <m:e>
                    <m:r>
                      <w:ins w:id="679" w:author="Author" w:date="2026-07-14T09:14:00Z" w16du:dateUtc="2026-07-14T08:14:00Z">
                        <w:rPr>
                          <w:rFonts w:ascii="Cambria Math" w:hAnsi="Cambria Math"/>
                        </w:rPr>
                        <m:t>θ</m:t>
                      </w:ins>
                    </m:r>
                  </m:e>
                  <m:sub>
                    <m:r>
                      <w:ins w:id="680" w:author="Author" w:date="2026-07-14T09:14:00Z" w16du:dateUtc="2026-07-14T08:14:00Z">
                        <w:rPr>
                          <w:rFonts w:ascii="Cambria Math" w:hAnsi="Cambria Math"/>
                        </w:rPr>
                        <m:t>s</m:t>
                      </w:ins>
                    </m:r>
                  </m:sub>
                </m:sSub>
                <m:r>
                  <w:ins w:id="681" w:author="Author" w:date="2026-07-14T09:14:00Z" w16du:dateUtc="2026-07-14T08:14:00Z">
                    <m:rPr>
                      <m:sty m:val="p"/>
                    </m:rPr>
                    <w:rPr>
                      <w:rFonts w:ascii="Cambria Math" w:hAnsi="Cambria Math"/>
                    </w:rPr>
                    <m:t>,</m:t>
                  </w:ins>
                </m:r>
                <m:sSub>
                  <m:sSubPr>
                    <m:ctrlPr>
                      <w:ins w:id="682" w:author="Author" w:date="2026-07-14T09:14:00Z" w16du:dateUtc="2026-07-14T08:14:00Z">
                        <w:rPr>
                          <w:rFonts w:ascii="Cambria Math" w:hAnsi="Cambria Math"/>
                        </w:rPr>
                      </w:ins>
                    </m:ctrlPr>
                  </m:sSubPr>
                  <m:e>
                    <m:r>
                      <w:ins w:id="683" w:author="Author" w:date="2026-07-14T09:14:00Z" w16du:dateUtc="2026-07-14T08:14:00Z">
                        <w:rPr>
                          <w:rFonts w:ascii="Cambria Math" w:hAnsi="Cambria Math"/>
                        </w:rPr>
                        <m:t>θ</m:t>
                      </w:ins>
                    </m:r>
                  </m:e>
                  <m:sub>
                    <m:r>
                      <w:ins w:id="684" w:author="Author" w:date="2026-07-14T09:14:00Z" w16du:dateUtc="2026-07-14T08:14:00Z">
                        <w:rPr>
                          <w:rFonts w:ascii="Cambria Math" w:hAnsi="Cambria Math"/>
                        </w:rPr>
                        <m:t>r</m:t>
                      </w:ins>
                    </m:r>
                  </m:sub>
                </m:sSub>
              </m:oMath>
            </m:oMathPara>
          </w:p>
        </w:tc>
        <w:tc>
          <w:tcPr>
            <w:tcW w:w="2640" w:type="dxa"/>
          </w:tcPr>
          <w:p w14:paraId="0E32BF2F" w14:textId="77777777" w:rsidR="00AD2C25" w:rsidRDefault="00000000">
            <w:pPr>
              <w:pStyle w:val="Compact"/>
              <w:rPr>
                <w:ins w:id="685" w:author="Author" w:date="2026-07-14T09:14:00Z" w16du:dateUtc="2026-07-14T08:14:00Z"/>
              </w:rPr>
            </w:pPr>
            <w:ins w:id="686" w:author="Author" w:date="2026-07-14T09:14:00Z" w16du:dateUtc="2026-07-14T08:14:00Z">
              <w:r>
                <w:t>Baseline tendency to stop and its growth across sampled outputs</w:t>
              </w:r>
            </w:ins>
          </w:p>
        </w:tc>
        <w:tc>
          <w:tcPr>
            <w:tcW w:w="2640" w:type="dxa"/>
          </w:tcPr>
          <w:p w14:paraId="4BDD370E" w14:textId="77777777" w:rsidR="00AD2C25" w:rsidRDefault="00000000">
            <w:pPr>
              <w:pStyle w:val="Compact"/>
              <w:rPr>
                <w:ins w:id="687" w:author="Author" w:date="2026-07-14T09:14:00Z" w16du:dateUtc="2026-07-14T08:14:00Z"/>
              </w:rPr>
            </w:pPr>
            <w:ins w:id="688" w:author="Author" w:date="2026-07-14T09:14:00Z" w16du:dateUtc="2026-07-14T08:14:00Z">
              <w:r>
                <w:t>Recall termination</w:t>
              </w:r>
            </w:ins>
          </w:p>
        </w:tc>
      </w:tr>
      <w:tr w:rsidR="00AD2C25" w14:paraId="44EBCED6" w14:textId="77777777">
        <w:trPr>
          <w:ins w:id="689" w:author="Author" w:date="2026-07-14T09:14:00Z" w16du:dateUtc="2026-07-14T08:14:00Z"/>
        </w:trPr>
        <w:tc>
          <w:tcPr>
            <w:tcW w:w="2640" w:type="dxa"/>
          </w:tcPr>
          <w:p w14:paraId="125CB434" w14:textId="77777777" w:rsidR="00AD2C25" w:rsidRDefault="00000000">
            <w:pPr>
              <w:pStyle w:val="Compact"/>
              <w:rPr>
                <w:ins w:id="690" w:author="Author" w:date="2026-07-14T09:14:00Z" w16du:dateUtc="2026-07-14T08:14:00Z"/>
              </w:rPr>
            </w:pPr>
            <m:oMathPara>
              <m:oMath>
                <m:r>
                  <w:ins w:id="691" w:author="Author" w:date="2026-07-14T09:14:00Z" w16du:dateUtc="2026-07-14T08:14:00Z">
                    <w:rPr>
                      <w:rFonts w:ascii="Cambria Math" w:hAnsi="Cambria Math"/>
                    </w:rPr>
                    <m:t>κ</m:t>
                  </w:ins>
                </m:r>
              </m:oMath>
            </m:oMathPara>
          </w:p>
        </w:tc>
        <w:tc>
          <w:tcPr>
            <w:tcW w:w="2640" w:type="dxa"/>
          </w:tcPr>
          <w:p w14:paraId="0979F58E" w14:textId="77777777" w:rsidR="00AD2C25" w:rsidRDefault="00000000">
            <w:pPr>
              <w:pStyle w:val="Compact"/>
              <w:rPr>
                <w:ins w:id="692" w:author="Author" w:date="2026-07-14T09:14:00Z" w16du:dateUtc="2026-07-14T08:14:00Z"/>
              </w:rPr>
            </w:pPr>
            <w:ins w:id="693" w:author="Author" w:date="2026-07-14T09:14:00Z" w16du:dateUtc="2026-07-14T08:14:00Z">
              <w:r>
                <w:t>Degree to which sampled non-film items carry context forward</w:t>
              </w:r>
            </w:ins>
          </w:p>
        </w:tc>
        <w:tc>
          <w:tcPr>
            <w:tcW w:w="2640" w:type="dxa"/>
          </w:tcPr>
          <w:p w14:paraId="26CDEC37" w14:textId="77777777" w:rsidR="00AD2C25" w:rsidRDefault="00000000">
            <w:pPr>
              <w:pStyle w:val="Compact"/>
              <w:rPr>
                <w:ins w:id="694" w:author="Author" w:date="2026-07-14T09:14:00Z" w16du:dateUtc="2026-07-14T08:14:00Z"/>
              </w:rPr>
            </w:pPr>
            <w:ins w:id="695" w:author="Author" w:date="2026-07-14T09:14:00Z" w16du:dateUtc="2026-07-14T08:14:00Z">
              <w:r>
                <w:t>Retrieval monitoring</w:t>
              </w:r>
            </w:ins>
          </w:p>
        </w:tc>
      </w:tr>
      <w:tr w:rsidR="00AD2C25" w14:paraId="58B0FE0D" w14:textId="77777777">
        <w:trPr>
          <w:ins w:id="696" w:author="Author" w:date="2026-07-14T09:14:00Z" w16du:dateUtc="2026-07-14T08:14:00Z"/>
        </w:trPr>
        <w:tc>
          <w:tcPr>
            <w:tcW w:w="2640" w:type="dxa"/>
          </w:tcPr>
          <w:p w14:paraId="256AC990" w14:textId="77777777" w:rsidR="00AD2C25" w:rsidRDefault="00000000">
            <w:pPr>
              <w:pStyle w:val="Compact"/>
              <w:rPr>
                <w:ins w:id="697" w:author="Author" w:date="2026-07-14T09:14:00Z" w16du:dateUtc="2026-07-14T08:14:00Z"/>
              </w:rPr>
            </w:pPr>
            <m:oMathPara>
              <m:oMath>
                <m:sSub>
                  <m:sSubPr>
                    <m:ctrlPr>
                      <w:ins w:id="698" w:author="Author" w:date="2026-07-14T09:14:00Z" w16du:dateUtc="2026-07-14T08:14:00Z">
                        <w:rPr>
                          <w:rFonts w:ascii="Cambria Math" w:hAnsi="Cambria Math"/>
                        </w:rPr>
                      </w:ins>
                    </m:ctrlPr>
                  </m:sSubPr>
                  <m:e>
                    <m:r>
                      <w:ins w:id="699" w:author="Author" w:date="2026-07-14T09:14:00Z" w16du:dateUtc="2026-07-14T08:14:00Z">
                        <w:rPr>
                          <w:rFonts w:ascii="Cambria Math" w:hAnsi="Cambria Math"/>
                        </w:rPr>
                        <m:t>ω</m:t>
                      </w:ins>
                    </m:r>
                  </m:e>
                  <m:sub>
                    <m:r>
                      <w:ins w:id="700" w:author="Author" w:date="2026-07-14T09:14:00Z" w16du:dateUtc="2026-07-14T08:14:00Z">
                        <m:rPr>
                          <m:sty m:val="p"/>
                        </m:rPr>
                        <w:rPr>
                          <w:rFonts w:ascii="Cambria Math" w:hAnsi="Cambria Math"/>
                        </w:rPr>
                        <m:t>cat</m:t>
                      </w:ins>
                    </m:r>
                  </m:sub>
                </m:sSub>
              </m:oMath>
            </m:oMathPara>
          </w:p>
        </w:tc>
        <w:tc>
          <w:tcPr>
            <w:tcW w:w="2640" w:type="dxa"/>
          </w:tcPr>
          <w:p w14:paraId="0CC36512" w14:textId="77777777" w:rsidR="00AD2C25" w:rsidRDefault="00000000">
            <w:pPr>
              <w:pStyle w:val="Compact"/>
              <w:rPr>
                <w:ins w:id="701" w:author="Author" w:date="2026-07-14T09:14:00Z" w16du:dateUtc="2026-07-14T08:14:00Z"/>
              </w:rPr>
            </w:pPr>
            <w:ins w:id="702" w:author="Author" w:date="2026-07-14T09:14:00Z" w16du:dateUtc="2026-07-14T08:14:00Z">
              <w:r>
                <w:t>Added support for candidates matching the film-category cue</w:t>
              </w:r>
            </w:ins>
          </w:p>
        </w:tc>
        <w:tc>
          <w:tcPr>
            <w:tcW w:w="2640" w:type="dxa"/>
          </w:tcPr>
          <w:p w14:paraId="3F090927" w14:textId="77777777" w:rsidR="00AD2C25" w:rsidRDefault="00000000">
            <w:pPr>
              <w:pStyle w:val="Compact"/>
              <w:rPr>
                <w:ins w:id="703" w:author="Author" w:date="2026-07-14T09:14:00Z" w16du:dateUtc="2026-07-14T08:14:00Z"/>
              </w:rPr>
            </w:pPr>
            <w:ins w:id="704" w:author="Author" w:date="2026-07-14T09:14:00Z" w16du:dateUtc="2026-07-14T08:14:00Z">
              <w:r>
                <w:t>Maintained film-category cue</w:t>
              </w:r>
            </w:ins>
          </w:p>
        </w:tc>
      </w:tr>
    </w:tbl>
    <w:p w14:paraId="190F0D3F" w14:textId="77777777" w:rsidR="00AD2C25" w:rsidRDefault="00000000">
      <w:pPr>
        <w:pStyle w:val="Heading2"/>
        <w:rPr>
          <w:ins w:id="705" w:author="Author" w:date="2026-07-14T09:14:00Z" w16du:dateUtc="2026-07-14T08:14:00Z"/>
        </w:rPr>
      </w:pPr>
      <w:bookmarkStart w:id="706" w:name="encoding-the-paradigm-sequence"/>
      <w:bookmarkEnd w:id="525"/>
      <w:ins w:id="707" w:author="Author" w:date="2026-07-14T09:14:00Z" w16du:dateUtc="2026-07-14T08:14:00Z">
        <w:r>
          <w:t>Encoding the Paradigm Sequence</w:t>
        </w:r>
      </w:ins>
    </w:p>
    <w:p w14:paraId="717BD92A" w14:textId="77777777" w:rsidR="00AD2C25" w:rsidRDefault="00000000">
      <w:pPr>
        <w:pStyle w:val="FirstParagraph"/>
        <w:rPr>
          <w:ins w:id="708" w:author="Author" w:date="2026-07-14T09:14:00Z" w16du:dateUtc="2026-07-14T08:14:00Z"/>
        </w:rPr>
      </w:pPr>
      <w:ins w:id="709" w:author="Author" w:date="2026-07-14T09:14:00Z" w16du:dateUtc="2026-07-14T08:14:00Z">
        <w:r>
          <w:t>Film, task, and filler events become later recall candidates through context updating and item-context learning. Each event updates context and becomes associated with the resulting state. During later recall, candidate support depends on how strongly studied items are associated with the context states active during retrieval.</w:t>
        </w:r>
      </w:ins>
    </w:p>
    <w:p w14:paraId="3393061E" w14:textId="77777777" w:rsidR="0076045A" w:rsidRDefault="00000000">
      <w:pPr>
        <w:pStyle w:val="BodyText"/>
        <w:rPr>
          <w:del w:id="710" w:author="Author" w:date="2026-07-14T09:14:00Z" w16du:dateUtc="2026-07-14T08:14:00Z"/>
        </w:rPr>
      </w:pPr>
      <w:ins w:id="711" w:author="Author" w:date="2026-07-14T09:14:00Z" w16du:dateUtc="2026-07-14T08:14:00Z">
        <w:r>
          <w:t xml:space="preserve">Before the simulated film starts, context is initialized to </w:t>
        </w:r>
      </w:ins>
      <m:oMath>
        <m:sSub>
          <m:sSubPr>
            <m:ctrlPr>
              <w:ins w:id="712" w:author="Author" w:date="2026-07-14T09:14:00Z" w16du:dateUtc="2026-07-14T08:14:00Z">
                <w:rPr>
                  <w:rFonts w:ascii="Cambria Math" w:hAnsi="Cambria Math"/>
                </w:rPr>
              </w:ins>
            </m:ctrlPr>
          </m:sSubPr>
          <m:e>
            <m:r>
              <w:ins w:id="713" w:author="Author" w:date="2026-07-14T09:14:00Z" w16du:dateUtc="2026-07-14T08:14:00Z">
                <w:rPr>
                  <w:rFonts w:ascii="Cambria Math" w:hAnsi="Cambria Math"/>
                </w:rPr>
                <m:t>c</m:t>
              </w:ins>
            </m:r>
          </m:e>
          <m:sub>
            <m:r>
              <w:ins w:id="714" w:author="Author" w:date="2026-07-14T09:14:00Z" w16du:dateUtc="2026-07-14T08:14:00Z">
                <w:rPr>
                  <w:rFonts w:ascii="Cambria Math" w:hAnsi="Cambria Math"/>
                </w:rPr>
                <m:t>0</m:t>
              </w:ins>
            </m:r>
          </m:sub>
        </m:sSub>
      </m:oMath>
      <w:ins w:id="715" w:author="Author" w:date="2026-07-14T09:14:00Z" w16du:dateUtc="2026-07-14T08:14:00Z">
        <w:r>
          <w:t xml:space="preserve">, a start state with no item-associated context units active. Memory matrices are initialized with pre-experimental associations that reflect baseline structure already present before the simulated paradigm begins. In </w:t>
        </w:r>
      </w:ins>
      <m:oMath>
        <m:sSup>
          <m:sSupPr>
            <m:ctrlPr>
              <w:ins w:id="716" w:author="Author" w:date="2026-07-14T09:14:00Z" w16du:dateUtc="2026-07-14T08:14:00Z">
                <w:rPr>
                  <w:rFonts w:ascii="Cambria Math" w:hAnsi="Cambria Math"/>
                </w:rPr>
              </w:ins>
            </m:ctrlPr>
          </m:sSupPr>
          <m:e>
            <m:r>
              <w:ins w:id="717" w:author="Author" w:date="2026-07-14T09:14:00Z" w16du:dateUtc="2026-07-14T08:14:00Z">
                <w:rPr>
                  <w:rFonts w:ascii="Cambria Math" w:hAnsi="Cambria Math"/>
                </w:rPr>
                <m:t>M</m:t>
              </w:ins>
            </m:r>
          </m:e>
          <m:sup>
            <m:r>
              <w:ins w:id="718" w:author="Author" w:date="2026-07-14T09:14:00Z" w16du:dateUtc="2026-07-14T08:14:00Z">
                <w:rPr>
                  <w:rFonts w:ascii="Cambria Math" w:hAnsi="Cambria Math"/>
                </w:rPr>
                <m:t>FC</m:t>
              </w:ins>
            </m:r>
          </m:sup>
        </m:sSup>
      </m:oMath>
      <w:ins w:id="719" w:author="Author" w:date="2026-07-14T09:14:00Z" w16du:dateUtc="2026-07-14T08:14:00Z">
        <w:r>
          <w:t xml:space="preserve">, each item </w:t>
        </w:r>
      </w:ins>
      <m:oMath>
        <m:r>
          <w:ins w:id="720" w:author="Author" w:date="2026-07-14T09:14:00Z" w16du:dateUtc="2026-07-14T08:14:00Z">
            <w:rPr>
              <w:rFonts w:ascii="Cambria Math" w:hAnsi="Cambria Math"/>
            </w:rPr>
            <m:t>i</m:t>
          </w:ins>
        </m:r>
      </m:oMath>
      <w:ins w:id="721" w:author="Author" w:date="2026-07-14T09:14:00Z" w16du:dateUtc="2026-07-14T08:14:00Z">
        <w:r>
          <w:t xml:space="preserve"> can cue its paired context unit with weight </w:t>
        </w:r>
      </w:ins>
      <m:oMath>
        <m:r>
          <w:ins w:id="722" w:author="Author" w:date="2026-07-14T09:14:00Z" w16du:dateUtc="2026-07-14T08:14:00Z">
            <w:rPr>
              <w:rFonts w:ascii="Cambria Math" w:hAnsi="Cambria Math"/>
            </w:rPr>
            <m:t>1</m:t>
          </w:ins>
        </m:r>
        <m:r>
          <w:ins w:id="723" w:author="Author" w:date="2026-07-14T09:14:00Z" w16du:dateUtc="2026-07-14T08:14:00Z">
            <m:rPr>
              <m:sty m:val="p"/>
            </m:rPr>
            <w:rPr>
              <w:rFonts w:ascii="Cambria Math" w:hAnsi="Cambria Math"/>
            </w:rPr>
            <m:t>-</m:t>
          </w:ins>
        </m:r>
        <m:r>
          <w:ins w:id="724" w:author="Author" w:date="2026-07-14T09:14:00Z" w16du:dateUtc="2026-07-14T08:14:00Z">
            <w:rPr>
              <w:rFonts w:ascii="Cambria Math" w:hAnsi="Cambria Math"/>
            </w:rPr>
            <m:t>γ</m:t>
          </w:ins>
        </m:r>
      </m:oMath>
      <w:ins w:id="725" w:author="Author" w:date="2026-07-14T09:14:00Z" w16du:dateUtc="2026-07-14T08:14:00Z">
        <w:r>
          <w:t xml:space="preserve">. In </w:t>
        </w:r>
      </w:ins>
      <m:oMath>
        <m:sSup>
          <m:sSupPr>
            <m:ctrlPr>
              <w:ins w:id="726" w:author="Author" w:date="2026-07-14T09:14:00Z" w16du:dateUtc="2026-07-14T08:14:00Z">
                <w:rPr>
                  <w:rFonts w:ascii="Cambria Math" w:hAnsi="Cambria Math"/>
                </w:rPr>
              </w:ins>
            </m:ctrlPr>
          </m:sSupPr>
          <m:e>
            <m:r>
              <w:ins w:id="727" w:author="Author" w:date="2026-07-14T09:14:00Z" w16du:dateUtc="2026-07-14T08:14:00Z">
                <w:rPr>
                  <w:rFonts w:ascii="Cambria Math" w:hAnsi="Cambria Math"/>
                </w:rPr>
                <m:t>M</m:t>
              </w:ins>
            </m:r>
          </m:e>
          <m:sup>
            <m:r>
              <w:ins w:id="728" w:author="Author" w:date="2026-07-14T09:14:00Z" w16du:dateUtc="2026-07-14T08:14:00Z">
                <w:rPr>
                  <w:rFonts w:ascii="Cambria Math" w:hAnsi="Cambria Math"/>
                </w:rPr>
                <m:t>CF</m:t>
              </w:ins>
            </m:r>
          </m:sup>
        </m:sSup>
      </m:oMath>
      <w:ins w:id="729" w:author="Author" w:date="2026-07-14T09:14:00Z" w16du:dateUtc="2026-07-14T08:14:00Z">
        <w:r>
          <w:t xml:space="preserve">, each item is most strongly supported by its paired context unit, with weight </w:t>
        </w:r>
      </w:ins>
      <m:oMath>
        <m:r>
          <w:ins w:id="730" w:author="Author" w:date="2026-07-14T09:14:00Z" w16du:dateUtc="2026-07-14T08:14:00Z">
            <w:rPr>
              <w:rFonts w:ascii="Cambria Math" w:hAnsi="Cambria Math"/>
            </w:rPr>
            <m:t>δ</m:t>
          </w:ins>
        </m:r>
      </m:oMath>
      <w:ins w:id="731" w:author="Author" w:date="2026-07-14T09:14:00Z" w16du:dateUtc="2026-07-14T08:14:00Z">
        <w:r>
          <w:t xml:space="preserve">. The other item-associated context units provide weaker background support to that item, with weight </w:t>
        </w:r>
      </w:ins>
      <m:oMath>
        <m:r>
          <w:ins w:id="732" w:author="Author" w:date="2026-07-14T09:14:00Z" w16du:dateUtc="2026-07-14T08:14:00Z">
            <w:rPr>
              <w:rFonts w:ascii="Cambria Math" w:hAnsi="Cambria Math"/>
            </w:rPr>
            <m:t>α</m:t>
          </w:ins>
        </m:r>
      </m:oMath>
      <w:ins w:id="733" w:author="Author" w:date="2026-07-14T09:14:00Z" w16du:dateUtc="2026-07-14T08:14:00Z">
        <w:r>
          <w:t xml:space="preserve">. The start state </w:t>
        </w:r>
      </w:ins>
      <m:oMath>
        <m:sSub>
          <m:sSubPr>
            <m:ctrlPr>
              <w:ins w:id="734" w:author="Author" w:date="2026-07-14T09:14:00Z" w16du:dateUtc="2026-07-14T08:14:00Z">
                <w:rPr>
                  <w:rFonts w:ascii="Cambria Math" w:hAnsi="Cambria Math"/>
                </w:rPr>
              </w:ins>
            </m:ctrlPr>
          </m:sSubPr>
          <m:e>
            <m:r>
              <w:ins w:id="735" w:author="Author" w:date="2026-07-14T09:14:00Z" w16du:dateUtc="2026-07-14T08:14:00Z">
                <w:rPr>
                  <w:rFonts w:ascii="Cambria Math" w:hAnsi="Cambria Math"/>
                </w:rPr>
                <m:t>c</m:t>
              </w:ins>
            </m:r>
          </m:e>
          <m:sub>
            <m:r>
              <w:ins w:id="736" w:author="Author" w:date="2026-07-14T09:14:00Z" w16du:dateUtc="2026-07-14T08:14:00Z">
                <w:rPr>
                  <w:rFonts w:ascii="Cambria Math" w:hAnsi="Cambria Math"/>
                </w:rPr>
                <m:t>0</m:t>
              </w:ins>
            </m:r>
          </m:sub>
        </m:sSub>
      </m:oMath>
      <w:ins w:id="737" w:author="Author" w:date="2026-07-14T09:14:00Z" w16du:dateUtc="2026-07-14T08:14:00Z">
        <w:r>
          <w:t xml:space="preserve"> initially provides no item support in </w:t>
        </w:r>
      </w:ins>
      <m:oMath>
        <m:sSup>
          <m:sSupPr>
            <m:ctrlPr>
              <w:ins w:id="738" w:author="Author" w:date="2026-07-14T09:14:00Z" w16du:dateUtc="2026-07-14T08:14:00Z">
                <w:rPr>
                  <w:rFonts w:ascii="Cambria Math" w:hAnsi="Cambria Math"/>
                </w:rPr>
              </w:ins>
            </m:ctrlPr>
          </m:sSupPr>
          <m:e>
            <m:r>
              <w:ins w:id="739" w:author="Author" w:date="2026-07-14T09:14:00Z" w16du:dateUtc="2026-07-14T08:14:00Z">
                <w:rPr>
                  <w:rFonts w:ascii="Cambria Math" w:hAnsi="Cambria Math"/>
                </w:rPr>
                <m:t>M</m:t>
              </w:ins>
            </m:r>
          </m:e>
          <m:sup>
            <m:r>
              <w:ins w:id="740" w:author="Author" w:date="2026-07-14T09:14:00Z" w16du:dateUtc="2026-07-14T08:14:00Z">
                <w:rPr>
                  <w:rFonts w:ascii="Cambria Math" w:hAnsi="Cambria Math"/>
                </w:rPr>
                <m:t>CF</m:t>
              </w:ins>
            </m:r>
          </m:sup>
        </m:sSup>
      </m:oMath>
      <w:ins w:id="741" w:author="Author" w:date="2026-07-14T09:14:00Z" w16du:dateUtc="2026-07-14T08:14:00Z">
        <w:r>
          <w:t xml:space="preserve">. The initial entries of </w:t>
        </w:r>
      </w:ins>
      <m:oMath>
        <m:sSup>
          <m:sSupPr>
            <m:ctrlPr>
              <w:ins w:id="742" w:author="Author" w:date="2026-07-14T09:14:00Z" w16du:dateUtc="2026-07-14T08:14:00Z">
                <w:rPr>
                  <w:rFonts w:ascii="Cambria Math" w:hAnsi="Cambria Math"/>
                </w:rPr>
              </w:ins>
            </m:ctrlPr>
          </m:sSupPr>
          <m:e>
            <m:r>
              <w:ins w:id="743" w:author="Author" w:date="2026-07-14T09:14:00Z" w16du:dateUtc="2026-07-14T08:14:00Z">
                <w:rPr>
                  <w:rFonts w:ascii="Cambria Math" w:hAnsi="Cambria Math"/>
                </w:rPr>
                <m:t>M</m:t>
              </w:ins>
            </m:r>
          </m:e>
          <m:sup>
            <m:r>
              <w:ins w:id="744" w:author="Author" w:date="2026-07-14T09:14:00Z" w16du:dateUtc="2026-07-14T08:14:00Z">
                <w:rPr>
                  <w:rFonts w:ascii="Cambria Math" w:hAnsi="Cambria Math"/>
                </w:rPr>
                <m:t>FC</m:t>
              </w:ins>
            </m:r>
          </m:sup>
        </m:sSup>
      </m:oMath>
      <w:ins w:id="745" w:author="Author" w:date="2026-07-14T09:14:00Z" w16du:dateUtc="2026-07-14T08:14:00Z">
        <w:r>
          <w:t xml:space="preserve"> and </w:t>
        </w:r>
      </w:ins>
      <m:oMath>
        <m:sSup>
          <m:sSupPr>
            <m:ctrlPr>
              <w:ins w:id="746" w:author="Author" w:date="2026-07-14T09:14:00Z" w16du:dateUtc="2026-07-14T08:14:00Z">
                <w:rPr>
                  <w:rFonts w:ascii="Cambria Math" w:hAnsi="Cambria Math"/>
                </w:rPr>
              </w:ins>
            </m:ctrlPr>
          </m:sSupPr>
          <m:e>
            <m:r>
              <w:ins w:id="747" w:author="Author" w:date="2026-07-14T09:14:00Z" w16du:dateUtc="2026-07-14T08:14:00Z">
                <w:rPr>
                  <w:rFonts w:ascii="Cambria Math" w:hAnsi="Cambria Math"/>
                </w:rPr>
                <m:t>M</m:t>
              </w:ins>
            </m:r>
          </m:e>
          <m:sup>
            <m:r>
              <w:ins w:id="748" w:author="Author" w:date="2026-07-14T09:14:00Z" w16du:dateUtc="2026-07-14T08:14:00Z">
                <w:rPr>
                  <w:rFonts w:ascii="Cambria Math" w:hAnsi="Cambria Math"/>
                </w:rPr>
                <m:t>CF</m:t>
              </w:ins>
            </m:r>
          </m:sup>
        </m:sSup>
      </m:oMath>
      <w:ins w:id="749" w:author="Author" w:date="2026-07-14T09:14:00Z" w16du:dateUtc="2026-07-14T08:14:00Z">
        <w:r>
          <w:t xml:space="preserve"> are therefore</w:t>
        </w:r>
      </w:ins>
      <w:moveFromRangeStart w:id="750" w:author="Author" w:date="2026-07-14T09:14:00Z" w:name="move234912919"/>
      <w:moveFrom w:id="751" w:author="Author" w:date="2026-07-14T09:14:00Z" w16du:dateUtc="2026-07-14T08:14:00Z">
        <w:r>
          <w:t xml:space="preserve"> (</w:t>
        </w:r>
        <w:r>
          <w:fldChar w:fldCharType="begin"/>
        </w:r>
        <w:r>
          <w:instrText>HYPERLINK \l "ref-lau2019intrusive" \h</w:instrText>
        </w:r>
        <w:r>
          <w:fldChar w:fldCharType="separate"/>
        </w:r>
        <w:r>
          <w:rPr>
            <w:rStyle w:val="Hyperlink"/>
          </w:rPr>
          <w:t>Lau-Zhu et al., 2019</w:t>
        </w:r>
        <w:r>
          <w:fldChar w:fldCharType="end"/>
        </w:r>
        <w:r>
          <w:t xml:space="preserve">, </w:t>
        </w:r>
        <w:r>
          <w:fldChar w:fldCharType="begin"/>
        </w:r>
        <w:r>
          <w:instrText>HYPERLINK \l "ref-lau2021selectively" \h</w:instrText>
        </w:r>
        <w:r>
          <w:fldChar w:fldCharType="separate"/>
        </w:r>
        <w:r>
          <w:rPr>
            <w:rStyle w:val="Hyperlink"/>
          </w:rPr>
          <w:t>2021</w:t>
        </w:r>
        <w:r>
          <w:fldChar w:fldCharType="end"/>
        </w:r>
        <w:r>
          <w:t xml:space="preserve">). </w:t>
        </w:r>
      </w:moveFrom>
      <w:moveFromRangeEnd w:id="750"/>
      <w:del w:id="752" w:author="Author" w:date="2026-07-14T09:14:00Z" w16du:dateUtc="2026-07-14T08:14:00Z">
        <w:r>
          <w:delText>These cues update context through the same item-to-context operation as recalled items and are held constant across the main recall conditions. The pre-task film reminder plays a different role, occurring before task encoding and changing what task items become associated with. Recognition tests create a further distinction because the test presents a candidate film item for judgment. Because that film item is already available, context reinstatement can begin before any context-to-item competition with task items. The recognition simulation isolates this access step. It does not model criterion, confidence, or complete foil processing (</w:delText>
        </w:r>
        <w:r w:rsidR="0076045A">
          <w:fldChar w:fldCharType="begin"/>
        </w:r>
        <w:r w:rsidR="0076045A">
          <w:delInstrText>HYPERLINK \l "ref-lau2021selectively" \h</w:delInstrText>
        </w:r>
        <w:r w:rsidR="0076045A">
          <w:fldChar w:fldCharType="separate"/>
        </w:r>
        <w:r w:rsidR="0076045A">
          <w:rPr>
            <w:rStyle w:val="Hyperlink"/>
          </w:rPr>
          <w:delText>Lau-Zhu et al., 2021</w:delText>
        </w:r>
        <w:r w:rsidR="0076045A">
          <w:fldChar w:fldCharType="end"/>
        </w:r>
        <w:r>
          <w:delText>).</w:delText>
        </w:r>
      </w:del>
    </w:p>
    <w:p w14:paraId="2A5E7402" w14:textId="77777777" w:rsidR="0076045A" w:rsidRDefault="00000000">
      <w:pPr>
        <w:pStyle w:val="BodyText"/>
        <w:rPr>
          <w:del w:id="753" w:author="Author" w:date="2026-07-14T09:14:00Z" w16du:dateUtc="2026-07-14T08:14:00Z"/>
        </w:rPr>
      </w:pPr>
      <w:del w:id="754" w:author="Author" w:date="2026-07-14T09:14:00Z" w16du:dateUtc="2026-07-14T08:14:00Z">
        <w:r>
          <w:delText>Deliberate recall is represented as controlled retrieval over the same stored associations used by unguided retrieval. Protection of film recall depends on how these control settings change context-to-item search. Like unguided retrieval, deliberate recall can still be guided by context states that cue both film items and task competitors, so it remains exposed to interference. The deliberate-recall simulations focus on three controls: start-of-film context reinstatement, a maintained film-retrieval goal, and retrieval monitoring. Start-of-film context reinstatement drifts retrieval context toward the start of the encoded sequence before recall. Because the film is encoded first in the present paradigm, that start state supports early film items more than later task or filler items. The maintained film-retrieval goal provides film-directed support during candidate sampling. Retrieval monitoring limits how much sampled off-target items update later context. Start-of-film reinstatement and retrieval monitoring can increase film recall in some conditions, but the smallest endpoint differences occur when deliberate recall includes the maintained film-retrieval goal. The maintained film-retrieval goal is treated as source/goal-like film-directed support: a maintained retrieval state that targets film material more strongly than task material. The model specification implements this source/goal-like support in simplified form.</w:delText>
        </w:r>
      </w:del>
    </w:p>
    <w:p w14:paraId="697F6A80" w14:textId="77777777" w:rsidR="00AD2C25" w:rsidRDefault="00000000">
      <w:pPr>
        <w:pStyle w:val="BodyText"/>
        <w:rPr>
          <w:moveFrom w:id="755" w:author="Author" w:date="2026-07-14T09:14:00Z" w16du:dateUtc="2026-07-14T08:14:00Z"/>
        </w:rPr>
      </w:pPr>
      <w:del w:id="756" w:author="Author" w:date="2026-07-14T09:14:00Z" w16du:dateUtc="2026-07-14T08:14:00Z">
        <w:r>
          <w:delText>The simulations instantiate this account in an emotional CMR model (</w:delText>
        </w:r>
        <w:r w:rsidR="0076045A">
          <w:fldChar w:fldCharType="begin"/>
        </w:r>
        <w:r w:rsidR="0076045A">
          <w:delInstrText>HYPERLINK \l "ref-cohen2022memory" \h</w:delInstrText>
        </w:r>
        <w:r w:rsidR="0076045A">
          <w:fldChar w:fldCharType="separate"/>
        </w:r>
        <w:r w:rsidR="0076045A">
          <w:rPr>
            <w:rStyle w:val="Hyperlink"/>
          </w:rPr>
          <w:delText>Cohen &amp; Kahana, 2022</w:delText>
        </w:r>
        <w:r w:rsidR="0076045A">
          <w:fldChar w:fldCharType="end"/>
        </w:r>
        <w:r>
          <w:delText xml:space="preserve">; </w:delText>
        </w:r>
        <w:r w:rsidR="0076045A">
          <w:fldChar w:fldCharType="begin"/>
        </w:r>
        <w:r w:rsidR="0076045A">
          <w:delInstrText>HYPERLINK \l "ref-talmi2019retrieved" \h</w:delInstrText>
        </w:r>
        <w:r w:rsidR="0076045A">
          <w:fldChar w:fldCharType="separate"/>
        </w:r>
        <w:r w:rsidR="0076045A">
          <w:rPr>
            <w:rStyle w:val="Hyperlink"/>
          </w:rPr>
          <w:delText>Talmi et al., 2019</w:delText>
        </w:r>
        <w:r w:rsidR="0076045A">
          <w:fldChar w:fldCharType="end"/>
        </w:r>
        <w:r>
          <w:delText>). The model departs from standard list-learning applications of CMR in two ways. First, it treats the film sequence, intervening delay, reminder, post-film task, and post-task delay as one evolving context stream. Within that stream, reminder cues can reinstate film-associated context before task encoding. Second, it simulates non-film material from the delay and task periods as distinct items that can be sampled during retrieval and compete with film items. Because those items can win retrieval attempts, the model can express selective interference as a shift in what is retrieved while film-item associations are held fixed across the task manipulation. The simulations use this architecture to evaluate three consequences: reminder-linked task encoding creates competitors, deliberate-recall controls reduce the impact of those competitors under specific settings, and recognition-like tests change the retrieval problem because the candidate item is presented</w:delText>
        </w:r>
      </w:del>
      <w:moveFromRangeStart w:id="757" w:author="Author" w:date="2026-07-14T09:14:00Z" w:name="move234912921"/>
      <w:moveFrom w:id="758" w:author="Author" w:date="2026-07-14T09:14:00Z" w16du:dateUtc="2026-07-14T08:14:00Z">
        <w:r>
          <w:t>.</w:t>
        </w:r>
      </w:moveFrom>
    </w:p>
    <w:p w14:paraId="58259640" w14:textId="77777777" w:rsidR="00AD2C25" w:rsidRDefault="00000000">
      <w:pPr>
        <w:pStyle w:val="Heading1"/>
        <w:rPr>
          <w:moveFrom w:id="759" w:author="Author" w:date="2026-07-14T09:14:00Z" w16du:dateUtc="2026-07-14T08:14:00Z"/>
        </w:rPr>
      </w:pPr>
      <w:moveFrom w:id="760" w:author="Author" w:date="2026-07-14T09:14:00Z" w16du:dateUtc="2026-07-14T08:14:00Z">
        <w:r>
          <w:t>Model Specification</w:t>
        </w:r>
      </w:moveFrom>
    </w:p>
    <w:moveFromRangeEnd w:id="757"/>
    <w:p w14:paraId="12D9F4DA" w14:textId="77777777" w:rsidR="007E0EE0" w:rsidRDefault="00000000">
      <w:pPr>
        <w:pStyle w:val="FirstParagraph"/>
        <w:rPr>
          <w:del w:id="761" w:author="Author" w:date="2026-07-14T09:14:00Z" w16du:dateUtc="2026-07-14T08:14:00Z"/>
        </w:rPr>
      </w:pPr>
      <w:del w:id="762" w:author="Author" w:date="2026-07-14T09:14:00Z" w16du:dateUtc="2026-07-14T08:14:00Z">
        <w:r>
          <w:delText>The formal model keeps the standard CMR separation between item features, context, feature-to-context memory, and context-to-feature memory. The section first defines these inherited representations and base parameters, then specifies the context-updating, learning, retrieval, and control operations used to configure the selective interference simulations.</w:delText>
        </w:r>
      </w:del>
    </w:p>
    <w:p w14:paraId="4E931733" w14:textId="77777777" w:rsidR="007E0EE0" w:rsidRDefault="00000000">
      <w:pPr>
        <w:pStyle w:val="Heading2"/>
        <w:rPr>
          <w:del w:id="763" w:author="Author" w:date="2026-07-14T09:14:00Z" w16du:dateUtc="2026-07-14T08:14:00Z"/>
        </w:rPr>
      </w:pPr>
      <w:del w:id="764" w:author="Author" w:date="2026-07-14T09:14:00Z" w16du:dateUtc="2026-07-14T08:14:00Z">
        <w:r>
          <w:delText>Representations and Parameters</w:delText>
        </w:r>
      </w:del>
    </w:p>
    <w:p w14:paraId="350208B7" w14:textId="77777777" w:rsidR="00AD2C25" w:rsidRDefault="00000000">
      <w:pPr>
        <w:pStyle w:val="BodyText"/>
        <w:rPr>
          <w:moveFrom w:id="765" w:author="Author" w:date="2026-07-14T09:14:00Z" w16du:dateUtc="2026-07-14T08:14:00Z"/>
        </w:rPr>
        <w:pPrChange w:id="766" w:author="Author" w:date="2026-07-14T09:14:00Z" w16du:dateUtc="2026-07-14T08:14:00Z">
          <w:pPr>
            <w:pStyle w:val="FirstParagraph"/>
          </w:pPr>
        </w:pPrChange>
      </w:pPr>
      <w:del w:id="767" w:author="Author" w:date="2026-07-14T09:14:00Z" w16du:dateUtc="2026-07-14T08:14:00Z">
        <w:r>
          <w:delText xml:space="preserve">Each study event </w:delText>
        </w:r>
      </w:del>
      <m:oMath>
        <m:r>
          <w:del w:id="768" w:author="Author" w:date="2026-07-14T09:14:00Z" w16du:dateUtc="2026-07-14T08:14:00Z">
            <w:rPr>
              <w:rFonts w:ascii="Cambria Math" w:hAnsi="Cambria Math"/>
            </w:rPr>
            <m:t>i</m:t>
          </w:del>
        </m:r>
      </m:oMath>
      <w:del w:id="769" w:author="Author" w:date="2026-07-14T09:14:00Z" w16du:dateUtc="2026-07-14T08:14:00Z">
        <w:r>
          <w:delText xml:space="preserve"> has an orthonormal feature vector </w:delText>
        </w:r>
      </w:del>
      <m:oMath>
        <m:sSub>
          <m:sSubPr>
            <m:ctrlPr>
              <w:del w:id="770" w:author="Author" w:date="2026-07-14T09:14:00Z" w16du:dateUtc="2026-07-14T08:14:00Z">
                <w:rPr>
                  <w:rFonts w:ascii="Cambria Math" w:hAnsi="Cambria Math"/>
                </w:rPr>
              </w:del>
            </m:ctrlPr>
          </m:sSubPr>
          <m:e>
            <m:r>
              <w:del w:id="771" w:author="Author" w:date="2026-07-14T09:14:00Z" w16du:dateUtc="2026-07-14T08:14:00Z">
                <w:rPr>
                  <w:rFonts w:ascii="Cambria Math" w:hAnsi="Cambria Math"/>
                </w:rPr>
                <m:t>f</m:t>
              </w:del>
            </m:r>
          </m:e>
          <m:sub>
            <m:r>
              <w:del w:id="772" w:author="Author" w:date="2026-07-14T09:14:00Z" w16du:dateUtc="2026-07-14T08:14:00Z">
                <w:rPr>
                  <w:rFonts w:ascii="Cambria Math" w:hAnsi="Cambria Math"/>
                </w:rPr>
                <m:t>i</m:t>
              </w:del>
            </m:r>
          </m:sub>
        </m:sSub>
        <m:r>
          <w:del w:id="773" w:author="Author" w:date="2026-07-14T09:14:00Z" w16du:dateUtc="2026-07-14T08:14:00Z">
            <m:rPr>
              <m:sty m:val="p"/>
            </m:rPr>
            <w:rPr>
              <w:rFonts w:ascii="Cambria Math" w:hAnsi="Cambria Math"/>
            </w:rPr>
            <m:t>∈</m:t>
          </w:del>
        </m:r>
        <m:sSup>
          <m:sSupPr>
            <m:ctrlPr>
              <w:del w:id="774" w:author="Author" w:date="2026-07-14T09:14:00Z" w16du:dateUtc="2026-07-14T08:14:00Z">
                <w:rPr>
                  <w:rFonts w:ascii="Cambria Math" w:hAnsi="Cambria Math"/>
                </w:rPr>
              </w:del>
            </m:ctrlPr>
          </m:sSupPr>
          <m:e>
            <m:r>
              <w:del w:id="775" w:author="Author" w:date="2026-07-14T09:14:00Z" w16du:dateUtc="2026-07-14T08:14:00Z">
                <m:rPr>
                  <m:scr m:val="double-struck"/>
                  <m:sty m:val="p"/>
                </m:rPr>
                <w:rPr>
                  <w:rFonts w:ascii="Cambria Math" w:hAnsi="Cambria Math"/>
                </w:rPr>
                <m:t>R</m:t>
              </w:del>
            </m:r>
          </m:e>
          <m:sup>
            <m:r>
              <w:del w:id="776" w:author="Author" w:date="2026-07-14T09:14:00Z" w16du:dateUtc="2026-07-14T08:14:00Z">
                <w:rPr>
                  <w:rFonts w:ascii="Cambria Math" w:hAnsi="Cambria Math"/>
                </w:rPr>
                <m:t>N</m:t>
              </w:del>
            </m:r>
          </m:sup>
        </m:sSup>
      </m:oMath>
      <w:del w:id="777" w:author="Author" w:date="2026-07-14T09:14:00Z" w16du:dateUtc="2026-07-14T08:14:00Z">
        <w:r>
          <w:delText xml:space="preserve">, where </w:delText>
        </w:r>
      </w:del>
      <m:oMath>
        <m:r>
          <w:del w:id="778" w:author="Author" w:date="2026-07-14T09:14:00Z" w16du:dateUtc="2026-07-14T08:14:00Z">
            <w:rPr>
              <w:rFonts w:ascii="Cambria Math" w:hAnsi="Cambria Math"/>
            </w:rPr>
            <m:t>N</m:t>
          </w:del>
        </m:r>
      </m:oMath>
      <w:del w:id="779" w:author="Author" w:date="2026-07-14T09:14:00Z" w16du:dateUtc="2026-07-14T08:14:00Z">
        <w:r>
          <w:delText xml:space="preserve"> is the number of encoded item features in the simulated paradigm. The model maintains a unit-length context vector </w:delText>
        </w:r>
      </w:del>
      <m:oMath>
        <m:sSub>
          <m:sSubPr>
            <m:ctrlPr>
              <w:del w:id="780" w:author="Author" w:date="2026-07-14T09:14:00Z" w16du:dateUtc="2026-07-14T08:14:00Z">
                <w:rPr>
                  <w:rFonts w:ascii="Cambria Math" w:hAnsi="Cambria Math"/>
                </w:rPr>
              </w:del>
            </m:ctrlPr>
          </m:sSubPr>
          <m:e>
            <m:r>
              <w:del w:id="781" w:author="Author" w:date="2026-07-14T09:14:00Z" w16du:dateUtc="2026-07-14T08:14:00Z">
                <w:rPr>
                  <w:rFonts w:ascii="Cambria Math" w:hAnsi="Cambria Math"/>
                </w:rPr>
                <m:t>c</m:t>
              </w:del>
            </m:r>
          </m:e>
          <m:sub>
            <m:r>
              <w:del w:id="782" w:author="Author" w:date="2026-07-14T09:14:00Z" w16du:dateUtc="2026-07-14T08:14:00Z">
                <w:rPr>
                  <w:rFonts w:ascii="Cambria Math" w:hAnsi="Cambria Math"/>
                </w:rPr>
                <m:t>i</m:t>
              </w:del>
            </m:r>
          </m:sub>
        </m:sSub>
        <m:r>
          <w:del w:id="783" w:author="Author" w:date="2026-07-14T09:14:00Z" w16du:dateUtc="2026-07-14T08:14:00Z">
            <m:rPr>
              <m:sty m:val="p"/>
            </m:rPr>
            <w:rPr>
              <w:rFonts w:ascii="Cambria Math" w:hAnsi="Cambria Math"/>
            </w:rPr>
            <m:t>∈</m:t>
          </w:del>
        </m:r>
        <m:sSup>
          <m:sSupPr>
            <m:ctrlPr>
              <w:del w:id="784" w:author="Author" w:date="2026-07-14T09:14:00Z" w16du:dateUtc="2026-07-14T08:14:00Z">
                <w:rPr>
                  <w:rFonts w:ascii="Cambria Math" w:hAnsi="Cambria Math"/>
                </w:rPr>
              </w:del>
            </m:ctrlPr>
          </m:sSupPr>
          <m:e>
            <m:r>
              <w:del w:id="785" w:author="Author" w:date="2026-07-14T09:14:00Z" w16du:dateUtc="2026-07-14T08:14:00Z">
                <m:rPr>
                  <m:scr m:val="double-struck"/>
                  <m:sty m:val="p"/>
                </m:rPr>
                <w:rPr>
                  <w:rFonts w:ascii="Cambria Math" w:hAnsi="Cambria Math"/>
                </w:rPr>
                <m:t>R</m:t>
              </w:del>
            </m:r>
          </m:e>
          <m:sup>
            <m:r>
              <w:del w:id="786" w:author="Author" w:date="2026-07-14T09:14:00Z" w16du:dateUtc="2026-07-14T08:14:00Z">
                <w:rPr>
                  <w:rFonts w:ascii="Cambria Math" w:hAnsi="Cambria Math"/>
                </w:rPr>
                <m:t>D</m:t>
              </w:del>
            </m:r>
          </m:sup>
        </m:sSup>
      </m:oMath>
      <w:del w:id="787" w:author="Author" w:date="2026-07-14T09:14:00Z" w16du:dateUtc="2026-07-14T08:14:00Z">
        <w:r>
          <w:delText xml:space="preserve">, where </w:delText>
        </w:r>
      </w:del>
      <m:oMath>
        <m:r>
          <w:del w:id="788" w:author="Author" w:date="2026-07-14T09:14:00Z" w16du:dateUtc="2026-07-14T08:14:00Z">
            <w:rPr>
              <w:rFonts w:ascii="Cambria Math" w:hAnsi="Cambria Math"/>
            </w:rPr>
            <m:t>D</m:t>
          </w:del>
        </m:r>
      </m:oMath>
      <w:del w:id="789" w:author="Author" w:date="2026-07-14T09:14:00Z" w16du:dateUtc="2026-07-14T08:14:00Z">
        <w:r>
          <w:delText xml:space="preserve"> is the number of context units. The core context units represent the start state and item-associated temporal context. Before encoding begins, context is initialized to the start state </w:delText>
        </w:r>
      </w:del>
      <m:oMath>
        <m:sSub>
          <m:sSubPr>
            <m:ctrlPr>
              <w:del w:id="790" w:author="Author" w:date="2026-07-14T09:14:00Z" w16du:dateUtc="2026-07-14T08:14:00Z">
                <w:rPr>
                  <w:rFonts w:ascii="Cambria Math" w:hAnsi="Cambria Math"/>
                </w:rPr>
              </w:del>
            </m:ctrlPr>
          </m:sSubPr>
          <m:e>
            <m:r>
              <w:del w:id="791" w:author="Author" w:date="2026-07-14T09:14:00Z" w16du:dateUtc="2026-07-14T08:14:00Z">
                <w:rPr>
                  <w:rFonts w:ascii="Cambria Math" w:hAnsi="Cambria Math"/>
                </w:rPr>
                <m:t>c</m:t>
              </w:del>
            </m:r>
          </m:e>
          <m:sub>
            <m:r>
              <w:del w:id="792" w:author="Author" w:date="2026-07-14T09:14:00Z" w16du:dateUtc="2026-07-14T08:14:00Z">
                <w:rPr>
                  <w:rFonts w:ascii="Cambria Math" w:hAnsi="Cambria Math"/>
                </w:rPr>
                <m:t>0</m:t>
              </w:del>
            </m:r>
          </m:sub>
        </m:sSub>
      </m:oMath>
      <w:del w:id="793" w:author="Author" w:date="2026-07-14T09:14:00Z" w16du:dateUtc="2026-07-14T08:14:00Z">
        <w:r>
          <w:delText xml:space="preserve">, with the start unit active and item-associated temporal-context units inactive. Subsequent events update this state, so the context associated with each film, task, or filler item depends on where it occurs in the continuous paradigm stream. The model contains two associative matrices. The matrix </w:delText>
        </w:r>
      </w:del>
      <m:oMath>
        <m:sSup>
          <m:sSupPr>
            <m:ctrlPr>
              <w:del w:id="794" w:author="Author" w:date="2026-07-14T09:14:00Z" w16du:dateUtc="2026-07-14T08:14:00Z">
                <w:rPr>
                  <w:rFonts w:ascii="Cambria Math" w:hAnsi="Cambria Math"/>
                </w:rPr>
              </w:del>
            </m:ctrlPr>
          </m:sSupPr>
          <m:e>
            <m:r>
              <w:del w:id="795" w:author="Author" w:date="2026-07-14T09:14:00Z" w16du:dateUtc="2026-07-14T08:14:00Z">
                <w:rPr>
                  <w:rFonts w:ascii="Cambria Math" w:hAnsi="Cambria Math"/>
                </w:rPr>
                <m:t>M</m:t>
              </w:del>
            </m:r>
          </m:e>
          <m:sup>
            <m:r>
              <w:del w:id="796" w:author="Author" w:date="2026-07-14T09:14:00Z" w16du:dateUtc="2026-07-14T08:14:00Z">
                <w:rPr>
                  <w:rFonts w:ascii="Cambria Math" w:hAnsi="Cambria Math"/>
                </w:rPr>
                <m:t>FC</m:t>
              </w:del>
            </m:r>
          </m:sup>
        </m:sSup>
        <m:r>
          <w:del w:id="797" w:author="Author" w:date="2026-07-14T09:14:00Z" w16du:dateUtc="2026-07-14T08:14:00Z">
            <m:rPr>
              <m:sty m:val="p"/>
            </m:rPr>
            <w:rPr>
              <w:rFonts w:ascii="Cambria Math" w:hAnsi="Cambria Math"/>
            </w:rPr>
            <m:t>∈</m:t>
          </w:del>
        </m:r>
        <m:sSup>
          <m:sSupPr>
            <m:ctrlPr>
              <w:del w:id="798" w:author="Author" w:date="2026-07-14T09:14:00Z" w16du:dateUtc="2026-07-14T08:14:00Z">
                <w:rPr>
                  <w:rFonts w:ascii="Cambria Math" w:hAnsi="Cambria Math"/>
                </w:rPr>
              </w:del>
            </m:ctrlPr>
          </m:sSupPr>
          <m:e>
            <m:r>
              <w:del w:id="799" w:author="Author" w:date="2026-07-14T09:14:00Z" w16du:dateUtc="2026-07-14T08:14:00Z">
                <m:rPr>
                  <m:scr m:val="double-struck"/>
                  <m:sty m:val="p"/>
                </m:rPr>
                <w:rPr>
                  <w:rFonts w:ascii="Cambria Math" w:hAnsi="Cambria Math"/>
                </w:rPr>
                <m:t>R</m:t>
              </w:del>
            </m:r>
          </m:e>
          <m:sup>
            <m:r>
              <w:del w:id="800" w:author="Author" w:date="2026-07-14T09:14:00Z" w16du:dateUtc="2026-07-14T08:14:00Z">
                <w:rPr>
                  <w:rFonts w:ascii="Cambria Math" w:hAnsi="Cambria Math"/>
                </w:rPr>
                <m:t>D</m:t>
              </w:del>
            </m:r>
            <m:r>
              <w:del w:id="801" w:author="Author" w:date="2026-07-14T09:14:00Z" w16du:dateUtc="2026-07-14T08:14:00Z">
                <m:rPr>
                  <m:sty m:val="p"/>
                </m:rPr>
                <w:rPr>
                  <w:rFonts w:ascii="Cambria Math" w:hAnsi="Cambria Math"/>
                </w:rPr>
                <m:t>×</m:t>
              </w:del>
            </m:r>
            <m:r>
              <w:del w:id="802" w:author="Author" w:date="2026-07-14T09:14:00Z" w16du:dateUtc="2026-07-14T08:14:00Z">
                <w:rPr>
                  <w:rFonts w:ascii="Cambria Math" w:hAnsi="Cambria Math"/>
                </w:rPr>
                <m:t>N</m:t>
              </w:del>
            </m:r>
          </m:sup>
        </m:sSup>
      </m:oMath>
      <w:del w:id="803" w:author="Author" w:date="2026-07-14T09:14:00Z" w16du:dateUtc="2026-07-14T08:14:00Z">
        <w:r>
          <w:delText xml:space="preserve"> maps feature vectors to context input. The matrix </w:delText>
        </w:r>
      </w:del>
      <m:oMath>
        <m:sSup>
          <m:sSupPr>
            <m:ctrlPr>
              <w:del w:id="804" w:author="Author" w:date="2026-07-14T09:14:00Z" w16du:dateUtc="2026-07-14T08:14:00Z">
                <w:rPr>
                  <w:rFonts w:ascii="Cambria Math" w:hAnsi="Cambria Math"/>
                </w:rPr>
              </w:del>
            </m:ctrlPr>
          </m:sSupPr>
          <m:e>
            <m:r>
              <w:del w:id="805" w:author="Author" w:date="2026-07-14T09:14:00Z" w16du:dateUtc="2026-07-14T08:14:00Z">
                <w:rPr>
                  <w:rFonts w:ascii="Cambria Math" w:hAnsi="Cambria Math"/>
                </w:rPr>
                <m:t>M</m:t>
              </w:del>
            </m:r>
          </m:e>
          <m:sup>
            <m:r>
              <w:del w:id="806" w:author="Author" w:date="2026-07-14T09:14:00Z" w16du:dateUtc="2026-07-14T08:14:00Z">
                <w:rPr>
                  <w:rFonts w:ascii="Cambria Math" w:hAnsi="Cambria Math"/>
                </w:rPr>
                <m:t>CF</m:t>
              </w:del>
            </m:r>
          </m:sup>
        </m:sSup>
        <m:r>
          <w:del w:id="807" w:author="Author" w:date="2026-07-14T09:14:00Z" w16du:dateUtc="2026-07-14T08:14:00Z">
            <m:rPr>
              <m:sty m:val="p"/>
            </m:rPr>
            <w:rPr>
              <w:rFonts w:ascii="Cambria Math" w:hAnsi="Cambria Math"/>
            </w:rPr>
            <m:t>∈</m:t>
          </w:del>
        </m:r>
        <m:sSup>
          <m:sSupPr>
            <m:ctrlPr>
              <w:del w:id="808" w:author="Author" w:date="2026-07-14T09:14:00Z" w16du:dateUtc="2026-07-14T08:14:00Z">
                <w:rPr>
                  <w:rFonts w:ascii="Cambria Math" w:hAnsi="Cambria Math"/>
                </w:rPr>
              </w:del>
            </m:ctrlPr>
          </m:sSupPr>
          <m:e>
            <m:r>
              <w:del w:id="809" w:author="Author" w:date="2026-07-14T09:14:00Z" w16du:dateUtc="2026-07-14T08:14:00Z">
                <m:rPr>
                  <m:scr m:val="double-struck"/>
                  <m:sty m:val="p"/>
                </m:rPr>
                <w:rPr>
                  <w:rFonts w:ascii="Cambria Math" w:hAnsi="Cambria Math"/>
                </w:rPr>
                <m:t>R</m:t>
              </w:del>
            </m:r>
          </m:e>
          <m:sup>
            <m:r>
              <w:del w:id="810" w:author="Author" w:date="2026-07-14T09:14:00Z" w16du:dateUtc="2026-07-14T08:14:00Z">
                <w:rPr>
                  <w:rFonts w:ascii="Cambria Math" w:hAnsi="Cambria Math"/>
                </w:rPr>
                <m:t>N</m:t>
              </w:del>
            </m:r>
            <m:r>
              <w:del w:id="811" w:author="Author" w:date="2026-07-14T09:14:00Z" w16du:dateUtc="2026-07-14T08:14:00Z">
                <m:rPr>
                  <m:sty m:val="p"/>
                </m:rPr>
                <w:rPr>
                  <w:rFonts w:ascii="Cambria Math" w:hAnsi="Cambria Math"/>
                </w:rPr>
                <m:t>×</m:t>
              </w:del>
            </m:r>
            <m:r>
              <w:del w:id="812" w:author="Author" w:date="2026-07-14T09:14:00Z" w16du:dateUtc="2026-07-14T08:14:00Z">
                <w:rPr>
                  <w:rFonts w:ascii="Cambria Math" w:hAnsi="Cambria Math"/>
                </w:rPr>
                <m:t>D</m:t>
              </w:del>
            </m:r>
          </m:sup>
        </m:sSup>
      </m:oMath>
      <w:del w:id="813" w:author="Author" w:date="2026-07-14T09:14:00Z" w16du:dateUtc="2026-07-14T08:14:00Z">
        <w:r>
          <w:delText xml:space="preserve"> maps context to feature support. All vectors are treated as column vectors, so </w:delText>
        </w:r>
      </w:del>
      <m:oMath>
        <m:sSup>
          <m:sSupPr>
            <m:ctrlPr>
              <w:del w:id="814" w:author="Author" w:date="2026-07-14T09:14:00Z" w16du:dateUtc="2026-07-14T08:14:00Z">
                <w:rPr>
                  <w:rFonts w:ascii="Cambria Math" w:hAnsi="Cambria Math"/>
                </w:rPr>
              </w:del>
            </m:ctrlPr>
          </m:sSupPr>
          <m:e>
            <m:r>
              <w:del w:id="815" w:author="Author" w:date="2026-07-14T09:14:00Z" w16du:dateUtc="2026-07-14T08:14:00Z">
                <w:rPr>
                  <w:rFonts w:ascii="Cambria Math" w:hAnsi="Cambria Math"/>
                </w:rPr>
                <m:t>M</m:t>
              </w:del>
            </m:r>
          </m:e>
          <m:sup>
            <m:r>
              <w:del w:id="816" w:author="Author" w:date="2026-07-14T09:14:00Z" w16du:dateUtc="2026-07-14T08:14:00Z">
                <w:rPr>
                  <w:rFonts w:ascii="Cambria Math" w:hAnsi="Cambria Math"/>
                </w:rPr>
                <m:t>FC</m:t>
              </w:del>
            </m:r>
          </m:sup>
        </m:sSup>
        <m:r>
          <w:del w:id="817" w:author="Author" w:date="2026-07-14T09:14:00Z" w16du:dateUtc="2026-07-14T08:14:00Z">
            <w:rPr>
              <w:rFonts w:ascii="Cambria Math" w:hAnsi="Cambria Math"/>
            </w:rPr>
            <m:t>f</m:t>
          </w:del>
        </m:r>
      </m:oMath>
      <w:del w:id="818" w:author="Author" w:date="2026-07-14T09:14:00Z" w16du:dateUtc="2026-07-14T08:14:00Z">
        <w:r>
          <w:delText xml:space="preserve"> is a context vector and </w:delText>
        </w:r>
      </w:del>
      <m:oMath>
        <m:sSup>
          <m:sSupPr>
            <m:ctrlPr>
              <w:del w:id="819" w:author="Author" w:date="2026-07-14T09:14:00Z" w16du:dateUtc="2026-07-14T08:14:00Z">
                <w:rPr>
                  <w:rFonts w:ascii="Cambria Math" w:hAnsi="Cambria Math"/>
                </w:rPr>
              </w:del>
            </m:ctrlPr>
          </m:sSupPr>
          <m:e>
            <m:r>
              <w:del w:id="820" w:author="Author" w:date="2026-07-14T09:14:00Z" w16du:dateUtc="2026-07-14T08:14:00Z">
                <w:rPr>
                  <w:rFonts w:ascii="Cambria Math" w:hAnsi="Cambria Math"/>
                </w:rPr>
                <m:t>M</m:t>
              </w:del>
            </m:r>
          </m:e>
          <m:sup>
            <m:r>
              <w:del w:id="821" w:author="Author" w:date="2026-07-14T09:14:00Z" w16du:dateUtc="2026-07-14T08:14:00Z">
                <w:rPr>
                  <w:rFonts w:ascii="Cambria Math" w:hAnsi="Cambria Math"/>
                </w:rPr>
                <m:t>CF</m:t>
              </w:del>
            </m:r>
          </m:sup>
        </m:sSup>
        <m:r>
          <w:del w:id="822" w:author="Author" w:date="2026-07-14T09:14:00Z" w16du:dateUtc="2026-07-14T08:14:00Z">
            <w:rPr>
              <w:rFonts w:ascii="Cambria Math" w:hAnsi="Cambria Math"/>
            </w:rPr>
            <m:t>c</m:t>
          </w:del>
        </m:r>
      </m:oMath>
      <w:moveFromRangeStart w:id="823" w:author="Author" w:date="2026-07-14T09:14:00Z" w:name="move234912922"/>
      <w:moveFrom w:id="824" w:author="Author" w:date="2026-07-14T09:14:00Z" w16du:dateUtc="2026-07-14T08:14:00Z">
        <w:r>
          <w:t xml:space="preserve"> is a feature-support vector.</w:t>
        </w:r>
      </w:moveFrom>
    </w:p>
    <w:moveFromRangeEnd w:id="823"/>
    <w:p w14:paraId="71EBF7F6" w14:textId="77777777" w:rsidR="007E0EE0" w:rsidRDefault="007E0EE0">
      <w:pPr>
        <w:pStyle w:val="BodyText"/>
        <w:rPr>
          <w:del w:id="825" w:author="Author" w:date="2026-07-14T09:14:00Z" w16du:dateUtc="2026-07-14T08:14:00Z"/>
        </w:rPr>
      </w:pPr>
      <w:del w:id="826" w:author="Author" w:date="2026-07-14T09:14:00Z" w16du:dateUtc="2026-07-14T08:14:00Z">
        <w:r>
          <w:fldChar w:fldCharType="begin"/>
        </w:r>
        <w:r>
          <w:delInstrText>HYPERLINK \l "tbl-base-parameters" \h</w:delInstrText>
        </w:r>
        <w:r>
          <w:fldChar w:fldCharType="separate"/>
        </w:r>
        <w:r>
          <w:rPr>
            <w:rStyle w:val="Hyperlink"/>
          </w:rPr>
          <w:delText>Table 1</w:delText>
        </w:r>
        <w:r>
          <w:fldChar w:fldCharType="end"/>
        </w:r>
        <w:r w:rsidR="00000000">
          <w:delText xml:space="preserve"> lists the model parameters used in the equations below. The notation is adapted across several retrieved-context and CMR implementations, including foundational free-recall models (</w:delText>
        </w:r>
        <w:r>
          <w:fldChar w:fldCharType="begin"/>
        </w:r>
        <w:r>
          <w:delInstrText>HYPERLINK \l "ref-polyn2009context" \h</w:delInstrText>
        </w:r>
        <w:r>
          <w:fldChar w:fldCharType="separate"/>
        </w:r>
        <w:r>
          <w:rPr>
            <w:rStyle w:val="Hyperlink"/>
          </w:rPr>
          <w:delText>Polyn et al., 2009a</w:delText>
        </w:r>
        <w:r>
          <w:fldChar w:fldCharType="end"/>
        </w:r>
        <w:r w:rsidR="00000000">
          <w:delText xml:space="preserve">; </w:delText>
        </w:r>
        <w:r>
          <w:fldChar w:fldCharType="begin"/>
        </w:r>
        <w:r>
          <w:delInstrText>HYPERLINK \l "ref-sederberg2008context" \h</w:delInstrText>
        </w:r>
        <w:r>
          <w:fldChar w:fldCharType="separate"/>
        </w:r>
        <w:r>
          <w:rPr>
            <w:rStyle w:val="Hyperlink"/>
          </w:rPr>
          <w:delText>Sederberg et al., 2008</w:delText>
        </w:r>
        <w:r>
          <w:fldChar w:fldCharType="end"/>
        </w:r>
        <w:r w:rsidR="00000000">
          <w:delText>), later likelihood-based variants (</w:delText>
        </w:r>
        <w:r>
          <w:fldChar w:fldCharType="begin"/>
        </w:r>
        <w:r>
          <w:delInstrText>HYPERLINK \l "ref-kragel2015neural" \h</w:delInstrText>
        </w:r>
        <w:r>
          <w:fldChar w:fldCharType="separate"/>
        </w:r>
        <w:r>
          <w:rPr>
            <w:rStyle w:val="Hyperlink"/>
          </w:rPr>
          <w:delText>Kragel et al., 2015</w:delText>
        </w:r>
        <w:r>
          <w:fldChar w:fldCharType="end"/>
        </w:r>
        <w:r w:rsidR="00000000">
          <w:delText xml:space="preserve">; </w:delText>
        </w:r>
        <w:r>
          <w:fldChar w:fldCharType="begin"/>
        </w:r>
        <w:r>
          <w:delInstrText>HYPERLINK \l "ref-morton2016predictive" \h</w:delInstrText>
        </w:r>
        <w:r>
          <w:fldChar w:fldCharType="separate"/>
        </w:r>
        <w:r>
          <w:rPr>
            <w:rStyle w:val="Hyperlink"/>
          </w:rPr>
          <w:delText>Morton &amp; Polyn, 2016</w:delText>
        </w:r>
        <w:r>
          <w:fldChar w:fldCharType="end"/>
        </w:r>
        <w:r w:rsidR="00000000">
          <w:delText>), emotional CMR variants (</w:delText>
        </w:r>
        <w:r>
          <w:fldChar w:fldCharType="begin"/>
        </w:r>
        <w:r>
          <w:delInstrText>HYPERLINK \l "ref-cohen2022memory" \h</w:delInstrText>
        </w:r>
        <w:r>
          <w:fldChar w:fldCharType="separate"/>
        </w:r>
        <w:r>
          <w:rPr>
            <w:rStyle w:val="Hyperlink"/>
          </w:rPr>
          <w:delText>Cohen &amp; Kahana, 2022</w:delText>
        </w:r>
        <w:r>
          <w:fldChar w:fldCharType="end"/>
        </w:r>
        <w:r w:rsidR="00000000">
          <w:delText xml:space="preserve">; </w:delText>
        </w:r>
        <w:r>
          <w:fldChar w:fldCharType="begin"/>
        </w:r>
        <w:r>
          <w:delInstrText>HYPERLINK \l "ref-talmi2019retrieved" \h</w:delInstrText>
        </w:r>
        <w:r>
          <w:fldChar w:fldCharType="separate"/>
        </w:r>
        <w:r>
          <w:rPr>
            <w:rStyle w:val="Hyperlink"/>
          </w:rPr>
          <w:delText>Talmi et al., 2019</w:delText>
        </w:r>
        <w:r>
          <w:fldChar w:fldCharType="end"/>
        </w:r>
        <w:r w:rsidR="00000000">
          <w:delText>), and target-monitoring extensions (</w:delText>
        </w:r>
        <w:r>
          <w:fldChar w:fldCharType="begin"/>
        </w:r>
        <w:r>
          <w:delInstrText>HYPERLINK \l "ref-lohnas2015expanding" \h</w:delInstrText>
        </w:r>
        <w:r>
          <w:fldChar w:fldCharType="separate"/>
        </w:r>
        <w:r>
          <w:rPr>
            <w:rStyle w:val="Hyperlink"/>
          </w:rPr>
          <w:delText>Lohnas et al., 2015</w:delText>
        </w:r>
        <w:r>
          <w:fldChar w:fldCharType="end"/>
        </w:r>
        <w:r w:rsidR="00000000">
          <w:delText>).</w:delText>
        </w:r>
      </w:del>
    </w:p>
    <w:p w14:paraId="04948099" w14:textId="77777777" w:rsidR="007E0EE0" w:rsidRDefault="00000000">
      <w:pPr>
        <w:pStyle w:val="FigureTitle"/>
        <w:rPr>
          <w:del w:id="827" w:author="Author" w:date="2026-07-14T09:14:00Z" w16du:dateUtc="2026-07-14T08:14:00Z"/>
        </w:rPr>
      </w:pPr>
      <w:bookmarkStart w:id="828" w:name="tbl-base-parameters"/>
      <w:del w:id="829" w:author="Author" w:date="2026-07-14T09:14:00Z" w16du:dateUtc="2026-07-14T08:14:00Z">
        <w:r>
          <w:delText>Table 1</w:delText>
        </w:r>
      </w:del>
    </w:p>
    <w:p w14:paraId="5016142B" w14:textId="77777777" w:rsidR="007E0EE0" w:rsidRDefault="00000000">
      <w:pPr>
        <w:pStyle w:val="Caption"/>
        <w:rPr>
          <w:del w:id="830" w:author="Author" w:date="2026-07-14T09:14:00Z" w16du:dateUtc="2026-07-14T08:14:00Z"/>
        </w:rPr>
      </w:pPr>
      <w:del w:id="831" w:author="Author" w:date="2026-07-14T09:14:00Z" w16du:dateUtc="2026-07-14T08:14:00Z">
        <w:r>
          <w:delText>Model parameters and roles in the model specification. Base parameters are the unscaled values used by the model equations before simulation-specific multipliers are applied. A phase is a segment of the simulated paradigm, such as film encoding, intervening delay, reminder, task encoding, post-task delay, or retrieval.</w:delText>
        </w:r>
      </w:del>
    </w:p>
    <w:tbl>
      <w:tblPr>
        <w:tblStyle w:val="Table"/>
        <w:tblW w:w="5000" w:type="pct"/>
        <w:tblLayout w:type="fixed"/>
        <w:tblLook w:val="0020" w:firstRow="1" w:lastRow="0" w:firstColumn="0" w:lastColumn="0" w:noHBand="0" w:noVBand="0"/>
      </w:tblPr>
      <w:tblGrid>
        <w:gridCol w:w="3120"/>
        <w:gridCol w:w="3120"/>
        <w:gridCol w:w="3120"/>
      </w:tblGrid>
      <w:tr w:rsidR="00AD5D39" w14:paraId="0704816D" w14:textId="77777777" w:rsidTr="00AD5D39">
        <w:trPr>
          <w:cnfStyle w:val="100000000000" w:firstRow="1" w:lastRow="0" w:firstColumn="0" w:lastColumn="0" w:oddVBand="0" w:evenVBand="0" w:oddHBand="0" w:evenHBand="0" w:firstRowFirstColumn="0" w:firstRowLastColumn="0" w:lastRowFirstColumn="0" w:lastRowLastColumn="0"/>
          <w:tblHeader/>
          <w:del w:id="832" w:author="Author" w:date="2026-07-14T09:14:00Z" w16du:dateUtc="2026-07-14T08:14:00Z"/>
        </w:trPr>
        <w:tc>
          <w:tcPr>
            <w:tcW w:w="2640" w:type="dxa"/>
          </w:tcPr>
          <w:p w14:paraId="7A10A45D" w14:textId="77777777" w:rsidR="007E0EE0" w:rsidRDefault="00000000">
            <w:pPr>
              <w:pStyle w:val="Compact"/>
              <w:rPr>
                <w:del w:id="833" w:author="Author" w:date="2026-07-14T09:14:00Z" w16du:dateUtc="2026-07-14T08:14:00Z"/>
              </w:rPr>
            </w:pPr>
            <w:del w:id="834" w:author="Author" w:date="2026-07-14T09:14:00Z" w16du:dateUtc="2026-07-14T08:14:00Z">
              <w:r>
                <w:delText>Symbol</w:delText>
              </w:r>
            </w:del>
          </w:p>
        </w:tc>
        <w:tc>
          <w:tcPr>
            <w:tcW w:w="2640" w:type="dxa"/>
          </w:tcPr>
          <w:p w14:paraId="6B7E6F74" w14:textId="77777777" w:rsidR="007E0EE0" w:rsidRDefault="00000000">
            <w:pPr>
              <w:pStyle w:val="Compact"/>
              <w:rPr>
                <w:del w:id="835" w:author="Author" w:date="2026-07-14T09:14:00Z" w16du:dateUtc="2026-07-14T08:14:00Z"/>
              </w:rPr>
            </w:pPr>
            <w:del w:id="836" w:author="Author" w:date="2026-07-14T09:14:00Z" w16du:dateUtc="2026-07-14T08:14:00Z">
              <w:r>
                <w:delText>Name</w:delText>
              </w:r>
            </w:del>
          </w:p>
        </w:tc>
        <w:tc>
          <w:tcPr>
            <w:tcW w:w="2640" w:type="dxa"/>
          </w:tcPr>
          <w:p w14:paraId="6C86B617" w14:textId="77777777" w:rsidR="007E0EE0" w:rsidRDefault="00000000">
            <w:pPr>
              <w:pStyle w:val="Compact"/>
              <w:rPr>
                <w:del w:id="837" w:author="Author" w:date="2026-07-14T09:14:00Z" w16du:dateUtc="2026-07-14T08:14:00Z"/>
              </w:rPr>
            </w:pPr>
            <w:del w:id="838" w:author="Author" w:date="2026-07-14T09:14:00Z" w16du:dateUtc="2026-07-14T08:14:00Z">
              <w:r>
                <w:delText>Role</w:delText>
              </w:r>
            </w:del>
          </w:p>
        </w:tc>
      </w:tr>
      <w:tr w:rsidR="00AD5D39" w14:paraId="3AFA3C1C" w14:textId="77777777">
        <w:trPr>
          <w:del w:id="839" w:author="Author" w:date="2026-07-14T09:14:00Z" w16du:dateUtc="2026-07-14T08:14:00Z"/>
        </w:trPr>
        <w:tc>
          <w:tcPr>
            <w:tcW w:w="2640" w:type="dxa"/>
          </w:tcPr>
          <w:p w14:paraId="52E5E9D2" w14:textId="77777777" w:rsidR="007E0EE0" w:rsidRDefault="00000000">
            <w:pPr>
              <w:pStyle w:val="Compact"/>
              <w:rPr>
                <w:del w:id="840" w:author="Author" w:date="2026-07-14T09:14:00Z" w16du:dateUtc="2026-07-14T08:14:00Z"/>
              </w:rPr>
            </w:pPr>
            <m:oMathPara>
              <m:oMath>
                <m:sSub>
                  <m:sSubPr>
                    <m:ctrlPr>
                      <w:del w:id="841" w:author="Author" w:date="2026-07-14T09:14:00Z" w16du:dateUtc="2026-07-14T08:14:00Z">
                        <w:rPr>
                          <w:rFonts w:ascii="Cambria Math" w:hAnsi="Cambria Math"/>
                        </w:rPr>
                      </w:del>
                    </m:ctrlPr>
                  </m:sSubPr>
                  <m:e>
                    <m:r>
                      <w:del w:id="842" w:author="Author" w:date="2026-07-14T09:14:00Z" w16du:dateUtc="2026-07-14T08:14:00Z">
                        <w:rPr>
                          <w:rFonts w:ascii="Cambria Math" w:hAnsi="Cambria Math"/>
                        </w:rPr>
                        <m:t>β</m:t>
                      </w:del>
                    </m:r>
                  </m:e>
                  <m:sub>
                    <m:r>
                      <w:del w:id="843" w:author="Author" w:date="2026-07-14T09:14:00Z" w16du:dateUtc="2026-07-14T08:14:00Z">
                        <w:rPr>
                          <w:rFonts w:ascii="Cambria Math" w:hAnsi="Cambria Math"/>
                        </w:rPr>
                        <m:t>enc</m:t>
                      </w:del>
                    </m:r>
                  </m:sub>
                </m:sSub>
              </m:oMath>
            </m:oMathPara>
          </w:p>
        </w:tc>
        <w:tc>
          <w:tcPr>
            <w:tcW w:w="2640" w:type="dxa"/>
          </w:tcPr>
          <w:p w14:paraId="5947F21B" w14:textId="77777777" w:rsidR="007E0EE0" w:rsidRDefault="00000000">
            <w:pPr>
              <w:pStyle w:val="Compact"/>
              <w:rPr>
                <w:del w:id="844" w:author="Author" w:date="2026-07-14T09:14:00Z" w16du:dateUtc="2026-07-14T08:14:00Z"/>
              </w:rPr>
            </w:pPr>
            <w:del w:id="845" w:author="Author" w:date="2026-07-14T09:14:00Z" w16du:dateUtc="2026-07-14T08:14:00Z">
              <w:r>
                <w:delText>encoding drift rate</w:delText>
              </w:r>
            </w:del>
          </w:p>
        </w:tc>
        <w:tc>
          <w:tcPr>
            <w:tcW w:w="2640" w:type="dxa"/>
          </w:tcPr>
          <w:p w14:paraId="381FE753" w14:textId="77777777" w:rsidR="007E0EE0" w:rsidRDefault="00000000">
            <w:pPr>
              <w:pStyle w:val="Compact"/>
              <w:rPr>
                <w:del w:id="846" w:author="Author" w:date="2026-07-14T09:14:00Z" w16du:dateUtc="2026-07-14T08:14:00Z"/>
              </w:rPr>
            </w:pPr>
            <w:del w:id="847" w:author="Author" w:date="2026-07-14T09:14:00Z" w16du:dateUtc="2026-07-14T08:14:00Z">
              <w:r>
                <w:delText>Context drift during study</w:delText>
              </w:r>
            </w:del>
          </w:p>
        </w:tc>
      </w:tr>
      <w:tr w:rsidR="00AD5D39" w14:paraId="565BB01E" w14:textId="77777777">
        <w:trPr>
          <w:del w:id="848" w:author="Author" w:date="2026-07-14T09:14:00Z" w16du:dateUtc="2026-07-14T08:14:00Z"/>
        </w:trPr>
        <w:tc>
          <w:tcPr>
            <w:tcW w:w="2640" w:type="dxa"/>
          </w:tcPr>
          <w:p w14:paraId="2CE0D9A9" w14:textId="77777777" w:rsidR="007E0EE0" w:rsidRDefault="00000000">
            <w:pPr>
              <w:pStyle w:val="Compact"/>
              <w:rPr>
                <w:del w:id="849" w:author="Author" w:date="2026-07-14T09:14:00Z" w16du:dateUtc="2026-07-14T08:14:00Z"/>
              </w:rPr>
            </w:pPr>
            <m:oMathPara>
              <m:oMath>
                <m:sSub>
                  <m:sSubPr>
                    <m:ctrlPr>
                      <w:del w:id="850" w:author="Author" w:date="2026-07-14T09:14:00Z" w16du:dateUtc="2026-07-14T08:14:00Z">
                        <w:rPr>
                          <w:rFonts w:ascii="Cambria Math" w:hAnsi="Cambria Math"/>
                        </w:rPr>
                      </w:del>
                    </m:ctrlPr>
                  </m:sSubPr>
                  <m:e>
                    <m:r>
                      <w:del w:id="851" w:author="Author" w:date="2026-07-14T09:14:00Z" w16du:dateUtc="2026-07-14T08:14:00Z">
                        <w:rPr>
                          <w:rFonts w:ascii="Cambria Math" w:hAnsi="Cambria Math"/>
                        </w:rPr>
                        <m:t>β</m:t>
                      </w:del>
                    </m:r>
                  </m:e>
                  <m:sub>
                    <m:r>
                      <w:del w:id="852" w:author="Author" w:date="2026-07-14T09:14:00Z" w16du:dateUtc="2026-07-14T08:14:00Z">
                        <w:rPr>
                          <w:rFonts w:ascii="Cambria Math" w:hAnsi="Cambria Math"/>
                        </w:rPr>
                        <m:t>start</m:t>
                      </w:del>
                    </m:r>
                  </m:sub>
                </m:sSub>
              </m:oMath>
            </m:oMathPara>
          </w:p>
        </w:tc>
        <w:tc>
          <w:tcPr>
            <w:tcW w:w="2640" w:type="dxa"/>
          </w:tcPr>
          <w:p w14:paraId="490AF9EB" w14:textId="77777777" w:rsidR="007E0EE0" w:rsidRDefault="00000000">
            <w:pPr>
              <w:pStyle w:val="Compact"/>
              <w:rPr>
                <w:del w:id="853" w:author="Author" w:date="2026-07-14T09:14:00Z" w16du:dateUtc="2026-07-14T08:14:00Z"/>
              </w:rPr>
            </w:pPr>
            <w:del w:id="854" w:author="Author" w:date="2026-07-14T09:14:00Z" w16du:dateUtc="2026-07-14T08:14:00Z">
              <w:r>
                <w:delText>start drift rate</w:delText>
              </w:r>
            </w:del>
          </w:p>
        </w:tc>
        <w:tc>
          <w:tcPr>
            <w:tcW w:w="2640" w:type="dxa"/>
          </w:tcPr>
          <w:p w14:paraId="452277D3" w14:textId="77777777" w:rsidR="007E0EE0" w:rsidRDefault="00000000">
            <w:pPr>
              <w:pStyle w:val="Compact"/>
              <w:rPr>
                <w:del w:id="855" w:author="Author" w:date="2026-07-14T09:14:00Z" w16du:dateUtc="2026-07-14T08:14:00Z"/>
              </w:rPr>
            </w:pPr>
            <w:del w:id="856" w:author="Author" w:date="2026-07-14T09:14:00Z" w16du:dateUtc="2026-07-14T08:14:00Z">
              <w:r>
                <w:delText>Drift toward start-of-film context at recall onset</w:delText>
              </w:r>
            </w:del>
          </w:p>
        </w:tc>
      </w:tr>
      <w:tr w:rsidR="00AD5D39" w14:paraId="5AE3AEF5" w14:textId="77777777">
        <w:trPr>
          <w:del w:id="857" w:author="Author" w:date="2026-07-14T09:14:00Z" w16du:dateUtc="2026-07-14T08:14:00Z"/>
        </w:trPr>
        <w:tc>
          <w:tcPr>
            <w:tcW w:w="2640" w:type="dxa"/>
          </w:tcPr>
          <w:p w14:paraId="16806045" w14:textId="77777777" w:rsidR="007E0EE0" w:rsidRDefault="00000000">
            <w:pPr>
              <w:pStyle w:val="Compact"/>
              <w:rPr>
                <w:del w:id="858" w:author="Author" w:date="2026-07-14T09:14:00Z" w16du:dateUtc="2026-07-14T08:14:00Z"/>
              </w:rPr>
            </w:pPr>
            <m:oMathPara>
              <m:oMath>
                <m:sSub>
                  <m:sSubPr>
                    <m:ctrlPr>
                      <w:del w:id="859" w:author="Author" w:date="2026-07-14T09:14:00Z" w16du:dateUtc="2026-07-14T08:14:00Z">
                        <w:rPr>
                          <w:rFonts w:ascii="Cambria Math" w:hAnsi="Cambria Math"/>
                        </w:rPr>
                      </w:del>
                    </m:ctrlPr>
                  </m:sSubPr>
                  <m:e>
                    <m:r>
                      <w:del w:id="860" w:author="Author" w:date="2026-07-14T09:14:00Z" w16du:dateUtc="2026-07-14T08:14:00Z">
                        <w:rPr>
                          <w:rFonts w:ascii="Cambria Math" w:hAnsi="Cambria Math"/>
                        </w:rPr>
                        <m:t>β</m:t>
                      </w:del>
                    </m:r>
                  </m:e>
                  <m:sub>
                    <m:r>
                      <w:del w:id="861" w:author="Author" w:date="2026-07-14T09:14:00Z" w16du:dateUtc="2026-07-14T08:14:00Z">
                        <w:rPr>
                          <w:rFonts w:ascii="Cambria Math" w:hAnsi="Cambria Math"/>
                        </w:rPr>
                        <m:t>rec</m:t>
                      </w:del>
                    </m:r>
                  </m:sub>
                </m:sSub>
              </m:oMath>
            </m:oMathPara>
          </w:p>
        </w:tc>
        <w:tc>
          <w:tcPr>
            <w:tcW w:w="2640" w:type="dxa"/>
          </w:tcPr>
          <w:p w14:paraId="55F9E3B9" w14:textId="77777777" w:rsidR="007E0EE0" w:rsidRDefault="00000000">
            <w:pPr>
              <w:pStyle w:val="Compact"/>
              <w:rPr>
                <w:del w:id="862" w:author="Author" w:date="2026-07-14T09:14:00Z" w16du:dateUtc="2026-07-14T08:14:00Z"/>
              </w:rPr>
            </w:pPr>
            <w:del w:id="863" w:author="Author" w:date="2026-07-14T09:14:00Z" w16du:dateUtc="2026-07-14T08:14:00Z">
              <w:r>
                <w:delText>recall drift rate</w:delText>
              </w:r>
            </w:del>
          </w:p>
        </w:tc>
        <w:tc>
          <w:tcPr>
            <w:tcW w:w="2640" w:type="dxa"/>
          </w:tcPr>
          <w:p w14:paraId="6EA213EF" w14:textId="77777777" w:rsidR="007E0EE0" w:rsidRDefault="00000000">
            <w:pPr>
              <w:pStyle w:val="Compact"/>
              <w:rPr>
                <w:del w:id="864" w:author="Author" w:date="2026-07-14T09:14:00Z" w16du:dateUtc="2026-07-14T08:14:00Z"/>
              </w:rPr>
            </w:pPr>
            <w:del w:id="865" w:author="Author" w:date="2026-07-14T09:14:00Z" w16du:dateUtc="2026-07-14T08:14:00Z">
              <w:r>
                <w:delText>Context drift after recall</w:delText>
              </w:r>
            </w:del>
          </w:p>
        </w:tc>
      </w:tr>
      <w:tr w:rsidR="00AD5D39" w14:paraId="0440F1EA" w14:textId="77777777">
        <w:trPr>
          <w:del w:id="866" w:author="Author" w:date="2026-07-14T09:14:00Z" w16du:dateUtc="2026-07-14T08:14:00Z"/>
        </w:trPr>
        <w:tc>
          <w:tcPr>
            <w:tcW w:w="2640" w:type="dxa"/>
          </w:tcPr>
          <w:p w14:paraId="6BBBE603" w14:textId="77777777" w:rsidR="007E0EE0" w:rsidRDefault="00000000">
            <w:pPr>
              <w:pStyle w:val="Compact"/>
              <w:rPr>
                <w:del w:id="867" w:author="Author" w:date="2026-07-14T09:14:00Z" w16du:dateUtc="2026-07-14T08:14:00Z"/>
              </w:rPr>
            </w:pPr>
            <m:oMathPara>
              <m:oMath>
                <m:r>
                  <w:del w:id="868" w:author="Author" w:date="2026-07-14T09:14:00Z" w16du:dateUtc="2026-07-14T08:14:00Z">
                    <w:rPr>
                      <w:rFonts w:ascii="Cambria Math" w:hAnsi="Cambria Math"/>
                    </w:rPr>
                    <m:t>γ</m:t>
                  </w:del>
                </m:r>
              </m:oMath>
            </m:oMathPara>
          </w:p>
        </w:tc>
        <w:tc>
          <w:tcPr>
            <w:tcW w:w="2640" w:type="dxa"/>
          </w:tcPr>
          <w:p w14:paraId="2273E858" w14:textId="77777777" w:rsidR="007E0EE0" w:rsidRDefault="00000000">
            <w:pPr>
              <w:pStyle w:val="Compact"/>
              <w:rPr>
                <w:del w:id="869" w:author="Author" w:date="2026-07-14T09:14:00Z" w16du:dateUtc="2026-07-14T08:14:00Z"/>
              </w:rPr>
            </w:pPr>
            <w:del w:id="870" w:author="Author" w:date="2026-07-14T09:14:00Z" w16du:dateUtc="2026-07-14T08:14:00Z">
              <w:r>
                <w:delText>feature-to-context learning rate</w:delText>
              </w:r>
            </w:del>
          </w:p>
        </w:tc>
        <w:tc>
          <w:tcPr>
            <w:tcW w:w="2640" w:type="dxa"/>
          </w:tcPr>
          <w:p w14:paraId="53A53722" w14:textId="77777777" w:rsidR="007E0EE0" w:rsidRDefault="00000000">
            <w:pPr>
              <w:pStyle w:val="Compact"/>
              <w:rPr>
                <w:del w:id="871" w:author="Author" w:date="2026-07-14T09:14:00Z" w16du:dateUtc="2026-07-14T08:14:00Z"/>
              </w:rPr>
            </w:pPr>
            <w:del w:id="872" w:author="Author" w:date="2026-07-14T09:14:00Z" w16du:dateUtc="2026-07-14T08:14:00Z">
              <w:r>
                <w:delText xml:space="preserve">Learning rate for </w:delText>
              </w:r>
            </w:del>
            <m:oMath>
              <m:sSup>
                <m:sSupPr>
                  <m:ctrlPr>
                    <w:del w:id="873" w:author="Author" w:date="2026-07-14T09:14:00Z" w16du:dateUtc="2026-07-14T08:14:00Z">
                      <w:rPr>
                        <w:rFonts w:ascii="Cambria Math" w:hAnsi="Cambria Math"/>
                      </w:rPr>
                    </w:del>
                  </m:ctrlPr>
                </m:sSupPr>
                <m:e>
                  <m:r>
                    <w:del w:id="874" w:author="Author" w:date="2026-07-14T09:14:00Z" w16du:dateUtc="2026-07-14T08:14:00Z">
                      <w:rPr>
                        <w:rFonts w:ascii="Cambria Math" w:hAnsi="Cambria Math"/>
                      </w:rPr>
                      <m:t>M</m:t>
                    </w:del>
                  </m:r>
                </m:e>
                <m:sup>
                  <m:r>
                    <w:del w:id="875" w:author="Author" w:date="2026-07-14T09:14:00Z" w16du:dateUtc="2026-07-14T08:14:00Z">
                      <w:rPr>
                        <w:rFonts w:ascii="Cambria Math" w:hAnsi="Cambria Math"/>
                      </w:rPr>
                      <m:t>FC</m:t>
                    </w:del>
                  </m:r>
                </m:sup>
              </m:sSup>
            </m:oMath>
          </w:p>
        </w:tc>
      </w:tr>
      <w:tr w:rsidR="00AD5D39" w14:paraId="30F9AAF3" w14:textId="77777777">
        <w:trPr>
          <w:del w:id="876" w:author="Author" w:date="2026-07-14T09:14:00Z" w16du:dateUtc="2026-07-14T08:14:00Z"/>
        </w:trPr>
        <w:tc>
          <w:tcPr>
            <w:tcW w:w="2640" w:type="dxa"/>
          </w:tcPr>
          <w:p w14:paraId="4A8D5A53" w14:textId="77777777" w:rsidR="007E0EE0" w:rsidRDefault="00000000">
            <w:pPr>
              <w:pStyle w:val="Compact"/>
              <w:rPr>
                <w:del w:id="877" w:author="Author" w:date="2026-07-14T09:14:00Z" w16du:dateUtc="2026-07-14T08:14:00Z"/>
              </w:rPr>
            </w:pPr>
            <m:oMathPara>
              <m:oMath>
                <m:r>
                  <w:del w:id="878" w:author="Author" w:date="2026-07-14T09:14:00Z" w16du:dateUtc="2026-07-14T08:14:00Z">
                    <w:rPr>
                      <w:rFonts w:ascii="Cambria Math" w:hAnsi="Cambria Math"/>
                    </w:rPr>
                    <m:t>λ</m:t>
                  </w:del>
                </m:r>
              </m:oMath>
            </m:oMathPara>
          </w:p>
        </w:tc>
        <w:tc>
          <w:tcPr>
            <w:tcW w:w="2640" w:type="dxa"/>
          </w:tcPr>
          <w:p w14:paraId="2BCF0476" w14:textId="77777777" w:rsidR="007E0EE0" w:rsidRDefault="00000000">
            <w:pPr>
              <w:pStyle w:val="Compact"/>
              <w:rPr>
                <w:del w:id="879" w:author="Author" w:date="2026-07-14T09:14:00Z" w16du:dateUtc="2026-07-14T08:14:00Z"/>
              </w:rPr>
            </w:pPr>
            <w:del w:id="880" w:author="Author" w:date="2026-07-14T09:14:00Z" w16du:dateUtc="2026-07-14T08:14:00Z">
              <w:r>
                <w:delText>context-to-feature learning scale</w:delText>
              </w:r>
            </w:del>
          </w:p>
        </w:tc>
        <w:tc>
          <w:tcPr>
            <w:tcW w:w="2640" w:type="dxa"/>
          </w:tcPr>
          <w:p w14:paraId="3FEAE255" w14:textId="77777777" w:rsidR="007E0EE0" w:rsidRDefault="00000000">
            <w:pPr>
              <w:pStyle w:val="Compact"/>
              <w:rPr>
                <w:del w:id="881" w:author="Author" w:date="2026-07-14T09:14:00Z" w16du:dateUtc="2026-07-14T08:14:00Z"/>
              </w:rPr>
            </w:pPr>
            <w:del w:id="882" w:author="Author" w:date="2026-07-14T09:14:00Z" w16du:dateUtc="2026-07-14T08:14:00Z">
              <w:r>
                <w:delText xml:space="preserve">Baseline or phase-scaled learning rate for </w:delText>
              </w:r>
            </w:del>
            <m:oMath>
              <m:sSup>
                <m:sSupPr>
                  <m:ctrlPr>
                    <w:del w:id="883" w:author="Author" w:date="2026-07-14T09:14:00Z" w16du:dateUtc="2026-07-14T08:14:00Z">
                      <w:rPr>
                        <w:rFonts w:ascii="Cambria Math" w:hAnsi="Cambria Math"/>
                      </w:rPr>
                    </w:del>
                  </m:ctrlPr>
                </m:sSupPr>
                <m:e>
                  <m:r>
                    <w:del w:id="884" w:author="Author" w:date="2026-07-14T09:14:00Z" w16du:dateUtc="2026-07-14T08:14:00Z">
                      <w:rPr>
                        <w:rFonts w:ascii="Cambria Math" w:hAnsi="Cambria Math"/>
                      </w:rPr>
                      <m:t>M</m:t>
                    </w:del>
                  </m:r>
                </m:e>
                <m:sup>
                  <m:r>
                    <w:del w:id="885" w:author="Author" w:date="2026-07-14T09:14:00Z" w16du:dateUtc="2026-07-14T08:14:00Z">
                      <w:rPr>
                        <w:rFonts w:ascii="Cambria Math" w:hAnsi="Cambria Math"/>
                      </w:rPr>
                      <m:t>CF</m:t>
                    </w:del>
                  </m:r>
                </m:sup>
              </m:sSup>
            </m:oMath>
          </w:p>
        </w:tc>
      </w:tr>
      <w:tr w:rsidR="00AD5D39" w14:paraId="46E6D581" w14:textId="77777777">
        <w:trPr>
          <w:del w:id="886" w:author="Author" w:date="2026-07-14T09:14:00Z" w16du:dateUtc="2026-07-14T08:14:00Z"/>
        </w:trPr>
        <w:tc>
          <w:tcPr>
            <w:tcW w:w="2640" w:type="dxa"/>
          </w:tcPr>
          <w:p w14:paraId="751FFE79" w14:textId="77777777" w:rsidR="007E0EE0" w:rsidRDefault="00000000">
            <w:pPr>
              <w:pStyle w:val="Compact"/>
              <w:rPr>
                <w:del w:id="887" w:author="Author" w:date="2026-07-14T09:14:00Z" w16du:dateUtc="2026-07-14T08:14:00Z"/>
              </w:rPr>
            </w:pPr>
            <m:oMathPara>
              <m:oMath>
                <m:r>
                  <w:del w:id="888" w:author="Author" w:date="2026-07-14T09:14:00Z" w16du:dateUtc="2026-07-14T08:14:00Z">
                    <w:rPr>
                      <w:rFonts w:ascii="Cambria Math" w:hAnsi="Cambria Math"/>
                    </w:rPr>
                    <m:t>α</m:t>
                  </w:del>
                </m:r>
              </m:oMath>
            </m:oMathPara>
          </w:p>
        </w:tc>
        <w:tc>
          <w:tcPr>
            <w:tcW w:w="2640" w:type="dxa"/>
          </w:tcPr>
          <w:p w14:paraId="67724BC2" w14:textId="77777777" w:rsidR="007E0EE0" w:rsidRDefault="00000000">
            <w:pPr>
              <w:pStyle w:val="Compact"/>
              <w:rPr>
                <w:del w:id="889" w:author="Author" w:date="2026-07-14T09:14:00Z" w16du:dateUtc="2026-07-14T08:14:00Z"/>
              </w:rPr>
            </w:pPr>
            <w:del w:id="890" w:author="Author" w:date="2026-07-14T09:14:00Z" w16du:dateUtc="2026-07-14T08:14:00Z">
              <w:r>
                <w:delText>shared support</w:delText>
              </w:r>
            </w:del>
          </w:p>
        </w:tc>
        <w:tc>
          <w:tcPr>
            <w:tcW w:w="2640" w:type="dxa"/>
          </w:tcPr>
          <w:p w14:paraId="26D14F95" w14:textId="77777777" w:rsidR="007E0EE0" w:rsidRDefault="00000000">
            <w:pPr>
              <w:pStyle w:val="Compact"/>
              <w:rPr>
                <w:del w:id="891" w:author="Author" w:date="2026-07-14T09:14:00Z" w16du:dateUtc="2026-07-14T08:14:00Z"/>
              </w:rPr>
            </w:pPr>
            <w:del w:id="892" w:author="Author" w:date="2026-07-14T09:14:00Z" w16du:dateUtc="2026-07-14T08:14:00Z">
              <w:r>
                <w:delText xml:space="preserve">Pre-experimental shared support in </w:delText>
              </w:r>
            </w:del>
            <m:oMath>
              <m:sSup>
                <m:sSupPr>
                  <m:ctrlPr>
                    <w:del w:id="893" w:author="Author" w:date="2026-07-14T09:14:00Z" w16du:dateUtc="2026-07-14T08:14:00Z">
                      <w:rPr>
                        <w:rFonts w:ascii="Cambria Math" w:hAnsi="Cambria Math"/>
                      </w:rPr>
                    </w:del>
                  </m:ctrlPr>
                </m:sSupPr>
                <m:e>
                  <m:r>
                    <w:del w:id="894" w:author="Author" w:date="2026-07-14T09:14:00Z" w16du:dateUtc="2026-07-14T08:14:00Z">
                      <w:rPr>
                        <w:rFonts w:ascii="Cambria Math" w:hAnsi="Cambria Math"/>
                      </w:rPr>
                      <m:t>M</m:t>
                    </w:del>
                  </m:r>
                </m:e>
                <m:sup>
                  <m:r>
                    <w:del w:id="895" w:author="Author" w:date="2026-07-14T09:14:00Z" w16du:dateUtc="2026-07-14T08:14:00Z">
                      <w:rPr>
                        <w:rFonts w:ascii="Cambria Math" w:hAnsi="Cambria Math"/>
                      </w:rPr>
                      <m:t>CF</m:t>
                    </w:del>
                  </m:r>
                </m:sup>
              </m:sSup>
            </m:oMath>
          </w:p>
        </w:tc>
      </w:tr>
      <w:tr w:rsidR="00AD5D39" w14:paraId="4C3509B6" w14:textId="77777777">
        <w:trPr>
          <w:del w:id="896" w:author="Author" w:date="2026-07-14T09:14:00Z" w16du:dateUtc="2026-07-14T08:14:00Z"/>
        </w:trPr>
        <w:tc>
          <w:tcPr>
            <w:tcW w:w="2640" w:type="dxa"/>
          </w:tcPr>
          <w:p w14:paraId="20998F8E" w14:textId="77777777" w:rsidR="007E0EE0" w:rsidRDefault="00000000">
            <w:pPr>
              <w:pStyle w:val="Compact"/>
              <w:rPr>
                <w:del w:id="897" w:author="Author" w:date="2026-07-14T09:14:00Z" w16du:dateUtc="2026-07-14T08:14:00Z"/>
              </w:rPr>
            </w:pPr>
            <m:oMathPara>
              <m:oMath>
                <m:r>
                  <w:del w:id="898" w:author="Author" w:date="2026-07-14T09:14:00Z" w16du:dateUtc="2026-07-14T08:14:00Z">
                    <w:rPr>
                      <w:rFonts w:ascii="Cambria Math" w:hAnsi="Cambria Math"/>
                    </w:rPr>
                    <m:t>δ</m:t>
                  </w:del>
                </m:r>
              </m:oMath>
            </m:oMathPara>
          </w:p>
        </w:tc>
        <w:tc>
          <w:tcPr>
            <w:tcW w:w="2640" w:type="dxa"/>
          </w:tcPr>
          <w:p w14:paraId="3E24FE52" w14:textId="77777777" w:rsidR="007E0EE0" w:rsidRDefault="00000000">
            <w:pPr>
              <w:pStyle w:val="Compact"/>
              <w:rPr>
                <w:del w:id="899" w:author="Author" w:date="2026-07-14T09:14:00Z" w16du:dateUtc="2026-07-14T08:14:00Z"/>
              </w:rPr>
            </w:pPr>
            <w:del w:id="900" w:author="Author" w:date="2026-07-14T09:14:00Z" w16du:dateUtc="2026-07-14T08:14:00Z">
              <w:r>
                <w:delText>self support</w:delText>
              </w:r>
            </w:del>
          </w:p>
        </w:tc>
        <w:tc>
          <w:tcPr>
            <w:tcW w:w="2640" w:type="dxa"/>
          </w:tcPr>
          <w:p w14:paraId="2C3D716C" w14:textId="77777777" w:rsidR="007E0EE0" w:rsidRDefault="00000000">
            <w:pPr>
              <w:pStyle w:val="Compact"/>
              <w:rPr>
                <w:del w:id="901" w:author="Author" w:date="2026-07-14T09:14:00Z" w16du:dateUtc="2026-07-14T08:14:00Z"/>
              </w:rPr>
            </w:pPr>
            <w:del w:id="902" w:author="Author" w:date="2026-07-14T09:14:00Z" w16du:dateUtc="2026-07-14T08:14:00Z">
              <w:r>
                <w:delText xml:space="preserve">Pre-experimental self-support in </w:delText>
              </w:r>
            </w:del>
            <m:oMath>
              <m:sSup>
                <m:sSupPr>
                  <m:ctrlPr>
                    <w:del w:id="903" w:author="Author" w:date="2026-07-14T09:14:00Z" w16du:dateUtc="2026-07-14T08:14:00Z">
                      <w:rPr>
                        <w:rFonts w:ascii="Cambria Math" w:hAnsi="Cambria Math"/>
                      </w:rPr>
                    </w:del>
                  </m:ctrlPr>
                </m:sSupPr>
                <m:e>
                  <m:r>
                    <w:del w:id="904" w:author="Author" w:date="2026-07-14T09:14:00Z" w16du:dateUtc="2026-07-14T08:14:00Z">
                      <w:rPr>
                        <w:rFonts w:ascii="Cambria Math" w:hAnsi="Cambria Math"/>
                      </w:rPr>
                      <m:t>M</m:t>
                    </w:del>
                  </m:r>
                </m:e>
                <m:sup>
                  <m:r>
                    <w:del w:id="905" w:author="Author" w:date="2026-07-14T09:14:00Z" w16du:dateUtc="2026-07-14T08:14:00Z">
                      <w:rPr>
                        <w:rFonts w:ascii="Cambria Math" w:hAnsi="Cambria Math"/>
                      </w:rPr>
                      <m:t>CF</m:t>
                    </w:del>
                  </m:r>
                </m:sup>
              </m:sSup>
            </m:oMath>
          </w:p>
        </w:tc>
      </w:tr>
      <w:tr w:rsidR="00AD5D39" w14:paraId="01C22954" w14:textId="77777777">
        <w:trPr>
          <w:del w:id="906" w:author="Author" w:date="2026-07-14T09:14:00Z" w16du:dateUtc="2026-07-14T08:14:00Z"/>
        </w:trPr>
        <w:tc>
          <w:tcPr>
            <w:tcW w:w="2640" w:type="dxa"/>
          </w:tcPr>
          <w:p w14:paraId="29C25DEA" w14:textId="77777777" w:rsidR="007E0EE0" w:rsidRDefault="00000000">
            <w:pPr>
              <w:pStyle w:val="Compact"/>
              <w:rPr>
                <w:del w:id="907" w:author="Author" w:date="2026-07-14T09:14:00Z" w16du:dateUtc="2026-07-14T08:14:00Z"/>
              </w:rPr>
            </w:pPr>
            <m:oMathPara>
              <m:oMath>
                <m:sSub>
                  <m:sSubPr>
                    <m:ctrlPr>
                      <w:del w:id="908" w:author="Author" w:date="2026-07-14T09:14:00Z" w16du:dateUtc="2026-07-14T08:14:00Z">
                        <w:rPr>
                          <w:rFonts w:ascii="Cambria Math" w:hAnsi="Cambria Math"/>
                        </w:rPr>
                      </w:del>
                    </m:ctrlPr>
                  </m:sSubPr>
                  <m:e>
                    <m:r>
                      <w:del w:id="909" w:author="Author" w:date="2026-07-14T09:14:00Z" w16du:dateUtc="2026-07-14T08:14:00Z">
                        <w:rPr>
                          <w:rFonts w:ascii="Cambria Math" w:hAnsi="Cambria Math"/>
                        </w:rPr>
                        <m:t>ϕ</m:t>
                      </w:del>
                    </m:r>
                  </m:e>
                  <m:sub>
                    <m:r>
                      <w:del w:id="910" w:author="Author" w:date="2026-07-14T09:14:00Z" w16du:dateUtc="2026-07-14T08:14:00Z">
                        <w:rPr>
                          <w:rFonts w:ascii="Cambria Math" w:hAnsi="Cambria Math"/>
                        </w:rPr>
                        <m:t>s</m:t>
                      </w:del>
                    </m:r>
                  </m:sub>
                </m:sSub>
              </m:oMath>
            </m:oMathPara>
          </w:p>
        </w:tc>
        <w:tc>
          <w:tcPr>
            <w:tcW w:w="2640" w:type="dxa"/>
          </w:tcPr>
          <w:p w14:paraId="2099A8D6" w14:textId="77777777" w:rsidR="007E0EE0" w:rsidRDefault="00000000">
            <w:pPr>
              <w:pStyle w:val="Compact"/>
              <w:rPr>
                <w:del w:id="911" w:author="Author" w:date="2026-07-14T09:14:00Z" w16du:dateUtc="2026-07-14T08:14:00Z"/>
              </w:rPr>
            </w:pPr>
            <w:del w:id="912" w:author="Author" w:date="2026-07-14T09:14:00Z" w16du:dateUtc="2026-07-14T08:14:00Z">
              <w:r>
                <w:delText>primacy scale</w:delText>
              </w:r>
            </w:del>
          </w:p>
        </w:tc>
        <w:tc>
          <w:tcPr>
            <w:tcW w:w="2640" w:type="dxa"/>
          </w:tcPr>
          <w:p w14:paraId="41EED084" w14:textId="77777777" w:rsidR="007E0EE0" w:rsidRDefault="00000000">
            <w:pPr>
              <w:pStyle w:val="Compact"/>
              <w:rPr>
                <w:del w:id="913" w:author="Author" w:date="2026-07-14T09:14:00Z" w16du:dateUtc="2026-07-14T08:14:00Z"/>
              </w:rPr>
            </w:pPr>
            <w:del w:id="914" w:author="Author" w:date="2026-07-14T09:14:00Z" w16du:dateUtc="2026-07-14T08:14:00Z">
              <w:r>
                <w:delText>Initial boost to context-to-feature learning</w:delText>
              </w:r>
            </w:del>
          </w:p>
        </w:tc>
      </w:tr>
      <w:tr w:rsidR="00AD5D39" w14:paraId="6F3B0A07" w14:textId="77777777">
        <w:trPr>
          <w:del w:id="915" w:author="Author" w:date="2026-07-14T09:14:00Z" w16du:dateUtc="2026-07-14T08:14:00Z"/>
        </w:trPr>
        <w:tc>
          <w:tcPr>
            <w:tcW w:w="2640" w:type="dxa"/>
          </w:tcPr>
          <w:p w14:paraId="10B83909" w14:textId="77777777" w:rsidR="007E0EE0" w:rsidRDefault="00000000">
            <w:pPr>
              <w:pStyle w:val="Compact"/>
              <w:rPr>
                <w:del w:id="916" w:author="Author" w:date="2026-07-14T09:14:00Z" w16du:dateUtc="2026-07-14T08:14:00Z"/>
              </w:rPr>
            </w:pPr>
            <m:oMathPara>
              <m:oMath>
                <m:sSub>
                  <m:sSubPr>
                    <m:ctrlPr>
                      <w:del w:id="917" w:author="Author" w:date="2026-07-14T09:14:00Z" w16du:dateUtc="2026-07-14T08:14:00Z">
                        <w:rPr>
                          <w:rFonts w:ascii="Cambria Math" w:hAnsi="Cambria Math"/>
                        </w:rPr>
                      </w:del>
                    </m:ctrlPr>
                  </m:sSubPr>
                  <m:e>
                    <m:r>
                      <w:del w:id="918" w:author="Author" w:date="2026-07-14T09:14:00Z" w16du:dateUtc="2026-07-14T08:14:00Z">
                        <w:rPr>
                          <w:rFonts w:ascii="Cambria Math" w:hAnsi="Cambria Math"/>
                        </w:rPr>
                        <m:t>ϕ</m:t>
                      </w:del>
                    </m:r>
                  </m:e>
                  <m:sub>
                    <m:r>
                      <w:del w:id="919" w:author="Author" w:date="2026-07-14T09:14:00Z" w16du:dateUtc="2026-07-14T08:14:00Z">
                        <w:rPr>
                          <w:rFonts w:ascii="Cambria Math" w:hAnsi="Cambria Math"/>
                        </w:rPr>
                        <m:t>d</m:t>
                      </w:del>
                    </m:r>
                  </m:sub>
                </m:sSub>
              </m:oMath>
            </m:oMathPara>
          </w:p>
        </w:tc>
        <w:tc>
          <w:tcPr>
            <w:tcW w:w="2640" w:type="dxa"/>
          </w:tcPr>
          <w:p w14:paraId="0670C69F" w14:textId="77777777" w:rsidR="007E0EE0" w:rsidRDefault="00000000">
            <w:pPr>
              <w:pStyle w:val="Compact"/>
              <w:rPr>
                <w:del w:id="920" w:author="Author" w:date="2026-07-14T09:14:00Z" w16du:dateUtc="2026-07-14T08:14:00Z"/>
              </w:rPr>
            </w:pPr>
            <w:del w:id="921" w:author="Author" w:date="2026-07-14T09:14:00Z" w16du:dateUtc="2026-07-14T08:14:00Z">
              <w:r>
                <w:delText>primacy decay</w:delText>
              </w:r>
            </w:del>
          </w:p>
        </w:tc>
        <w:tc>
          <w:tcPr>
            <w:tcW w:w="2640" w:type="dxa"/>
          </w:tcPr>
          <w:p w14:paraId="2F807CA8" w14:textId="77777777" w:rsidR="007E0EE0" w:rsidRDefault="00000000">
            <w:pPr>
              <w:pStyle w:val="Compact"/>
              <w:rPr>
                <w:del w:id="922" w:author="Author" w:date="2026-07-14T09:14:00Z" w16du:dateUtc="2026-07-14T08:14:00Z"/>
              </w:rPr>
            </w:pPr>
            <w:del w:id="923" w:author="Author" w:date="2026-07-14T09:14:00Z" w16du:dateUtc="2026-07-14T08:14:00Z">
              <w:r>
                <w:delText>Decay rate of primacy boost</w:delText>
              </w:r>
            </w:del>
          </w:p>
        </w:tc>
      </w:tr>
      <w:tr w:rsidR="00AD5D39" w14:paraId="59632A37" w14:textId="77777777">
        <w:trPr>
          <w:del w:id="924" w:author="Author" w:date="2026-07-14T09:14:00Z" w16du:dateUtc="2026-07-14T08:14:00Z"/>
        </w:trPr>
        <w:tc>
          <w:tcPr>
            <w:tcW w:w="2640" w:type="dxa"/>
          </w:tcPr>
          <w:p w14:paraId="46FC95F2" w14:textId="77777777" w:rsidR="007E0EE0" w:rsidRDefault="00000000">
            <w:pPr>
              <w:pStyle w:val="Compact"/>
              <w:rPr>
                <w:del w:id="925" w:author="Author" w:date="2026-07-14T09:14:00Z" w16du:dateUtc="2026-07-14T08:14:00Z"/>
              </w:rPr>
            </w:pPr>
            <m:oMathPara>
              <m:oMath>
                <m:r>
                  <w:del w:id="926" w:author="Author" w:date="2026-07-14T09:14:00Z" w16du:dateUtc="2026-07-14T08:14:00Z">
                    <w:rPr>
                      <w:rFonts w:ascii="Cambria Math" w:hAnsi="Cambria Math"/>
                    </w:rPr>
                    <m:t>τ</m:t>
                  </w:del>
                </m:r>
              </m:oMath>
            </m:oMathPara>
          </w:p>
        </w:tc>
        <w:tc>
          <w:tcPr>
            <w:tcW w:w="2640" w:type="dxa"/>
          </w:tcPr>
          <w:p w14:paraId="631131DD" w14:textId="77777777" w:rsidR="007E0EE0" w:rsidRDefault="00000000">
            <w:pPr>
              <w:pStyle w:val="Compact"/>
              <w:rPr>
                <w:del w:id="927" w:author="Author" w:date="2026-07-14T09:14:00Z" w16du:dateUtc="2026-07-14T08:14:00Z"/>
              </w:rPr>
            </w:pPr>
            <w:del w:id="928" w:author="Author" w:date="2026-07-14T09:14:00Z" w16du:dateUtc="2026-07-14T08:14:00Z">
              <w:r>
                <w:delText>choice sensitivity</w:delText>
              </w:r>
            </w:del>
          </w:p>
        </w:tc>
        <w:tc>
          <w:tcPr>
            <w:tcW w:w="2640" w:type="dxa"/>
          </w:tcPr>
          <w:p w14:paraId="25B2DA08" w14:textId="77777777" w:rsidR="007E0EE0" w:rsidRDefault="00000000">
            <w:pPr>
              <w:pStyle w:val="Compact"/>
              <w:rPr>
                <w:del w:id="929" w:author="Author" w:date="2026-07-14T09:14:00Z" w16du:dateUtc="2026-07-14T08:14:00Z"/>
              </w:rPr>
            </w:pPr>
            <w:del w:id="930" w:author="Author" w:date="2026-07-14T09:14:00Z" w16du:dateUtc="2026-07-14T08:14:00Z">
              <w:r>
                <w:delText>Sensitivity of choice to support differences</w:delText>
              </w:r>
            </w:del>
          </w:p>
        </w:tc>
      </w:tr>
      <w:tr w:rsidR="00AD5D39" w14:paraId="0FD2DE88" w14:textId="77777777">
        <w:trPr>
          <w:del w:id="931" w:author="Author" w:date="2026-07-14T09:14:00Z" w16du:dateUtc="2026-07-14T08:14:00Z"/>
        </w:trPr>
        <w:tc>
          <w:tcPr>
            <w:tcW w:w="2640" w:type="dxa"/>
          </w:tcPr>
          <w:p w14:paraId="4C575A7E" w14:textId="77777777" w:rsidR="007E0EE0" w:rsidRDefault="00000000">
            <w:pPr>
              <w:pStyle w:val="Compact"/>
              <w:rPr>
                <w:del w:id="932" w:author="Author" w:date="2026-07-14T09:14:00Z" w16du:dateUtc="2026-07-14T08:14:00Z"/>
              </w:rPr>
            </w:pPr>
            <m:oMathPara>
              <m:oMath>
                <m:sSub>
                  <m:sSubPr>
                    <m:ctrlPr>
                      <w:del w:id="933" w:author="Author" w:date="2026-07-14T09:14:00Z" w16du:dateUtc="2026-07-14T08:14:00Z">
                        <w:rPr>
                          <w:rFonts w:ascii="Cambria Math" w:hAnsi="Cambria Math"/>
                        </w:rPr>
                      </w:del>
                    </m:ctrlPr>
                  </m:sSubPr>
                  <m:e>
                    <m:r>
                      <w:del w:id="934" w:author="Author" w:date="2026-07-14T09:14:00Z" w16du:dateUtc="2026-07-14T08:14:00Z">
                        <w:rPr>
                          <w:rFonts w:ascii="Cambria Math" w:hAnsi="Cambria Math"/>
                        </w:rPr>
                        <m:t>β</m:t>
                      </w:del>
                    </m:r>
                  </m:e>
                  <m:sub>
                    <m:r>
                      <w:del w:id="935" w:author="Author" w:date="2026-07-14T09:14:00Z" w16du:dateUtc="2026-07-14T08:14:00Z">
                        <w:rPr>
                          <w:rFonts w:ascii="Cambria Math" w:hAnsi="Cambria Math"/>
                        </w:rPr>
                        <m:t>emot</m:t>
                      </w:del>
                    </m:r>
                  </m:sub>
                </m:sSub>
              </m:oMath>
            </m:oMathPara>
          </w:p>
        </w:tc>
        <w:tc>
          <w:tcPr>
            <w:tcW w:w="2640" w:type="dxa"/>
          </w:tcPr>
          <w:p w14:paraId="4E377DCC" w14:textId="77777777" w:rsidR="007E0EE0" w:rsidRDefault="00000000">
            <w:pPr>
              <w:pStyle w:val="Compact"/>
              <w:rPr>
                <w:del w:id="936" w:author="Author" w:date="2026-07-14T09:14:00Z" w16du:dateUtc="2026-07-14T08:14:00Z"/>
              </w:rPr>
            </w:pPr>
            <w:del w:id="937" w:author="Author" w:date="2026-07-14T09:14:00Z" w16du:dateUtc="2026-07-14T08:14:00Z">
              <w:r>
                <w:delText>source-context drift rate</w:delText>
              </w:r>
            </w:del>
          </w:p>
        </w:tc>
        <w:tc>
          <w:tcPr>
            <w:tcW w:w="2640" w:type="dxa"/>
          </w:tcPr>
          <w:p w14:paraId="41E1D5C6" w14:textId="77777777" w:rsidR="007E0EE0" w:rsidRDefault="00000000">
            <w:pPr>
              <w:pStyle w:val="Compact"/>
              <w:rPr>
                <w:del w:id="938" w:author="Author" w:date="2026-07-14T09:14:00Z" w16du:dateUtc="2026-07-14T08:14:00Z"/>
              </w:rPr>
            </w:pPr>
            <w:del w:id="939" w:author="Author" w:date="2026-07-14T09:14:00Z" w16du:dateUtc="2026-07-14T08:14:00Z">
              <w:r>
                <w:delText>Source context drift</w:delText>
              </w:r>
            </w:del>
          </w:p>
        </w:tc>
      </w:tr>
      <w:tr w:rsidR="00AD5D39" w14:paraId="405F6DF1" w14:textId="77777777">
        <w:trPr>
          <w:del w:id="940" w:author="Author" w:date="2026-07-14T09:14:00Z" w16du:dateUtc="2026-07-14T08:14:00Z"/>
        </w:trPr>
        <w:tc>
          <w:tcPr>
            <w:tcW w:w="2640" w:type="dxa"/>
          </w:tcPr>
          <w:p w14:paraId="27AFB377" w14:textId="77777777" w:rsidR="007E0EE0" w:rsidRDefault="00000000">
            <w:pPr>
              <w:pStyle w:val="Compact"/>
              <w:rPr>
                <w:del w:id="941" w:author="Author" w:date="2026-07-14T09:14:00Z" w16du:dateUtc="2026-07-14T08:14:00Z"/>
              </w:rPr>
            </w:pPr>
            <m:oMathPara>
              <m:oMath>
                <m:sSub>
                  <m:sSubPr>
                    <m:ctrlPr>
                      <w:del w:id="942" w:author="Author" w:date="2026-07-14T09:14:00Z" w16du:dateUtc="2026-07-14T08:14:00Z">
                        <w:rPr>
                          <w:rFonts w:ascii="Cambria Math" w:hAnsi="Cambria Math"/>
                        </w:rPr>
                      </w:del>
                    </m:ctrlPr>
                  </m:sSubPr>
                  <m:e>
                    <m:r>
                      <w:del w:id="943" w:author="Author" w:date="2026-07-14T09:14:00Z" w16du:dateUtc="2026-07-14T08:14:00Z">
                        <w:rPr>
                          <w:rFonts w:ascii="Cambria Math" w:hAnsi="Cambria Math"/>
                        </w:rPr>
                        <m:t>ϕ</m:t>
                      </w:del>
                    </m:r>
                  </m:e>
                  <m:sub>
                    <m:r>
                      <w:del w:id="944" w:author="Author" w:date="2026-07-14T09:14:00Z" w16du:dateUtc="2026-07-14T08:14:00Z">
                        <m:rPr>
                          <m:sty m:val="p"/>
                        </m:rPr>
                        <w:rPr>
                          <w:rFonts w:ascii="Cambria Math" w:hAnsi="Cambria Math"/>
                        </w:rPr>
                        <m:t>emot</m:t>
                      </w:del>
                    </m:r>
                  </m:sub>
                </m:sSub>
              </m:oMath>
            </m:oMathPara>
          </w:p>
        </w:tc>
        <w:tc>
          <w:tcPr>
            <w:tcW w:w="2640" w:type="dxa"/>
          </w:tcPr>
          <w:p w14:paraId="1A84AE94" w14:textId="77777777" w:rsidR="007E0EE0" w:rsidRDefault="00000000">
            <w:pPr>
              <w:pStyle w:val="Compact"/>
              <w:rPr>
                <w:del w:id="945" w:author="Author" w:date="2026-07-14T09:14:00Z" w16du:dateUtc="2026-07-14T08:14:00Z"/>
              </w:rPr>
            </w:pPr>
            <w:del w:id="946" w:author="Author" w:date="2026-07-14T09:14:00Z" w16du:dateUtc="2026-07-14T08:14:00Z">
              <w:r>
                <w:delText>source learning scale</w:delText>
              </w:r>
            </w:del>
          </w:p>
        </w:tc>
        <w:tc>
          <w:tcPr>
            <w:tcW w:w="2640" w:type="dxa"/>
          </w:tcPr>
          <w:p w14:paraId="6F2A2F24" w14:textId="77777777" w:rsidR="007E0EE0" w:rsidRDefault="00000000">
            <w:pPr>
              <w:pStyle w:val="Compact"/>
              <w:rPr>
                <w:del w:id="947" w:author="Author" w:date="2026-07-14T09:14:00Z" w16du:dateUtc="2026-07-14T08:14:00Z"/>
              </w:rPr>
            </w:pPr>
            <w:del w:id="948" w:author="Author" w:date="2026-07-14T09:14:00Z" w16du:dateUtc="2026-07-14T08:14:00Z">
              <w:r>
                <w:delText>Learning scale for the marked source feature</w:delText>
              </w:r>
            </w:del>
          </w:p>
        </w:tc>
      </w:tr>
      <w:tr w:rsidR="00AD5D39" w14:paraId="7542B0C2" w14:textId="77777777">
        <w:trPr>
          <w:del w:id="949" w:author="Author" w:date="2026-07-14T09:14:00Z" w16du:dateUtc="2026-07-14T08:14:00Z"/>
        </w:trPr>
        <w:tc>
          <w:tcPr>
            <w:tcW w:w="2640" w:type="dxa"/>
          </w:tcPr>
          <w:p w14:paraId="280985C0" w14:textId="77777777" w:rsidR="007E0EE0" w:rsidRDefault="00000000">
            <w:pPr>
              <w:pStyle w:val="Compact"/>
              <w:rPr>
                <w:del w:id="950" w:author="Author" w:date="2026-07-14T09:14:00Z" w16du:dateUtc="2026-07-14T08:14:00Z"/>
              </w:rPr>
            </w:pPr>
            <m:oMathPara>
              <m:oMath>
                <m:sSub>
                  <m:sSubPr>
                    <m:ctrlPr>
                      <w:del w:id="951" w:author="Author" w:date="2026-07-14T09:14:00Z" w16du:dateUtc="2026-07-14T08:14:00Z">
                        <w:rPr>
                          <w:rFonts w:ascii="Cambria Math" w:hAnsi="Cambria Math"/>
                        </w:rPr>
                      </w:del>
                    </m:ctrlPr>
                  </m:sSubPr>
                  <m:e>
                    <m:r>
                      <w:del w:id="952" w:author="Author" w:date="2026-07-14T09:14:00Z" w16du:dateUtc="2026-07-14T08:14:00Z">
                        <w:rPr>
                          <w:rFonts w:ascii="Cambria Math" w:hAnsi="Cambria Math"/>
                        </w:rPr>
                        <m:t>η</m:t>
                      </w:del>
                    </m:r>
                  </m:e>
                  <m:sub>
                    <m:r>
                      <w:del w:id="953" w:author="Author" w:date="2026-07-14T09:14:00Z" w16du:dateUtc="2026-07-14T08:14:00Z">
                        <w:rPr>
                          <w:rFonts w:ascii="Cambria Math" w:hAnsi="Cambria Math"/>
                        </w:rPr>
                        <m:t>s</m:t>
                      </w:del>
                    </m:r>
                  </m:sub>
                </m:sSub>
              </m:oMath>
            </m:oMathPara>
          </w:p>
        </w:tc>
        <w:tc>
          <w:tcPr>
            <w:tcW w:w="2640" w:type="dxa"/>
          </w:tcPr>
          <w:p w14:paraId="105CF05E" w14:textId="77777777" w:rsidR="007E0EE0" w:rsidRDefault="00000000">
            <w:pPr>
              <w:pStyle w:val="Compact"/>
              <w:rPr>
                <w:del w:id="954" w:author="Author" w:date="2026-07-14T09:14:00Z" w16du:dateUtc="2026-07-14T08:14:00Z"/>
              </w:rPr>
            </w:pPr>
            <w:del w:id="955" w:author="Author" w:date="2026-07-14T09:14:00Z" w16du:dateUtc="2026-07-14T08:14:00Z">
              <w:r>
                <w:delText>source learning baseline</w:delText>
              </w:r>
            </w:del>
          </w:p>
        </w:tc>
        <w:tc>
          <w:tcPr>
            <w:tcW w:w="2640" w:type="dxa"/>
          </w:tcPr>
          <w:p w14:paraId="587E02EA" w14:textId="77777777" w:rsidR="007E0EE0" w:rsidRDefault="00000000">
            <w:pPr>
              <w:pStyle w:val="Compact"/>
              <w:rPr>
                <w:del w:id="956" w:author="Author" w:date="2026-07-14T09:14:00Z" w16du:dateUtc="2026-07-14T08:14:00Z"/>
              </w:rPr>
            </w:pPr>
            <w:del w:id="957" w:author="Author" w:date="2026-07-14T09:14:00Z" w16du:dateUtc="2026-07-14T08:14:00Z">
              <w:r>
                <w:delText>Baseline source-context learning for neutral/default items</w:delText>
              </w:r>
            </w:del>
          </w:p>
        </w:tc>
      </w:tr>
      <w:tr w:rsidR="00AD5D39" w14:paraId="17DC606C" w14:textId="77777777">
        <w:trPr>
          <w:del w:id="958" w:author="Author" w:date="2026-07-14T09:14:00Z" w16du:dateUtc="2026-07-14T08:14:00Z"/>
        </w:trPr>
        <w:tc>
          <w:tcPr>
            <w:tcW w:w="2640" w:type="dxa"/>
          </w:tcPr>
          <w:p w14:paraId="1A83F5F2" w14:textId="77777777" w:rsidR="007E0EE0" w:rsidRDefault="00000000">
            <w:pPr>
              <w:pStyle w:val="Compact"/>
              <w:rPr>
                <w:del w:id="959" w:author="Author" w:date="2026-07-14T09:14:00Z" w16du:dateUtc="2026-07-14T08:14:00Z"/>
              </w:rPr>
            </w:pPr>
            <m:oMathPara>
              <m:oMath>
                <m:sSub>
                  <m:sSubPr>
                    <m:ctrlPr>
                      <w:del w:id="960" w:author="Author" w:date="2026-07-14T09:14:00Z" w16du:dateUtc="2026-07-14T08:14:00Z">
                        <w:rPr>
                          <w:rFonts w:ascii="Cambria Math" w:hAnsi="Cambria Math"/>
                        </w:rPr>
                      </w:del>
                    </m:ctrlPr>
                  </m:sSubPr>
                  <m:e>
                    <m:r>
                      <w:del w:id="961" w:author="Author" w:date="2026-07-14T09:14:00Z" w16du:dateUtc="2026-07-14T08:14:00Z">
                        <w:rPr>
                          <w:rFonts w:ascii="Cambria Math" w:hAnsi="Cambria Math"/>
                        </w:rPr>
                        <m:t>β</m:t>
                      </w:del>
                    </m:r>
                  </m:e>
                  <m:sub>
                    <m:r>
                      <w:del w:id="962" w:author="Author" w:date="2026-07-14T09:14:00Z" w16du:dateUtc="2026-07-14T08:14:00Z">
                        <m:rPr>
                          <m:sty m:val="p"/>
                        </m:rPr>
                        <w:rPr>
                          <w:rFonts w:ascii="Cambria Math" w:hAnsi="Cambria Math"/>
                        </w:rPr>
                        <m:t>film-src</m:t>
                      </w:del>
                    </m:r>
                  </m:sub>
                </m:sSub>
              </m:oMath>
            </m:oMathPara>
          </w:p>
        </w:tc>
        <w:tc>
          <w:tcPr>
            <w:tcW w:w="2640" w:type="dxa"/>
          </w:tcPr>
          <w:p w14:paraId="537EF4F1" w14:textId="77777777" w:rsidR="007E0EE0" w:rsidRDefault="00000000">
            <w:pPr>
              <w:pStyle w:val="Compact"/>
              <w:rPr>
                <w:del w:id="963" w:author="Author" w:date="2026-07-14T09:14:00Z" w16du:dateUtc="2026-07-14T08:14:00Z"/>
              </w:rPr>
            </w:pPr>
            <w:del w:id="964" w:author="Author" w:date="2026-07-14T09:14:00Z" w16du:dateUtc="2026-07-14T08:14:00Z">
              <w:r>
                <w:delText>film-source orientation</w:delText>
              </w:r>
            </w:del>
          </w:p>
        </w:tc>
        <w:tc>
          <w:tcPr>
            <w:tcW w:w="2640" w:type="dxa"/>
          </w:tcPr>
          <w:p w14:paraId="4887ABF3" w14:textId="77777777" w:rsidR="007E0EE0" w:rsidRDefault="00000000">
            <w:pPr>
              <w:pStyle w:val="Compact"/>
              <w:rPr>
                <w:del w:id="965" w:author="Author" w:date="2026-07-14T09:14:00Z" w16du:dateUtc="2026-07-14T08:14:00Z"/>
              </w:rPr>
            </w:pPr>
            <w:del w:id="966" w:author="Author" w:date="2026-07-14T09:14:00Z" w16du:dateUtc="2026-07-14T08:14:00Z">
              <w:r>
                <w:delText>Fixed partial reinstatement of marked film-source context at retrieval onset</w:delText>
              </w:r>
            </w:del>
          </w:p>
        </w:tc>
      </w:tr>
      <w:tr w:rsidR="00AD5D39" w14:paraId="1B46E2C8" w14:textId="77777777">
        <w:trPr>
          <w:del w:id="967" w:author="Author" w:date="2026-07-14T09:14:00Z" w16du:dateUtc="2026-07-14T08:14:00Z"/>
        </w:trPr>
        <w:tc>
          <w:tcPr>
            <w:tcW w:w="2640" w:type="dxa"/>
          </w:tcPr>
          <w:p w14:paraId="7C6BCC39" w14:textId="77777777" w:rsidR="007E0EE0" w:rsidRDefault="00000000">
            <w:pPr>
              <w:pStyle w:val="Compact"/>
              <w:rPr>
                <w:del w:id="968" w:author="Author" w:date="2026-07-14T09:14:00Z" w16du:dateUtc="2026-07-14T08:14:00Z"/>
              </w:rPr>
            </w:pPr>
            <m:oMathPara>
              <m:oMath>
                <m:sSub>
                  <m:sSubPr>
                    <m:ctrlPr>
                      <w:del w:id="969" w:author="Author" w:date="2026-07-14T09:14:00Z" w16du:dateUtc="2026-07-14T08:14:00Z">
                        <w:rPr>
                          <w:rFonts w:ascii="Cambria Math" w:hAnsi="Cambria Math"/>
                        </w:rPr>
                      </w:del>
                    </m:ctrlPr>
                  </m:sSubPr>
                  <m:e>
                    <m:r>
                      <w:del w:id="970" w:author="Author" w:date="2026-07-14T09:14:00Z" w16du:dateUtc="2026-07-14T08:14:00Z">
                        <w:rPr>
                          <w:rFonts w:ascii="Cambria Math" w:hAnsi="Cambria Math"/>
                        </w:rPr>
                        <m:t>ω</m:t>
                      </w:del>
                    </m:r>
                  </m:e>
                  <m:sub>
                    <m:r>
                      <w:del w:id="971" w:author="Author" w:date="2026-07-14T09:14:00Z" w16du:dateUtc="2026-07-14T08:14:00Z">
                        <m:rPr>
                          <m:sty m:val="p"/>
                        </m:rPr>
                        <w:rPr>
                          <w:rFonts w:ascii="Cambria Math" w:hAnsi="Cambria Math"/>
                        </w:rPr>
                        <m:t>goal</m:t>
                      </w:del>
                    </m:r>
                  </m:sub>
                </m:sSub>
              </m:oMath>
            </m:oMathPara>
          </w:p>
        </w:tc>
        <w:tc>
          <w:tcPr>
            <w:tcW w:w="2640" w:type="dxa"/>
          </w:tcPr>
          <w:p w14:paraId="4E86A15D" w14:textId="77777777" w:rsidR="007E0EE0" w:rsidRDefault="00000000">
            <w:pPr>
              <w:pStyle w:val="Compact"/>
              <w:rPr>
                <w:del w:id="972" w:author="Author" w:date="2026-07-14T09:14:00Z" w16du:dateUtc="2026-07-14T08:14:00Z"/>
              </w:rPr>
            </w:pPr>
            <w:del w:id="973" w:author="Author" w:date="2026-07-14T09:14:00Z" w16du:dateUtc="2026-07-14T08:14:00Z">
              <w:r>
                <w:delText>film-goal support</w:delText>
              </w:r>
            </w:del>
          </w:p>
        </w:tc>
        <w:tc>
          <w:tcPr>
            <w:tcW w:w="2640" w:type="dxa"/>
          </w:tcPr>
          <w:p w14:paraId="1DE953F7" w14:textId="77777777" w:rsidR="007E0EE0" w:rsidRDefault="00000000">
            <w:pPr>
              <w:pStyle w:val="Compact"/>
              <w:rPr>
                <w:del w:id="974" w:author="Author" w:date="2026-07-14T09:14:00Z" w16du:dateUtc="2026-07-14T08:14:00Z"/>
              </w:rPr>
            </w:pPr>
            <w:del w:id="975" w:author="Author" w:date="2026-07-14T09:14:00Z" w16du:dateUtc="2026-07-14T08:14:00Z">
              <w:r>
                <w:delText xml:space="preserve">Support from a maintained film-retrieval goal, weighted by goal match </w:delText>
              </w:r>
            </w:del>
            <m:oMath>
              <m:sSub>
                <m:sSubPr>
                  <m:ctrlPr>
                    <w:del w:id="976" w:author="Author" w:date="2026-07-14T09:14:00Z" w16du:dateUtc="2026-07-14T08:14:00Z">
                      <w:rPr>
                        <w:rFonts w:ascii="Cambria Math" w:hAnsi="Cambria Math"/>
                      </w:rPr>
                    </w:del>
                  </m:ctrlPr>
                </m:sSubPr>
                <m:e>
                  <m:r>
                    <w:del w:id="977" w:author="Author" w:date="2026-07-14T09:14:00Z" w16du:dateUtc="2026-07-14T08:14:00Z">
                      <w:rPr>
                        <w:rFonts w:ascii="Cambria Math" w:hAnsi="Cambria Math"/>
                      </w:rPr>
                      <m:t>g</m:t>
                    </w:del>
                  </m:r>
                </m:e>
                <m:sub>
                  <m:r>
                    <w:del w:id="978" w:author="Author" w:date="2026-07-14T09:14:00Z" w16du:dateUtc="2026-07-14T08:14:00Z">
                      <w:rPr>
                        <w:rFonts w:ascii="Cambria Math" w:hAnsi="Cambria Math"/>
                      </w:rPr>
                      <m:t>i</m:t>
                    </w:del>
                  </m:r>
                </m:sub>
              </m:sSub>
            </m:oMath>
          </w:p>
        </w:tc>
      </w:tr>
      <w:tr w:rsidR="00AD5D39" w14:paraId="560A5C7A" w14:textId="77777777">
        <w:trPr>
          <w:del w:id="979" w:author="Author" w:date="2026-07-14T09:14:00Z" w16du:dateUtc="2026-07-14T08:14:00Z"/>
        </w:trPr>
        <w:tc>
          <w:tcPr>
            <w:tcW w:w="2640" w:type="dxa"/>
          </w:tcPr>
          <w:p w14:paraId="0976C10A" w14:textId="77777777" w:rsidR="007E0EE0" w:rsidRDefault="00000000">
            <w:pPr>
              <w:pStyle w:val="Compact"/>
              <w:rPr>
                <w:del w:id="980" w:author="Author" w:date="2026-07-14T09:14:00Z" w16du:dateUtc="2026-07-14T08:14:00Z"/>
              </w:rPr>
            </w:pPr>
            <m:oMathPara>
              <m:oMath>
                <m:r>
                  <w:del w:id="981" w:author="Author" w:date="2026-07-14T09:14:00Z" w16du:dateUtc="2026-07-14T08:14:00Z">
                    <w:rPr>
                      <w:rFonts w:ascii="Cambria Math" w:hAnsi="Cambria Math"/>
                    </w:rPr>
                    <m:t>κ</m:t>
                  </w:del>
                </m:r>
              </m:oMath>
            </m:oMathPara>
          </w:p>
        </w:tc>
        <w:tc>
          <w:tcPr>
            <w:tcW w:w="2640" w:type="dxa"/>
          </w:tcPr>
          <w:p w14:paraId="2BD860D2" w14:textId="77777777" w:rsidR="007E0EE0" w:rsidRDefault="00000000">
            <w:pPr>
              <w:pStyle w:val="Compact"/>
              <w:rPr>
                <w:del w:id="982" w:author="Author" w:date="2026-07-14T09:14:00Z" w16du:dateUtc="2026-07-14T08:14:00Z"/>
              </w:rPr>
            </w:pPr>
            <w:del w:id="983" w:author="Author" w:date="2026-07-14T09:14:00Z" w16du:dateUtc="2026-07-14T08:14:00Z">
              <w:r>
                <w:delText>target-monitoring scale</w:delText>
              </w:r>
            </w:del>
          </w:p>
        </w:tc>
        <w:tc>
          <w:tcPr>
            <w:tcW w:w="2640" w:type="dxa"/>
          </w:tcPr>
          <w:p w14:paraId="27071702" w14:textId="77777777" w:rsidR="007E0EE0" w:rsidRDefault="00000000">
            <w:pPr>
              <w:pStyle w:val="Compact"/>
              <w:rPr>
                <w:del w:id="984" w:author="Author" w:date="2026-07-14T09:14:00Z" w16du:dateUtc="2026-07-14T08:14:00Z"/>
              </w:rPr>
            </w:pPr>
            <w:del w:id="985" w:author="Author" w:date="2026-07-14T09:14:00Z" w16du:dateUtc="2026-07-14T08:14:00Z">
              <w:r>
                <w:delText>Reduced context updating after sampled off-target candidates when target monitoring is enabled</w:delText>
              </w:r>
            </w:del>
          </w:p>
        </w:tc>
      </w:tr>
      <w:tr w:rsidR="00AD5D39" w14:paraId="5AA8FD7F" w14:textId="77777777">
        <w:trPr>
          <w:del w:id="986" w:author="Author" w:date="2026-07-14T09:14:00Z" w16du:dateUtc="2026-07-14T08:14:00Z"/>
        </w:trPr>
        <w:tc>
          <w:tcPr>
            <w:tcW w:w="2640" w:type="dxa"/>
          </w:tcPr>
          <w:p w14:paraId="668A895D" w14:textId="77777777" w:rsidR="007E0EE0" w:rsidRDefault="00000000">
            <w:pPr>
              <w:pStyle w:val="Compact"/>
              <w:rPr>
                <w:del w:id="987" w:author="Author" w:date="2026-07-14T09:14:00Z" w16du:dateUtc="2026-07-14T08:14:00Z"/>
              </w:rPr>
            </w:pPr>
            <m:oMathPara>
              <m:oMath>
                <m:sSub>
                  <m:sSubPr>
                    <m:ctrlPr>
                      <w:del w:id="988" w:author="Author" w:date="2026-07-14T09:14:00Z" w16du:dateUtc="2026-07-14T08:14:00Z">
                        <w:rPr>
                          <w:rFonts w:ascii="Cambria Math" w:hAnsi="Cambria Math"/>
                        </w:rPr>
                      </w:del>
                    </m:ctrlPr>
                  </m:sSubPr>
                  <m:e>
                    <m:r>
                      <w:del w:id="989" w:author="Author" w:date="2026-07-14T09:14:00Z" w16du:dateUtc="2026-07-14T08:14:00Z">
                        <w:rPr>
                          <w:rFonts w:ascii="Cambria Math" w:hAnsi="Cambria Math"/>
                        </w:rPr>
                        <m:t>θ</m:t>
                      </w:del>
                    </m:r>
                  </m:e>
                  <m:sub>
                    <m:r>
                      <w:del w:id="990" w:author="Author" w:date="2026-07-14T09:14:00Z" w16du:dateUtc="2026-07-14T08:14:00Z">
                        <w:rPr>
                          <w:rFonts w:ascii="Cambria Math" w:hAnsi="Cambria Math"/>
                        </w:rPr>
                        <m:t>s</m:t>
                      </w:del>
                    </m:r>
                  </m:sub>
                </m:sSub>
              </m:oMath>
            </m:oMathPara>
          </w:p>
        </w:tc>
        <w:tc>
          <w:tcPr>
            <w:tcW w:w="2640" w:type="dxa"/>
          </w:tcPr>
          <w:p w14:paraId="6BC494D7" w14:textId="77777777" w:rsidR="007E0EE0" w:rsidRDefault="00000000">
            <w:pPr>
              <w:pStyle w:val="Compact"/>
              <w:rPr>
                <w:del w:id="991" w:author="Author" w:date="2026-07-14T09:14:00Z" w16du:dateUtc="2026-07-14T08:14:00Z"/>
              </w:rPr>
            </w:pPr>
            <w:del w:id="992" w:author="Author" w:date="2026-07-14T09:14:00Z" w16du:dateUtc="2026-07-14T08:14:00Z">
              <w:r>
                <w:delText>stop scale</w:delText>
              </w:r>
            </w:del>
          </w:p>
        </w:tc>
        <w:tc>
          <w:tcPr>
            <w:tcW w:w="2640" w:type="dxa"/>
          </w:tcPr>
          <w:p w14:paraId="6F8EF70F" w14:textId="77777777" w:rsidR="007E0EE0" w:rsidRDefault="00000000">
            <w:pPr>
              <w:pStyle w:val="Compact"/>
              <w:rPr>
                <w:del w:id="993" w:author="Author" w:date="2026-07-14T09:14:00Z" w16du:dateUtc="2026-07-14T08:14:00Z"/>
              </w:rPr>
            </w:pPr>
            <w:del w:id="994" w:author="Author" w:date="2026-07-14T09:14:00Z" w16du:dateUtc="2026-07-14T08:14:00Z">
              <w:r>
                <w:delText>Baseline stopping probability</w:delText>
              </w:r>
            </w:del>
          </w:p>
        </w:tc>
      </w:tr>
      <w:tr w:rsidR="00AD5D39" w14:paraId="70AE6A42" w14:textId="77777777">
        <w:trPr>
          <w:del w:id="995" w:author="Author" w:date="2026-07-14T09:14:00Z" w16du:dateUtc="2026-07-14T08:14:00Z"/>
        </w:trPr>
        <w:tc>
          <w:tcPr>
            <w:tcW w:w="2640" w:type="dxa"/>
          </w:tcPr>
          <w:p w14:paraId="2011E581" w14:textId="77777777" w:rsidR="007E0EE0" w:rsidRDefault="00000000">
            <w:pPr>
              <w:pStyle w:val="Compact"/>
              <w:rPr>
                <w:del w:id="996" w:author="Author" w:date="2026-07-14T09:14:00Z" w16du:dateUtc="2026-07-14T08:14:00Z"/>
              </w:rPr>
            </w:pPr>
            <m:oMathPara>
              <m:oMath>
                <m:sSub>
                  <m:sSubPr>
                    <m:ctrlPr>
                      <w:del w:id="997" w:author="Author" w:date="2026-07-14T09:14:00Z" w16du:dateUtc="2026-07-14T08:14:00Z">
                        <w:rPr>
                          <w:rFonts w:ascii="Cambria Math" w:hAnsi="Cambria Math"/>
                        </w:rPr>
                      </w:del>
                    </m:ctrlPr>
                  </m:sSubPr>
                  <m:e>
                    <m:r>
                      <w:del w:id="998" w:author="Author" w:date="2026-07-14T09:14:00Z" w16du:dateUtc="2026-07-14T08:14:00Z">
                        <w:rPr>
                          <w:rFonts w:ascii="Cambria Math" w:hAnsi="Cambria Math"/>
                        </w:rPr>
                        <m:t>θ</m:t>
                      </w:del>
                    </m:r>
                  </m:e>
                  <m:sub>
                    <m:r>
                      <w:del w:id="999" w:author="Author" w:date="2026-07-14T09:14:00Z" w16du:dateUtc="2026-07-14T08:14:00Z">
                        <w:rPr>
                          <w:rFonts w:ascii="Cambria Math" w:hAnsi="Cambria Math"/>
                        </w:rPr>
                        <m:t>r</m:t>
                      </w:del>
                    </m:r>
                  </m:sub>
                </m:sSub>
              </m:oMath>
            </m:oMathPara>
          </w:p>
        </w:tc>
        <w:tc>
          <w:tcPr>
            <w:tcW w:w="2640" w:type="dxa"/>
          </w:tcPr>
          <w:p w14:paraId="699E3CB5" w14:textId="77777777" w:rsidR="007E0EE0" w:rsidRDefault="00000000">
            <w:pPr>
              <w:pStyle w:val="Compact"/>
              <w:rPr>
                <w:del w:id="1000" w:author="Author" w:date="2026-07-14T09:14:00Z" w16du:dateUtc="2026-07-14T08:14:00Z"/>
              </w:rPr>
            </w:pPr>
            <w:del w:id="1001" w:author="Author" w:date="2026-07-14T09:14:00Z" w16du:dateUtc="2026-07-14T08:14:00Z">
              <w:r>
                <w:delText>stop growth</w:delText>
              </w:r>
            </w:del>
          </w:p>
        </w:tc>
        <w:tc>
          <w:tcPr>
            <w:tcW w:w="2640" w:type="dxa"/>
          </w:tcPr>
          <w:p w14:paraId="768BEA74" w14:textId="77777777" w:rsidR="007E0EE0" w:rsidRDefault="00000000">
            <w:pPr>
              <w:pStyle w:val="Compact"/>
              <w:rPr>
                <w:del w:id="1002" w:author="Author" w:date="2026-07-14T09:14:00Z" w16du:dateUtc="2026-07-14T08:14:00Z"/>
              </w:rPr>
            </w:pPr>
            <w:del w:id="1003" w:author="Author" w:date="2026-07-14T09:14:00Z" w16du:dateUtc="2026-07-14T08:14:00Z">
              <w:r>
                <w:delText>Growth of stopping probability across retrieval-attempt positions</w:delText>
              </w:r>
            </w:del>
          </w:p>
        </w:tc>
      </w:tr>
    </w:tbl>
    <w:bookmarkEnd w:id="828"/>
    <w:p w14:paraId="374711B3" w14:textId="77777777" w:rsidR="00AD2C25" w:rsidRDefault="00000000">
      <w:pPr>
        <w:pStyle w:val="BodyText"/>
        <w:pPrChange w:id="1004" w:author="Author" w:date="2026-07-14T09:14:00Z" w16du:dateUtc="2026-07-14T08:14:00Z">
          <w:pPr>
            <w:pStyle w:val="AfterWithoutNote"/>
          </w:pPr>
        </w:pPrChange>
      </w:pPr>
      <w:del w:id="1005" w:author="Author" w:date="2026-07-14T09:14:00Z" w16du:dateUtc="2026-07-14T08:14:00Z">
        <w:r>
          <w:delText>Pre-experimental associations represent background memory structure already present before the simulated paradigm begins. They give each item baseline self-support and shared support, so later retrieval reflects both pre-existing structure and associations learned during the film, task, and filler phases. The selective interference simulations vary the new associations formed across phases. These baseline associations are fixed model architecture and are held constant across the selective interference simulations. For the start unit and item-associated temporal context units</w:delText>
        </w:r>
      </w:del>
      <w:r>
        <w:t>:</w:t>
      </w:r>
    </w:p>
    <w:bookmarkStart w:id="1006" w:name="eq-mfc-pre"/>
    <w:p w14:paraId="3C7EDA04" w14:textId="77777777" w:rsidR="00AD2C25"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pre</m:t>
              </m:r>
            </m:sub>
            <m:sup>
              <m:r>
                <w:rPr>
                  <w:rFonts w:ascii="Cambria Math" w:hAnsi="Cambria Math"/>
                </w:rPr>
                <m:t>FC</m:t>
              </m:r>
            </m:sup>
          </m:sSubSup>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i</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r>
                      <m:rPr>
                        <m:sty m:val="p"/>
                      </m:rPr>
                      <w:rPr>
                        <w:rFonts w:ascii="Cambria Math" w:hAnsi="Cambria Math"/>
                      </w:rPr>
                      <m:t>-</m:t>
                    </m:r>
                    <m:r>
                      <w:rPr>
                        <w:rFonts w:ascii="Cambria Math" w:hAnsi="Cambria Math"/>
                      </w:rPr>
                      <m:t>γ</m:t>
                    </m:r>
                  </m:e>
                  <m:e>
                    <m:r>
                      <m:rPr>
                        <m:nor/>
                      </m:rPr>
                      <m:t xml:space="preserve">if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r>
                  <m:e>
                    <m:r>
                      <w:rPr>
                        <w:rFonts w:ascii="Cambria Math" w:hAnsi="Cambria Math"/>
                      </w:rPr>
                      <m:t>0</m:t>
                    </m:r>
                  </m:e>
                  <m:e>
                    <m:r>
                      <m:rPr>
                        <m:nor/>
                      </m:rPr>
                      <m:t>otherwise</m:t>
                    </m:r>
                  </m:e>
                </m:mr>
              </m:m>
            </m:e>
          </m:d>
          <m:r>
            <w:rPr>
              <w:rFonts w:ascii="Cambria Math" w:hAnsi="Cambria Math"/>
            </w:rPr>
            <m:t>  </m:t>
          </m:r>
          <m:d>
            <m:dPr>
              <m:ctrlPr>
                <w:rPr>
                  <w:rFonts w:ascii="Cambria Math" w:hAnsi="Cambria Math"/>
                </w:rPr>
              </m:ctrlPr>
            </m:dPr>
            <m:e>
              <m:r>
                <w:rPr>
                  <w:rFonts w:ascii="Cambria Math" w:hAnsi="Cambria Math"/>
                </w:rPr>
                <m:t>1</m:t>
              </m:r>
            </m:e>
          </m:d>
        </m:oMath>
      </m:oMathPara>
      <w:bookmarkEnd w:id="1006"/>
    </w:p>
    <w:bookmarkStart w:id="1007" w:name="eq-mcf-pre"/>
    <w:p w14:paraId="697EAB0F" w14:textId="77777777" w:rsidR="00AD2C25"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pre</m:t>
              </m:r>
            </m:sub>
            <m:sup>
              <m:r>
                <w:rPr>
                  <w:rFonts w:ascii="Cambria Math" w:hAnsi="Cambria Math"/>
                </w:rPr>
                <m:t>CF</m:t>
              </m:r>
            </m:sup>
          </m:sSubSup>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e>
                  <m:e>
                    <m:r>
                      <m:rPr>
                        <m:nor/>
                      </m:rPr>
                      <m:t xml:space="preserve">if </m:t>
                    </m:r>
                    <m:r>
                      <w:rPr>
                        <w:rFonts w:ascii="Cambria Math" w:hAnsi="Cambria Math"/>
                      </w:rPr>
                      <m:t>j</m:t>
                    </m:r>
                    <m:r>
                      <m:rPr>
                        <m:sty m:val="p"/>
                      </m:rPr>
                      <w:rPr>
                        <w:rFonts w:ascii="Cambria Math" w:hAnsi="Cambria Math"/>
                      </w:rPr>
                      <m:t>=</m:t>
                    </m:r>
                    <m:r>
                      <w:rPr>
                        <w:rFonts w:ascii="Cambria Math" w:hAnsi="Cambria Math"/>
                      </w:rPr>
                      <m:t>0</m:t>
                    </m:r>
                  </m:e>
                </m:mr>
                <m:mr>
                  <m:e>
                    <m:r>
                      <w:rPr>
                        <w:rFonts w:ascii="Cambria Math" w:hAnsi="Cambria Math"/>
                      </w:rPr>
                      <m:t>δ</m:t>
                    </m:r>
                  </m:e>
                  <m:e>
                    <m:r>
                      <m:rPr>
                        <m:nor/>
                      </m:rPr>
                      <m:t xml:space="preserve">if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r>
                  <m:e>
                    <m:r>
                      <w:rPr>
                        <w:rFonts w:ascii="Cambria Math" w:hAnsi="Cambria Math"/>
                      </w:rPr>
                      <m:t>α</m:t>
                    </m:r>
                  </m:e>
                  <m:e>
                    <m:r>
                      <m:rPr>
                        <m:nor/>
                      </m:rPr>
                      <m:t xml:space="preserve">if </m:t>
                    </m:r>
                    <m:r>
                      <w:rPr>
                        <w:rFonts w:ascii="Cambria Math" w:hAnsi="Cambria Math"/>
                      </w:rPr>
                      <m:t>j</m:t>
                    </m:r>
                    <m:r>
                      <m:rPr>
                        <m:sty m:val="p"/>
                      </m:rPr>
                      <w:rPr>
                        <w:rFonts w:ascii="Cambria Math" w:hAnsi="Cambria Math"/>
                      </w:rPr>
                      <m:t>&gt;</m:t>
                    </m:r>
                    <m:r>
                      <w:rPr>
                        <w:rFonts w:ascii="Cambria Math" w:hAnsi="Cambria Math"/>
                      </w:rPr>
                      <m:t>0</m:t>
                    </m:r>
                    <m:r>
                      <m:rPr>
                        <m:nor/>
                      </m:rPr>
                      <m:t xml:space="preserve"> and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
            </m:e>
          </m:d>
          <m:r>
            <w:rPr>
              <w:rFonts w:ascii="Cambria Math" w:hAnsi="Cambria Math"/>
            </w:rPr>
            <m:t>  </m:t>
          </m:r>
          <m:d>
            <m:dPr>
              <m:ctrlPr>
                <w:rPr>
                  <w:rFonts w:ascii="Cambria Math" w:hAnsi="Cambria Math"/>
                </w:rPr>
              </m:ctrlPr>
            </m:dPr>
            <m:e>
              <m:r>
                <w:rPr>
                  <w:rFonts w:ascii="Cambria Math" w:hAnsi="Cambria Math"/>
                </w:rPr>
                <m:t>2</m:t>
              </m:r>
            </m:e>
          </m:d>
        </m:oMath>
      </m:oMathPara>
      <w:bookmarkEnd w:id="1007"/>
    </w:p>
    <w:p w14:paraId="409802DC" w14:textId="77777777" w:rsidR="007E0EE0" w:rsidRDefault="00000000">
      <w:pPr>
        <w:pStyle w:val="FirstParagraph"/>
        <w:rPr>
          <w:del w:id="1008" w:author="Author" w:date="2026-07-14T09:14:00Z" w16du:dateUtc="2026-07-14T08:14:00Z"/>
        </w:rPr>
      </w:pPr>
      <w:del w:id="1009" w:author="Author" w:date="2026-07-14T09:14:00Z" w16du:dateUtc="2026-07-14T08:14:00Z">
        <w:r>
          <w:delText xml:space="preserve">The start context has no pre-experimental context-to-feature support. For context units corresponding to items, </w:delText>
        </w:r>
      </w:del>
      <m:oMath>
        <m:r>
          <w:del w:id="1010" w:author="Author" w:date="2026-07-14T09:14:00Z" w16du:dateUtc="2026-07-14T08:14:00Z">
            <w:rPr>
              <w:rFonts w:ascii="Cambria Math" w:hAnsi="Cambria Math"/>
            </w:rPr>
            <m:t>δ</m:t>
          </w:del>
        </m:r>
      </m:oMath>
      <w:del w:id="1011" w:author="Author" w:date="2026-07-14T09:14:00Z" w16du:dateUtc="2026-07-14T08:14:00Z">
        <w:r>
          <w:delText xml:space="preserve"> gives each item self-support and </w:delText>
        </w:r>
      </w:del>
      <m:oMath>
        <m:r>
          <w:del w:id="1012" w:author="Author" w:date="2026-07-14T09:14:00Z" w16du:dateUtc="2026-07-14T08:14:00Z">
            <w:rPr>
              <w:rFonts w:ascii="Cambria Math" w:hAnsi="Cambria Math"/>
            </w:rPr>
            <m:t>α</m:t>
          </w:del>
        </m:r>
      </m:oMath>
      <w:del w:id="1013" w:author="Author" w:date="2026-07-14T09:14:00Z" w16du:dateUtc="2026-07-14T08:14:00Z">
        <w:r>
          <w:delText xml:space="preserve"> gives all other items shared support. This initialization supplies baseline support before experimental learning.</w:delText>
        </w:r>
      </w:del>
    </w:p>
    <w:p w14:paraId="22B28911" w14:textId="77777777" w:rsidR="007E0EE0" w:rsidRDefault="00000000">
      <w:pPr>
        <w:pStyle w:val="Heading2"/>
        <w:rPr>
          <w:del w:id="1014" w:author="Author" w:date="2026-07-14T09:14:00Z" w16du:dateUtc="2026-07-14T08:14:00Z"/>
        </w:rPr>
      </w:pPr>
      <w:del w:id="1015" w:author="Author" w:date="2026-07-14T09:14:00Z" w16du:dateUtc="2026-07-14T08:14:00Z">
        <w:r>
          <w:delText>Context Updating, Learning, and Retrieval</w:delText>
        </w:r>
      </w:del>
    </w:p>
    <w:p w14:paraId="3B7555F6" w14:textId="77777777" w:rsidR="00AD2C25" w:rsidRDefault="00000000">
      <w:pPr>
        <w:pStyle w:val="FirstParagraph"/>
      </w:pPr>
      <w:del w:id="1016" w:author="Author" w:date="2026-07-14T09:14:00Z" w16du:dateUtc="2026-07-14T08:14:00Z">
        <w:r>
          <w:delText xml:space="preserve">Context updating defines both gradual drift during encoding and reinstatement by recalled items and by items presented as reminders or test cues. The same feature-to-context operation updates context when an item is encoded, recalled, presented as a reminder, or presented as a cue by the test. </w:delText>
        </w:r>
      </w:del>
      <w:r>
        <w:t xml:space="preserve">When </w:t>
      </w:r>
      <w:del w:id="1017" w:author="Author" w:date="2026-07-14T09:14:00Z" w16du:dateUtc="2026-07-14T08:14:00Z">
        <w:r>
          <w:delText xml:space="preserve">feature </w:delText>
        </w:r>
      </w:del>
      <m:oMath>
        <m:sSub>
          <m:sSubPr>
            <m:ctrlPr>
              <w:del w:id="1018" w:author="Author" w:date="2026-07-14T09:14:00Z" w16du:dateUtc="2026-07-14T08:14:00Z">
                <w:rPr>
                  <w:rFonts w:ascii="Cambria Math" w:hAnsi="Cambria Math"/>
                </w:rPr>
              </w:del>
            </m:ctrlPr>
          </m:sSubPr>
          <m:e>
            <m:r>
              <w:del w:id="1019" w:author="Author" w:date="2026-07-14T09:14:00Z" w16du:dateUtc="2026-07-14T08:14:00Z">
                <w:rPr>
                  <w:rFonts w:ascii="Cambria Math" w:hAnsi="Cambria Math"/>
                </w:rPr>
                <m:t>f</m:t>
              </w:del>
            </m:r>
          </m:e>
          <m:sub>
            <m:r>
              <w:del w:id="1020" w:author="Author" w:date="2026-07-14T09:14:00Z" w16du:dateUtc="2026-07-14T08:14:00Z">
                <w:rPr>
                  <w:rFonts w:ascii="Cambria Math" w:hAnsi="Cambria Math"/>
                </w:rPr>
                <m:t>i</m:t>
              </w:del>
            </m:r>
          </m:sub>
        </m:sSub>
      </m:oMath>
      <w:del w:id="1021" w:author="Author" w:date="2026-07-14T09:14:00Z" w16du:dateUtc="2026-07-14T08:14:00Z">
        <w:r>
          <w:delText xml:space="preserve"> is active, it probes </w:delText>
        </w:r>
      </w:del>
      <w:ins w:id="1022" w:author="Author" w:date="2026-07-14T09:14:00Z" w16du:dateUtc="2026-07-14T08:14:00Z">
        <w:r>
          <w:t xml:space="preserve">event </w:t>
        </w:r>
      </w:ins>
      <m:oMath>
        <m:r>
          <w:ins w:id="1023" w:author="Author" w:date="2026-07-14T09:14:00Z" w16du:dateUtc="2026-07-14T08:14:00Z">
            <w:rPr>
              <w:rFonts w:ascii="Cambria Math" w:hAnsi="Cambria Math"/>
            </w:rPr>
            <m:t>i</m:t>
          </w:ins>
        </m:r>
      </m:oMath>
      <w:ins w:id="1024" w:author="Author" w:date="2026-07-14T09:14:00Z" w16du:dateUtc="2026-07-14T08:14:00Z">
        <w:r>
          <w:t xml:space="preserve"> is encountered, its representation </w:t>
        </w:r>
      </w:ins>
      <m:oMath>
        <m:sSub>
          <m:sSubPr>
            <m:ctrlPr>
              <w:ins w:id="1025" w:author="Author" w:date="2026-07-14T09:14:00Z" w16du:dateUtc="2026-07-14T08:14:00Z">
                <w:rPr>
                  <w:rFonts w:ascii="Cambria Math" w:hAnsi="Cambria Math"/>
                </w:rPr>
              </w:ins>
            </m:ctrlPr>
          </m:sSubPr>
          <m:e>
            <m:r>
              <w:ins w:id="1026" w:author="Author" w:date="2026-07-14T09:14:00Z" w16du:dateUtc="2026-07-14T08:14:00Z">
                <w:rPr>
                  <w:rFonts w:ascii="Cambria Math" w:hAnsi="Cambria Math"/>
                </w:rPr>
                <m:t>f</m:t>
              </w:ins>
            </m:r>
          </m:e>
          <m:sub>
            <m:r>
              <w:ins w:id="1027" w:author="Author" w:date="2026-07-14T09:14:00Z" w16du:dateUtc="2026-07-14T08:14:00Z">
                <w:rPr>
                  <w:rFonts w:ascii="Cambria Math" w:hAnsi="Cambria Math"/>
                </w:rPr>
                <m:t>i</m:t>
              </w:ins>
            </m:r>
          </m:sub>
        </m:sSub>
      </m:oMath>
      <w:ins w:id="1028" w:author="Author" w:date="2026-07-14T09:14:00Z" w16du:dateUtc="2026-07-14T08:14:00Z">
        <w:r>
          <w:t xml:space="preserve"> retrieves context input through </w:t>
        </w:r>
      </w:ins>
      <w:r>
        <w:t>feature-to-context memory</w:t>
      </w:r>
      <w:del w:id="1029" w:author="Author" w:date="2026-07-14T09:14:00Z" w16du:dateUtc="2026-07-14T08:14:00Z">
        <w:r>
          <w:delText xml:space="preserve"> to retrieve context input</w:delText>
        </w:r>
      </w:del>
      <w:r>
        <w:t>:</w:t>
      </w:r>
    </w:p>
    <w:bookmarkStart w:id="1030" w:name="eq-context-input"/>
    <w:p w14:paraId="1F6F8D58" w14:textId="77777777" w:rsidR="00AD2C25"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rPr>
                <m:t>IN</m:t>
              </m:r>
            </m:sup>
          </m:sSubSup>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FC</m:t>
              </m:r>
            </m:sup>
          </m:sSup>
          <m:sSub>
            <m:sSubPr>
              <m:ctrlPr>
                <w:rPr>
                  <w:rFonts w:ascii="Cambria Math" w:hAnsi="Cambria Math"/>
                </w:rPr>
              </m:ctrlPr>
            </m:sSubPr>
            <m:e>
              <m:r>
                <w:rPr>
                  <w:rFonts w:ascii="Cambria Math" w:hAnsi="Cambria Math"/>
                </w:rPr>
                <m:t>f</m:t>
              </m:r>
            </m:e>
            <m:sub>
              <m:r>
                <w:rPr>
                  <w:rFonts w:ascii="Cambria Math" w:hAnsi="Cambria Math"/>
                </w:rPr>
                <m:t>i</m:t>
              </m:r>
            </m:sub>
          </m:sSub>
          <m:r>
            <w:del w:id="1031" w:author="Author" w:date="2026-07-14T09:14:00Z" w16du:dateUtc="2026-07-14T08:14:00Z">
              <w:rPr>
                <w:rFonts w:ascii="Cambria Math" w:hAnsi="Cambria Math"/>
              </w:rPr>
              <m:t>  </m:t>
            </w:del>
          </m:r>
          <m:d>
            <m:dPr>
              <m:ctrlPr>
                <w:del w:id="1032" w:author="Author" w:date="2026-07-14T09:14:00Z" w16du:dateUtc="2026-07-14T08:14:00Z">
                  <w:rPr>
                    <w:rFonts w:ascii="Cambria Math" w:hAnsi="Cambria Math"/>
                  </w:rPr>
                </w:del>
              </m:ctrlPr>
            </m:dPr>
            <m:e>
              <m:r>
                <w:del w:id="1033" w:author="Author" w:date="2026-07-14T09:14:00Z" w16du:dateUtc="2026-07-14T08:14:00Z">
                  <w:rPr>
                    <w:rFonts w:ascii="Cambria Math" w:hAnsi="Cambria Math"/>
                  </w:rPr>
                  <m:t>3</m:t>
                </w:del>
              </m:r>
            </m:e>
          </m:d>
          <m:r>
            <w:ins w:id="1034" w:author="Author" w:date="2026-07-14T09:14:00Z" w16du:dateUtc="2026-07-14T08:14:00Z">
              <m:rPr>
                <m:sty m:val="p"/>
              </m:rPr>
              <w:rPr>
                <w:rFonts w:ascii="Cambria Math" w:hAnsi="Cambria Math"/>
              </w:rPr>
              <m:t>.</m:t>
            </w:ins>
          </m:r>
          <m:r>
            <w:ins w:id="1035" w:author="Author" w:date="2026-07-14T09:14:00Z" w16du:dateUtc="2026-07-14T08:14:00Z">
              <w:rPr>
                <w:rFonts w:ascii="Cambria Math" w:hAnsi="Cambria Math"/>
              </w:rPr>
              <m:t>  </m:t>
            </w:ins>
          </m:r>
          <m:d>
            <m:dPr>
              <m:ctrlPr>
                <w:ins w:id="1036" w:author="Author" w:date="2026-07-14T09:14:00Z" w16du:dateUtc="2026-07-14T08:14:00Z">
                  <w:rPr>
                    <w:rFonts w:ascii="Cambria Math" w:hAnsi="Cambria Math"/>
                  </w:rPr>
                </w:ins>
              </m:ctrlPr>
            </m:dPr>
            <m:e>
              <m:r>
                <w:rPr>
                  <w:rFonts w:ascii="Cambria Math" w:hAnsi="Cambria Math"/>
                </w:rPr>
                <m:t>3</m:t>
              </m:r>
              <m:ctrlPr>
                <w:rPr>
                  <w:rFonts w:ascii="Cambria Math" w:hAnsi="Cambria Math"/>
                </w:rPr>
              </m:ctrlPr>
            </m:e>
          </m:d>
        </m:oMath>
      </m:oMathPara>
      <w:bookmarkEnd w:id="1030"/>
    </w:p>
    <w:p w14:paraId="5FD8071C" w14:textId="77777777" w:rsidR="007E0EE0" w:rsidRDefault="00000000">
      <w:pPr>
        <w:pStyle w:val="FirstParagraph"/>
        <w:rPr>
          <w:del w:id="1037" w:author="Author" w:date="2026-07-14T09:14:00Z" w16du:dateUtc="2026-07-14T08:14:00Z"/>
        </w:rPr>
      </w:pPr>
      <w:del w:id="1038" w:author="Author" w:date="2026-07-14T09:14:00Z" w16du:dateUtc="2026-07-14T08:14:00Z">
        <w:r>
          <w:lastRenderedPageBreak/>
          <w:delText xml:space="preserve">The model normalizes this input to unit length, yielding </w:delText>
        </w:r>
      </w:del>
      <m:oMath>
        <m:sSubSup>
          <m:sSubSupPr>
            <m:ctrlPr>
              <w:del w:id="1039" w:author="Author" w:date="2026-07-14T09:14:00Z" w16du:dateUtc="2026-07-14T08:14:00Z">
                <w:rPr>
                  <w:rFonts w:ascii="Cambria Math" w:hAnsi="Cambria Math"/>
                </w:rPr>
              </w:del>
            </m:ctrlPr>
          </m:sSubSupPr>
          <m:e>
            <m:acc>
              <m:accPr>
                <m:ctrlPr>
                  <w:del w:id="1040" w:author="Author" w:date="2026-07-14T09:14:00Z" w16du:dateUtc="2026-07-14T08:14:00Z">
                    <w:rPr>
                      <w:rFonts w:ascii="Cambria Math" w:hAnsi="Cambria Math"/>
                    </w:rPr>
                  </w:del>
                </m:ctrlPr>
              </m:accPr>
              <m:e>
                <m:r>
                  <w:del w:id="1041" w:author="Author" w:date="2026-07-14T09:14:00Z" w16du:dateUtc="2026-07-14T08:14:00Z">
                    <w:rPr>
                      <w:rFonts w:ascii="Cambria Math" w:hAnsi="Cambria Math"/>
                    </w:rPr>
                    <m:t>c</m:t>
                  </w:del>
                </m:r>
              </m:e>
            </m:acc>
          </m:e>
          <m:sub>
            <m:r>
              <w:del w:id="1042" w:author="Author" w:date="2026-07-14T09:14:00Z" w16du:dateUtc="2026-07-14T08:14:00Z">
                <w:rPr>
                  <w:rFonts w:ascii="Cambria Math" w:hAnsi="Cambria Math"/>
                </w:rPr>
                <m:t>i</m:t>
              </w:del>
            </m:r>
          </m:sub>
          <m:sup>
            <m:r>
              <w:del w:id="1043" w:author="Author" w:date="2026-07-14T09:14:00Z" w16du:dateUtc="2026-07-14T08:14:00Z">
                <m:rPr>
                  <m:sty m:val="p"/>
                </m:rPr>
                <w:rPr>
                  <w:rFonts w:ascii="Cambria Math" w:hAnsi="Cambria Math"/>
                </w:rPr>
                <m:t>IN</m:t>
              </w:del>
            </m:r>
          </m:sup>
        </m:sSubSup>
      </m:oMath>
      <w:del w:id="1044" w:author="Author" w:date="2026-07-14T09:14:00Z" w16du:dateUtc="2026-07-14T08:14:00Z">
        <w:r>
          <w:delText xml:space="preserve">. </w:delText>
        </w:r>
      </w:del>
      <w:r>
        <w:t>Context then drifts toward the normalized input</w:t>
      </w:r>
      <w:del w:id="1045" w:author="Author" w:date="2026-07-14T09:14:00Z" w16du:dateUtc="2026-07-14T08:14:00Z">
        <w:r>
          <w:delText xml:space="preserve"> with a drift rate </w:delText>
        </w:r>
      </w:del>
      <m:oMath>
        <m:r>
          <w:del w:id="1046" w:author="Author" w:date="2026-07-14T09:14:00Z" w16du:dateUtc="2026-07-14T08:14:00Z">
            <w:rPr>
              <w:rFonts w:ascii="Cambria Math" w:hAnsi="Cambria Math"/>
            </w:rPr>
            <m:t>β</m:t>
          </w:del>
        </m:r>
      </m:oMath>
      <w:del w:id="1047" w:author="Author" w:date="2026-07-14T09:14:00Z" w16du:dateUtc="2026-07-14T08:14:00Z">
        <w:r>
          <w:delText>:</w:delText>
        </w:r>
      </w:del>
    </w:p>
    <w:p w14:paraId="7D95949C" w14:textId="77777777" w:rsidR="007E0EE0" w:rsidRDefault="00000000">
      <w:pPr>
        <w:pStyle w:val="BodyText"/>
        <w:rPr>
          <w:del w:id="1048" w:author="Author" w:date="2026-07-14T09:14:00Z" w16du:dateUtc="2026-07-14T08:14:00Z"/>
        </w:rPr>
      </w:pPr>
      <m:oMathPara>
        <m:oMathParaPr>
          <m:jc m:val="center"/>
        </m:oMathParaPr>
        <m:oMath>
          <m:sSub>
            <m:sSubPr>
              <m:ctrlPr>
                <w:del w:id="1049" w:author="Author" w:date="2026-07-14T09:14:00Z" w16du:dateUtc="2026-07-14T08:14:00Z">
                  <w:rPr>
                    <w:rFonts w:ascii="Cambria Math" w:hAnsi="Cambria Math"/>
                  </w:rPr>
                </w:del>
              </m:ctrlPr>
            </m:sSubPr>
            <m:e>
              <m:r>
                <w:del w:id="1050" w:author="Author" w:date="2026-07-14T09:14:00Z" w16du:dateUtc="2026-07-14T08:14:00Z">
                  <w:rPr>
                    <w:rFonts w:ascii="Cambria Math" w:hAnsi="Cambria Math"/>
                  </w:rPr>
                  <m:t>c</m:t>
                </w:del>
              </m:r>
            </m:e>
            <m:sub>
              <m:r>
                <w:del w:id="1051" w:author="Author" w:date="2026-07-14T09:14:00Z" w16du:dateUtc="2026-07-14T08:14:00Z">
                  <w:rPr>
                    <w:rFonts w:ascii="Cambria Math" w:hAnsi="Cambria Math"/>
                  </w:rPr>
                  <m:t>i</m:t>
                </w:del>
              </m:r>
            </m:sub>
          </m:sSub>
          <m:r>
            <w:del w:id="1052" w:author="Author" w:date="2026-07-14T09:14:00Z" w16du:dateUtc="2026-07-14T08:14:00Z">
              <m:rPr>
                <m:sty m:val="p"/>
              </m:rPr>
              <w:rPr>
                <w:rFonts w:ascii="Cambria Math" w:hAnsi="Cambria Math"/>
              </w:rPr>
              <m:t>=</m:t>
            </w:del>
          </m:r>
          <m:sSub>
            <m:sSubPr>
              <m:ctrlPr>
                <w:del w:id="1053" w:author="Author" w:date="2026-07-14T09:14:00Z" w16du:dateUtc="2026-07-14T08:14:00Z">
                  <w:rPr>
                    <w:rFonts w:ascii="Cambria Math" w:hAnsi="Cambria Math"/>
                  </w:rPr>
                </w:del>
              </m:ctrlPr>
            </m:sSubPr>
            <m:e>
              <m:r>
                <w:del w:id="1054" w:author="Author" w:date="2026-07-14T09:14:00Z" w16du:dateUtc="2026-07-14T08:14:00Z">
                  <w:rPr>
                    <w:rFonts w:ascii="Cambria Math" w:hAnsi="Cambria Math"/>
                  </w:rPr>
                  <m:t>ρ</m:t>
                </w:del>
              </m:r>
            </m:e>
            <m:sub>
              <m:r>
                <w:del w:id="1055" w:author="Author" w:date="2026-07-14T09:14:00Z" w16du:dateUtc="2026-07-14T08:14:00Z">
                  <w:rPr>
                    <w:rFonts w:ascii="Cambria Math" w:hAnsi="Cambria Math"/>
                  </w:rPr>
                  <m:t>i</m:t>
                </w:del>
              </m:r>
            </m:sub>
          </m:sSub>
          <m:r>
            <w:del w:id="1056" w:author="Author" w:date="2026-07-14T09:14:00Z" w16du:dateUtc="2026-07-14T08:14:00Z">
              <w:rPr>
                <w:rFonts w:ascii="Cambria Math" w:hAnsi="Cambria Math"/>
              </w:rPr>
              <m:t> </m:t>
            </w:del>
          </m:r>
          <m:sSub>
            <m:sSubPr>
              <m:ctrlPr>
                <w:del w:id="1057" w:author="Author" w:date="2026-07-14T09:14:00Z" w16du:dateUtc="2026-07-14T08:14:00Z">
                  <w:rPr>
                    <w:rFonts w:ascii="Cambria Math" w:hAnsi="Cambria Math"/>
                  </w:rPr>
                </w:del>
              </m:ctrlPr>
            </m:sSubPr>
            <m:e>
              <m:r>
                <w:del w:id="1058" w:author="Author" w:date="2026-07-14T09:14:00Z" w16du:dateUtc="2026-07-14T08:14:00Z">
                  <w:rPr>
                    <w:rFonts w:ascii="Cambria Math" w:hAnsi="Cambria Math"/>
                  </w:rPr>
                  <m:t>c</m:t>
                </w:del>
              </m:r>
            </m:e>
            <m:sub>
              <m:r>
                <w:del w:id="1059" w:author="Author" w:date="2026-07-14T09:14:00Z" w16du:dateUtc="2026-07-14T08:14:00Z">
                  <w:rPr>
                    <w:rFonts w:ascii="Cambria Math" w:hAnsi="Cambria Math"/>
                  </w:rPr>
                  <m:t>i</m:t>
                </w:del>
              </m:r>
              <m:r>
                <w:del w:id="1060" w:author="Author" w:date="2026-07-14T09:14:00Z" w16du:dateUtc="2026-07-14T08:14:00Z">
                  <m:rPr>
                    <m:sty m:val="p"/>
                  </m:rPr>
                  <w:rPr>
                    <w:rFonts w:ascii="Cambria Math" w:hAnsi="Cambria Math"/>
                  </w:rPr>
                  <m:t>-</m:t>
                </w:del>
              </m:r>
              <m:r>
                <w:del w:id="1061" w:author="Author" w:date="2026-07-14T09:14:00Z" w16du:dateUtc="2026-07-14T08:14:00Z">
                  <w:rPr>
                    <w:rFonts w:ascii="Cambria Math" w:hAnsi="Cambria Math"/>
                  </w:rPr>
                  <m:t>1</m:t>
                </w:del>
              </m:r>
            </m:sub>
          </m:sSub>
          <m:r>
            <w:del w:id="1062" w:author="Author" w:date="2026-07-14T09:14:00Z" w16du:dateUtc="2026-07-14T08:14:00Z">
              <m:rPr>
                <m:sty m:val="p"/>
              </m:rPr>
              <w:rPr>
                <w:rFonts w:ascii="Cambria Math" w:hAnsi="Cambria Math"/>
              </w:rPr>
              <m:t>+</m:t>
            </w:del>
          </m:r>
          <m:r>
            <w:del w:id="1063" w:author="Author" w:date="2026-07-14T09:14:00Z" w16du:dateUtc="2026-07-14T08:14:00Z">
              <w:rPr>
                <w:rFonts w:ascii="Cambria Math" w:hAnsi="Cambria Math"/>
              </w:rPr>
              <m:t>β </m:t>
            </w:del>
          </m:r>
          <m:sSubSup>
            <m:sSubSupPr>
              <m:ctrlPr>
                <w:del w:id="1064" w:author="Author" w:date="2026-07-14T09:14:00Z" w16du:dateUtc="2026-07-14T08:14:00Z">
                  <w:rPr>
                    <w:rFonts w:ascii="Cambria Math" w:hAnsi="Cambria Math"/>
                  </w:rPr>
                </w:del>
              </m:ctrlPr>
            </m:sSubSupPr>
            <m:e>
              <m:acc>
                <m:accPr>
                  <m:ctrlPr>
                    <w:del w:id="1065" w:author="Author" w:date="2026-07-14T09:14:00Z" w16du:dateUtc="2026-07-14T08:14:00Z">
                      <w:rPr>
                        <w:rFonts w:ascii="Cambria Math" w:hAnsi="Cambria Math"/>
                      </w:rPr>
                    </w:del>
                  </m:ctrlPr>
                </m:accPr>
                <m:e>
                  <m:r>
                    <w:del w:id="1066" w:author="Author" w:date="2026-07-14T09:14:00Z" w16du:dateUtc="2026-07-14T08:14:00Z">
                      <w:rPr>
                        <w:rFonts w:ascii="Cambria Math" w:hAnsi="Cambria Math"/>
                      </w:rPr>
                      <m:t>c</m:t>
                    </w:del>
                  </m:r>
                </m:e>
              </m:acc>
            </m:e>
            <m:sub>
              <m:r>
                <w:del w:id="1067" w:author="Author" w:date="2026-07-14T09:14:00Z" w16du:dateUtc="2026-07-14T08:14:00Z">
                  <w:rPr>
                    <w:rFonts w:ascii="Cambria Math" w:hAnsi="Cambria Math"/>
                  </w:rPr>
                  <m:t>i</m:t>
                </w:del>
              </m:r>
            </m:sub>
            <m:sup>
              <m:r>
                <w:del w:id="1068" w:author="Author" w:date="2026-07-14T09:14:00Z" w16du:dateUtc="2026-07-14T08:14:00Z">
                  <m:rPr>
                    <m:sty m:val="p"/>
                  </m:rPr>
                  <w:rPr>
                    <w:rFonts w:ascii="Cambria Math" w:hAnsi="Cambria Math"/>
                  </w:rPr>
                  <m:t>IN</m:t>
                </w:del>
              </m:r>
            </m:sup>
          </m:sSubSup>
          <m:r>
            <w:del w:id="1069" w:author="Author" w:date="2026-07-14T09:14:00Z" w16du:dateUtc="2026-07-14T08:14:00Z">
              <w:rPr>
                <w:rFonts w:ascii="Cambria Math" w:hAnsi="Cambria Math"/>
              </w:rPr>
              <m:t>  </m:t>
            </w:del>
          </m:r>
          <m:d>
            <m:dPr>
              <m:ctrlPr>
                <w:del w:id="1070" w:author="Author" w:date="2026-07-14T09:14:00Z" w16du:dateUtc="2026-07-14T08:14:00Z">
                  <w:rPr>
                    <w:rFonts w:ascii="Cambria Math" w:hAnsi="Cambria Math"/>
                  </w:rPr>
                </w:del>
              </m:ctrlPr>
            </m:dPr>
            <m:e>
              <m:r>
                <w:del w:id="1071" w:author="Author" w:date="2026-07-14T09:14:00Z" w16du:dateUtc="2026-07-14T08:14:00Z">
                  <w:rPr>
                    <w:rFonts w:ascii="Cambria Math" w:hAnsi="Cambria Math"/>
                  </w:rPr>
                  <m:t>4</m:t>
                </w:del>
              </m:r>
            </m:e>
          </m:d>
        </m:oMath>
      </m:oMathPara>
    </w:p>
    <w:p w14:paraId="6E7323E6" w14:textId="77777777" w:rsidR="007E0EE0" w:rsidRDefault="00000000">
      <w:pPr>
        <w:pStyle w:val="FirstParagraph"/>
        <w:rPr>
          <w:del w:id="1072" w:author="Author" w:date="2026-07-14T09:14:00Z" w16du:dateUtc="2026-07-14T08:14:00Z"/>
        </w:rPr>
      </w:pPr>
      <w:del w:id="1073" w:author="Author" w:date="2026-07-14T09:14:00Z" w16du:dateUtc="2026-07-14T08:14:00Z">
        <w:r>
          <w:delText xml:space="preserve">Let </w:delText>
        </w:r>
      </w:del>
      <m:oMath>
        <m:sSub>
          <m:sSubPr>
            <m:ctrlPr>
              <w:del w:id="1074" w:author="Author" w:date="2026-07-14T09:14:00Z" w16du:dateUtc="2026-07-14T08:14:00Z">
                <w:rPr>
                  <w:rFonts w:ascii="Cambria Math" w:hAnsi="Cambria Math"/>
                </w:rPr>
              </w:del>
            </m:ctrlPr>
          </m:sSubPr>
          <m:e>
            <m:r>
              <w:del w:id="1075" w:author="Author" w:date="2026-07-14T09:14:00Z" w16du:dateUtc="2026-07-14T08:14:00Z">
                <w:rPr>
                  <w:rFonts w:ascii="Cambria Math" w:hAnsi="Cambria Math"/>
                </w:rPr>
                <m:t>d</m:t>
              </w:del>
            </m:r>
          </m:e>
          <m:sub>
            <m:r>
              <w:del w:id="1076" w:author="Author" w:date="2026-07-14T09:14:00Z" w16du:dateUtc="2026-07-14T08:14:00Z">
                <w:rPr>
                  <w:rFonts w:ascii="Cambria Math" w:hAnsi="Cambria Math"/>
                </w:rPr>
                <m:t>i</m:t>
              </w:del>
            </m:r>
          </m:sub>
        </m:sSub>
        <m:r>
          <w:del w:id="1077" w:author="Author" w:date="2026-07-14T09:14:00Z" w16du:dateUtc="2026-07-14T08:14:00Z">
            <m:rPr>
              <m:sty m:val="p"/>
            </m:rPr>
            <w:rPr>
              <w:rFonts w:ascii="Cambria Math" w:hAnsi="Cambria Math"/>
            </w:rPr>
            <m:t>=</m:t>
          </w:del>
        </m:r>
        <m:sSub>
          <m:sSubPr>
            <m:ctrlPr>
              <w:del w:id="1078" w:author="Author" w:date="2026-07-14T09:14:00Z" w16du:dateUtc="2026-07-14T08:14:00Z">
                <w:rPr>
                  <w:rFonts w:ascii="Cambria Math" w:hAnsi="Cambria Math"/>
                </w:rPr>
              </w:del>
            </m:ctrlPr>
          </m:sSubPr>
          <m:e>
            <m:r>
              <w:del w:id="1079" w:author="Author" w:date="2026-07-14T09:14:00Z" w16du:dateUtc="2026-07-14T08:14:00Z">
                <w:rPr>
                  <w:rFonts w:ascii="Cambria Math" w:hAnsi="Cambria Math"/>
                </w:rPr>
                <m:t>c</m:t>
              </w:del>
            </m:r>
          </m:e>
          <m:sub>
            <m:r>
              <w:del w:id="1080" w:author="Author" w:date="2026-07-14T09:14:00Z" w16du:dateUtc="2026-07-14T08:14:00Z">
                <w:rPr>
                  <w:rFonts w:ascii="Cambria Math" w:hAnsi="Cambria Math"/>
                </w:rPr>
                <m:t>i</m:t>
              </w:del>
            </m:r>
            <m:r>
              <w:del w:id="1081" w:author="Author" w:date="2026-07-14T09:14:00Z" w16du:dateUtc="2026-07-14T08:14:00Z">
                <m:rPr>
                  <m:sty m:val="p"/>
                </m:rPr>
                <w:rPr>
                  <w:rFonts w:ascii="Cambria Math" w:hAnsi="Cambria Math"/>
                </w:rPr>
                <m:t>-</m:t>
              </w:del>
            </m:r>
            <m:r>
              <w:del w:id="1082" w:author="Author" w:date="2026-07-14T09:14:00Z" w16du:dateUtc="2026-07-14T08:14:00Z">
                <w:rPr>
                  <w:rFonts w:ascii="Cambria Math" w:hAnsi="Cambria Math"/>
                </w:rPr>
                <m:t>1</m:t>
              </w:del>
            </m:r>
          </m:sub>
        </m:sSub>
        <m:r>
          <w:del w:id="1083" w:author="Author" w:date="2026-07-14T09:14:00Z" w16du:dateUtc="2026-07-14T08:14:00Z">
            <m:rPr>
              <m:sty m:val="p"/>
            </m:rPr>
            <w:rPr>
              <w:rFonts w:ascii="Cambria Math" w:hAnsi="Cambria Math"/>
            </w:rPr>
            <m:t>⋅</m:t>
          </w:del>
        </m:r>
        <m:sSubSup>
          <m:sSubSupPr>
            <m:ctrlPr>
              <w:del w:id="1084" w:author="Author" w:date="2026-07-14T09:14:00Z" w16du:dateUtc="2026-07-14T08:14:00Z">
                <w:rPr>
                  <w:rFonts w:ascii="Cambria Math" w:hAnsi="Cambria Math"/>
                </w:rPr>
              </w:del>
            </m:ctrlPr>
          </m:sSubSupPr>
          <m:e>
            <m:acc>
              <m:accPr>
                <m:ctrlPr>
                  <w:del w:id="1085" w:author="Author" w:date="2026-07-14T09:14:00Z" w16du:dateUtc="2026-07-14T08:14:00Z">
                    <w:rPr>
                      <w:rFonts w:ascii="Cambria Math" w:hAnsi="Cambria Math"/>
                    </w:rPr>
                  </w:del>
                </m:ctrlPr>
              </m:accPr>
              <m:e>
                <m:r>
                  <w:del w:id="1086" w:author="Author" w:date="2026-07-14T09:14:00Z" w16du:dateUtc="2026-07-14T08:14:00Z">
                    <w:rPr>
                      <w:rFonts w:ascii="Cambria Math" w:hAnsi="Cambria Math"/>
                    </w:rPr>
                    <m:t>c</m:t>
                  </w:del>
                </m:r>
              </m:e>
            </m:acc>
          </m:e>
          <m:sub>
            <m:r>
              <w:del w:id="1087" w:author="Author" w:date="2026-07-14T09:14:00Z" w16du:dateUtc="2026-07-14T08:14:00Z">
                <w:rPr>
                  <w:rFonts w:ascii="Cambria Math" w:hAnsi="Cambria Math"/>
                </w:rPr>
                <m:t>i</m:t>
              </w:del>
            </m:r>
          </m:sub>
          <m:sup>
            <m:r>
              <w:del w:id="1088" w:author="Author" w:date="2026-07-14T09:14:00Z" w16du:dateUtc="2026-07-14T08:14:00Z">
                <m:rPr>
                  <m:sty m:val="p"/>
                </m:rPr>
                <w:rPr>
                  <w:rFonts w:ascii="Cambria Math" w:hAnsi="Cambria Math"/>
                </w:rPr>
                <m:t>IN</m:t>
              </w:del>
            </m:r>
          </m:sup>
        </m:sSubSup>
      </m:oMath>
      <w:del w:id="1089" w:author="Author" w:date="2026-07-14T09:14:00Z" w16du:dateUtc="2026-07-14T08:14:00Z">
        <w:r>
          <w:delText xml:space="preserve">. The normalization </w:delText>
        </w:r>
      </w:del>
      <w:ins w:id="1090" w:author="Author" w:date="2026-07-14T09:14:00Z" w16du:dateUtc="2026-07-14T08:14:00Z">
        <w:r>
          <w:t xml:space="preserve">. The </w:t>
        </w:r>
      </w:ins>
      <w:r>
        <w:t xml:space="preserve">coefficient </w:t>
      </w:r>
      <w:del w:id="1091" w:author="Author" w:date="2026-07-14T09:14:00Z" w16du:dateUtc="2026-07-14T08:14:00Z">
        <w:r>
          <w:delText>is:</w:delText>
        </w:r>
      </w:del>
    </w:p>
    <w:p w14:paraId="523518E1" w14:textId="77777777" w:rsidR="007E0EE0" w:rsidRDefault="00000000">
      <w:pPr>
        <w:pStyle w:val="BodyText"/>
        <w:rPr>
          <w:del w:id="1092" w:author="Author" w:date="2026-07-14T09:14:00Z" w16du:dateUtc="2026-07-14T08:14:00Z"/>
        </w:rPr>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i</m:t>
              </m:r>
            </m:sub>
          </m:sSub>
          <m:r>
            <w:del w:id="1093" w:author="Author" w:date="2026-07-14T09:14:00Z" w16du:dateUtc="2026-07-14T08:14:00Z">
              <m:rPr>
                <m:sty m:val="p"/>
              </m:rPr>
              <w:rPr>
                <w:rFonts w:ascii="Cambria Math" w:hAnsi="Cambria Math"/>
              </w:rPr>
              <m:t>=</m:t>
            </w:del>
          </m:r>
          <m:rad>
            <m:radPr>
              <m:degHide m:val="1"/>
              <m:ctrlPr>
                <w:del w:id="1094" w:author="Author" w:date="2026-07-14T09:14:00Z" w16du:dateUtc="2026-07-14T08:14:00Z">
                  <w:rPr>
                    <w:rFonts w:ascii="Cambria Math" w:hAnsi="Cambria Math"/>
                  </w:rPr>
                </w:del>
              </m:ctrlPr>
            </m:radPr>
            <m:deg/>
            <m:e>
              <m:r>
                <w:del w:id="1095" w:author="Author" w:date="2026-07-14T09:14:00Z" w16du:dateUtc="2026-07-14T08:14:00Z">
                  <w:rPr>
                    <w:rFonts w:ascii="Cambria Math" w:hAnsi="Cambria Math"/>
                  </w:rPr>
                  <m:t>1</m:t>
                </w:del>
              </m:r>
              <m:r>
                <w:del w:id="1096" w:author="Author" w:date="2026-07-14T09:14:00Z" w16du:dateUtc="2026-07-14T08:14:00Z">
                  <m:rPr>
                    <m:sty m:val="p"/>
                  </m:rPr>
                  <w:rPr>
                    <w:rFonts w:ascii="Cambria Math" w:hAnsi="Cambria Math"/>
                  </w:rPr>
                  <m:t>+</m:t>
                </w:del>
              </m:r>
              <m:sSup>
                <m:sSupPr>
                  <m:ctrlPr>
                    <w:del w:id="1097" w:author="Author" w:date="2026-07-14T09:14:00Z" w16du:dateUtc="2026-07-14T08:14:00Z">
                      <w:rPr>
                        <w:rFonts w:ascii="Cambria Math" w:hAnsi="Cambria Math"/>
                      </w:rPr>
                    </w:del>
                  </m:ctrlPr>
                </m:sSupPr>
                <m:e>
                  <m:r>
                    <w:del w:id="1098" w:author="Author" w:date="2026-07-14T09:14:00Z" w16du:dateUtc="2026-07-14T08:14:00Z">
                      <w:rPr>
                        <w:rFonts w:ascii="Cambria Math" w:hAnsi="Cambria Math"/>
                      </w:rPr>
                      <m:t>β</m:t>
                    </w:del>
                  </m:r>
                </m:e>
                <m:sup>
                  <m:r>
                    <w:del w:id="1099" w:author="Author" w:date="2026-07-14T09:14:00Z" w16du:dateUtc="2026-07-14T08:14:00Z">
                      <w:rPr>
                        <w:rFonts w:ascii="Cambria Math" w:hAnsi="Cambria Math"/>
                      </w:rPr>
                      <m:t>2</m:t>
                    </w:del>
                  </m:r>
                </m:sup>
              </m:sSup>
              <m:d>
                <m:dPr>
                  <m:ctrlPr>
                    <w:del w:id="1100" w:author="Author" w:date="2026-07-14T09:14:00Z" w16du:dateUtc="2026-07-14T08:14:00Z">
                      <w:rPr>
                        <w:rFonts w:ascii="Cambria Math" w:hAnsi="Cambria Math"/>
                      </w:rPr>
                    </w:del>
                  </m:ctrlPr>
                </m:dPr>
                <m:e>
                  <m:sSubSup>
                    <m:sSubSupPr>
                      <m:ctrlPr>
                        <w:del w:id="1101" w:author="Author" w:date="2026-07-14T09:14:00Z" w16du:dateUtc="2026-07-14T08:14:00Z">
                          <w:rPr>
                            <w:rFonts w:ascii="Cambria Math" w:hAnsi="Cambria Math"/>
                          </w:rPr>
                        </w:del>
                      </m:ctrlPr>
                    </m:sSubSupPr>
                    <m:e>
                      <m:r>
                        <w:del w:id="1102" w:author="Author" w:date="2026-07-14T09:14:00Z" w16du:dateUtc="2026-07-14T08:14:00Z">
                          <w:rPr>
                            <w:rFonts w:ascii="Cambria Math" w:hAnsi="Cambria Math"/>
                          </w:rPr>
                          <m:t>d</m:t>
                        </w:del>
                      </m:r>
                    </m:e>
                    <m:sub>
                      <m:r>
                        <w:del w:id="1103" w:author="Author" w:date="2026-07-14T09:14:00Z" w16du:dateUtc="2026-07-14T08:14:00Z">
                          <w:rPr>
                            <w:rFonts w:ascii="Cambria Math" w:hAnsi="Cambria Math"/>
                          </w:rPr>
                          <m:t>i</m:t>
                        </w:del>
                      </m:r>
                    </m:sub>
                    <m:sup>
                      <m:r>
                        <w:del w:id="1104" w:author="Author" w:date="2026-07-14T09:14:00Z" w16du:dateUtc="2026-07-14T08:14:00Z">
                          <w:rPr>
                            <w:rFonts w:ascii="Cambria Math" w:hAnsi="Cambria Math"/>
                          </w:rPr>
                          <m:t>2</m:t>
                        </w:del>
                      </m:r>
                    </m:sup>
                  </m:sSubSup>
                  <m:r>
                    <w:del w:id="1105" w:author="Author" w:date="2026-07-14T09:14:00Z" w16du:dateUtc="2026-07-14T08:14:00Z">
                      <m:rPr>
                        <m:sty m:val="p"/>
                      </m:rPr>
                      <w:rPr>
                        <w:rFonts w:ascii="Cambria Math" w:hAnsi="Cambria Math"/>
                      </w:rPr>
                      <m:t>-</m:t>
                    </w:del>
                  </m:r>
                  <m:r>
                    <w:del w:id="1106" w:author="Author" w:date="2026-07-14T09:14:00Z" w16du:dateUtc="2026-07-14T08:14:00Z">
                      <w:rPr>
                        <w:rFonts w:ascii="Cambria Math" w:hAnsi="Cambria Math"/>
                      </w:rPr>
                      <m:t>1</m:t>
                    </w:del>
                  </m:r>
                </m:e>
              </m:d>
            </m:e>
          </m:rad>
          <m:r>
            <w:del w:id="1107" w:author="Author" w:date="2026-07-14T09:14:00Z" w16du:dateUtc="2026-07-14T08:14:00Z">
              <m:rPr>
                <m:sty m:val="p"/>
              </m:rPr>
              <w:rPr>
                <w:rFonts w:ascii="Cambria Math" w:hAnsi="Cambria Math"/>
              </w:rPr>
              <m:t>-</m:t>
            </w:del>
          </m:r>
          <m:r>
            <w:del w:id="1108" w:author="Author" w:date="2026-07-14T09:14:00Z" w16du:dateUtc="2026-07-14T08:14:00Z">
              <w:rPr>
                <w:rFonts w:ascii="Cambria Math" w:hAnsi="Cambria Math"/>
              </w:rPr>
              <m:t>β</m:t>
            </w:del>
          </m:r>
          <m:sSub>
            <m:sSubPr>
              <m:ctrlPr>
                <w:del w:id="1109" w:author="Author" w:date="2026-07-14T09:14:00Z" w16du:dateUtc="2026-07-14T08:14:00Z">
                  <w:rPr>
                    <w:rFonts w:ascii="Cambria Math" w:hAnsi="Cambria Math"/>
                  </w:rPr>
                </w:del>
              </m:ctrlPr>
            </m:sSubPr>
            <m:e>
              <m:r>
                <w:del w:id="1110" w:author="Author" w:date="2026-07-14T09:14:00Z" w16du:dateUtc="2026-07-14T08:14:00Z">
                  <w:rPr>
                    <w:rFonts w:ascii="Cambria Math" w:hAnsi="Cambria Math"/>
                  </w:rPr>
                  <m:t>d</m:t>
                </w:del>
              </m:r>
            </m:e>
            <m:sub>
              <m:r>
                <w:del w:id="1111" w:author="Author" w:date="2026-07-14T09:14:00Z" w16du:dateUtc="2026-07-14T08:14:00Z">
                  <w:rPr>
                    <w:rFonts w:ascii="Cambria Math" w:hAnsi="Cambria Math"/>
                  </w:rPr>
                  <m:t>i</m:t>
                </w:del>
              </m:r>
            </m:sub>
          </m:sSub>
          <m:r>
            <w:del w:id="1112" w:author="Author" w:date="2026-07-14T09:14:00Z" w16du:dateUtc="2026-07-14T08:14:00Z">
              <w:rPr>
                <w:rFonts w:ascii="Cambria Math" w:hAnsi="Cambria Math"/>
              </w:rPr>
              <m:t>  </m:t>
            </w:del>
          </m:r>
          <m:d>
            <m:dPr>
              <m:ctrlPr>
                <w:del w:id="1113" w:author="Author" w:date="2026-07-14T09:14:00Z" w16du:dateUtc="2026-07-14T08:14:00Z">
                  <w:rPr>
                    <w:rFonts w:ascii="Cambria Math" w:hAnsi="Cambria Math"/>
                  </w:rPr>
                </w:del>
              </m:ctrlPr>
            </m:dPr>
            <m:e>
              <m:r>
                <w:del w:id="1114" w:author="Author" w:date="2026-07-14T09:14:00Z" w16du:dateUtc="2026-07-14T08:14:00Z">
                  <w:rPr>
                    <w:rFonts w:ascii="Cambria Math" w:hAnsi="Cambria Math"/>
                  </w:rPr>
                  <m:t>5</m:t>
                </w:del>
              </m:r>
            </m:e>
          </m:d>
        </m:oMath>
      </m:oMathPara>
    </w:p>
    <w:p w14:paraId="158E2DAE" w14:textId="77777777" w:rsidR="00AD2C25" w:rsidRDefault="00000000">
      <w:pPr>
        <w:pStyle w:val="FirstParagraph"/>
      </w:pPr>
      <w:del w:id="1115" w:author="Author" w:date="2026-07-14T09:14:00Z" w16du:dateUtc="2026-07-14T08:14:00Z">
        <w:r>
          <w:delText xml:space="preserve">The coefficient </w:delText>
        </w:r>
      </w:del>
      <m:oMath>
        <m:sSub>
          <m:sSubPr>
            <m:ctrlPr>
              <w:del w:id="1116" w:author="Author" w:date="2026-07-14T09:14:00Z" w16du:dateUtc="2026-07-14T08:14:00Z">
                <w:rPr>
                  <w:rFonts w:ascii="Cambria Math" w:hAnsi="Cambria Math"/>
                </w:rPr>
              </w:del>
            </m:ctrlPr>
          </m:sSubPr>
          <m:e>
            <m:r>
              <w:del w:id="1117" w:author="Author" w:date="2026-07-14T09:14:00Z" w16du:dateUtc="2026-07-14T08:14:00Z">
                <w:rPr>
                  <w:rFonts w:ascii="Cambria Math" w:hAnsi="Cambria Math"/>
                </w:rPr>
                <m:t>ρ</m:t>
              </w:del>
            </m:r>
          </m:e>
          <m:sub>
            <m:r>
              <w:del w:id="1118" w:author="Author" w:date="2026-07-14T09:14:00Z" w16du:dateUtc="2026-07-14T08:14:00Z">
                <w:rPr>
                  <w:rFonts w:ascii="Cambria Math" w:hAnsi="Cambria Math"/>
                </w:rPr>
                <m:t>i</m:t>
              </w:del>
            </m:r>
          </m:sub>
        </m:sSub>
      </m:oMath>
      <w:del w:id="1119" w:author="Author" w:date="2026-07-14T09:14:00Z" w16du:dateUtc="2026-07-14T08:14:00Z">
        <w:r>
          <w:delText xml:space="preserve"> is the nonnegative solution that</w:delText>
        </w:r>
      </w:del>
      <w:r>
        <w:t xml:space="preserve"> keeps </w:t>
      </w:r>
      <m:oMath>
        <m:sSub>
          <m:sSubPr>
            <m:ctrlPr>
              <w:del w:id="1120" w:author="Author" w:date="2026-07-14T09:14:00Z" w16du:dateUtc="2026-07-14T08:14:00Z">
                <w:rPr>
                  <w:rFonts w:ascii="Cambria Math" w:hAnsi="Cambria Math"/>
                </w:rPr>
              </w:del>
            </m:ctrlPr>
          </m:sSubPr>
          <m:e>
            <m:r>
              <w:del w:id="1121" w:author="Author" w:date="2026-07-14T09:14:00Z" w16du:dateUtc="2026-07-14T08:14:00Z">
                <w:rPr>
                  <w:rFonts w:ascii="Cambria Math" w:hAnsi="Cambria Math"/>
                </w:rPr>
                <m:t>c</m:t>
              </w:del>
            </m:r>
          </m:e>
          <m:sub>
            <m:r>
              <w:del w:id="1122" w:author="Author" w:date="2026-07-14T09:14:00Z" w16du:dateUtc="2026-07-14T08:14:00Z">
                <w:rPr>
                  <w:rFonts w:ascii="Cambria Math" w:hAnsi="Cambria Math"/>
                </w:rPr>
                <m:t>i</m:t>
              </w:del>
            </m:r>
          </m:sub>
        </m:sSub>
      </m:oMath>
      <w:del w:id="1123" w:author="Author" w:date="2026-07-14T09:14:00Z" w16du:dateUtc="2026-07-14T08:14:00Z">
        <w:r>
          <w:delText xml:space="preserve"> at unit length. Associative learning defines how encoded film, task, and filler events become later retrieval candidates. When a new event is encoded, the active feature and updated context are associated via outer-product learning. Feature-to-context associations update as</w:delText>
        </w:r>
      </w:del>
      <w:ins w:id="1124" w:author="Author" w:date="2026-07-14T09:14:00Z" w16du:dateUtc="2026-07-14T08:14:00Z">
        <w:r>
          <w:t>context normalized after the update</w:t>
        </w:r>
      </w:ins>
      <w:r>
        <w:t>:</w:t>
      </w:r>
    </w:p>
    <w:bookmarkStart w:id="1125" w:name="eq-context-update"/>
    <w:p w14:paraId="0A7B3558" w14:textId="77777777" w:rsidR="00AD2C25" w:rsidRDefault="00000000">
      <w:pPr>
        <w:pStyle w:val="BodyText"/>
        <w:rPr>
          <w:ins w:id="1126" w:author="Author" w:date="2026-07-14T09:14:00Z" w16du:dateUtc="2026-07-14T08:14:00Z"/>
        </w:rPr>
      </w:pPr>
      <m:oMathPara>
        <m:oMathParaPr>
          <m:jc m:val="center"/>
        </m:oMathParaPr>
        <m:oMath>
          <m:sSub>
            <m:sSubPr>
              <m:ctrlPr>
                <w:ins w:id="1127" w:author="Author" w:date="2026-07-14T09:14:00Z" w16du:dateUtc="2026-07-14T08:14:00Z">
                  <w:rPr>
                    <w:rFonts w:ascii="Cambria Math" w:hAnsi="Cambria Math"/>
                  </w:rPr>
                </w:ins>
              </m:ctrlPr>
            </m:sSubPr>
            <m:e>
              <m:r>
                <w:ins w:id="1128" w:author="Author" w:date="2026-07-14T09:14:00Z" w16du:dateUtc="2026-07-14T08:14:00Z">
                  <w:rPr>
                    <w:rFonts w:ascii="Cambria Math" w:hAnsi="Cambria Math"/>
                  </w:rPr>
                  <m:t>c</m:t>
                </w:ins>
              </m:r>
            </m:e>
            <m:sub>
              <m:r>
                <w:ins w:id="1129" w:author="Author" w:date="2026-07-14T09:14:00Z" w16du:dateUtc="2026-07-14T08:14:00Z">
                  <w:rPr>
                    <w:rFonts w:ascii="Cambria Math" w:hAnsi="Cambria Math"/>
                  </w:rPr>
                  <m:t>i</m:t>
                </w:ins>
              </m:r>
            </m:sub>
          </m:sSub>
          <m:r>
            <w:ins w:id="1130" w:author="Author" w:date="2026-07-14T09:14:00Z" w16du:dateUtc="2026-07-14T08:14:00Z">
              <m:rPr>
                <m:sty m:val="p"/>
              </m:rPr>
              <w:rPr>
                <w:rFonts w:ascii="Cambria Math" w:hAnsi="Cambria Math"/>
              </w:rPr>
              <m:t>=</m:t>
            </w:ins>
          </m:r>
          <m:sSub>
            <m:sSubPr>
              <m:ctrlPr>
                <w:ins w:id="1131" w:author="Author" w:date="2026-07-14T09:14:00Z" w16du:dateUtc="2026-07-14T08:14:00Z">
                  <w:rPr>
                    <w:rFonts w:ascii="Cambria Math" w:hAnsi="Cambria Math"/>
                  </w:rPr>
                </w:ins>
              </m:ctrlPr>
            </m:sSubPr>
            <m:e>
              <m:r>
                <w:ins w:id="1132" w:author="Author" w:date="2026-07-14T09:14:00Z" w16du:dateUtc="2026-07-14T08:14:00Z">
                  <w:rPr>
                    <w:rFonts w:ascii="Cambria Math" w:hAnsi="Cambria Math"/>
                  </w:rPr>
                  <m:t>ρ</m:t>
                </w:ins>
              </m:r>
            </m:e>
            <m:sub>
              <m:r>
                <w:ins w:id="1133" w:author="Author" w:date="2026-07-14T09:14:00Z" w16du:dateUtc="2026-07-14T08:14:00Z">
                  <w:rPr>
                    <w:rFonts w:ascii="Cambria Math" w:hAnsi="Cambria Math"/>
                  </w:rPr>
                  <m:t>i</m:t>
                </w:ins>
              </m:r>
            </m:sub>
          </m:sSub>
          <m:sSub>
            <m:sSubPr>
              <m:ctrlPr>
                <w:ins w:id="1134" w:author="Author" w:date="2026-07-14T09:14:00Z" w16du:dateUtc="2026-07-14T08:14:00Z">
                  <w:rPr>
                    <w:rFonts w:ascii="Cambria Math" w:hAnsi="Cambria Math"/>
                  </w:rPr>
                </w:ins>
              </m:ctrlPr>
            </m:sSubPr>
            <m:e>
              <m:r>
                <w:ins w:id="1135" w:author="Author" w:date="2026-07-14T09:14:00Z" w16du:dateUtc="2026-07-14T08:14:00Z">
                  <w:rPr>
                    <w:rFonts w:ascii="Cambria Math" w:hAnsi="Cambria Math"/>
                  </w:rPr>
                  <m:t>c</m:t>
                </w:ins>
              </m:r>
            </m:e>
            <m:sub>
              <m:r>
                <w:ins w:id="1136" w:author="Author" w:date="2026-07-14T09:14:00Z" w16du:dateUtc="2026-07-14T08:14:00Z">
                  <w:rPr>
                    <w:rFonts w:ascii="Cambria Math" w:hAnsi="Cambria Math"/>
                  </w:rPr>
                  <m:t>i</m:t>
                </w:ins>
              </m:r>
              <m:r>
                <w:ins w:id="1137" w:author="Author" w:date="2026-07-14T09:14:00Z" w16du:dateUtc="2026-07-14T08:14:00Z">
                  <m:rPr>
                    <m:sty m:val="p"/>
                  </m:rPr>
                  <w:rPr>
                    <w:rFonts w:ascii="Cambria Math" w:hAnsi="Cambria Math"/>
                  </w:rPr>
                  <m:t>-</m:t>
                </w:ins>
              </m:r>
              <m:r>
                <w:ins w:id="1138" w:author="Author" w:date="2026-07-14T09:14:00Z" w16du:dateUtc="2026-07-14T08:14:00Z">
                  <w:rPr>
                    <w:rFonts w:ascii="Cambria Math" w:hAnsi="Cambria Math"/>
                  </w:rPr>
                  <m:t>1</m:t>
                </w:ins>
              </m:r>
            </m:sub>
          </m:sSub>
          <m:r>
            <w:ins w:id="1139" w:author="Author" w:date="2026-07-14T09:14:00Z" w16du:dateUtc="2026-07-14T08:14:00Z">
              <m:rPr>
                <m:sty m:val="p"/>
              </m:rPr>
              <w:rPr>
                <w:rFonts w:ascii="Cambria Math" w:hAnsi="Cambria Math"/>
              </w:rPr>
              <m:t>+</m:t>
            </w:ins>
          </m:r>
          <m:sSub>
            <m:sSubPr>
              <m:ctrlPr>
                <w:ins w:id="1140" w:author="Author" w:date="2026-07-14T09:14:00Z" w16du:dateUtc="2026-07-14T08:14:00Z">
                  <w:rPr>
                    <w:rFonts w:ascii="Cambria Math" w:hAnsi="Cambria Math"/>
                  </w:rPr>
                </w:ins>
              </m:ctrlPr>
            </m:sSubPr>
            <m:e>
              <m:r>
                <w:ins w:id="1141" w:author="Author" w:date="2026-07-14T09:14:00Z" w16du:dateUtc="2026-07-14T08:14:00Z">
                  <w:rPr>
                    <w:rFonts w:ascii="Cambria Math" w:hAnsi="Cambria Math"/>
                  </w:rPr>
                  <m:t>β</m:t>
                </w:ins>
              </m:r>
            </m:e>
            <m:sub>
              <m:r>
                <w:ins w:id="1142" w:author="Author" w:date="2026-07-14T09:14:00Z" w16du:dateUtc="2026-07-14T08:14:00Z">
                  <m:rPr>
                    <m:sty m:val="p"/>
                  </m:rPr>
                  <w:rPr>
                    <w:rFonts w:ascii="Cambria Math" w:hAnsi="Cambria Math"/>
                  </w:rPr>
                  <m:t>enc</m:t>
                </w:ins>
              </m:r>
            </m:sub>
          </m:sSub>
          <m:sSubSup>
            <m:sSubSupPr>
              <m:ctrlPr>
                <w:ins w:id="1143" w:author="Author" w:date="2026-07-14T09:14:00Z" w16du:dateUtc="2026-07-14T08:14:00Z">
                  <w:rPr>
                    <w:rFonts w:ascii="Cambria Math" w:hAnsi="Cambria Math"/>
                  </w:rPr>
                </w:ins>
              </m:ctrlPr>
            </m:sSubSupPr>
            <m:e>
              <m:acc>
                <m:accPr>
                  <m:ctrlPr>
                    <w:ins w:id="1144" w:author="Author" w:date="2026-07-14T09:14:00Z" w16du:dateUtc="2026-07-14T08:14:00Z">
                      <w:rPr>
                        <w:rFonts w:ascii="Cambria Math" w:hAnsi="Cambria Math"/>
                      </w:rPr>
                    </w:ins>
                  </m:ctrlPr>
                </m:accPr>
                <m:e>
                  <m:r>
                    <w:ins w:id="1145" w:author="Author" w:date="2026-07-14T09:14:00Z" w16du:dateUtc="2026-07-14T08:14:00Z">
                      <w:rPr>
                        <w:rFonts w:ascii="Cambria Math" w:hAnsi="Cambria Math"/>
                      </w:rPr>
                      <m:t>c</m:t>
                    </w:ins>
                  </m:r>
                </m:e>
              </m:acc>
            </m:e>
            <m:sub>
              <m:r>
                <w:ins w:id="1146" w:author="Author" w:date="2026-07-14T09:14:00Z" w16du:dateUtc="2026-07-14T08:14:00Z">
                  <w:rPr>
                    <w:rFonts w:ascii="Cambria Math" w:hAnsi="Cambria Math"/>
                  </w:rPr>
                  <m:t>i</m:t>
                </w:ins>
              </m:r>
            </m:sub>
            <m:sup>
              <m:r>
                <w:ins w:id="1147" w:author="Author" w:date="2026-07-14T09:14:00Z" w16du:dateUtc="2026-07-14T08:14:00Z">
                  <m:rPr>
                    <m:sty m:val="p"/>
                  </m:rPr>
                  <w:rPr>
                    <w:rFonts w:ascii="Cambria Math" w:hAnsi="Cambria Math"/>
                  </w:rPr>
                  <m:t>IN</m:t>
                </w:ins>
              </m:r>
            </m:sup>
          </m:sSubSup>
          <m:r>
            <w:ins w:id="1148" w:author="Author" w:date="2026-07-14T09:14:00Z" w16du:dateUtc="2026-07-14T08:14:00Z">
              <m:rPr>
                <m:sty m:val="p"/>
              </m:rPr>
              <w:rPr>
                <w:rFonts w:ascii="Cambria Math" w:hAnsi="Cambria Math"/>
              </w:rPr>
              <m:t>.</m:t>
            </w:ins>
          </m:r>
          <m:r>
            <w:ins w:id="1149" w:author="Author" w:date="2026-07-14T09:14:00Z" w16du:dateUtc="2026-07-14T08:14:00Z">
              <w:rPr>
                <w:rFonts w:ascii="Cambria Math" w:hAnsi="Cambria Math"/>
              </w:rPr>
              <m:t>  </m:t>
            </w:ins>
          </m:r>
          <m:d>
            <m:dPr>
              <m:ctrlPr>
                <w:ins w:id="1150" w:author="Author" w:date="2026-07-14T09:14:00Z" w16du:dateUtc="2026-07-14T08:14:00Z">
                  <w:rPr>
                    <w:rFonts w:ascii="Cambria Math" w:hAnsi="Cambria Math"/>
                  </w:rPr>
                </w:ins>
              </m:ctrlPr>
            </m:dPr>
            <m:e>
              <m:r>
                <w:ins w:id="1151" w:author="Author" w:date="2026-07-14T09:14:00Z" w16du:dateUtc="2026-07-14T08:14:00Z">
                  <w:rPr>
                    <w:rFonts w:ascii="Cambria Math" w:hAnsi="Cambria Math"/>
                  </w:rPr>
                  <m:t>4</m:t>
                </w:ins>
              </m:r>
            </m:e>
          </m:d>
        </m:oMath>
      </m:oMathPara>
      <w:bookmarkEnd w:id="1125"/>
    </w:p>
    <w:p w14:paraId="33BA2F3C" w14:textId="77777777" w:rsidR="00AD2C25" w:rsidRDefault="00000000">
      <w:pPr>
        <w:pStyle w:val="FirstParagraph"/>
        <w:rPr>
          <w:ins w:id="1152" w:author="Author" w:date="2026-07-14T09:14:00Z" w16du:dateUtc="2026-07-14T08:14:00Z"/>
        </w:rPr>
      </w:pPr>
      <w:ins w:id="1153" w:author="Author" w:date="2026-07-14T09:14:00Z" w16du:dateUtc="2026-07-14T08:14:00Z">
        <w:r>
          <w:t xml:space="preserve">Each event also encodes associations between its item features and the current context state. Feature-to-context learning updates </w:t>
        </w:r>
      </w:ins>
      <m:oMath>
        <m:sSup>
          <m:sSupPr>
            <m:ctrlPr>
              <w:ins w:id="1154" w:author="Author" w:date="2026-07-14T09:14:00Z" w16du:dateUtc="2026-07-14T08:14:00Z">
                <w:rPr>
                  <w:rFonts w:ascii="Cambria Math" w:hAnsi="Cambria Math"/>
                </w:rPr>
              </w:ins>
            </m:ctrlPr>
          </m:sSupPr>
          <m:e>
            <m:r>
              <w:ins w:id="1155" w:author="Author" w:date="2026-07-14T09:14:00Z" w16du:dateUtc="2026-07-14T08:14:00Z">
                <w:rPr>
                  <w:rFonts w:ascii="Cambria Math" w:hAnsi="Cambria Math"/>
                </w:rPr>
                <m:t>M</m:t>
              </w:ins>
            </m:r>
          </m:e>
          <m:sup>
            <m:r>
              <w:ins w:id="1156" w:author="Author" w:date="2026-07-14T09:14:00Z" w16du:dateUtc="2026-07-14T08:14:00Z">
                <w:rPr>
                  <w:rFonts w:ascii="Cambria Math" w:hAnsi="Cambria Math"/>
                </w:rPr>
                <m:t>FC</m:t>
              </w:ins>
            </m:r>
          </m:sup>
        </m:sSup>
      </m:oMath>
      <w:ins w:id="1157" w:author="Author" w:date="2026-07-14T09:14:00Z" w16du:dateUtc="2026-07-14T08:14:00Z">
        <w:r>
          <w:t xml:space="preserve"> so later cues or sampled items can reinstate associated context:</w:t>
        </w:r>
      </w:ins>
    </w:p>
    <w:p w14:paraId="08B2E877" w14:textId="77777777" w:rsidR="00AD2C25" w:rsidRDefault="00000000">
      <w:pPr>
        <w:pStyle w:val="BodyText"/>
      </w:pPr>
      <w:bookmarkStart w:id="1158" w:name="eq-mfc-learning"/>
      <m:oMathPara>
        <m:oMathParaPr>
          <m:jc m:val="center"/>
        </m:oMathParaPr>
        <m:oMath>
          <m:r>
            <w:rPr>
              <w:rFonts w:ascii="Cambria Math" w:hAnsi="Cambria Math"/>
            </w:rPr>
            <m:t>Δ</m:t>
          </m:r>
          <m:sSup>
            <m:sSupPr>
              <m:ctrlPr>
                <w:rPr>
                  <w:rFonts w:ascii="Cambria Math" w:hAnsi="Cambria Math"/>
                </w:rPr>
              </m:ctrlPr>
            </m:sSupPr>
            <m:e>
              <m:r>
                <w:rPr>
                  <w:rFonts w:ascii="Cambria Math" w:hAnsi="Cambria Math"/>
                </w:rPr>
                <m:t>M</m:t>
              </m:r>
            </m:e>
            <m:sup>
              <m:r>
                <w:rPr>
                  <w:rFonts w:ascii="Cambria Math" w:hAnsi="Cambria Math"/>
                </w:rPr>
                <m:t>FC</m:t>
              </m:r>
            </m:sup>
          </m:sSup>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c</m:t>
              </m:r>
            </m:e>
            <m:sub>
              <m:r>
                <w:rPr>
                  <w:rFonts w:ascii="Cambria Math" w:hAnsi="Cambria Math"/>
                </w:rPr>
                <m:t>i</m:t>
              </m:r>
            </m:sub>
          </m:sSub>
          <m:sSubSup>
            <m:sSubSupPr>
              <m:ctrlPr>
                <w:rPr>
                  <w:rFonts w:ascii="Cambria Math" w:hAnsi="Cambria Math"/>
                </w:rPr>
              </m:ctrlPr>
            </m:sSubSupPr>
            <m:e>
              <m:r>
                <w:rPr>
                  <w:rFonts w:ascii="Cambria Math" w:hAnsi="Cambria Math"/>
                </w:rPr>
                <m:t>f</m:t>
              </m:r>
            </m:e>
            <m:sub>
              <m:r>
                <w:rPr>
                  <w:rFonts w:ascii="Cambria Math" w:hAnsi="Cambria Math"/>
                </w:rPr>
                <m:t>i</m:t>
              </m:r>
            </m:sub>
            <m:sup>
              <m:r>
                <m:rPr>
                  <m:sty m:val="p"/>
                </m:rPr>
                <w:rPr>
                  <w:rFonts w:ascii="Cambria Math" w:hAnsi="Cambria Math"/>
                </w:rPr>
                <m:t>⊤</m:t>
              </m:r>
            </m:sup>
          </m:sSubSup>
          <m:r>
            <w:del w:id="1159" w:author="Author" w:date="2026-07-14T09:14:00Z" w16du:dateUtc="2026-07-14T08:14:00Z">
              <w:rPr>
                <w:rFonts w:ascii="Cambria Math" w:hAnsi="Cambria Math"/>
              </w:rPr>
              <m:t>  </m:t>
            </w:del>
          </m:r>
          <m:d>
            <m:dPr>
              <m:ctrlPr>
                <w:del w:id="1160" w:author="Author" w:date="2026-07-14T09:14:00Z" w16du:dateUtc="2026-07-14T08:14:00Z">
                  <w:rPr>
                    <w:rFonts w:ascii="Cambria Math" w:hAnsi="Cambria Math"/>
                  </w:rPr>
                </w:del>
              </m:ctrlPr>
            </m:dPr>
            <m:e>
              <m:r>
                <w:del w:id="1161" w:author="Author" w:date="2026-07-14T09:14:00Z" w16du:dateUtc="2026-07-14T08:14:00Z">
                  <w:rPr>
                    <w:rFonts w:ascii="Cambria Math" w:hAnsi="Cambria Math"/>
                  </w:rPr>
                  <m:t>6</m:t>
                </w:del>
              </m:r>
            </m:e>
          </m:d>
          <m:r>
            <w:ins w:id="1162" w:author="Author" w:date="2026-07-14T09:14:00Z" w16du:dateUtc="2026-07-14T08:14:00Z">
              <m:rPr>
                <m:sty m:val="p"/>
              </m:rPr>
              <w:rPr>
                <w:rFonts w:ascii="Cambria Math" w:hAnsi="Cambria Math"/>
              </w:rPr>
              <m:t>.</m:t>
            </w:ins>
          </m:r>
          <m:r>
            <w:ins w:id="1163" w:author="Author" w:date="2026-07-14T09:14:00Z" w16du:dateUtc="2026-07-14T08:14:00Z">
              <w:rPr>
                <w:rFonts w:ascii="Cambria Math" w:hAnsi="Cambria Math"/>
              </w:rPr>
              <m:t>  </m:t>
            </w:ins>
          </m:r>
          <m:d>
            <m:dPr>
              <m:ctrlPr>
                <w:ins w:id="1164" w:author="Author" w:date="2026-07-14T09:14:00Z" w16du:dateUtc="2026-07-14T08:14:00Z">
                  <w:rPr>
                    <w:rFonts w:ascii="Cambria Math" w:hAnsi="Cambria Math"/>
                  </w:rPr>
                </w:ins>
              </m:ctrlPr>
            </m:dPr>
            <m:e>
              <m:r>
                <w:ins w:id="1165" w:author="Author" w:date="2026-07-14T09:14:00Z" w16du:dateUtc="2026-07-14T08:14:00Z">
                  <w:rPr>
                    <w:rFonts w:ascii="Cambria Math" w:hAnsi="Cambria Math"/>
                  </w:rPr>
                  <m:t>5</m:t>
                </w:ins>
              </m:r>
              <m:ctrlPr>
                <w:rPr>
                  <w:rFonts w:ascii="Cambria Math" w:hAnsi="Cambria Math"/>
                </w:rPr>
              </m:ctrlPr>
            </m:e>
          </m:d>
        </m:oMath>
      </m:oMathPara>
      <w:bookmarkEnd w:id="1158"/>
    </w:p>
    <w:p w14:paraId="4ADFA412" w14:textId="77777777" w:rsidR="007E0EE0" w:rsidRDefault="00000000">
      <w:pPr>
        <w:pStyle w:val="FirstParagraph"/>
        <w:rPr>
          <w:del w:id="1166" w:author="Author" w:date="2026-07-14T09:14:00Z" w16du:dateUtc="2026-07-14T08:14:00Z"/>
        </w:rPr>
      </w:pPr>
      <w:del w:id="1167" w:author="Author" w:date="2026-07-14T09:14:00Z" w16du:dateUtc="2026-07-14T08:14:00Z">
        <w:r>
          <w:delText>A primacy function weights context-to-feature learning:</w:delText>
        </w:r>
      </w:del>
    </w:p>
    <w:bookmarkStart w:id="1168" w:name="eq-primacy"/>
    <w:p w14:paraId="00A6318A" w14:textId="77777777" w:rsidR="007E0EE0" w:rsidRDefault="00000000">
      <w:pPr>
        <w:pStyle w:val="BodyText"/>
        <w:rPr>
          <w:del w:id="1169" w:author="Author" w:date="2026-07-14T09:14:00Z" w16du:dateUtc="2026-07-14T08:14:00Z"/>
        </w:rPr>
      </w:pPr>
      <m:oMathPara>
        <m:oMathParaPr>
          <m:jc m:val="center"/>
        </m:oMathParaPr>
        <m:oMath>
          <m:sSub>
            <m:sSubPr>
              <m:ctrlPr>
                <w:del w:id="1170" w:author="Author" w:date="2026-07-14T09:14:00Z" w16du:dateUtc="2026-07-14T08:14:00Z">
                  <w:rPr>
                    <w:rFonts w:ascii="Cambria Math" w:hAnsi="Cambria Math"/>
                  </w:rPr>
                </w:del>
              </m:ctrlPr>
            </m:sSubPr>
            <m:e>
              <m:r>
                <w:del w:id="1171" w:author="Author" w:date="2026-07-14T09:14:00Z" w16du:dateUtc="2026-07-14T08:14:00Z">
                  <w:rPr>
                    <w:rFonts w:ascii="Cambria Math" w:hAnsi="Cambria Math"/>
                  </w:rPr>
                  <m:t>ϕ</m:t>
                </w:del>
              </m:r>
            </m:e>
            <m:sub>
              <m:r>
                <w:del w:id="1172" w:author="Author" w:date="2026-07-14T09:14:00Z" w16du:dateUtc="2026-07-14T08:14:00Z">
                  <w:rPr>
                    <w:rFonts w:ascii="Cambria Math" w:hAnsi="Cambria Math"/>
                  </w:rPr>
                  <m:t>i</m:t>
                </w:del>
              </m:r>
            </m:sub>
          </m:sSub>
          <m:r>
            <w:del w:id="1173" w:author="Author" w:date="2026-07-14T09:14:00Z" w16du:dateUtc="2026-07-14T08:14:00Z">
              <m:rPr>
                <m:sty m:val="p"/>
              </m:rPr>
              <w:rPr>
                <w:rFonts w:ascii="Cambria Math" w:hAnsi="Cambria Math"/>
              </w:rPr>
              <m:t>=</m:t>
            </w:del>
          </m:r>
          <m:sSub>
            <m:sSubPr>
              <m:ctrlPr>
                <w:del w:id="1174" w:author="Author" w:date="2026-07-14T09:14:00Z" w16du:dateUtc="2026-07-14T08:14:00Z">
                  <w:rPr>
                    <w:rFonts w:ascii="Cambria Math" w:hAnsi="Cambria Math"/>
                  </w:rPr>
                </w:del>
              </m:ctrlPr>
            </m:sSubPr>
            <m:e>
              <m:r>
                <w:del w:id="1175" w:author="Author" w:date="2026-07-14T09:14:00Z" w16du:dateUtc="2026-07-14T08:14:00Z">
                  <w:rPr>
                    <w:rFonts w:ascii="Cambria Math" w:hAnsi="Cambria Math"/>
                  </w:rPr>
                  <m:t>ϕ</m:t>
                </w:del>
              </m:r>
            </m:e>
            <m:sub>
              <m:r>
                <w:del w:id="1176" w:author="Author" w:date="2026-07-14T09:14:00Z" w16du:dateUtc="2026-07-14T08:14:00Z">
                  <w:rPr>
                    <w:rFonts w:ascii="Cambria Math" w:hAnsi="Cambria Math"/>
                  </w:rPr>
                  <m:t>s</m:t>
                </w:del>
              </m:r>
            </m:sub>
          </m:sSub>
          <m:r>
            <w:del w:id="1177" w:author="Author" w:date="2026-07-14T09:14:00Z" w16du:dateUtc="2026-07-14T08:14:00Z">
              <w:rPr>
                <w:rFonts w:ascii="Cambria Math" w:hAnsi="Cambria Math"/>
              </w:rPr>
              <m:t> </m:t>
            </w:del>
          </m:r>
          <m:sSup>
            <m:sSupPr>
              <m:ctrlPr>
                <w:del w:id="1178" w:author="Author" w:date="2026-07-14T09:14:00Z" w16du:dateUtc="2026-07-14T08:14:00Z">
                  <w:rPr>
                    <w:rFonts w:ascii="Cambria Math" w:hAnsi="Cambria Math"/>
                  </w:rPr>
                </w:del>
              </m:ctrlPr>
            </m:sSupPr>
            <m:e>
              <m:r>
                <w:del w:id="1179" w:author="Author" w:date="2026-07-14T09:14:00Z" w16du:dateUtc="2026-07-14T08:14:00Z">
                  <w:rPr>
                    <w:rFonts w:ascii="Cambria Math" w:hAnsi="Cambria Math"/>
                  </w:rPr>
                  <m:t>e</m:t>
                </w:del>
              </m:r>
            </m:e>
            <m:sup>
              <m:r>
                <w:del w:id="1180" w:author="Author" w:date="2026-07-14T09:14:00Z" w16du:dateUtc="2026-07-14T08:14:00Z">
                  <m:rPr>
                    <m:sty m:val="p"/>
                  </m:rPr>
                  <w:rPr>
                    <w:rFonts w:ascii="Cambria Math" w:hAnsi="Cambria Math"/>
                  </w:rPr>
                  <m:t>-</m:t>
                </w:del>
              </m:r>
              <m:sSub>
                <m:sSubPr>
                  <m:ctrlPr>
                    <w:del w:id="1181" w:author="Author" w:date="2026-07-14T09:14:00Z" w16du:dateUtc="2026-07-14T08:14:00Z">
                      <w:rPr>
                        <w:rFonts w:ascii="Cambria Math" w:hAnsi="Cambria Math"/>
                      </w:rPr>
                    </w:del>
                  </m:ctrlPr>
                </m:sSubPr>
                <m:e>
                  <m:r>
                    <w:del w:id="1182" w:author="Author" w:date="2026-07-14T09:14:00Z" w16du:dateUtc="2026-07-14T08:14:00Z">
                      <w:rPr>
                        <w:rFonts w:ascii="Cambria Math" w:hAnsi="Cambria Math"/>
                      </w:rPr>
                      <m:t>ϕ</m:t>
                    </w:del>
                  </m:r>
                </m:e>
                <m:sub>
                  <m:r>
                    <w:del w:id="1183" w:author="Author" w:date="2026-07-14T09:14:00Z" w16du:dateUtc="2026-07-14T08:14:00Z">
                      <w:rPr>
                        <w:rFonts w:ascii="Cambria Math" w:hAnsi="Cambria Math"/>
                      </w:rPr>
                      <m:t>d</m:t>
                    </w:del>
                  </m:r>
                </m:sub>
              </m:sSub>
              <m:r>
                <w:del w:id="1184" w:author="Author" w:date="2026-07-14T09:14:00Z" w16du:dateUtc="2026-07-14T08:14:00Z">
                  <m:rPr>
                    <m:sty m:val="p"/>
                  </m:rPr>
                  <w:rPr>
                    <w:rFonts w:ascii="Cambria Math" w:hAnsi="Cambria Math"/>
                  </w:rPr>
                  <m:t>⋅</m:t>
                </w:del>
              </m:r>
              <m:r>
                <w:del w:id="1185" w:author="Author" w:date="2026-07-14T09:14:00Z" w16du:dateUtc="2026-07-14T08:14:00Z">
                  <w:rPr>
                    <w:rFonts w:ascii="Cambria Math" w:hAnsi="Cambria Math"/>
                  </w:rPr>
                  <m:t>i</m:t>
                </w:del>
              </m:r>
            </m:sup>
          </m:sSup>
          <m:r>
            <w:del w:id="1186" w:author="Author" w:date="2026-07-14T09:14:00Z" w16du:dateUtc="2026-07-14T08:14:00Z">
              <m:rPr>
                <m:sty m:val="p"/>
              </m:rPr>
              <w:rPr>
                <w:rFonts w:ascii="Cambria Math" w:hAnsi="Cambria Math"/>
              </w:rPr>
              <m:t>+</m:t>
            </w:del>
          </m:r>
          <m:r>
            <w:del w:id="1187" w:author="Author" w:date="2026-07-14T09:14:00Z" w16du:dateUtc="2026-07-14T08:14:00Z">
              <w:rPr>
                <w:rFonts w:ascii="Cambria Math" w:hAnsi="Cambria Math"/>
              </w:rPr>
              <m:t>1  </m:t>
            </w:del>
          </m:r>
          <m:d>
            <m:dPr>
              <m:ctrlPr>
                <w:del w:id="1188" w:author="Author" w:date="2026-07-14T09:14:00Z" w16du:dateUtc="2026-07-14T08:14:00Z">
                  <w:rPr>
                    <w:rFonts w:ascii="Cambria Math" w:hAnsi="Cambria Math"/>
                  </w:rPr>
                </w:del>
              </m:ctrlPr>
            </m:dPr>
            <m:e>
              <m:r>
                <w:del w:id="1189" w:author="Author" w:date="2026-07-14T09:14:00Z" w16du:dateUtc="2026-07-14T08:14:00Z">
                  <w:rPr>
                    <w:rFonts w:ascii="Cambria Math" w:hAnsi="Cambria Math"/>
                  </w:rPr>
                  <m:t>7</m:t>
                </w:del>
              </m:r>
            </m:e>
          </m:d>
        </m:oMath>
      </m:oMathPara>
      <w:bookmarkEnd w:id="1168"/>
    </w:p>
    <w:p w14:paraId="528CE4A3" w14:textId="77777777" w:rsidR="00AD2C25" w:rsidRDefault="00000000">
      <w:pPr>
        <w:pStyle w:val="FirstParagraph"/>
      </w:pPr>
      <w:r>
        <w:t xml:space="preserve">Context-to-feature </w:t>
      </w:r>
      <w:del w:id="1190" w:author="Author" w:date="2026-07-14T09:14:00Z" w16du:dateUtc="2026-07-14T08:14:00Z">
        <w:r>
          <w:delText>associations update as</w:delText>
        </w:r>
      </w:del>
      <w:ins w:id="1191" w:author="Author" w:date="2026-07-14T09:14:00Z" w16du:dateUtc="2026-07-14T08:14:00Z">
        <w:r>
          <w:t xml:space="preserve">learning updates </w:t>
        </w:r>
      </w:ins>
      <m:oMath>
        <m:sSup>
          <m:sSupPr>
            <m:ctrlPr>
              <w:ins w:id="1192" w:author="Author" w:date="2026-07-14T09:14:00Z" w16du:dateUtc="2026-07-14T08:14:00Z">
                <w:rPr>
                  <w:rFonts w:ascii="Cambria Math" w:hAnsi="Cambria Math"/>
                </w:rPr>
              </w:ins>
            </m:ctrlPr>
          </m:sSupPr>
          <m:e>
            <m:r>
              <w:ins w:id="1193" w:author="Author" w:date="2026-07-14T09:14:00Z" w16du:dateUtc="2026-07-14T08:14:00Z">
                <w:rPr>
                  <w:rFonts w:ascii="Cambria Math" w:hAnsi="Cambria Math"/>
                </w:rPr>
                <m:t>M</m:t>
              </w:ins>
            </m:r>
          </m:e>
          <m:sup>
            <m:r>
              <w:ins w:id="1194" w:author="Author" w:date="2026-07-14T09:14:00Z" w16du:dateUtc="2026-07-14T08:14:00Z">
                <w:rPr>
                  <w:rFonts w:ascii="Cambria Math" w:hAnsi="Cambria Math"/>
                </w:rPr>
                <m:t>CF</m:t>
              </w:ins>
            </m:r>
          </m:sup>
        </m:sSup>
      </m:oMath>
      <w:ins w:id="1195" w:author="Author" w:date="2026-07-14T09:14:00Z" w16du:dateUtc="2026-07-14T08:14:00Z">
        <w:r>
          <w:t xml:space="preserve"> so later context can support the item during sampling</w:t>
        </w:r>
      </w:ins>
      <w:r>
        <w:t>:</w:t>
      </w:r>
    </w:p>
    <w:p w14:paraId="022C1F07" w14:textId="77777777" w:rsidR="00AD2C25" w:rsidRDefault="00000000">
      <w:pPr>
        <w:pStyle w:val="BodyText"/>
      </w:pPr>
      <w:bookmarkStart w:id="1196" w:name="eq-mcf-learning"/>
      <m:oMathPara>
        <m:oMathParaPr>
          <m:jc m:val="center"/>
        </m:oMathParaPr>
        <m:oMath>
          <m:r>
            <w:rPr>
              <w:rFonts w:ascii="Cambria Math" w:hAnsi="Cambria Math"/>
            </w:rPr>
            <m:t>Δ</m:t>
          </m:r>
          <m:sSup>
            <m:sSupPr>
              <m:ctrlPr>
                <w:rPr>
                  <w:rFonts w:ascii="Cambria Math" w:hAnsi="Cambria Math"/>
                </w:rPr>
              </m:ctrlPr>
            </m:sSupPr>
            <m:e>
              <m:r>
                <w:rPr>
                  <w:rFonts w:ascii="Cambria Math" w:hAnsi="Cambria Math"/>
                </w:rPr>
                <m:t>M</m:t>
              </m:r>
            </m:e>
            <m:sup>
              <m:r>
                <w:rPr>
                  <w:rFonts w:ascii="Cambria Math" w:hAnsi="Cambria Math"/>
                </w:rPr>
                <m:t>CF</m:t>
              </m:r>
            </m:sup>
          </m:sSup>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f</m:t>
              </m:r>
            </m:e>
            <m:sub>
              <m:r>
                <w:rPr>
                  <w:rFonts w:ascii="Cambria Math" w:hAnsi="Cambria Math"/>
                </w:rPr>
                <m:t>i</m:t>
              </m:r>
            </m:sub>
          </m:sSub>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w:del w:id="1197" w:author="Author" w:date="2026-07-14T09:14:00Z" w16du:dateUtc="2026-07-14T08:14:00Z">
              <w:rPr>
                <w:rFonts w:ascii="Cambria Math" w:hAnsi="Cambria Math"/>
              </w:rPr>
              <m:t>  </m:t>
            </w:del>
          </m:r>
          <m:d>
            <m:dPr>
              <m:ctrlPr>
                <w:del w:id="1198" w:author="Author" w:date="2026-07-14T09:14:00Z" w16du:dateUtc="2026-07-14T08:14:00Z">
                  <w:rPr>
                    <w:rFonts w:ascii="Cambria Math" w:hAnsi="Cambria Math"/>
                  </w:rPr>
                </w:del>
              </m:ctrlPr>
            </m:dPr>
            <m:e>
              <m:r>
                <w:del w:id="1199" w:author="Author" w:date="2026-07-14T09:14:00Z" w16du:dateUtc="2026-07-14T08:14:00Z">
                  <w:rPr>
                    <w:rFonts w:ascii="Cambria Math" w:hAnsi="Cambria Math"/>
                  </w:rPr>
                  <m:t>8</m:t>
                </w:del>
              </m:r>
            </m:e>
          </m:d>
          <m:r>
            <w:ins w:id="1200" w:author="Author" w:date="2026-07-14T09:14:00Z" w16du:dateUtc="2026-07-14T08:14:00Z">
              <m:rPr>
                <m:sty m:val="p"/>
              </m:rPr>
              <w:rPr>
                <w:rFonts w:ascii="Cambria Math" w:hAnsi="Cambria Math"/>
              </w:rPr>
              <m:t>.</m:t>
            </w:ins>
          </m:r>
          <m:r>
            <w:ins w:id="1201" w:author="Author" w:date="2026-07-14T09:14:00Z" w16du:dateUtc="2026-07-14T08:14:00Z">
              <w:rPr>
                <w:rFonts w:ascii="Cambria Math" w:hAnsi="Cambria Math"/>
              </w:rPr>
              <m:t>  </m:t>
            </w:ins>
          </m:r>
          <m:d>
            <m:dPr>
              <m:ctrlPr>
                <w:ins w:id="1202" w:author="Author" w:date="2026-07-14T09:14:00Z" w16du:dateUtc="2026-07-14T08:14:00Z">
                  <w:rPr>
                    <w:rFonts w:ascii="Cambria Math" w:hAnsi="Cambria Math"/>
                  </w:rPr>
                </w:ins>
              </m:ctrlPr>
            </m:dPr>
            <m:e>
              <m:r>
                <w:ins w:id="1203" w:author="Author" w:date="2026-07-14T09:14:00Z" w16du:dateUtc="2026-07-14T08:14:00Z">
                  <w:rPr>
                    <w:rFonts w:ascii="Cambria Math" w:hAnsi="Cambria Math"/>
                  </w:rPr>
                  <m:t>6</m:t>
                </w:ins>
              </m:r>
              <m:ctrlPr>
                <w:rPr>
                  <w:rFonts w:ascii="Cambria Math" w:hAnsi="Cambria Math"/>
                </w:rPr>
              </m:ctrlPr>
            </m:e>
          </m:d>
        </m:oMath>
      </m:oMathPara>
      <w:bookmarkEnd w:id="1196"/>
    </w:p>
    <w:p w14:paraId="51EE6F6D" w14:textId="77777777" w:rsidR="007E0EE0" w:rsidRDefault="00000000">
      <w:pPr>
        <w:pStyle w:val="FirstParagraph"/>
        <w:rPr>
          <w:del w:id="1204" w:author="Author" w:date="2026-07-14T09:14:00Z" w16du:dateUtc="2026-07-14T08:14:00Z"/>
        </w:rPr>
      </w:pPr>
      <w:del w:id="1205" w:author="Author" w:date="2026-07-14T09:14:00Z" w16du:dateUtc="2026-07-14T08:14:00Z">
        <w:r>
          <w:delText xml:space="preserve">Here, </w:delText>
        </w:r>
      </w:del>
      <m:oMath>
        <m:r>
          <w:del w:id="1206" w:author="Author" w:date="2026-07-14T09:14:00Z" w16du:dateUtc="2026-07-14T08:14:00Z">
            <w:rPr>
              <w:rFonts w:ascii="Cambria Math" w:hAnsi="Cambria Math"/>
            </w:rPr>
            <m:t>λ</m:t>
          </w:del>
        </m:r>
      </m:oMath>
      <w:del w:id="1207" w:author="Author" w:date="2026-07-14T09:14:00Z" w16du:dateUtc="2026-07-14T08:14:00Z">
        <w:r>
          <w:delText xml:space="preserve"> scales context-to-feature learning, while </w:delText>
        </w:r>
      </w:del>
      <m:oMath>
        <m:sSub>
          <m:sSubPr>
            <m:ctrlPr>
              <w:del w:id="1208" w:author="Author" w:date="2026-07-14T09:14:00Z" w16du:dateUtc="2026-07-14T08:14:00Z">
                <w:rPr>
                  <w:rFonts w:ascii="Cambria Math" w:hAnsi="Cambria Math"/>
                </w:rPr>
              </w:del>
            </m:ctrlPr>
          </m:sSubPr>
          <m:e>
            <m:r>
              <w:del w:id="1209" w:author="Author" w:date="2026-07-14T09:14:00Z" w16du:dateUtc="2026-07-14T08:14:00Z">
                <w:rPr>
                  <w:rFonts w:ascii="Cambria Math" w:hAnsi="Cambria Math"/>
                </w:rPr>
                <m:t>ϕ</m:t>
              </w:del>
            </m:r>
          </m:e>
          <m:sub>
            <m:r>
              <w:del w:id="1210" w:author="Author" w:date="2026-07-14T09:14:00Z" w16du:dateUtc="2026-07-14T08:14:00Z">
                <w:rPr>
                  <w:rFonts w:ascii="Cambria Math" w:hAnsi="Cambria Math"/>
                </w:rPr>
                <m:t>s</m:t>
              </w:del>
            </m:r>
          </m:sub>
        </m:sSub>
      </m:oMath>
      <w:del w:id="1211" w:author="Author" w:date="2026-07-14T09:14:00Z" w16du:dateUtc="2026-07-14T08:14:00Z">
        <w:r>
          <w:delText xml:space="preserve"> and </w:delText>
        </w:r>
      </w:del>
      <m:oMath>
        <m:sSub>
          <m:sSubPr>
            <m:ctrlPr>
              <w:del w:id="1212" w:author="Author" w:date="2026-07-14T09:14:00Z" w16du:dateUtc="2026-07-14T08:14:00Z">
                <w:rPr>
                  <w:rFonts w:ascii="Cambria Math" w:hAnsi="Cambria Math"/>
                </w:rPr>
              </w:del>
            </m:ctrlPr>
          </m:sSubPr>
          <m:e>
            <m:r>
              <w:del w:id="1213" w:author="Author" w:date="2026-07-14T09:14:00Z" w16du:dateUtc="2026-07-14T08:14:00Z">
                <w:rPr>
                  <w:rFonts w:ascii="Cambria Math" w:hAnsi="Cambria Math"/>
                </w:rPr>
                <m:t>ϕ</m:t>
              </w:del>
            </m:r>
          </m:e>
          <m:sub>
            <m:r>
              <w:del w:id="1214" w:author="Author" w:date="2026-07-14T09:14:00Z" w16du:dateUtc="2026-07-14T08:14:00Z">
                <w:rPr>
                  <w:rFonts w:ascii="Cambria Math" w:hAnsi="Cambria Math"/>
                </w:rPr>
                <m:t>d</m:t>
              </w:del>
            </m:r>
          </m:sub>
        </m:sSub>
      </m:oMath>
      <w:del w:id="1215" w:author="Author" w:date="2026-07-14T09:14:00Z" w16du:dateUtc="2026-07-14T08:14:00Z">
        <w:r>
          <w:delText xml:space="preserve"> define the size and decay of the primacy boost. Retrieval uses the current context state to assign support to candidate items, sample from the resulting competition, and terminate the sampling sequence. During context-guided retrieval, temporal context and source context cue encoded items through their context-to-feature associations. A maintained film-retrieval goal can also contribute source/goal-like support to candidates that match the film target:</w:delText>
        </w:r>
      </w:del>
    </w:p>
    <w:bookmarkStart w:id="1216" w:name="eq-retrieval-support"/>
    <w:p w14:paraId="43359189" w14:textId="77777777" w:rsidR="007E0EE0" w:rsidRDefault="00000000">
      <w:pPr>
        <w:pStyle w:val="BodyText"/>
        <w:rPr>
          <w:del w:id="1217" w:author="Author" w:date="2026-07-14T09:14:00Z" w16du:dateUtc="2026-07-14T08:14:00Z"/>
        </w:rPr>
      </w:pPr>
      <m:oMathPara>
        <m:oMathParaPr>
          <m:jc m:val="center"/>
        </m:oMathParaPr>
        <m:oMath>
          <m:sSub>
            <m:sSubPr>
              <m:ctrlPr>
                <w:del w:id="1218" w:author="Author" w:date="2026-07-14T09:14:00Z" w16du:dateUtc="2026-07-14T08:14:00Z">
                  <w:rPr>
                    <w:rFonts w:ascii="Cambria Math" w:hAnsi="Cambria Math"/>
                  </w:rPr>
                </w:del>
              </m:ctrlPr>
            </m:sSubPr>
            <m:e>
              <m:r>
                <w:del w:id="1219" w:author="Author" w:date="2026-07-14T09:14:00Z" w16du:dateUtc="2026-07-14T08:14:00Z">
                  <w:rPr>
                    <w:rFonts w:ascii="Cambria Math" w:hAnsi="Cambria Math"/>
                  </w:rPr>
                  <m:t>a</m:t>
                </w:del>
              </m:r>
            </m:e>
            <m:sub>
              <m:r>
                <w:del w:id="1220" w:author="Author" w:date="2026-07-14T09:14:00Z" w16du:dateUtc="2026-07-14T08:14:00Z">
                  <w:rPr>
                    <w:rFonts w:ascii="Cambria Math" w:hAnsi="Cambria Math"/>
                  </w:rPr>
                  <m:t>i</m:t>
                </w:del>
              </m:r>
            </m:sub>
          </m:sSub>
          <m:r>
            <w:del w:id="1221" w:author="Author" w:date="2026-07-14T09:14:00Z" w16du:dateUtc="2026-07-14T08:14:00Z">
              <m:rPr>
                <m:sty m:val="p"/>
              </m:rPr>
              <w:rPr>
                <w:rFonts w:ascii="Cambria Math" w:hAnsi="Cambria Math"/>
              </w:rPr>
              <m:t>=</m:t>
            </w:del>
          </m:r>
          <m:sSub>
            <m:sSubPr>
              <m:ctrlPr>
                <w:del w:id="1222" w:author="Author" w:date="2026-07-14T09:14:00Z" w16du:dateUtc="2026-07-14T08:14:00Z">
                  <w:rPr>
                    <w:rFonts w:ascii="Cambria Math" w:hAnsi="Cambria Math"/>
                  </w:rPr>
                </w:del>
              </m:ctrlPr>
            </m:sSubPr>
            <m:e>
              <m:d>
                <m:dPr>
                  <m:begChr m:val="["/>
                  <m:endChr m:val="]"/>
                  <m:ctrlPr>
                    <w:del w:id="1223" w:author="Author" w:date="2026-07-14T09:14:00Z" w16du:dateUtc="2026-07-14T08:14:00Z">
                      <w:rPr>
                        <w:rFonts w:ascii="Cambria Math" w:hAnsi="Cambria Math"/>
                      </w:rPr>
                    </w:del>
                  </m:ctrlPr>
                </m:dPr>
                <m:e>
                  <m:sSup>
                    <m:sSupPr>
                      <m:ctrlPr>
                        <w:del w:id="1224" w:author="Author" w:date="2026-07-14T09:14:00Z" w16du:dateUtc="2026-07-14T08:14:00Z">
                          <w:rPr>
                            <w:rFonts w:ascii="Cambria Math" w:hAnsi="Cambria Math"/>
                          </w:rPr>
                        </w:del>
                      </m:ctrlPr>
                    </m:sSupPr>
                    <m:e>
                      <m:r>
                        <w:del w:id="1225" w:author="Author" w:date="2026-07-14T09:14:00Z" w16du:dateUtc="2026-07-14T08:14:00Z">
                          <w:rPr>
                            <w:rFonts w:ascii="Cambria Math" w:hAnsi="Cambria Math"/>
                          </w:rPr>
                          <m:t>M</m:t>
                        </w:del>
                      </m:r>
                    </m:e>
                    <m:sup>
                      <m:r>
                        <w:del w:id="1226" w:author="Author" w:date="2026-07-14T09:14:00Z" w16du:dateUtc="2026-07-14T08:14:00Z">
                          <w:rPr>
                            <w:rFonts w:ascii="Cambria Math" w:hAnsi="Cambria Math"/>
                          </w:rPr>
                          <m:t>CF</m:t>
                        </w:del>
                      </m:r>
                    </m:sup>
                  </m:sSup>
                  <m:r>
                    <w:del w:id="1227" w:author="Author" w:date="2026-07-14T09:14:00Z" w16du:dateUtc="2026-07-14T08:14:00Z">
                      <w:rPr>
                        <w:rFonts w:ascii="Cambria Math" w:hAnsi="Cambria Math"/>
                      </w:rPr>
                      <m:t>c</m:t>
                    </w:del>
                  </m:r>
                </m:e>
              </m:d>
            </m:e>
            <m:sub>
              <m:r>
                <w:del w:id="1228" w:author="Author" w:date="2026-07-14T09:14:00Z" w16du:dateUtc="2026-07-14T08:14:00Z">
                  <w:rPr>
                    <w:rFonts w:ascii="Cambria Math" w:hAnsi="Cambria Math"/>
                  </w:rPr>
                  <m:t>i</m:t>
                </w:del>
              </m:r>
            </m:sub>
          </m:sSub>
          <m:r>
            <w:del w:id="1229" w:author="Author" w:date="2026-07-14T09:14:00Z" w16du:dateUtc="2026-07-14T08:14:00Z">
              <m:rPr>
                <m:sty m:val="p"/>
              </m:rPr>
              <w:rPr>
                <w:rFonts w:ascii="Cambria Math" w:hAnsi="Cambria Math"/>
              </w:rPr>
              <m:t>+</m:t>
            </w:del>
          </m:r>
          <m:sSub>
            <m:sSubPr>
              <m:ctrlPr>
                <w:del w:id="1230" w:author="Author" w:date="2026-07-14T09:14:00Z" w16du:dateUtc="2026-07-14T08:14:00Z">
                  <w:rPr>
                    <w:rFonts w:ascii="Cambria Math" w:hAnsi="Cambria Math"/>
                  </w:rPr>
                </w:del>
              </m:ctrlPr>
            </m:sSubPr>
            <m:e>
              <m:d>
                <m:dPr>
                  <m:begChr m:val="["/>
                  <m:endChr m:val="]"/>
                  <m:ctrlPr>
                    <w:del w:id="1231" w:author="Author" w:date="2026-07-14T09:14:00Z" w16du:dateUtc="2026-07-14T08:14:00Z">
                      <w:rPr>
                        <w:rFonts w:ascii="Cambria Math" w:hAnsi="Cambria Math"/>
                      </w:rPr>
                    </w:del>
                  </m:ctrlPr>
                </m:dPr>
                <m:e>
                  <m:sSubSup>
                    <m:sSubSupPr>
                      <m:ctrlPr>
                        <w:del w:id="1232" w:author="Author" w:date="2026-07-14T09:14:00Z" w16du:dateUtc="2026-07-14T08:14:00Z">
                          <w:rPr>
                            <w:rFonts w:ascii="Cambria Math" w:hAnsi="Cambria Math"/>
                          </w:rPr>
                        </w:del>
                      </m:ctrlPr>
                    </m:sSubSupPr>
                    <m:e>
                      <m:r>
                        <w:del w:id="1233" w:author="Author" w:date="2026-07-14T09:14:00Z" w16du:dateUtc="2026-07-14T08:14:00Z">
                          <w:rPr>
                            <w:rFonts w:ascii="Cambria Math" w:hAnsi="Cambria Math"/>
                          </w:rPr>
                          <m:t>M</m:t>
                        </w:del>
                      </m:r>
                    </m:e>
                    <m:sub>
                      <m:r>
                        <w:del w:id="1234" w:author="Author" w:date="2026-07-14T09:14:00Z" w16du:dateUtc="2026-07-14T08:14:00Z">
                          <w:rPr>
                            <w:rFonts w:ascii="Cambria Math" w:hAnsi="Cambria Math"/>
                          </w:rPr>
                          <m:t>emot</m:t>
                        </w:del>
                      </m:r>
                    </m:sub>
                    <m:sup>
                      <m:r>
                        <w:del w:id="1235" w:author="Author" w:date="2026-07-14T09:14:00Z" w16du:dateUtc="2026-07-14T08:14:00Z">
                          <w:rPr>
                            <w:rFonts w:ascii="Cambria Math" w:hAnsi="Cambria Math"/>
                          </w:rPr>
                          <m:t>CF</m:t>
                        </w:del>
                      </m:r>
                    </m:sup>
                  </m:sSubSup>
                  <m:sSub>
                    <m:sSubPr>
                      <m:ctrlPr>
                        <w:del w:id="1236" w:author="Author" w:date="2026-07-14T09:14:00Z" w16du:dateUtc="2026-07-14T08:14:00Z">
                          <w:rPr>
                            <w:rFonts w:ascii="Cambria Math" w:hAnsi="Cambria Math"/>
                          </w:rPr>
                        </w:del>
                      </m:ctrlPr>
                    </m:sSubPr>
                    <m:e>
                      <m:r>
                        <w:del w:id="1237" w:author="Author" w:date="2026-07-14T09:14:00Z" w16du:dateUtc="2026-07-14T08:14:00Z">
                          <w:rPr>
                            <w:rFonts w:ascii="Cambria Math" w:hAnsi="Cambria Math"/>
                          </w:rPr>
                          <m:t>c</m:t>
                        </w:del>
                      </m:r>
                    </m:e>
                    <m:sub>
                      <m:r>
                        <w:del w:id="1238" w:author="Author" w:date="2026-07-14T09:14:00Z" w16du:dateUtc="2026-07-14T08:14:00Z">
                          <m:rPr>
                            <m:sty m:val="p"/>
                          </m:rPr>
                          <w:rPr>
                            <w:rFonts w:ascii="Cambria Math" w:hAnsi="Cambria Math"/>
                          </w:rPr>
                          <m:t>emot</m:t>
                        </w:del>
                      </m:r>
                    </m:sub>
                  </m:sSub>
                </m:e>
              </m:d>
            </m:e>
            <m:sub>
              <m:r>
                <w:del w:id="1239" w:author="Author" w:date="2026-07-14T09:14:00Z" w16du:dateUtc="2026-07-14T08:14:00Z">
                  <w:rPr>
                    <w:rFonts w:ascii="Cambria Math" w:hAnsi="Cambria Math"/>
                  </w:rPr>
                  <m:t>i</m:t>
                </w:del>
              </m:r>
            </m:sub>
          </m:sSub>
          <m:r>
            <w:del w:id="1240" w:author="Author" w:date="2026-07-14T09:14:00Z" w16du:dateUtc="2026-07-14T08:14:00Z">
              <m:rPr>
                <m:sty m:val="p"/>
              </m:rPr>
              <w:rPr>
                <w:rFonts w:ascii="Cambria Math" w:hAnsi="Cambria Math"/>
              </w:rPr>
              <m:t>+</m:t>
            </w:del>
          </m:r>
          <m:sSub>
            <m:sSubPr>
              <m:ctrlPr>
                <w:del w:id="1241" w:author="Author" w:date="2026-07-14T09:14:00Z" w16du:dateUtc="2026-07-14T08:14:00Z">
                  <w:rPr>
                    <w:rFonts w:ascii="Cambria Math" w:hAnsi="Cambria Math"/>
                  </w:rPr>
                </w:del>
              </m:ctrlPr>
            </m:sSubPr>
            <m:e>
              <m:r>
                <w:del w:id="1242" w:author="Author" w:date="2026-07-14T09:14:00Z" w16du:dateUtc="2026-07-14T08:14:00Z">
                  <w:rPr>
                    <w:rFonts w:ascii="Cambria Math" w:hAnsi="Cambria Math"/>
                  </w:rPr>
                  <m:t>ω</m:t>
                </w:del>
              </m:r>
            </m:e>
            <m:sub>
              <m:r>
                <w:del w:id="1243" w:author="Author" w:date="2026-07-14T09:14:00Z" w16du:dateUtc="2026-07-14T08:14:00Z">
                  <m:rPr>
                    <m:sty m:val="p"/>
                  </m:rPr>
                  <w:rPr>
                    <w:rFonts w:ascii="Cambria Math" w:hAnsi="Cambria Math"/>
                  </w:rPr>
                  <m:t>goal</m:t>
                </w:del>
              </m:r>
            </m:sub>
          </m:sSub>
          <m:sSub>
            <m:sSubPr>
              <m:ctrlPr>
                <w:del w:id="1244" w:author="Author" w:date="2026-07-14T09:14:00Z" w16du:dateUtc="2026-07-14T08:14:00Z">
                  <w:rPr>
                    <w:rFonts w:ascii="Cambria Math" w:hAnsi="Cambria Math"/>
                  </w:rPr>
                </w:del>
              </m:ctrlPr>
            </m:sSubPr>
            <m:e>
              <m:r>
                <w:del w:id="1245" w:author="Author" w:date="2026-07-14T09:14:00Z" w16du:dateUtc="2026-07-14T08:14:00Z">
                  <w:rPr>
                    <w:rFonts w:ascii="Cambria Math" w:hAnsi="Cambria Math"/>
                  </w:rPr>
                  <m:t>g</m:t>
                </w:del>
              </m:r>
            </m:e>
            <m:sub>
              <m:r>
                <w:del w:id="1246" w:author="Author" w:date="2026-07-14T09:14:00Z" w16du:dateUtc="2026-07-14T08:14:00Z">
                  <w:rPr>
                    <w:rFonts w:ascii="Cambria Math" w:hAnsi="Cambria Math"/>
                  </w:rPr>
                  <m:t>i</m:t>
                </w:del>
              </m:r>
            </m:sub>
          </m:sSub>
          <m:r>
            <w:del w:id="1247" w:author="Author" w:date="2026-07-14T09:14:00Z" w16du:dateUtc="2026-07-14T08:14:00Z">
              <w:rPr>
                <w:rFonts w:ascii="Cambria Math" w:hAnsi="Cambria Math"/>
              </w:rPr>
              <m:t>  </m:t>
            </w:del>
          </m:r>
          <m:d>
            <m:dPr>
              <m:ctrlPr>
                <w:del w:id="1248" w:author="Author" w:date="2026-07-14T09:14:00Z" w16du:dateUtc="2026-07-14T08:14:00Z">
                  <w:rPr>
                    <w:rFonts w:ascii="Cambria Math" w:hAnsi="Cambria Math"/>
                  </w:rPr>
                </w:del>
              </m:ctrlPr>
            </m:dPr>
            <m:e>
              <m:r>
                <w:del w:id="1249" w:author="Author" w:date="2026-07-14T09:14:00Z" w16du:dateUtc="2026-07-14T08:14:00Z">
                  <w:rPr>
                    <w:rFonts w:ascii="Cambria Math" w:hAnsi="Cambria Math"/>
                  </w:rPr>
                  <m:t>9</m:t>
                </w:del>
              </m:r>
            </m:e>
          </m:d>
        </m:oMath>
      </m:oMathPara>
      <w:bookmarkEnd w:id="1216"/>
    </w:p>
    <w:p w14:paraId="791D0A56" w14:textId="77777777" w:rsidR="007E0EE0" w:rsidRDefault="00000000">
      <w:pPr>
        <w:pStyle w:val="FirstParagraph"/>
        <w:rPr>
          <w:del w:id="1250" w:author="Author" w:date="2026-07-14T09:14:00Z" w16du:dateUtc="2026-07-14T08:14:00Z"/>
        </w:rPr>
      </w:pPr>
      <w:del w:id="1251" w:author="Author" w:date="2026-07-14T09:14:00Z" w16du:dateUtc="2026-07-14T08:14:00Z">
        <w:r>
          <w:delText xml:space="preserve">Here, </w:delText>
        </w:r>
      </w:del>
      <m:oMath>
        <m:sSub>
          <m:sSubPr>
            <m:ctrlPr>
              <w:del w:id="1252" w:author="Author" w:date="2026-07-14T09:14:00Z" w16du:dateUtc="2026-07-14T08:14:00Z">
                <w:rPr>
                  <w:rFonts w:ascii="Cambria Math" w:hAnsi="Cambria Math"/>
                </w:rPr>
              </w:del>
            </m:ctrlPr>
          </m:sSubPr>
          <m:e>
            <m:r>
              <w:del w:id="1253" w:author="Author" w:date="2026-07-14T09:14:00Z" w16du:dateUtc="2026-07-14T08:14:00Z">
                <w:rPr>
                  <w:rFonts w:ascii="Cambria Math" w:hAnsi="Cambria Math"/>
                </w:rPr>
                <m:t>c</m:t>
              </w:del>
            </m:r>
          </m:e>
          <m:sub>
            <m:r>
              <w:del w:id="1254" w:author="Author" w:date="2026-07-14T09:14:00Z" w16du:dateUtc="2026-07-14T08:14:00Z">
                <m:rPr>
                  <m:sty m:val="p"/>
                </m:rPr>
                <w:rPr>
                  <w:rFonts w:ascii="Cambria Math" w:hAnsi="Cambria Math"/>
                </w:rPr>
                <m:t>emot</m:t>
              </w:del>
            </m:r>
          </m:sub>
        </m:sSub>
      </m:oMath>
      <w:del w:id="1255" w:author="Author" w:date="2026-07-14T09:14:00Z" w16du:dateUtc="2026-07-14T08:14:00Z">
        <w:r>
          <w:delText xml:space="preserve"> denotes the source-context state, and </w:delText>
        </w:r>
      </w:del>
      <m:oMath>
        <m:sSub>
          <m:sSubPr>
            <m:ctrlPr>
              <w:del w:id="1256" w:author="Author" w:date="2026-07-14T09:14:00Z" w16du:dateUtc="2026-07-14T08:14:00Z">
                <w:rPr>
                  <w:rFonts w:ascii="Cambria Math" w:hAnsi="Cambria Math"/>
                </w:rPr>
              </w:del>
            </m:ctrlPr>
          </m:sSubPr>
          <m:e>
            <m:r>
              <w:del w:id="1257" w:author="Author" w:date="2026-07-14T09:14:00Z" w16du:dateUtc="2026-07-14T08:14:00Z">
                <w:rPr>
                  <w:rFonts w:ascii="Cambria Math" w:hAnsi="Cambria Math"/>
                </w:rPr>
                <m:t>g</m:t>
              </w:del>
            </m:r>
          </m:e>
          <m:sub>
            <m:r>
              <w:del w:id="1258" w:author="Author" w:date="2026-07-14T09:14:00Z" w16du:dateUtc="2026-07-14T08:14:00Z">
                <w:rPr>
                  <w:rFonts w:ascii="Cambria Math" w:hAnsi="Cambria Math"/>
                </w:rPr>
                <m:t>i</m:t>
              </w:del>
            </m:r>
          </m:sub>
        </m:sSub>
      </m:oMath>
      <w:del w:id="1259" w:author="Author" w:date="2026-07-14T09:14:00Z" w16du:dateUtc="2026-07-14T08:14:00Z">
        <w:r>
          <w:delText xml:space="preserve"> is the degree to which item </w:delText>
        </w:r>
      </w:del>
      <m:oMath>
        <m:r>
          <w:del w:id="1260" w:author="Author" w:date="2026-07-14T09:14:00Z" w16du:dateUtc="2026-07-14T08:14:00Z">
            <w:rPr>
              <w:rFonts w:ascii="Cambria Math" w:hAnsi="Cambria Math"/>
            </w:rPr>
            <m:t>i</m:t>
          </w:del>
        </m:r>
      </m:oMath>
      <w:del w:id="1261" w:author="Author" w:date="2026-07-14T09:14:00Z" w16du:dateUtc="2026-07-14T08:14:00Z">
        <w:r>
          <w:delText xml:space="preserve"> matches the maintained film-retrieval goal. Film items match the goal; task, break, and filler items do not.</w:delText>
        </w:r>
      </w:del>
    </w:p>
    <w:p w14:paraId="6A226FB7" w14:textId="77777777" w:rsidR="007E0EE0" w:rsidRDefault="00000000">
      <w:pPr>
        <w:pStyle w:val="BodyText"/>
        <w:rPr>
          <w:del w:id="1262" w:author="Author" w:date="2026-07-14T09:14:00Z" w16du:dateUtc="2026-07-14T08:14:00Z"/>
        </w:rPr>
      </w:pPr>
      <w:del w:id="1263" w:author="Author" w:date="2026-07-14T09:14:00Z" w16du:dateUtc="2026-07-14T08:14:00Z">
        <w:r>
          <w:delText xml:space="preserve">The choice sensitivity </w:delText>
        </w:r>
      </w:del>
      <m:oMath>
        <m:r>
          <w:del w:id="1264" w:author="Author" w:date="2026-07-14T09:14:00Z" w16du:dateUtc="2026-07-14T08:14:00Z">
            <w:rPr>
              <w:rFonts w:ascii="Cambria Math" w:hAnsi="Cambria Math"/>
            </w:rPr>
            <m:t>τ</m:t>
          </w:del>
        </m:r>
      </m:oMath>
      <w:del w:id="1265" w:author="Author" w:date="2026-07-14T09:14:00Z" w16du:dateUtc="2026-07-14T08:14:00Z">
        <w:r>
          <w:delText xml:space="preserve"> controls how strongly support differences affect choice among candidates:</w:delText>
        </w:r>
      </w:del>
    </w:p>
    <w:bookmarkStart w:id="1266" w:name="eq-choice-sensitivity"/>
    <w:p w14:paraId="46249DAA" w14:textId="77777777" w:rsidR="007E0EE0" w:rsidRDefault="00000000">
      <w:pPr>
        <w:pStyle w:val="BodyText"/>
        <w:rPr>
          <w:del w:id="1267" w:author="Author" w:date="2026-07-14T09:14:00Z" w16du:dateUtc="2026-07-14T08:14:00Z"/>
        </w:rPr>
      </w:pPr>
      <m:oMathPara>
        <m:oMathParaPr>
          <m:jc m:val="center"/>
        </m:oMathParaPr>
        <m:oMath>
          <m:sSub>
            <m:sSubPr>
              <m:ctrlPr>
                <w:del w:id="1268" w:author="Author" w:date="2026-07-14T09:14:00Z" w16du:dateUtc="2026-07-14T08:14:00Z">
                  <w:rPr>
                    <w:rFonts w:ascii="Cambria Math" w:hAnsi="Cambria Math"/>
                  </w:rPr>
                </w:del>
              </m:ctrlPr>
            </m:sSubPr>
            <m:e>
              <m:r>
                <w:del w:id="1269" w:author="Author" w:date="2026-07-14T09:14:00Z" w16du:dateUtc="2026-07-14T08:14:00Z">
                  <w:rPr>
                    <w:rFonts w:ascii="Cambria Math" w:hAnsi="Cambria Math"/>
                  </w:rPr>
                  <m:t>A</m:t>
                </w:del>
              </m:r>
            </m:e>
            <m:sub>
              <m:r>
                <w:del w:id="1270" w:author="Author" w:date="2026-07-14T09:14:00Z" w16du:dateUtc="2026-07-14T08:14:00Z">
                  <w:rPr>
                    <w:rFonts w:ascii="Cambria Math" w:hAnsi="Cambria Math"/>
                  </w:rPr>
                  <m:t>i</m:t>
                </w:del>
              </m:r>
            </m:sub>
          </m:sSub>
          <m:r>
            <w:del w:id="1271" w:author="Author" w:date="2026-07-14T09:14:00Z" w16du:dateUtc="2026-07-14T08:14:00Z">
              <m:rPr>
                <m:sty m:val="p"/>
              </m:rPr>
              <w:rPr>
                <w:rFonts w:ascii="Cambria Math" w:hAnsi="Cambria Math"/>
              </w:rPr>
              <m:t>=</m:t>
            </w:del>
          </m:r>
          <m:sSubSup>
            <m:sSubSupPr>
              <m:ctrlPr>
                <w:del w:id="1272" w:author="Author" w:date="2026-07-14T09:14:00Z" w16du:dateUtc="2026-07-14T08:14:00Z">
                  <w:rPr>
                    <w:rFonts w:ascii="Cambria Math" w:hAnsi="Cambria Math"/>
                  </w:rPr>
                </w:del>
              </m:ctrlPr>
            </m:sSubSupPr>
            <m:e>
              <m:r>
                <w:del w:id="1273" w:author="Author" w:date="2026-07-14T09:14:00Z" w16du:dateUtc="2026-07-14T08:14:00Z">
                  <w:rPr>
                    <w:rFonts w:ascii="Cambria Math" w:hAnsi="Cambria Math"/>
                  </w:rPr>
                  <m:t>a</m:t>
                </w:del>
              </m:r>
            </m:e>
            <m:sub>
              <m:r>
                <w:del w:id="1274" w:author="Author" w:date="2026-07-14T09:14:00Z" w16du:dateUtc="2026-07-14T08:14:00Z">
                  <w:rPr>
                    <w:rFonts w:ascii="Cambria Math" w:hAnsi="Cambria Math"/>
                  </w:rPr>
                  <m:t>i</m:t>
                </w:del>
              </m:r>
            </m:sub>
            <m:sup>
              <m:r>
                <w:del w:id="1275" w:author="Author" w:date="2026-07-14T09:14:00Z" w16du:dateUtc="2026-07-14T08:14:00Z">
                  <w:rPr>
                    <w:rFonts w:ascii="Cambria Math" w:hAnsi="Cambria Math"/>
                  </w:rPr>
                  <m:t>τ</m:t>
                </w:del>
              </m:r>
            </m:sup>
          </m:sSubSup>
          <m:r>
            <w:del w:id="1276" w:author="Author" w:date="2026-07-14T09:14:00Z" w16du:dateUtc="2026-07-14T08:14:00Z">
              <w:rPr>
                <w:rFonts w:ascii="Cambria Math" w:hAnsi="Cambria Math"/>
              </w:rPr>
              <m:t>  </m:t>
            </w:del>
          </m:r>
          <m:d>
            <m:dPr>
              <m:ctrlPr>
                <w:del w:id="1277" w:author="Author" w:date="2026-07-14T09:14:00Z" w16du:dateUtc="2026-07-14T08:14:00Z">
                  <w:rPr>
                    <w:rFonts w:ascii="Cambria Math" w:hAnsi="Cambria Math"/>
                  </w:rPr>
                </w:del>
              </m:ctrlPr>
            </m:dPr>
            <m:e>
              <m:r>
                <w:del w:id="1278" w:author="Author" w:date="2026-07-14T09:14:00Z" w16du:dateUtc="2026-07-14T08:14:00Z">
                  <w:rPr>
                    <w:rFonts w:ascii="Cambria Math" w:hAnsi="Cambria Math"/>
                  </w:rPr>
                  <m:t>10</m:t>
                </w:del>
              </m:r>
            </m:e>
          </m:d>
        </m:oMath>
      </m:oMathPara>
      <w:bookmarkEnd w:id="1266"/>
    </w:p>
    <w:p w14:paraId="05C168F7" w14:textId="77777777" w:rsidR="007E0EE0" w:rsidRDefault="00000000">
      <w:pPr>
        <w:pStyle w:val="FirstParagraph"/>
        <w:rPr>
          <w:del w:id="1279" w:author="Author" w:date="2026-07-14T09:14:00Z" w16du:dateUtc="2026-07-14T08:14:00Z"/>
        </w:rPr>
      </w:pPr>
      <w:del w:id="1280" w:author="Author" w:date="2026-07-14T09:14:00Z" w16du:dateUtc="2026-07-14T08:14:00Z">
        <w:r>
          <w:delText xml:space="preserve">The probability of sampling item </w:delText>
        </w:r>
      </w:del>
      <m:oMath>
        <m:r>
          <w:del w:id="1281" w:author="Author" w:date="2026-07-14T09:14:00Z" w16du:dateUtc="2026-07-14T08:14:00Z">
            <w:rPr>
              <w:rFonts w:ascii="Cambria Math" w:hAnsi="Cambria Math"/>
            </w:rPr>
            <m:t>i</m:t>
          </w:del>
        </m:r>
      </m:oMath>
      <w:del w:id="1282" w:author="Author" w:date="2026-07-14T09:14:00Z" w16du:dateUtc="2026-07-14T08:14:00Z">
        <w:r>
          <w:delText>, conditional on continuing retrieval, follows a Luce choice rule over currently unsampled items:</w:delText>
        </w:r>
      </w:del>
    </w:p>
    <w:p w14:paraId="67E475EA" w14:textId="77777777" w:rsidR="007E0EE0" w:rsidRDefault="00000000">
      <w:pPr>
        <w:pStyle w:val="BodyText"/>
        <w:rPr>
          <w:del w:id="1283" w:author="Author" w:date="2026-07-14T09:14:00Z" w16du:dateUtc="2026-07-14T08:14:00Z"/>
        </w:rPr>
      </w:pPr>
      <m:oMathPara>
        <m:oMathParaPr>
          <m:jc m:val="center"/>
        </m:oMathParaPr>
        <m:oMath>
          <m:r>
            <w:del w:id="1284" w:author="Author" w:date="2026-07-14T09:14:00Z" w16du:dateUtc="2026-07-14T08:14:00Z">
              <w:rPr>
                <w:rFonts w:ascii="Cambria Math" w:hAnsi="Cambria Math"/>
              </w:rPr>
              <m:t>P</m:t>
            </w:del>
          </m:r>
          <m:d>
            <m:dPr>
              <m:ctrlPr>
                <w:del w:id="1285" w:author="Author" w:date="2026-07-14T09:14:00Z" w16du:dateUtc="2026-07-14T08:14:00Z">
                  <w:rPr>
                    <w:rFonts w:ascii="Cambria Math" w:hAnsi="Cambria Math"/>
                  </w:rPr>
                </w:del>
              </m:ctrlPr>
            </m:dPr>
            <m:e>
              <m:r>
                <w:del w:id="1286" w:author="Author" w:date="2026-07-14T09:14:00Z" w16du:dateUtc="2026-07-14T08:14:00Z">
                  <w:rPr>
                    <w:rFonts w:ascii="Cambria Math" w:hAnsi="Cambria Math"/>
                  </w:rPr>
                  <m:t>i</m:t>
                </w:del>
              </m:r>
              <m:r>
                <w:del w:id="1287" w:author="Author" w:date="2026-07-14T09:14:00Z" w16du:dateUtc="2026-07-14T08:14:00Z">
                  <m:rPr>
                    <m:sty m:val="p"/>
                  </m:rPr>
                  <w:rPr>
                    <w:rFonts w:ascii="Cambria Math" w:hAnsi="Cambria Math"/>
                  </w:rPr>
                  <m:t>∣</m:t>
                </w:del>
              </m:r>
              <m:r>
                <w:del w:id="1288" w:author="Author" w:date="2026-07-14T09:14:00Z" w16du:dateUtc="2026-07-14T08:14:00Z">
                  <m:rPr>
                    <m:nor/>
                  </m:rPr>
                  <m:t>continue</m:t>
                </w:del>
              </m:r>
            </m:e>
          </m:d>
          <m:r>
            <w:del w:id="1289" w:author="Author" w:date="2026-07-14T09:14:00Z" w16du:dateUtc="2026-07-14T08:14:00Z">
              <m:rPr>
                <m:sty m:val="p"/>
              </m:rPr>
              <w:rPr>
                <w:rFonts w:ascii="Cambria Math" w:hAnsi="Cambria Math"/>
              </w:rPr>
              <m:t>=</m:t>
            </w:del>
          </m:r>
          <m:f>
            <m:fPr>
              <m:ctrlPr>
                <w:del w:id="1290" w:author="Author" w:date="2026-07-14T09:14:00Z" w16du:dateUtc="2026-07-14T08:14:00Z">
                  <w:rPr>
                    <w:rFonts w:ascii="Cambria Math" w:hAnsi="Cambria Math"/>
                  </w:rPr>
                </w:del>
              </m:ctrlPr>
            </m:fPr>
            <m:num>
              <m:sSub>
                <m:sSubPr>
                  <m:ctrlPr>
                    <w:del w:id="1291" w:author="Author" w:date="2026-07-14T09:14:00Z" w16du:dateUtc="2026-07-14T08:14:00Z">
                      <w:rPr>
                        <w:rFonts w:ascii="Cambria Math" w:hAnsi="Cambria Math"/>
                      </w:rPr>
                    </w:del>
                  </m:ctrlPr>
                </m:sSubPr>
                <m:e>
                  <m:r>
                    <w:del w:id="1292" w:author="Author" w:date="2026-07-14T09:14:00Z" w16du:dateUtc="2026-07-14T08:14:00Z">
                      <w:rPr>
                        <w:rFonts w:ascii="Cambria Math" w:hAnsi="Cambria Math"/>
                      </w:rPr>
                      <m:t>A</m:t>
                    </w:del>
                  </m:r>
                </m:e>
                <m:sub>
                  <m:r>
                    <w:del w:id="1293" w:author="Author" w:date="2026-07-14T09:14:00Z" w16du:dateUtc="2026-07-14T08:14:00Z">
                      <w:rPr>
                        <w:rFonts w:ascii="Cambria Math" w:hAnsi="Cambria Math"/>
                      </w:rPr>
                      <m:t>i</m:t>
                    </w:del>
                  </m:r>
                </m:sub>
              </m:sSub>
            </m:num>
            <m:den>
              <m:nary>
                <m:naryPr>
                  <m:chr m:val="∑"/>
                  <m:limLoc m:val="undOvr"/>
                  <m:supHide m:val="1"/>
                  <m:ctrlPr>
                    <w:del w:id="1294" w:author="Author" w:date="2026-07-14T09:14:00Z" w16du:dateUtc="2026-07-14T08:14:00Z">
                      <w:rPr>
                        <w:rFonts w:ascii="Cambria Math" w:hAnsi="Cambria Math"/>
                      </w:rPr>
                    </w:del>
                  </m:ctrlPr>
                </m:naryPr>
                <m:sub>
                  <m:r>
                    <w:del w:id="1295" w:author="Author" w:date="2026-07-14T09:14:00Z" w16du:dateUtc="2026-07-14T08:14:00Z">
                      <w:rPr>
                        <w:rFonts w:ascii="Cambria Math" w:hAnsi="Cambria Math"/>
                      </w:rPr>
                      <m:t>k</m:t>
                    </w:del>
                  </m:r>
                </m:sub>
                <m:sup>
                  <m:r>
                    <w:del w:id="1296" w:author="Author" w:date="2026-07-14T09:14:00Z" w16du:dateUtc="2026-07-14T08:14:00Z">
                      <w:rPr>
                        <w:rFonts w:ascii="Cambria Math" w:hAnsi="Cambria Math"/>
                      </w:rPr>
                      <m:t>​</m:t>
                    </w:del>
                  </m:r>
                </m:sup>
                <m:e>
                  <m:sSub>
                    <m:sSubPr>
                      <m:ctrlPr>
                        <w:del w:id="1297" w:author="Author" w:date="2026-07-14T09:14:00Z" w16du:dateUtc="2026-07-14T08:14:00Z">
                          <w:rPr>
                            <w:rFonts w:ascii="Cambria Math" w:hAnsi="Cambria Math"/>
                          </w:rPr>
                        </w:del>
                      </m:ctrlPr>
                    </m:sSubPr>
                    <m:e>
                      <m:r>
                        <w:del w:id="1298" w:author="Author" w:date="2026-07-14T09:14:00Z" w16du:dateUtc="2026-07-14T08:14:00Z">
                          <w:rPr>
                            <w:rFonts w:ascii="Cambria Math" w:hAnsi="Cambria Math"/>
                          </w:rPr>
                          <m:t>A</m:t>
                        </w:del>
                      </m:r>
                    </m:e>
                    <m:sub>
                      <m:r>
                        <w:del w:id="1299" w:author="Author" w:date="2026-07-14T09:14:00Z" w16du:dateUtc="2026-07-14T08:14:00Z">
                          <w:rPr>
                            <w:rFonts w:ascii="Cambria Math" w:hAnsi="Cambria Math"/>
                          </w:rPr>
                          <m:t>k</m:t>
                        </w:del>
                      </m:r>
                    </m:sub>
                  </m:sSub>
                </m:e>
              </m:nary>
            </m:den>
          </m:f>
          <m:r>
            <w:del w:id="1300" w:author="Author" w:date="2026-07-14T09:14:00Z" w16du:dateUtc="2026-07-14T08:14:00Z">
              <w:rPr>
                <w:rFonts w:ascii="Cambria Math" w:hAnsi="Cambria Math"/>
              </w:rPr>
              <m:t>  </m:t>
            </w:del>
          </m:r>
          <m:d>
            <m:dPr>
              <m:ctrlPr>
                <w:del w:id="1301" w:author="Author" w:date="2026-07-14T09:14:00Z" w16du:dateUtc="2026-07-14T08:14:00Z">
                  <w:rPr>
                    <w:rFonts w:ascii="Cambria Math" w:hAnsi="Cambria Math"/>
                  </w:rPr>
                </w:del>
              </m:ctrlPr>
            </m:dPr>
            <m:e>
              <m:r>
                <w:del w:id="1302" w:author="Author" w:date="2026-07-14T09:14:00Z" w16du:dateUtc="2026-07-14T08:14:00Z">
                  <w:rPr>
                    <w:rFonts w:ascii="Cambria Math" w:hAnsi="Cambria Math"/>
                  </w:rPr>
                  <m:t>11</m:t>
                </w:del>
              </m:r>
            </m:e>
          </m:d>
        </m:oMath>
      </m:oMathPara>
    </w:p>
    <w:p w14:paraId="428C75F6" w14:textId="77777777" w:rsidR="007E0EE0" w:rsidRDefault="00000000">
      <w:pPr>
        <w:pStyle w:val="FirstParagraph"/>
        <w:rPr>
          <w:del w:id="1303" w:author="Author" w:date="2026-07-14T09:14:00Z" w16du:dateUtc="2026-07-14T08:14:00Z"/>
        </w:rPr>
      </w:pPr>
      <w:del w:id="1304" w:author="Author" w:date="2026-07-14T09:14:00Z" w16du:dateUtc="2026-07-14T08:14:00Z">
        <w:r>
          <w:delText xml:space="preserve">At each retrieval step, the model may terminate with probability </w:delText>
        </w:r>
      </w:del>
      <m:oMath>
        <m:sSub>
          <m:sSubPr>
            <m:ctrlPr>
              <w:del w:id="1305" w:author="Author" w:date="2026-07-14T09:14:00Z" w16du:dateUtc="2026-07-14T08:14:00Z">
                <w:rPr>
                  <w:rFonts w:ascii="Cambria Math" w:hAnsi="Cambria Math"/>
                </w:rPr>
              </w:del>
            </m:ctrlPr>
          </m:sSubPr>
          <m:e>
            <m:r>
              <w:del w:id="1306" w:author="Author" w:date="2026-07-14T09:14:00Z" w16du:dateUtc="2026-07-14T08:14:00Z">
                <w:rPr>
                  <w:rFonts w:ascii="Cambria Math" w:hAnsi="Cambria Math"/>
                </w:rPr>
                <m:t>P</m:t>
              </w:del>
            </m:r>
          </m:e>
          <m:sub>
            <m:r>
              <w:del w:id="1307" w:author="Author" w:date="2026-07-14T09:14:00Z" w16du:dateUtc="2026-07-14T08:14:00Z">
                <m:rPr>
                  <m:sty m:val="p"/>
                </m:rPr>
                <w:rPr>
                  <w:rFonts w:ascii="Cambria Math" w:hAnsi="Cambria Math"/>
                </w:rPr>
                <m:t>stop</m:t>
              </w:del>
            </m:r>
          </m:sub>
        </m:sSub>
        <m:d>
          <m:dPr>
            <m:ctrlPr>
              <w:del w:id="1308" w:author="Author" w:date="2026-07-14T09:14:00Z" w16du:dateUtc="2026-07-14T08:14:00Z">
                <w:rPr>
                  <w:rFonts w:ascii="Cambria Math" w:hAnsi="Cambria Math"/>
                </w:rPr>
              </w:del>
            </m:ctrlPr>
          </m:dPr>
          <m:e>
            <m:r>
              <w:del w:id="1309" w:author="Author" w:date="2026-07-14T09:14:00Z" w16du:dateUtc="2026-07-14T08:14:00Z">
                <w:rPr>
                  <w:rFonts w:ascii="Cambria Math" w:hAnsi="Cambria Math"/>
                </w:rPr>
                <m:t>j</m:t>
              </w:del>
            </m:r>
          </m:e>
        </m:d>
      </m:oMath>
      <w:del w:id="1310" w:author="Author" w:date="2026-07-14T09:14:00Z" w16du:dateUtc="2026-07-14T08:14:00Z">
        <w:r>
          <w:delText xml:space="preserve"> or sample an item with probability </w:delText>
        </w:r>
      </w:del>
      <m:oMath>
        <m:d>
          <m:dPr>
            <m:ctrlPr>
              <w:del w:id="1311" w:author="Author" w:date="2026-07-14T09:14:00Z" w16du:dateUtc="2026-07-14T08:14:00Z">
                <w:rPr>
                  <w:rFonts w:ascii="Cambria Math" w:hAnsi="Cambria Math"/>
                </w:rPr>
              </w:del>
            </m:ctrlPr>
          </m:dPr>
          <m:e>
            <m:r>
              <w:del w:id="1312" w:author="Author" w:date="2026-07-14T09:14:00Z" w16du:dateUtc="2026-07-14T08:14:00Z">
                <w:rPr>
                  <w:rFonts w:ascii="Cambria Math" w:hAnsi="Cambria Math"/>
                </w:rPr>
                <m:t>1</m:t>
              </w:del>
            </m:r>
            <m:r>
              <w:del w:id="1313" w:author="Author" w:date="2026-07-14T09:14:00Z" w16du:dateUtc="2026-07-14T08:14:00Z">
                <m:rPr>
                  <m:sty m:val="p"/>
                </m:rPr>
                <w:rPr>
                  <w:rFonts w:ascii="Cambria Math" w:hAnsi="Cambria Math"/>
                </w:rPr>
                <m:t>-</m:t>
              </w:del>
            </m:r>
            <m:sSub>
              <m:sSubPr>
                <m:ctrlPr>
                  <w:del w:id="1314" w:author="Author" w:date="2026-07-14T09:14:00Z" w16du:dateUtc="2026-07-14T08:14:00Z">
                    <w:rPr>
                      <w:rFonts w:ascii="Cambria Math" w:hAnsi="Cambria Math"/>
                    </w:rPr>
                  </w:del>
                </m:ctrlPr>
              </m:sSubPr>
              <m:e>
                <m:r>
                  <w:del w:id="1315" w:author="Author" w:date="2026-07-14T09:14:00Z" w16du:dateUtc="2026-07-14T08:14:00Z">
                    <w:rPr>
                      <w:rFonts w:ascii="Cambria Math" w:hAnsi="Cambria Math"/>
                    </w:rPr>
                    <m:t>P</m:t>
                  </w:del>
                </m:r>
              </m:e>
              <m:sub>
                <m:r>
                  <w:del w:id="1316" w:author="Author" w:date="2026-07-14T09:14:00Z" w16du:dateUtc="2026-07-14T08:14:00Z">
                    <m:rPr>
                      <m:sty m:val="p"/>
                    </m:rPr>
                    <w:rPr>
                      <w:rFonts w:ascii="Cambria Math" w:hAnsi="Cambria Math"/>
                    </w:rPr>
                    <m:t>stop</m:t>
                  </w:del>
                </m:r>
              </m:sub>
            </m:sSub>
            <m:d>
              <m:dPr>
                <m:ctrlPr>
                  <w:del w:id="1317" w:author="Author" w:date="2026-07-14T09:14:00Z" w16du:dateUtc="2026-07-14T08:14:00Z">
                    <w:rPr>
                      <w:rFonts w:ascii="Cambria Math" w:hAnsi="Cambria Math"/>
                    </w:rPr>
                  </w:del>
                </m:ctrlPr>
              </m:dPr>
              <m:e>
                <m:r>
                  <w:del w:id="1318" w:author="Author" w:date="2026-07-14T09:14:00Z" w16du:dateUtc="2026-07-14T08:14:00Z">
                    <w:rPr>
                      <w:rFonts w:ascii="Cambria Math" w:hAnsi="Cambria Math"/>
                    </w:rPr>
                    <m:t>j</m:t>
                  </w:del>
                </m:r>
              </m:e>
            </m:d>
          </m:e>
        </m:d>
        <m:r>
          <w:del w:id="1319" w:author="Author" w:date="2026-07-14T09:14:00Z" w16du:dateUtc="2026-07-14T08:14:00Z">
            <m:rPr>
              <m:sty m:val="p"/>
            </m:rPr>
            <w:rPr>
              <w:rFonts w:ascii="Cambria Math" w:hAnsi="Cambria Math"/>
            </w:rPr>
            <m:t>⋅</m:t>
          </w:del>
        </m:r>
        <m:r>
          <w:del w:id="1320" w:author="Author" w:date="2026-07-14T09:14:00Z" w16du:dateUtc="2026-07-14T08:14:00Z">
            <w:rPr>
              <w:rFonts w:ascii="Cambria Math" w:hAnsi="Cambria Math"/>
            </w:rPr>
            <m:t>P</m:t>
          </w:del>
        </m:r>
        <m:d>
          <m:dPr>
            <m:ctrlPr>
              <w:del w:id="1321" w:author="Author" w:date="2026-07-14T09:14:00Z" w16du:dateUtc="2026-07-14T08:14:00Z">
                <w:rPr>
                  <w:rFonts w:ascii="Cambria Math" w:hAnsi="Cambria Math"/>
                </w:rPr>
              </w:del>
            </m:ctrlPr>
          </m:dPr>
          <m:e>
            <m:r>
              <w:del w:id="1322" w:author="Author" w:date="2026-07-14T09:14:00Z" w16du:dateUtc="2026-07-14T08:14:00Z">
                <w:rPr>
                  <w:rFonts w:ascii="Cambria Math" w:hAnsi="Cambria Math"/>
                </w:rPr>
                <m:t>i</m:t>
              </w:del>
            </m:r>
            <m:r>
              <w:del w:id="1323" w:author="Author" w:date="2026-07-14T09:14:00Z" w16du:dateUtc="2026-07-14T08:14:00Z">
                <m:rPr>
                  <m:sty m:val="p"/>
                </m:rPr>
                <w:rPr>
                  <w:rFonts w:ascii="Cambria Math" w:hAnsi="Cambria Math"/>
                </w:rPr>
                <m:t>∣</m:t>
              </w:del>
            </m:r>
            <m:r>
              <w:del w:id="1324" w:author="Author" w:date="2026-07-14T09:14:00Z" w16du:dateUtc="2026-07-14T08:14:00Z">
                <m:rPr>
                  <m:nor/>
                </m:rPr>
                <m:t>continue</m:t>
              </w:del>
            </m:r>
          </m:e>
        </m:d>
      </m:oMath>
      <w:del w:id="1325" w:author="Author" w:date="2026-07-14T09:14:00Z" w16du:dateUtc="2026-07-14T08:14:00Z">
        <w:r>
          <w:delText>. Termination probability grows with retrieval-attempt position:</w:delText>
        </w:r>
      </w:del>
    </w:p>
    <w:p w14:paraId="2196440C" w14:textId="77777777" w:rsidR="007E0EE0" w:rsidRDefault="00000000">
      <w:pPr>
        <w:pStyle w:val="BodyText"/>
        <w:rPr>
          <w:del w:id="1326" w:author="Author" w:date="2026-07-14T09:14:00Z" w16du:dateUtc="2026-07-14T08:14:00Z"/>
        </w:rPr>
      </w:pPr>
      <m:oMathPara>
        <m:oMathParaPr>
          <m:jc m:val="center"/>
        </m:oMathParaPr>
        <m:oMath>
          <m:sSub>
            <m:sSubPr>
              <m:ctrlPr>
                <w:del w:id="1327" w:author="Author" w:date="2026-07-14T09:14:00Z" w16du:dateUtc="2026-07-14T08:14:00Z">
                  <w:rPr>
                    <w:rFonts w:ascii="Cambria Math" w:hAnsi="Cambria Math"/>
                  </w:rPr>
                </w:del>
              </m:ctrlPr>
            </m:sSubPr>
            <m:e>
              <m:r>
                <w:del w:id="1328" w:author="Author" w:date="2026-07-14T09:14:00Z" w16du:dateUtc="2026-07-14T08:14:00Z">
                  <w:rPr>
                    <w:rFonts w:ascii="Cambria Math" w:hAnsi="Cambria Math"/>
                  </w:rPr>
                  <m:t>P</m:t>
                </w:del>
              </m:r>
            </m:e>
            <m:sub>
              <m:r>
                <w:del w:id="1329" w:author="Author" w:date="2026-07-14T09:14:00Z" w16du:dateUtc="2026-07-14T08:14:00Z">
                  <m:rPr>
                    <m:sty m:val="p"/>
                  </m:rPr>
                  <w:rPr>
                    <w:rFonts w:ascii="Cambria Math" w:hAnsi="Cambria Math"/>
                  </w:rPr>
                  <m:t>stop</m:t>
                </w:del>
              </m:r>
            </m:sub>
          </m:sSub>
          <m:d>
            <m:dPr>
              <m:ctrlPr>
                <w:del w:id="1330" w:author="Author" w:date="2026-07-14T09:14:00Z" w16du:dateUtc="2026-07-14T08:14:00Z">
                  <w:rPr>
                    <w:rFonts w:ascii="Cambria Math" w:hAnsi="Cambria Math"/>
                  </w:rPr>
                </w:del>
              </m:ctrlPr>
            </m:dPr>
            <m:e>
              <m:r>
                <w:del w:id="1331" w:author="Author" w:date="2026-07-14T09:14:00Z" w16du:dateUtc="2026-07-14T08:14:00Z">
                  <w:rPr>
                    <w:rFonts w:ascii="Cambria Math" w:hAnsi="Cambria Math"/>
                  </w:rPr>
                  <m:t>j</m:t>
                </w:del>
              </m:r>
            </m:e>
          </m:d>
          <m:r>
            <w:del w:id="1332" w:author="Author" w:date="2026-07-14T09:14:00Z" w16du:dateUtc="2026-07-14T08:14:00Z">
              <m:rPr>
                <m:sty m:val="p"/>
              </m:rPr>
              <w:rPr>
                <w:rFonts w:ascii="Cambria Math" w:hAnsi="Cambria Math"/>
              </w:rPr>
              <m:t>=</m:t>
            </w:del>
          </m:r>
          <m:sSub>
            <m:sSubPr>
              <m:ctrlPr>
                <w:del w:id="1333" w:author="Author" w:date="2026-07-14T09:14:00Z" w16du:dateUtc="2026-07-14T08:14:00Z">
                  <w:rPr>
                    <w:rFonts w:ascii="Cambria Math" w:hAnsi="Cambria Math"/>
                  </w:rPr>
                </w:del>
              </m:ctrlPr>
            </m:sSubPr>
            <m:e>
              <m:r>
                <w:del w:id="1334" w:author="Author" w:date="2026-07-14T09:14:00Z" w16du:dateUtc="2026-07-14T08:14:00Z">
                  <w:rPr>
                    <w:rFonts w:ascii="Cambria Math" w:hAnsi="Cambria Math"/>
                  </w:rPr>
                  <m:t>θ</m:t>
                </w:del>
              </m:r>
            </m:e>
            <m:sub>
              <m:r>
                <w:del w:id="1335" w:author="Author" w:date="2026-07-14T09:14:00Z" w16du:dateUtc="2026-07-14T08:14:00Z">
                  <w:rPr>
                    <w:rFonts w:ascii="Cambria Math" w:hAnsi="Cambria Math"/>
                  </w:rPr>
                  <m:t>s</m:t>
                </w:del>
              </m:r>
            </m:sub>
          </m:sSub>
          <m:sSup>
            <m:sSupPr>
              <m:ctrlPr>
                <w:del w:id="1336" w:author="Author" w:date="2026-07-14T09:14:00Z" w16du:dateUtc="2026-07-14T08:14:00Z">
                  <w:rPr>
                    <w:rFonts w:ascii="Cambria Math" w:hAnsi="Cambria Math"/>
                  </w:rPr>
                </w:del>
              </m:ctrlPr>
            </m:sSupPr>
            <m:e>
              <m:r>
                <w:del w:id="1337" w:author="Author" w:date="2026-07-14T09:14:00Z" w16du:dateUtc="2026-07-14T08:14:00Z">
                  <w:rPr>
                    <w:rFonts w:ascii="Cambria Math" w:hAnsi="Cambria Math"/>
                  </w:rPr>
                  <m:t>e</m:t>
                </w:del>
              </m:r>
            </m:e>
            <m:sup>
              <m:r>
                <w:del w:id="1338" w:author="Author" w:date="2026-07-14T09:14:00Z" w16du:dateUtc="2026-07-14T08:14:00Z">
                  <w:rPr>
                    <w:rFonts w:ascii="Cambria Math" w:hAnsi="Cambria Math"/>
                  </w:rPr>
                  <m:t>j</m:t>
                </w:del>
              </m:r>
              <m:sSub>
                <m:sSubPr>
                  <m:ctrlPr>
                    <w:del w:id="1339" w:author="Author" w:date="2026-07-14T09:14:00Z" w16du:dateUtc="2026-07-14T08:14:00Z">
                      <w:rPr>
                        <w:rFonts w:ascii="Cambria Math" w:hAnsi="Cambria Math"/>
                      </w:rPr>
                    </w:del>
                  </m:ctrlPr>
                </m:sSubPr>
                <m:e>
                  <m:r>
                    <w:del w:id="1340" w:author="Author" w:date="2026-07-14T09:14:00Z" w16du:dateUtc="2026-07-14T08:14:00Z">
                      <w:rPr>
                        <w:rFonts w:ascii="Cambria Math" w:hAnsi="Cambria Math"/>
                      </w:rPr>
                      <m:t>θ</m:t>
                    </w:del>
                  </m:r>
                </m:e>
                <m:sub>
                  <m:r>
                    <w:del w:id="1341" w:author="Author" w:date="2026-07-14T09:14:00Z" w16du:dateUtc="2026-07-14T08:14:00Z">
                      <w:rPr>
                        <w:rFonts w:ascii="Cambria Math" w:hAnsi="Cambria Math"/>
                      </w:rPr>
                      <m:t>r</m:t>
                    </w:del>
                  </m:r>
                </m:sub>
              </m:sSub>
            </m:sup>
          </m:sSup>
          <m:r>
            <w:del w:id="1342" w:author="Author" w:date="2026-07-14T09:14:00Z" w16du:dateUtc="2026-07-14T08:14:00Z">
              <w:rPr>
                <w:rFonts w:ascii="Cambria Math" w:hAnsi="Cambria Math"/>
              </w:rPr>
              <m:t>  </m:t>
            </w:del>
          </m:r>
          <m:d>
            <m:dPr>
              <m:ctrlPr>
                <w:del w:id="1343" w:author="Author" w:date="2026-07-14T09:14:00Z" w16du:dateUtc="2026-07-14T08:14:00Z">
                  <w:rPr>
                    <w:rFonts w:ascii="Cambria Math" w:hAnsi="Cambria Math"/>
                  </w:rPr>
                </w:del>
              </m:ctrlPr>
            </m:dPr>
            <m:e>
              <m:r>
                <w:del w:id="1344" w:author="Author" w:date="2026-07-14T09:14:00Z" w16du:dateUtc="2026-07-14T08:14:00Z">
                  <w:rPr>
                    <w:rFonts w:ascii="Cambria Math" w:hAnsi="Cambria Math"/>
                  </w:rPr>
                  <m:t>12</m:t>
                </w:del>
              </m:r>
            </m:e>
          </m:d>
        </m:oMath>
      </m:oMathPara>
    </w:p>
    <w:p w14:paraId="1CBD467F" w14:textId="77777777" w:rsidR="007E0EE0" w:rsidRDefault="00000000">
      <w:pPr>
        <w:pStyle w:val="FirstParagraph"/>
        <w:rPr>
          <w:del w:id="1345" w:author="Author" w:date="2026-07-14T09:14:00Z" w16du:dateUtc="2026-07-14T08:14:00Z"/>
        </w:rPr>
      </w:pPr>
      <w:del w:id="1346" w:author="Author" w:date="2026-07-14T09:14:00Z" w16du:dateUtc="2026-07-14T08:14:00Z">
        <w:r>
          <w:delText xml:space="preserve">Here, </w:delText>
        </w:r>
      </w:del>
      <m:oMath>
        <m:r>
          <w:del w:id="1347" w:author="Author" w:date="2026-07-14T09:14:00Z" w16du:dateUtc="2026-07-14T08:14:00Z">
            <w:rPr>
              <w:rFonts w:ascii="Cambria Math" w:hAnsi="Cambria Math"/>
            </w:rPr>
            <m:t>j</m:t>
          </w:del>
        </m:r>
      </m:oMath>
      <w:del w:id="1348" w:author="Author" w:date="2026-07-14T09:14:00Z" w16du:dateUtc="2026-07-14T08:14:00Z">
        <w:r>
          <w:delText xml:space="preserve"> is the number of items already sampled, </w:delText>
        </w:r>
      </w:del>
      <m:oMath>
        <m:sSub>
          <m:sSubPr>
            <m:ctrlPr>
              <w:del w:id="1349" w:author="Author" w:date="2026-07-14T09:14:00Z" w16du:dateUtc="2026-07-14T08:14:00Z">
                <w:rPr>
                  <w:rFonts w:ascii="Cambria Math" w:hAnsi="Cambria Math"/>
                </w:rPr>
              </w:del>
            </m:ctrlPr>
          </m:sSubPr>
          <m:e>
            <m:r>
              <w:del w:id="1350" w:author="Author" w:date="2026-07-14T09:14:00Z" w16du:dateUtc="2026-07-14T08:14:00Z">
                <w:rPr>
                  <w:rFonts w:ascii="Cambria Math" w:hAnsi="Cambria Math"/>
                </w:rPr>
                <m:t>θ</m:t>
              </w:del>
            </m:r>
          </m:e>
          <m:sub>
            <m:r>
              <w:del w:id="1351" w:author="Author" w:date="2026-07-14T09:14:00Z" w16du:dateUtc="2026-07-14T08:14:00Z">
                <w:rPr>
                  <w:rFonts w:ascii="Cambria Math" w:hAnsi="Cambria Math"/>
                </w:rPr>
                <m:t>s</m:t>
              </w:del>
            </m:r>
          </m:sub>
        </m:sSub>
      </m:oMath>
      <w:del w:id="1352" w:author="Author" w:date="2026-07-14T09:14:00Z" w16du:dateUtc="2026-07-14T08:14:00Z">
        <w:r>
          <w:delText xml:space="preserve"> sets the baseline termination probability, and </w:delText>
        </w:r>
      </w:del>
      <m:oMath>
        <m:sSub>
          <m:sSubPr>
            <m:ctrlPr>
              <w:del w:id="1353" w:author="Author" w:date="2026-07-14T09:14:00Z" w16du:dateUtc="2026-07-14T08:14:00Z">
                <w:rPr>
                  <w:rFonts w:ascii="Cambria Math" w:hAnsi="Cambria Math"/>
                </w:rPr>
              </w:del>
            </m:ctrlPr>
          </m:sSubPr>
          <m:e>
            <m:r>
              <w:del w:id="1354" w:author="Author" w:date="2026-07-14T09:14:00Z" w16du:dateUtc="2026-07-14T08:14:00Z">
                <w:rPr>
                  <w:rFonts w:ascii="Cambria Math" w:hAnsi="Cambria Math"/>
                </w:rPr>
                <m:t>θ</m:t>
              </w:del>
            </m:r>
          </m:e>
          <m:sub>
            <m:r>
              <w:del w:id="1355" w:author="Author" w:date="2026-07-14T09:14:00Z" w16du:dateUtc="2026-07-14T08:14:00Z">
                <w:rPr>
                  <w:rFonts w:ascii="Cambria Math" w:hAnsi="Cambria Math"/>
                </w:rPr>
                <m:t>r</m:t>
              </w:del>
            </m:r>
          </m:sub>
        </m:sSub>
      </m:oMath>
      <w:del w:id="1356" w:author="Author" w:date="2026-07-14T09:14:00Z" w16du:dateUtc="2026-07-14T08:14:00Z">
        <w:r>
          <w:delText xml:space="preserve"> controls its growth. In simulations, this value is bounded to remain a valid probability. After a sampled item </w:delText>
        </w:r>
      </w:del>
      <m:oMath>
        <m:sSub>
          <m:sSubPr>
            <m:ctrlPr>
              <w:del w:id="1357" w:author="Author" w:date="2026-07-14T09:14:00Z" w16du:dateUtc="2026-07-14T08:14:00Z">
                <w:rPr>
                  <w:rFonts w:ascii="Cambria Math" w:hAnsi="Cambria Math"/>
                </w:rPr>
              </w:del>
            </m:ctrlPr>
          </m:sSubPr>
          <m:e>
            <m:r>
              <w:del w:id="1358" w:author="Author" w:date="2026-07-14T09:14:00Z" w16du:dateUtc="2026-07-14T08:14:00Z">
                <w:rPr>
                  <w:rFonts w:ascii="Cambria Math" w:hAnsi="Cambria Math"/>
                </w:rPr>
                <m:t>r</m:t>
              </w:del>
            </m:r>
          </m:e>
          <m:sub>
            <m:r>
              <w:del w:id="1359" w:author="Author" w:date="2026-07-14T09:14:00Z" w16du:dateUtc="2026-07-14T08:14:00Z">
                <w:rPr>
                  <w:rFonts w:ascii="Cambria Math" w:hAnsi="Cambria Math"/>
                </w:rPr>
                <m:t>j</m:t>
              </w:del>
            </m:r>
          </m:sub>
        </m:sSub>
      </m:oMath>
      <w:del w:id="1360" w:author="Author" w:date="2026-07-14T09:14:00Z" w16du:dateUtc="2026-07-14T08:14:00Z">
        <w:r>
          <w:delText>, context is updated through the same feature-to-context pathway:</w:delText>
        </w:r>
      </w:del>
    </w:p>
    <w:p w14:paraId="24462A37" w14:textId="77777777" w:rsidR="007E0EE0" w:rsidRDefault="00000000">
      <w:pPr>
        <w:pStyle w:val="BodyText"/>
        <w:rPr>
          <w:del w:id="1361" w:author="Author" w:date="2026-07-14T09:14:00Z" w16du:dateUtc="2026-07-14T08:14:00Z"/>
        </w:rPr>
      </w:pPr>
      <m:oMathPara>
        <m:oMathParaPr>
          <m:jc m:val="center"/>
        </m:oMathParaPr>
        <m:oMath>
          <m:sSub>
            <m:sSubPr>
              <m:ctrlPr>
                <w:del w:id="1362" w:author="Author" w:date="2026-07-14T09:14:00Z" w16du:dateUtc="2026-07-14T08:14:00Z">
                  <w:rPr>
                    <w:rFonts w:ascii="Cambria Math" w:hAnsi="Cambria Math"/>
                  </w:rPr>
                </w:del>
              </m:ctrlPr>
            </m:sSubPr>
            <m:e>
              <m:r>
                <w:del w:id="1363" w:author="Author" w:date="2026-07-14T09:14:00Z" w16du:dateUtc="2026-07-14T08:14:00Z">
                  <w:rPr>
                    <w:rFonts w:ascii="Cambria Math" w:hAnsi="Cambria Math"/>
                  </w:rPr>
                  <m:t>c</m:t>
                </w:del>
              </m:r>
            </m:e>
            <m:sub>
              <m:r>
                <w:del w:id="1364" w:author="Author" w:date="2026-07-14T09:14:00Z" w16du:dateUtc="2026-07-14T08:14:00Z">
                  <w:rPr>
                    <w:rFonts w:ascii="Cambria Math" w:hAnsi="Cambria Math"/>
                  </w:rPr>
                  <m:t>j</m:t>
                </w:del>
              </m:r>
              <m:r>
                <w:del w:id="1365" w:author="Author" w:date="2026-07-14T09:14:00Z" w16du:dateUtc="2026-07-14T08:14:00Z">
                  <m:rPr>
                    <m:sty m:val="p"/>
                  </m:rPr>
                  <w:rPr>
                    <w:rFonts w:ascii="Cambria Math" w:hAnsi="Cambria Math"/>
                  </w:rPr>
                  <m:t>+</m:t>
                </w:del>
              </m:r>
              <m:r>
                <w:del w:id="1366" w:author="Author" w:date="2026-07-14T09:14:00Z" w16du:dateUtc="2026-07-14T08:14:00Z">
                  <w:rPr>
                    <w:rFonts w:ascii="Cambria Math" w:hAnsi="Cambria Math"/>
                  </w:rPr>
                  <m:t>1</m:t>
                </w:del>
              </m:r>
            </m:sub>
          </m:sSub>
          <m:r>
            <w:del w:id="1367" w:author="Author" w:date="2026-07-14T09:14:00Z" w16du:dateUtc="2026-07-14T08:14:00Z">
              <m:rPr>
                <m:sty m:val="p"/>
              </m:rPr>
              <w:rPr>
                <w:rFonts w:ascii="Cambria Math" w:hAnsi="Cambria Math"/>
              </w:rPr>
              <m:t>=</m:t>
            </w:del>
          </m:r>
          <m:sSub>
            <m:sSubPr>
              <m:ctrlPr>
                <w:del w:id="1368" w:author="Author" w:date="2026-07-14T09:14:00Z" w16du:dateUtc="2026-07-14T08:14:00Z">
                  <w:rPr>
                    <w:rFonts w:ascii="Cambria Math" w:hAnsi="Cambria Math"/>
                  </w:rPr>
                </w:del>
              </m:ctrlPr>
            </m:sSubPr>
            <m:e>
              <m:r>
                <w:del w:id="1369" w:author="Author" w:date="2026-07-14T09:14:00Z" w16du:dateUtc="2026-07-14T08:14:00Z">
                  <w:rPr>
                    <w:rFonts w:ascii="Cambria Math" w:hAnsi="Cambria Math"/>
                  </w:rPr>
                  <m:t>ρ</m:t>
                </w:del>
              </m:r>
            </m:e>
            <m:sub>
              <m:r>
                <w:del w:id="1370" w:author="Author" w:date="2026-07-14T09:14:00Z" w16du:dateUtc="2026-07-14T08:14:00Z">
                  <m:rPr>
                    <m:sty m:val="p"/>
                  </m:rPr>
                  <w:rPr>
                    <w:rFonts w:ascii="Cambria Math" w:hAnsi="Cambria Math"/>
                  </w:rPr>
                  <m:t>rec,</m:t>
                </w:del>
              </m:r>
              <m:r>
                <w:del w:id="1371" w:author="Author" w:date="2026-07-14T09:14:00Z" w16du:dateUtc="2026-07-14T08:14:00Z">
                  <w:rPr>
                    <w:rFonts w:ascii="Cambria Math" w:hAnsi="Cambria Math"/>
                  </w:rPr>
                  <m:t>j</m:t>
                </w:del>
              </m:r>
            </m:sub>
          </m:sSub>
          <m:r>
            <w:del w:id="1372" w:author="Author" w:date="2026-07-14T09:14:00Z" w16du:dateUtc="2026-07-14T08:14:00Z">
              <w:rPr>
                <w:rFonts w:ascii="Cambria Math" w:hAnsi="Cambria Math"/>
              </w:rPr>
              <m:t> </m:t>
            </w:del>
          </m:r>
          <m:sSub>
            <m:sSubPr>
              <m:ctrlPr>
                <w:del w:id="1373" w:author="Author" w:date="2026-07-14T09:14:00Z" w16du:dateUtc="2026-07-14T08:14:00Z">
                  <w:rPr>
                    <w:rFonts w:ascii="Cambria Math" w:hAnsi="Cambria Math"/>
                  </w:rPr>
                </w:del>
              </m:ctrlPr>
            </m:sSubPr>
            <m:e>
              <m:r>
                <w:del w:id="1374" w:author="Author" w:date="2026-07-14T09:14:00Z" w16du:dateUtc="2026-07-14T08:14:00Z">
                  <w:rPr>
                    <w:rFonts w:ascii="Cambria Math" w:hAnsi="Cambria Math"/>
                  </w:rPr>
                  <m:t>c</m:t>
                </w:del>
              </m:r>
            </m:e>
            <m:sub>
              <m:r>
                <w:del w:id="1375" w:author="Author" w:date="2026-07-14T09:14:00Z" w16du:dateUtc="2026-07-14T08:14:00Z">
                  <w:rPr>
                    <w:rFonts w:ascii="Cambria Math" w:hAnsi="Cambria Math"/>
                  </w:rPr>
                  <m:t>j</m:t>
                </w:del>
              </m:r>
            </m:sub>
          </m:sSub>
          <m:r>
            <w:del w:id="1376" w:author="Author" w:date="2026-07-14T09:14:00Z" w16du:dateUtc="2026-07-14T08:14:00Z">
              <m:rPr>
                <m:sty m:val="p"/>
              </m:rPr>
              <w:rPr>
                <w:rFonts w:ascii="Cambria Math" w:hAnsi="Cambria Math"/>
              </w:rPr>
              <m:t>+</m:t>
            </w:del>
          </m:r>
          <m:sSub>
            <m:sSubPr>
              <m:ctrlPr>
                <w:del w:id="1377" w:author="Author" w:date="2026-07-14T09:14:00Z" w16du:dateUtc="2026-07-14T08:14:00Z">
                  <w:rPr>
                    <w:rFonts w:ascii="Cambria Math" w:hAnsi="Cambria Math"/>
                  </w:rPr>
                </w:del>
              </m:ctrlPr>
            </m:sSubPr>
            <m:e>
              <m:r>
                <w:del w:id="1378" w:author="Author" w:date="2026-07-14T09:14:00Z" w16du:dateUtc="2026-07-14T08:14:00Z">
                  <w:rPr>
                    <w:rFonts w:ascii="Cambria Math" w:hAnsi="Cambria Math"/>
                  </w:rPr>
                  <m:t>β</m:t>
                </w:del>
              </m:r>
            </m:e>
            <m:sub>
              <m:r>
                <w:del w:id="1379" w:author="Author" w:date="2026-07-14T09:14:00Z" w16du:dateUtc="2026-07-14T08:14:00Z">
                  <w:rPr>
                    <w:rFonts w:ascii="Cambria Math" w:hAnsi="Cambria Math"/>
                  </w:rPr>
                  <m:t>rec</m:t>
                </w:del>
              </m:r>
            </m:sub>
          </m:sSub>
          <m:r>
            <w:del w:id="1380" w:author="Author" w:date="2026-07-14T09:14:00Z" w16du:dateUtc="2026-07-14T08:14:00Z">
              <w:rPr>
                <w:rFonts w:ascii="Cambria Math" w:hAnsi="Cambria Math"/>
              </w:rPr>
              <m:t> </m:t>
            </w:del>
          </m:r>
          <m:acc>
            <m:accPr>
              <m:ctrlPr>
                <w:del w:id="1381" w:author="Author" w:date="2026-07-14T09:14:00Z" w16du:dateUtc="2026-07-14T08:14:00Z">
                  <w:rPr>
                    <w:rFonts w:ascii="Cambria Math" w:hAnsi="Cambria Math"/>
                  </w:rPr>
                </w:del>
              </m:ctrlPr>
            </m:accPr>
            <m:e>
              <m:sSup>
                <m:sSupPr>
                  <m:ctrlPr>
                    <w:del w:id="1382" w:author="Author" w:date="2026-07-14T09:14:00Z" w16du:dateUtc="2026-07-14T08:14:00Z">
                      <w:rPr>
                        <w:rFonts w:ascii="Cambria Math" w:hAnsi="Cambria Math"/>
                      </w:rPr>
                    </w:del>
                  </m:ctrlPr>
                </m:sSupPr>
                <m:e>
                  <m:r>
                    <w:del w:id="1383" w:author="Author" w:date="2026-07-14T09:14:00Z" w16du:dateUtc="2026-07-14T08:14:00Z">
                      <w:rPr>
                        <w:rFonts w:ascii="Cambria Math" w:hAnsi="Cambria Math"/>
                      </w:rPr>
                      <m:t>M</m:t>
                    </w:del>
                  </m:r>
                </m:e>
                <m:sup>
                  <m:r>
                    <w:del w:id="1384" w:author="Author" w:date="2026-07-14T09:14:00Z" w16du:dateUtc="2026-07-14T08:14:00Z">
                      <w:rPr>
                        <w:rFonts w:ascii="Cambria Math" w:hAnsi="Cambria Math"/>
                      </w:rPr>
                      <m:t>FC</m:t>
                    </w:del>
                  </m:r>
                </m:sup>
              </m:sSup>
              <m:sSub>
                <m:sSubPr>
                  <m:ctrlPr>
                    <w:del w:id="1385" w:author="Author" w:date="2026-07-14T09:14:00Z" w16du:dateUtc="2026-07-14T08:14:00Z">
                      <w:rPr>
                        <w:rFonts w:ascii="Cambria Math" w:hAnsi="Cambria Math"/>
                      </w:rPr>
                    </w:del>
                  </m:ctrlPr>
                </m:sSubPr>
                <m:e>
                  <m:r>
                    <w:del w:id="1386" w:author="Author" w:date="2026-07-14T09:14:00Z" w16du:dateUtc="2026-07-14T08:14:00Z">
                      <w:rPr>
                        <w:rFonts w:ascii="Cambria Math" w:hAnsi="Cambria Math"/>
                      </w:rPr>
                      <m:t>f</m:t>
                    </w:del>
                  </m:r>
                </m:e>
                <m:sub>
                  <m:sSub>
                    <m:sSubPr>
                      <m:ctrlPr>
                        <w:del w:id="1387" w:author="Author" w:date="2026-07-14T09:14:00Z" w16du:dateUtc="2026-07-14T08:14:00Z">
                          <w:rPr>
                            <w:rFonts w:ascii="Cambria Math" w:hAnsi="Cambria Math"/>
                          </w:rPr>
                        </w:del>
                      </m:ctrlPr>
                    </m:sSubPr>
                    <m:e>
                      <m:r>
                        <w:del w:id="1388" w:author="Author" w:date="2026-07-14T09:14:00Z" w16du:dateUtc="2026-07-14T08:14:00Z">
                          <w:rPr>
                            <w:rFonts w:ascii="Cambria Math" w:hAnsi="Cambria Math"/>
                          </w:rPr>
                          <m:t>r</m:t>
                        </w:del>
                      </m:r>
                    </m:e>
                    <m:sub>
                      <m:r>
                        <w:del w:id="1389" w:author="Author" w:date="2026-07-14T09:14:00Z" w16du:dateUtc="2026-07-14T08:14:00Z">
                          <w:rPr>
                            <w:rFonts w:ascii="Cambria Math" w:hAnsi="Cambria Math"/>
                          </w:rPr>
                          <m:t>j</m:t>
                        </w:del>
                      </m:r>
                    </m:sub>
                  </m:sSub>
                </m:sub>
              </m:sSub>
            </m:e>
          </m:acc>
          <m:r>
            <w:del w:id="1390" w:author="Author" w:date="2026-07-14T09:14:00Z" w16du:dateUtc="2026-07-14T08:14:00Z">
              <w:rPr>
                <w:rFonts w:ascii="Cambria Math" w:hAnsi="Cambria Math"/>
              </w:rPr>
              <m:t>  </m:t>
            </w:del>
          </m:r>
          <m:d>
            <m:dPr>
              <m:ctrlPr>
                <w:del w:id="1391" w:author="Author" w:date="2026-07-14T09:14:00Z" w16du:dateUtc="2026-07-14T08:14:00Z">
                  <w:rPr>
                    <w:rFonts w:ascii="Cambria Math" w:hAnsi="Cambria Math"/>
                  </w:rPr>
                </w:del>
              </m:ctrlPr>
            </m:dPr>
            <m:e>
              <m:r>
                <w:del w:id="1392" w:author="Author" w:date="2026-07-14T09:14:00Z" w16du:dateUtc="2026-07-14T08:14:00Z">
                  <w:rPr>
                    <w:rFonts w:ascii="Cambria Math" w:hAnsi="Cambria Math"/>
                  </w:rPr>
                  <m:t>13</m:t>
                </w:del>
              </m:r>
            </m:e>
          </m:d>
        </m:oMath>
      </m:oMathPara>
    </w:p>
    <w:p w14:paraId="32CE3CAC" w14:textId="77777777" w:rsidR="007E0EE0" w:rsidRDefault="00000000">
      <w:pPr>
        <w:pStyle w:val="FirstParagraph"/>
        <w:rPr>
          <w:del w:id="1393" w:author="Author" w:date="2026-07-14T09:14:00Z" w16du:dateUtc="2026-07-14T08:14:00Z"/>
        </w:rPr>
      </w:pPr>
      <w:del w:id="1394" w:author="Author" w:date="2026-07-14T09:14:00Z" w16du:dateUtc="2026-07-14T08:14:00Z">
        <w:r>
          <w:delText>This sampled-item update drives context toward the sampled item’s encoding neighborhood, biasing subsequent retrievals toward nearby items and producing temporal organization in retrieval. Encoding operations use the context update and learning equations together, whereas reminders, sampled items, and film items supplied as test cues use the context update without adding a new recallable event.</w:delText>
        </w:r>
      </w:del>
    </w:p>
    <w:p w14:paraId="2CFA7145" w14:textId="77777777" w:rsidR="007E0EE0" w:rsidRDefault="00000000">
      <w:pPr>
        <w:pStyle w:val="Heading2"/>
        <w:rPr>
          <w:del w:id="1395" w:author="Author" w:date="2026-07-14T09:14:00Z" w16du:dateUtc="2026-07-14T08:14:00Z"/>
        </w:rPr>
      </w:pPr>
      <w:bookmarkStart w:id="1396" w:name="retrieval-control"/>
      <w:del w:id="1397" w:author="Author" w:date="2026-07-14T09:14:00Z" w16du:dateUtc="2026-07-14T08:14:00Z">
        <w:r>
          <w:delText>Retrieval Control</w:delText>
        </w:r>
      </w:del>
    </w:p>
    <w:p w14:paraId="1ED8354B" w14:textId="77777777" w:rsidR="007E0EE0" w:rsidRDefault="00000000">
      <w:pPr>
        <w:pStyle w:val="FirstParagraph"/>
        <w:rPr>
          <w:del w:id="1398" w:author="Author" w:date="2026-07-14T09:14:00Z" w16du:dateUtc="2026-07-14T08:14:00Z"/>
        </w:rPr>
      </w:pPr>
      <w:del w:id="1399" w:author="Author" w:date="2026-07-14T09:14:00Z" w16du:dateUtc="2026-07-14T08:14:00Z">
        <w:r>
          <w:delText xml:space="preserve">Retrieval-control settings alter the starting state, goal-directed support, and context updating used by the same context-to-feature retrieval operation.  Unguided retrieval and deliberate recall use the same retrieval-support and choice rules in </w:delText>
        </w:r>
        <w:r w:rsidR="007E0EE0">
          <w:fldChar w:fldCharType="begin"/>
        </w:r>
        <w:r w:rsidR="007E0EE0">
          <w:delInstrText>HYPERLINK \l "eq-retrieval-support" \h</w:delInstrText>
        </w:r>
        <w:r w:rsidR="007E0EE0">
          <w:fldChar w:fldCharType="separate"/>
        </w:r>
        <w:r w:rsidR="007E0EE0">
          <w:rPr>
            <w:rStyle w:val="Hyperlink"/>
          </w:rPr>
          <w:delText>Equation 9</w:delText>
        </w:r>
        <w:r w:rsidR="007E0EE0">
          <w:fldChar w:fldCharType="end"/>
        </w:r>
        <w:r>
          <w:delText xml:space="preserve"> and </w:delText>
        </w:r>
        <w:r w:rsidR="007E0EE0">
          <w:fldChar w:fldCharType="begin"/>
        </w:r>
        <w:r w:rsidR="007E0EE0">
          <w:delInstrText>HYPERLINK \l "eq-luce-choice" \h</w:delInstrText>
        </w:r>
        <w:r w:rsidR="007E0EE0">
          <w:fldChar w:fldCharType="separate"/>
        </w:r>
        <w:r w:rsidR="007E0EE0">
          <w:rPr>
            <w:rStyle w:val="Hyperlink"/>
          </w:rPr>
          <w:delText>Equation 11</w:delText>
        </w:r>
        <w:r w:rsidR="007E0EE0">
          <w:fldChar w:fldCharType="end"/>
        </w:r>
        <w:r>
          <w:delText>. They differ in the control settings applied to the retrieval state and sampling process. The first deliberate-recall control setting is start-of-film context reinstatement:</w:delText>
        </w:r>
      </w:del>
    </w:p>
    <w:bookmarkStart w:id="1400" w:name="eq-start-context-reinstatement"/>
    <w:p w14:paraId="67812DD3" w14:textId="77777777" w:rsidR="007E0EE0" w:rsidRDefault="00000000">
      <w:pPr>
        <w:pStyle w:val="BodyText"/>
        <w:rPr>
          <w:del w:id="1401" w:author="Author" w:date="2026-07-14T09:14:00Z" w16du:dateUtc="2026-07-14T08:14:00Z"/>
        </w:rPr>
      </w:pPr>
      <m:oMathPara>
        <m:oMathParaPr>
          <m:jc m:val="center"/>
        </m:oMathParaPr>
        <m:oMath>
          <m:sSub>
            <m:sSubPr>
              <m:ctrlPr>
                <w:del w:id="1402" w:author="Author" w:date="2026-07-14T09:14:00Z" w16du:dateUtc="2026-07-14T08:14:00Z">
                  <w:rPr>
                    <w:rFonts w:ascii="Cambria Math" w:hAnsi="Cambria Math"/>
                  </w:rPr>
                </w:del>
              </m:ctrlPr>
            </m:sSubPr>
            <m:e>
              <m:r>
                <w:del w:id="1403" w:author="Author" w:date="2026-07-14T09:14:00Z" w16du:dateUtc="2026-07-14T08:14:00Z">
                  <w:rPr>
                    <w:rFonts w:ascii="Cambria Math" w:hAnsi="Cambria Math"/>
                  </w:rPr>
                  <m:t>c</m:t>
                </w:del>
              </m:r>
            </m:e>
            <m:sub>
              <m:r>
                <w:del w:id="1404" w:author="Author" w:date="2026-07-14T09:14:00Z" w16du:dateUtc="2026-07-14T08:14:00Z">
                  <m:rPr>
                    <m:nor/>
                  </m:rPr>
                  <m:t>start</m:t>
                </w:del>
              </m:r>
            </m:sub>
          </m:sSub>
          <m:r>
            <w:del w:id="1405" w:author="Author" w:date="2026-07-14T09:14:00Z" w16du:dateUtc="2026-07-14T08:14:00Z">
              <m:rPr>
                <m:sty m:val="p"/>
              </m:rPr>
              <w:rPr>
                <w:rFonts w:ascii="Cambria Math" w:hAnsi="Cambria Math"/>
              </w:rPr>
              <m:t>=</m:t>
            </w:del>
          </m:r>
          <m:sSub>
            <m:sSubPr>
              <m:ctrlPr>
                <w:del w:id="1406" w:author="Author" w:date="2026-07-14T09:14:00Z" w16du:dateUtc="2026-07-14T08:14:00Z">
                  <w:rPr>
                    <w:rFonts w:ascii="Cambria Math" w:hAnsi="Cambria Math"/>
                  </w:rPr>
                </w:del>
              </m:ctrlPr>
            </m:sSubPr>
            <m:e>
              <m:r>
                <w:del w:id="1407" w:author="Author" w:date="2026-07-14T09:14:00Z" w16du:dateUtc="2026-07-14T08:14:00Z">
                  <w:rPr>
                    <w:rFonts w:ascii="Cambria Math" w:hAnsi="Cambria Math"/>
                  </w:rPr>
                  <m:t>ρ</m:t>
                </w:del>
              </m:r>
            </m:e>
            <m:sub>
              <m:r>
                <w:del w:id="1408" w:author="Author" w:date="2026-07-14T09:14:00Z" w16du:dateUtc="2026-07-14T08:14:00Z">
                  <m:rPr>
                    <m:nor/>
                  </m:rPr>
                  <m:t>start</m:t>
                </w:del>
              </m:r>
            </m:sub>
          </m:sSub>
          <m:r>
            <w:del w:id="1409" w:author="Author" w:date="2026-07-14T09:14:00Z" w16du:dateUtc="2026-07-14T08:14:00Z">
              <w:rPr>
                <w:rFonts w:ascii="Cambria Math" w:hAnsi="Cambria Math"/>
              </w:rPr>
              <m:t> </m:t>
            </w:del>
          </m:r>
          <m:sSub>
            <m:sSubPr>
              <m:ctrlPr>
                <w:del w:id="1410" w:author="Author" w:date="2026-07-14T09:14:00Z" w16du:dateUtc="2026-07-14T08:14:00Z">
                  <w:rPr>
                    <w:rFonts w:ascii="Cambria Math" w:hAnsi="Cambria Math"/>
                  </w:rPr>
                </w:del>
              </m:ctrlPr>
            </m:sSubPr>
            <m:e>
              <m:r>
                <w:del w:id="1411" w:author="Author" w:date="2026-07-14T09:14:00Z" w16du:dateUtc="2026-07-14T08:14:00Z">
                  <w:rPr>
                    <w:rFonts w:ascii="Cambria Math" w:hAnsi="Cambria Math"/>
                  </w:rPr>
                  <m:t>c</m:t>
                </w:del>
              </m:r>
            </m:e>
            <m:sub>
              <m:r>
                <w:del w:id="1412" w:author="Author" w:date="2026-07-14T09:14:00Z" w16du:dateUtc="2026-07-14T08:14:00Z">
                  <w:rPr>
                    <w:rFonts w:ascii="Cambria Math" w:hAnsi="Cambria Math"/>
                  </w:rPr>
                  <m:t>N</m:t>
                </w:del>
              </m:r>
            </m:sub>
          </m:sSub>
          <m:r>
            <w:del w:id="1413" w:author="Author" w:date="2026-07-14T09:14:00Z" w16du:dateUtc="2026-07-14T08:14:00Z">
              <m:rPr>
                <m:sty m:val="p"/>
              </m:rPr>
              <w:rPr>
                <w:rFonts w:ascii="Cambria Math" w:hAnsi="Cambria Math"/>
              </w:rPr>
              <m:t>+</m:t>
            </w:del>
          </m:r>
          <m:sSub>
            <m:sSubPr>
              <m:ctrlPr>
                <w:del w:id="1414" w:author="Author" w:date="2026-07-14T09:14:00Z" w16du:dateUtc="2026-07-14T08:14:00Z">
                  <w:rPr>
                    <w:rFonts w:ascii="Cambria Math" w:hAnsi="Cambria Math"/>
                  </w:rPr>
                </w:del>
              </m:ctrlPr>
            </m:sSubPr>
            <m:e>
              <m:r>
                <w:del w:id="1415" w:author="Author" w:date="2026-07-14T09:14:00Z" w16du:dateUtc="2026-07-14T08:14:00Z">
                  <w:rPr>
                    <w:rFonts w:ascii="Cambria Math" w:hAnsi="Cambria Math"/>
                  </w:rPr>
                  <m:t>β</m:t>
                </w:del>
              </m:r>
            </m:e>
            <m:sub>
              <m:r>
                <w:del w:id="1416" w:author="Author" w:date="2026-07-14T09:14:00Z" w16du:dateUtc="2026-07-14T08:14:00Z">
                  <w:rPr>
                    <w:rFonts w:ascii="Cambria Math" w:hAnsi="Cambria Math"/>
                  </w:rPr>
                  <m:t>start</m:t>
                </w:del>
              </m:r>
            </m:sub>
          </m:sSub>
          <m:r>
            <w:del w:id="1417" w:author="Author" w:date="2026-07-14T09:14:00Z" w16du:dateUtc="2026-07-14T08:14:00Z">
              <w:rPr>
                <w:rFonts w:ascii="Cambria Math" w:hAnsi="Cambria Math"/>
              </w:rPr>
              <m:t> </m:t>
            </w:del>
          </m:r>
          <m:sSub>
            <m:sSubPr>
              <m:ctrlPr>
                <w:del w:id="1418" w:author="Author" w:date="2026-07-14T09:14:00Z" w16du:dateUtc="2026-07-14T08:14:00Z">
                  <w:rPr>
                    <w:rFonts w:ascii="Cambria Math" w:hAnsi="Cambria Math"/>
                  </w:rPr>
                </w:del>
              </m:ctrlPr>
            </m:sSubPr>
            <m:e>
              <m:r>
                <w:del w:id="1419" w:author="Author" w:date="2026-07-14T09:14:00Z" w16du:dateUtc="2026-07-14T08:14:00Z">
                  <w:rPr>
                    <w:rFonts w:ascii="Cambria Math" w:hAnsi="Cambria Math"/>
                  </w:rPr>
                  <m:t>c</m:t>
                </w:del>
              </m:r>
            </m:e>
            <m:sub>
              <m:r>
                <w:del w:id="1420" w:author="Author" w:date="2026-07-14T09:14:00Z" w16du:dateUtc="2026-07-14T08:14:00Z">
                  <w:rPr>
                    <w:rFonts w:ascii="Cambria Math" w:hAnsi="Cambria Math"/>
                  </w:rPr>
                  <m:t>0</m:t>
                </w:del>
              </m:r>
            </m:sub>
          </m:sSub>
          <m:r>
            <w:del w:id="1421" w:author="Author" w:date="2026-07-14T09:14:00Z" w16du:dateUtc="2026-07-14T08:14:00Z">
              <w:rPr>
                <w:rFonts w:ascii="Cambria Math" w:hAnsi="Cambria Math"/>
              </w:rPr>
              <m:t>  </m:t>
            </w:del>
          </m:r>
          <m:d>
            <m:dPr>
              <m:ctrlPr>
                <w:del w:id="1422" w:author="Author" w:date="2026-07-14T09:14:00Z" w16du:dateUtc="2026-07-14T08:14:00Z">
                  <w:rPr>
                    <w:rFonts w:ascii="Cambria Math" w:hAnsi="Cambria Math"/>
                  </w:rPr>
                </w:del>
              </m:ctrlPr>
            </m:dPr>
            <m:e>
              <m:r>
                <w:del w:id="1423" w:author="Author" w:date="2026-07-14T09:14:00Z" w16du:dateUtc="2026-07-14T08:14:00Z">
                  <w:rPr>
                    <w:rFonts w:ascii="Cambria Math" w:hAnsi="Cambria Math"/>
                  </w:rPr>
                  <m:t>14</m:t>
                </w:del>
              </m:r>
            </m:e>
          </m:d>
        </m:oMath>
      </m:oMathPara>
      <w:bookmarkEnd w:id="1400"/>
    </w:p>
    <w:p w14:paraId="61C7DE9A" w14:textId="77777777" w:rsidR="007E0EE0" w:rsidRDefault="00000000">
      <w:pPr>
        <w:pStyle w:val="FirstParagraph"/>
        <w:rPr>
          <w:del w:id="1424" w:author="Author" w:date="2026-07-14T09:14:00Z" w16du:dateUtc="2026-07-14T08:14:00Z"/>
        </w:rPr>
      </w:pPr>
      <w:del w:id="1425" w:author="Author" w:date="2026-07-14T09:14:00Z" w16du:dateUtc="2026-07-14T08:14:00Z">
        <w:r>
          <w:delText xml:space="preserve">Here, </w:delText>
        </w:r>
      </w:del>
      <m:oMath>
        <m:sSub>
          <m:sSubPr>
            <m:ctrlPr>
              <w:del w:id="1426" w:author="Author" w:date="2026-07-14T09:14:00Z" w16du:dateUtc="2026-07-14T08:14:00Z">
                <w:rPr>
                  <w:rFonts w:ascii="Cambria Math" w:hAnsi="Cambria Math"/>
                </w:rPr>
              </w:del>
            </m:ctrlPr>
          </m:sSubPr>
          <m:e>
            <m:r>
              <w:del w:id="1427" w:author="Author" w:date="2026-07-14T09:14:00Z" w16du:dateUtc="2026-07-14T08:14:00Z">
                <w:rPr>
                  <w:rFonts w:ascii="Cambria Math" w:hAnsi="Cambria Math"/>
                </w:rPr>
                <m:t>ρ</m:t>
              </w:del>
            </m:r>
          </m:e>
          <m:sub>
            <m:r>
              <w:del w:id="1428" w:author="Author" w:date="2026-07-14T09:14:00Z" w16du:dateUtc="2026-07-14T08:14:00Z">
                <m:rPr>
                  <m:nor/>
                </m:rPr>
                <m:t>start</m:t>
              </w:del>
            </m:r>
          </m:sub>
        </m:sSub>
      </m:oMath>
      <w:del w:id="1429" w:author="Author" w:date="2026-07-14T09:14:00Z" w16du:dateUtc="2026-07-14T08:14:00Z">
        <w:r>
          <w:delText xml:space="preserve"> is calculated from </w:delText>
        </w:r>
        <w:r w:rsidR="007E0EE0">
          <w:fldChar w:fldCharType="begin"/>
        </w:r>
        <w:r w:rsidR="007E0EE0">
          <w:delInstrText>HYPERLINK \l "eq-context-rho" \h</w:delInstrText>
        </w:r>
        <w:r w:rsidR="007E0EE0">
          <w:fldChar w:fldCharType="separate"/>
        </w:r>
        <w:r w:rsidR="007E0EE0">
          <w:rPr>
            <w:rStyle w:val="Hyperlink"/>
          </w:rPr>
          <w:delText>Equation 5</w:delText>
        </w:r>
        <w:r w:rsidR="007E0EE0">
          <w:fldChar w:fldCharType="end"/>
        </w:r>
        <w:r>
          <w:delText xml:space="preserve"> using </w:delText>
        </w:r>
      </w:del>
      <m:oMath>
        <m:sSub>
          <m:sSubPr>
            <m:ctrlPr>
              <w:del w:id="1430" w:author="Author" w:date="2026-07-14T09:14:00Z" w16du:dateUtc="2026-07-14T08:14:00Z">
                <w:rPr>
                  <w:rFonts w:ascii="Cambria Math" w:hAnsi="Cambria Math"/>
                </w:rPr>
              </w:del>
            </m:ctrlPr>
          </m:sSubPr>
          <m:e>
            <m:r>
              <w:del w:id="1431" w:author="Author" w:date="2026-07-14T09:14:00Z" w16du:dateUtc="2026-07-14T08:14:00Z">
                <w:rPr>
                  <w:rFonts w:ascii="Cambria Math" w:hAnsi="Cambria Math"/>
                </w:rPr>
                <m:t>β</m:t>
              </w:del>
            </m:r>
          </m:e>
          <m:sub>
            <m:r>
              <w:del w:id="1432" w:author="Author" w:date="2026-07-14T09:14:00Z" w16du:dateUtc="2026-07-14T08:14:00Z">
                <w:rPr>
                  <w:rFonts w:ascii="Cambria Math" w:hAnsi="Cambria Math"/>
                </w:rPr>
                <m:t>start</m:t>
              </w:del>
            </m:r>
          </m:sub>
        </m:sSub>
      </m:oMath>
      <w:del w:id="1433" w:author="Author" w:date="2026-07-14T09:14:00Z" w16du:dateUtc="2026-07-14T08:14:00Z">
        <w:r>
          <w:delText xml:space="preserve">. Simulation settings can use the fitted </w:delText>
        </w:r>
      </w:del>
      <m:oMath>
        <m:sSub>
          <m:sSubPr>
            <m:ctrlPr>
              <w:del w:id="1434" w:author="Author" w:date="2026-07-14T09:14:00Z" w16du:dateUtc="2026-07-14T08:14:00Z">
                <w:rPr>
                  <w:rFonts w:ascii="Cambria Math" w:hAnsi="Cambria Math"/>
                </w:rPr>
              </w:del>
            </m:ctrlPr>
          </m:sSubPr>
          <m:e>
            <m:r>
              <w:del w:id="1435" w:author="Author" w:date="2026-07-14T09:14:00Z" w16du:dateUtc="2026-07-14T08:14:00Z">
                <w:rPr>
                  <w:rFonts w:ascii="Cambria Math" w:hAnsi="Cambria Math"/>
                </w:rPr>
                <m:t>β</m:t>
              </w:del>
            </m:r>
          </m:e>
          <m:sub>
            <m:r>
              <w:del w:id="1436" w:author="Author" w:date="2026-07-14T09:14:00Z" w16du:dateUtc="2026-07-14T08:14:00Z">
                <w:rPr>
                  <w:rFonts w:ascii="Cambria Math" w:hAnsi="Cambria Math"/>
                </w:rPr>
                <m:t>start</m:t>
              </w:del>
            </m:r>
          </m:sub>
        </m:sSub>
      </m:oMath>
      <w:del w:id="1437" w:author="Author" w:date="2026-07-14T09:14:00Z" w16du:dateUtc="2026-07-14T08:14:00Z">
        <w:r>
          <w:delText xml:space="preserve"> value directly or multiply it to vary the degree of start-of-film context reinstatement. The second control setting is a maintained film-retrieval goal. It is represented by the goal-match term </w:delText>
        </w:r>
      </w:del>
      <m:oMath>
        <m:sSub>
          <m:sSubPr>
            <m:ctrlPr>
              <w:del w:id="1438" w:author="Author" w:date="2026-07-14T09:14:00Z" w16du:dateUtc="2026-07-14T08:14:00Z">
                <w:rPr>
                  <w:rFonts w:ascii="Cambria Math" w:hAnsi="Cambria Math"/>
                </w:rPr>
              </w:del>
            </m:ctrlPr>
          </m:sSubPr>
          <m:e>
            <m:r>
              <w:del w:id="1439" w:author="Author" w:date="2026-07-14T09:14:00Z" w16du:dateUtc="2026-07-14T08:14:00Z">
                <w:rPr>
                  <w:rFonts w:ascii="Cambria Math" w:hAnsi="Cambria Math"/>
                </w:rPr>
                <m:t>ω</m:t>
              </w:del>
            </m:r>
          </m:e>
          <m:sub>
            <m:r>
              <w:del w:id="1440" w:author="Author" w:date="2026-07-14T09:14:00Z" w16du:dateUtc="2026-07-14T08:14:00Z">
                <m:rPr>
                  <m:sty m:val="p"/>
                </m:rPr>
                <w:rPr>
                  <w:rFonts w:ascii="Cambria Math" w:hAnsi="Cambria Math"/>
                </w:rPr>
                <m:t>goal</m:t>
              </w:del>
            </m:r>
          </m:sub>
        </m:sSub>
        <m:sSub>
          <m:sSubPr>
            <m:ctrlPr>
              <w:del w:id="1441" w:author="Author" w:date="2026-07-14T09:14:00Z" w16du:dateUtc="2026-07-14T08:14:00Z">
                <w:rPr>
                  <w:rFonts w:ascii="Cambria Math" w:hAnsi="Cambria Math"/>
                </w:rPr>
              </w:del>
            </m:ctrlPr>
          </m:sSubPr>
          <m:e>
            <m:r>
              <w:del w:id="1442" w:author="Author" w:date="2026-07-14T09:14:00Z" w16du:dateUtc="2026-07-14T08:14:00Z">
                <w:rPr>
                  <w:rFonts w:ascii="Cambria Math" w:hAnsi="Cambria Math"/>
                </w:rPr>
                <m:t>g</m:t>
              </w:del>
            </m:r>
          </m:e>
          <m:sub>
            <m:r>
              <w:del w:id="1443" w:author="Author" w:date="2026-07-14T09:14:00Z" w16du:dateUtc="2026-07-14T08:14:00Z">
                <w:rPr>
                  <w:rFonts w:ascii="Cambria Math" w:hAnsi="Cambria Math"/>
                </w:rPr>
                <m:t>i</m:t>
              </w:del>
            </m:r>
          </m:sub>
        </m:sSub>
      </m:oMath>
      <w:del w:id="1444" w:author="Author" w:date="2026-07-14T09:14:00Z" w16du:dateUtc="2026-07-14T08:14:00Z">
        <w:r>
          <w:delText xml:space="preserve"> in </w:delText>
        </w:r>
        <w:r w:rsidR="007E0EE0">
          <w:fldChar w:fldCharType="begin"/>
        </w:r>
        <w:r w:rsidR="007E0EE0">
          <w:delInstrText>HYPERLINK \l "eq-retrieval-support" \h</w:delInstrText>
        </w:r>
        <w:r w:rsidR="007E0EE0">
          <w:fldChar w:fldCharType="separate"/>
        </w:r>
        <w:r w:rsidR="007E0EE0">
          <w:rPr>
            <w:rStyle w:val="Hyperlink"/>
          </w:rPr>
          <w:delText>Equation 9</w:delText>
        </w:r>
        <w:r w:rsidR="007E0EE0">
          <w:fldChar w:fldCharType="end"/>
        </w:r>
        <w:r>
          <w:delText xml:space="preserve">, so a film-directed goal contributes support to film candidates without giving the same support to task or filler candidates. The third control setting is retrieval monitoring after an off-target item is sampled. Let </w:delText>
        </w:r>
      </w:del>
      <m:oMath>
        <m:sSub>
          <m:sSubPr>
            <m:ctrlPr>
              <w:del w:id="1445" w:author="Author" w:date="2026-07-14T09:14:00Z" w16du:dateUtc="2026-07-14T08:14:00Z">
                <w:rPr>
                  <w:rFonts w:ascii="Cambria Math" w:hAnsi="Cambria Math"/>
                </w:rPr>
              </w:del>
            </m:ctrlPr>
          </m:sSubPr>
          <m:e>
            <m:r>
              <w:del w:id="1446" w:author="Author" w:date="2026-07-14T09:14:00Z" w16du:dateUtc="2026-07-14T08:14:00Z">
                <w:rPr>
                  <w:rFonts w:ascii="Cambria Math" w:hAnsi="Cambria Math"/>
                </w:rPr>
                <m:t>t</m:t>
              </w:del>
            </m:r>
          </m:e>
          <m:sub>
            <m:r>
              <w:del w:id="1447" w:author="Author" w:date="2026-07-14T09:14:00Z" w16du:dateUtc="2026-07-14T08:14:00Z">
                <w:rPr>
                  <w:rFonts w:ascii="Cambria Math" w:hAnsi="Cambria Math"/>
                </w:rPr>
                <m:t>i</m:t>
              </w:del>
            </m:r>
          </m:sub>
        </m:sSub>
        <m:r>
          <w:del w:id="1448" w:author="Author" w:date="2026-07-14T09:14:00Z" w16du:dateUtc="2026-07-14T08:14:00Z">
            <m:rPr>
              <m:sty m:val="p"/>
            </m:rPr>
            <w:rPr>
              <w:rFonts w:ascii="Cambria Math" w:hAnsi="Cambria Math"/>
            </w:rPr>
            <m:t>=</m:t>
          </w:del>
        </m:r>
        <m:r>
          <w:del w:id="1449" w:author="Author" w:date="2026-07-14T09:14:00Z" w16du:dateUtc="2026-07-14T08:14:00Z">
            <w:rPr>
              <w:rFonts w:ascii="Cambria Math" w:hAnsi="Cambria Math"/>
            </w:rPr>
            <m:t>1</m:t>
          </w:del>
        </m:r>
      </m:oMath>
      <w:del w:id="1450" w:author="Author" w:date="2026-07-14T09:14:00Z" w16du:dateUtc="2026-07-14T08:14:00Z">
        <w:r>
          <w:delText xml:space="preserve"> for film items and </w:delText>
        </w:r>
      </w:del>
      <m:oMath>
        <m:sSub>
          <m:sSubPr>
            <m:ctrlPr>
              <w:del w:id="1451" w:author="Author" w:date="2026-07-14T09:14:00Z" w16du:dateUtc="2026-07-14T08:14:00Z">
                <w:rPr>
                  <w:rFonts w:ascii="Cambria Math" w:hAnsi="Cambria Math"/>
                </w:rPr>
              </w:del>
            </m:ctrlPr>
          </m:sSubPr>
          <m:e>
            <m:r>
              <w:del w:id="1452" w:author="Author" w:date="2026-07-14T09:14:00Z" w16du:dateUtc="2026-07-14T08:14:00Z">
                <w:rPr>
                  <w:rFonts w:ascii="Cambria Math" w:hAnsi="Cambria Math"/>
                </w:rPr>
                <m:t>t</m:t>
              </w:del>
            </m:r>
          </m:e>
          <m:sub>
            <m:r>
              <w:del w:id="1453" w:author="Author" w:date="2026-07-14T09:14:00Z" w16du:dateUtc="2026-07-14T08:14:00Z">
                <w:rPr>
                  <w:rFonts w:ascii="Cambria Math" w:hAnsi="Cambria Math"/>
                </w:rPr>
                <m:t>i</m:t>
              </w:del>
            </m:r>
          </m:sub>
        </m:sSub>
        <m:r>
          <w:del w:id="1454" w:author="Author" w:date="2026-07-14T09:14:00Z" w16du:dateUtc="2026-07-14T08:14:00Z">
            <m:rPr>
              <m:sty m:val="p"/>
            </m:rPr>
            <w:rPr>
              <w:rFonts w:ascii="Cambria Math" w:hAnsi="Cambria Math"/>
            </w:rPr>
            <m:t>=</m:t>
          </w:del>
        </m:r>
        <m:r>
          <w:del w:id="1455" w:author="Author" w:date="2026-07-14T09:14:00Z" w16du:dateUtc="2026-07-14T08:14:00Z">
            <w:rPr>
              <w:rFonts w:ascii="Cambria Math" w:hAnsi="Cambria Math"/>
            </w:rPr>
            <m:t>0</m:t>
          </w:del>
        </m:r>
      </m:oMath>
      <w:del w:id="1456" w:author="Author" w:date="2026-07-14T09:14:00Z" w16du:dateUtc="2026-07-14T08:14:00Z">
        <w:r>
          <w:delText xml:space="preserve"> otherwise, and define </w:delText>
        </w:r>
      </w:del>
      <m:oMath>
        <m:sSub>
          <m:sSubPr>
            <m:ctrlPr>
              <w:del w:id="1457" w:author="Author" w:date="2026-07-14T09:14:00Z" w16du:dateUtc="2026-07-14T08:14:00Z">
                <w:rPr>
                  <w:rFonts w:ascii="Cambria Math" w:hAnsi="Cambria Math"/>
                </w:rPr>
              </w:del>
            </m:ctrlPr>
          </m:sSubPr>
          <m:e>
            <m:r>
              <w:del w:id="1458" w:author="Author" w:date="2026-07-14T09:14:00Z" w16du:dateUtc="2026-07-14T08:14:00Z">
                <w:rPr>
                  <w:rFonts w:ascii="Cambria Math" w:hAnsi="Cambria Math"/>
                </w:rPr>
                <m:t>κ</m:t>
              </w:del>
            </m:r>
          </m:e>
          <m:sub>
            <m:r>
              <w:del w:id="1459" w:author="Author" w:date="2026-07-14T09:14:00Z" w16du:dateUtc="2026-07-14T08:14:00Z">
                <w:rPr>
                  <w:rFonts w:ascii="Cambria Math" w:hAnsi="Cambria Math"/>
                </w:rPr>
                <m:t>i</m:t>
              </w:del>
            </m:r>
          </m:sub>
        </m:sSub>
        <m:r>
          <w:del w:id="1460" w:author="Author" w:date="2026-07-14T09:14:00Z" w16du:dateUtc="2026-07-14T08:14:00Z">
            <m:rPr>
              <m:sty m:val="p"/>
            </m:rPr>
            <w:rPr>
              <w:rFonts w:ascii="Cambria Math" w:hAnsi="Cambria Math"/>
            </w:rPr>
            <m:t>=</m:t>
          </w:del>
        </m:r>
        <m:sSub>
          <m:sSubPr>
            <m:ctrlPr>
              <w:del w:id="1461" w:author="Author" w:date="2026-07-14T09:14:00Z" w16du:dateUtc="2026-07-14T08:14:00Z">
                <w:rPr>
                  <w:rFonts w:ascii="Cambria Math" w:hAnsi="Cambria Math"/>
                </w:rPr>
              </w:del>
            </m:ctrlPr>
          </m:sSubPr>
          <m:e>
            <m:r>
              <w:del w:id="1462" w:author="Author" w:date="2026-07-14T09:14:00Z" w16du:dateUtc="2026-07-14T08:14:00Z">
                <w:rPr>
                  <w:rFonts w:ascii="Cambria Math" w:hAnsi="Cambria Math"/>
                </w:rPr>
                <m:t>t</m:t>
              </w:del>
            </m:r>
          </m:e>
          <m:sub>
            <m:r>
              <w:del w:id="1463" w:author="Author" w:date="2026-07-14T09:14:00Z" w16du:dateUtc="2026-07-14T08:14:00Z">
                <w:rPr>
                  <w:rFonts w:ascii="Cambria Math" w:hAnsi="Cambria Math"/>
                </w:rPr>
                <m:t>i</m:t>
              </w:del>
            </m:r>
          </m:sub>
        </m:sSub>
        <m:r>
          <w:del w:id="1464" w:author="Author" w:date="2026-07-14T09:14:00Z" w16du:dateUtc="2026-07-14T08:14:00Z">
            <m:rPr>
              <m:sty m:val="p"/>
            </m:rPr>
            <w:rPr>
              <w:rFonts w:ascii="Cambria Math" w:hAnsi="Cambria Math"/>
            </w:rPr>
            <m:t>+</m:t>
          </w:del>
        </m:r>
        <m:d>
          <m:dPr>
            <m:ctrlPr>
              <w:del w:id="1465" w:author="Author" w:date="2026-07-14T09:14:00Z" w16du:dateUtc="2026-07-14T08:14:00Z">
                <w:rPr>
                  <w:rFonts w:ascii="Cambria Math" w:hAnsi="Cambria Math"/>
                </w:rPr>
              </w:del>
            </m:ctrlPr>
          </m:dPr>
          <m:e>
            <m:r>
              <w:del w:id="1466" w:author="Author" w:date="2026-07-14T09:14:00Z" w16du:dateUtc="2026-07-14T08:14:00Z">
                <w:rPr>
                  <w:rFonts w:ascii="Cambria Math" w:hAnsi="Cambria Math"/>
                </w:rPr>
                <m:t>1</m:t>
              </w:del>
            </m:r>
            <m:r>
              <w:del w:id="1467" w:author="Author" w:date="2026-07-14T09:14:00Z" w16du:dateUtc="2026-07-14T08:14:00Z">
                <m:rPr>
                  <m:sty m:val="p"/>
                </m:rPr>
                <w:rPr>
                  <w:rFonts w:ascii="Cambria Math" w:hAnsi="Cambria Math"/>
                </w:rPr>
                <m:t>-</m:t>
              </w:del>
            </m:r>
            <m:sSub>
              <m:sSubPr>
                <m:ctrlPr>
                  <w:del w:id="1468" w:author="Author" w:date="2026-07-14T09:14:00Z" w16du:dateUtc="2026-07-14T08:14:00Z">
                    <w:rPr>
                      <w:rFonts w:ascii="Cambria Math" w:hAnsi="Cambria Math"/>
                    </w:rPr>
                  </w:del>
                </m:ctrlPr>
              </m:sSubPr>
              <m:e>
                <m:r>
                  <w:del w:id="1469" w:author="Author" w:date="2026-07-14T09:14:00Z" w16du:dateUtc="2026-07-14T08:14:00Z">
                    <w:rPr>
                      <w:rFonts w:ascii="Cambria Math" w:hAnsi="Cambria Math"/>
                    </w:rPr>
                    <m:t>t</m:t>
                  </w:del>
                </m:r>
              </m:e>
              <m:sub>
                <m:r>
                  <w:del w:id="1470" w:author="Author" w:date="2026-07-14T09:14:00Z" w16du:dateUtc="2026-07-14T08:14:00Z">
                    <w:rPr>
                      <w:rFonts w:ascii="Cambria Math" w:hAnsi="Cambria Math"/>
                    </w:rPr>
                    <m:t>i</m:t>
                  </w:del>
                </m:r>
              </m:sub>
            </m:sSub>
          </m:e>
        </m:d>
        <m:r>
          <w:del w:id="1471" w:author="Author" w:date="2026-07-14T09:14:00Z" w16du:dateUtc="2026-07-14T08:14:00Z">
            <w:rPr>
              <w:rFonts w:ascii="Cambria Math" w:hAnsi="Cambria Math"/>
            </w:rPr>
            <m:t>κ</m:t>
          </w:del>
        </m:r>
      </m:oMath>
      <w:del w:id="1472" w:author="Author" w:date="2026-07-14T09:14:00Z" w16du:dateUtc="2026-07-14T08:14:00Z">
        <w:r>
          <w:delText xml:space="preserve">. Retrieval monitoring modifies the sampled-item context update in </w:delText>
        </w:r>
        <w:r w:rsidR="007E0EE0">
          <w:fldChar w:fldCharType="begin"/>
        </w:r>
        <w:r w:rsidR="007E0EE0">
          <w:delInstrText>HYPERLINK \l "eq-recall-context-update" \h</w:delInstrText>
        </w:r>
        <w:r w:rsidR="007E0EE0">
          <w:fldChar w:fldCharType="separate"/>
        </w:r>
        <w:r w:rsidR="007E0EE0">
          <w:rPr>
            <w:rStyle w:val="Hyperlink"/>
          </w:rPr>
          <w:delText>Equation 13</w:delText>
        </w:r>
        <w:r w:rsidR="007E0EE0">
          <w:fldChar w:fldCharType="end"/>
        </w:r>
        <w:r>
          <w:delText xml:space="preserve">. With retrieval monitoring, the context update after sampled item </w:delText>
        </w:r>
      </w:del>
      <m:oMath>
        <m:r>
          <w:del w:id="1473" w:author="Author" w:date="2026-07-14T09:14:00Z" w16du:dateUtc="2026-07-14T08:14:00Z">
            <w:rPr>
              <w:rFonts w:ascii="Cambria Math" w:hAnsi="Cambria Math"/>
            </w:rPr>
            <m:t>i</m:t>
          </w:del>
        </m:r>
      </m:oMath>
      <w:del w:id="1474" w:author="Author" w:date="2026-07-14T09:14:00Z" w16du:dateUtc="2026-07-14T08:14:00Z">
        <w:r>
          <w:delText xml:space="preserve"> becomes:</w:delText>
        </w:r>
      </w:del>
    </w:p>
    <w:bookmarkStart w:id="1475" w:name="eq-target-monitoring-update"/>
    <w:p w14:paraId="4BB3A9D0" w14:textId="77777777" w:rsidR="007E0EE0" w:rsidRDefault="00000000">
      <w:pPr>
        <w:pStyle w:val="BodyText"/>
        <w:rPr>
          <w:del w:id="1476" w:author="Author" w:date="2026-07-14T09:14:00Z" w16du:dateUtc="2026-07-14T08:14:00Z"/>
        </w:rPr>
      </w:pPr>
      <m:oMathPara>
        <m:oMathParaPr>
          <m:jc m:val="center"/>
        </m:oMathParaPr>
        <m:oMath>
          <m:sSub>
            <m:sSubPr>
              <m:ctrlPr>
                <w:del w:id="1477" w:author="Author" w:date="2026-07-14T09:14:00Z" w16du:dateUtc="2026-07-14T08:14:00Z">
                  <w:rPr>
                    <w:rFonts w:ascii="Cambria Math" w:hAnsi="Cambria Math"/>
                  </w:rPr>
                </w:del>
              </m:ctrlPr>
            </m:sSubPr>
            <m:e>
              <m:r>
                <w:del w:id="1478" w:author="Author" w:date="2026-07-14T09:14:00Z" w16du:dateUtc="2026-07-14T08:14:00Z">
                  <w:rPr>
                    <w:rFonts w:ascii="Cambria Math" w:hAnsi="Cambria Math"/>
                  </w:rPr>
                  <m:t>c</m:t>
                </w:del>
              </m:r>
            </m:e>
            <m:sub>
              <m:r>
                <w:del w:id="1479" w:author="Author" w:date="2026-07-14T09:14:00Z" w16du:dateUtc="2026-07-14T08:14:00Z">
                  <w:rPr>
                    <w:rFonts w:ascii="Cambria Math" w:hAnsi="Cambria Math"/>
                  </w:rPr>
                  <m:t>j</m:t>
                </w:del>
              </m:r>
              <m:r>
                <w:del w:id="1480" w:author="Author" w:date="2026-07-14T09:14:00Z" w16du:dateUtc="2026-07-14T08:14:00Z">
                  <m:rPr>
                    <m:sty m:val="p"/>
                  </m:rPr>
                  <w:rPr>
                    <w:rFonts w:ascii="Cambria Math" w:hAnsi="Cambria Math"/>
                  </w:rPr>
                  <m:t>+</m:t>
                </w:del>
              </m:r>
              <m:r>
                <w:del w:id="1481" w:author="Author" w:date="2026-07-14T09:14:00Z" w16du:dateUtc="2026-07-14T08:14:00Z">
                  <w:rPr>
                    <w:rFonts w:ascii="Cambria Math" w:hAnsi="Cambria Math"/>
                  </w:rPr>
                  <m:t>1</m:t>
                </w:del>
              </m:r>
            </m:sub>
          </m:sSub>
          <m:r>
            <w:del w:id="1482" w:author="Author" w:date="2026-07-14T09:14:00Z" w16du:dateUtc="2026-07-14T08:14:00Z">
              <m:rPr>
                <m:sty m:val="p"/>
              </m:rPr>
              <w:rPr>
                <w:rFonts w:ascii="Cambria Math" w:hAnsi="Cambria Math"/>
              </w:rPr>
              <m:t>=</m:t>
            </w:del>
          </m:r>
          <m:sSub>
            <m:sSubPr>
              <m:ctrlPr>
                <w:del w:id="1483" w:author="Author" w:date="2026-07-14T09:14:00Z" w16du:dateUtc="2026-07-14T08:14:00Z">
                  <w:rPr>
                    <w:rFonts w:ascii="Cambria Math" w:hAnsi="Cambria Math"/>
                  </w:rPr>
                </w:del>
              </m:ctrlPr>
            </m:sSubPr>
            <m:e>
              <m:r>
                <w:del w:id="1484" w:author="Author" w:date="2026-07-14T09:14:00Z" w16du:dateUtc="2026-07-14T08:14:00Z">
                  <w:rPr>
                    <w:rFonts w:ascii="Cambria Math" w:hAnsi="Cambria Math"/>
                  </w:rPr>
                  <m:t>ρ</m:t>
                </w:del>
              </m:r>
            </m:e>
            <m:sub>
              <m:r>
                <w:del w:id="1485" w:author="Author" w:date="2026-07-14T09:14:00Z" w16du:dateUtc="2026-07-14T08:14:00Z">
                  <m:rPr>
                    <m:sty m:val="p"/>
                  </m:rPr>
                  <w:rPr>
                    <w:rFonts w:ascii="Cambria Math" w:hAnsi="Cambria Math"/>
                  </w:rPr>
                  <m:t>rec,</m:t>
                </w:del>
              </m:r>
              <m:r>
                <w:del w:id="1486" w:author="Author" w:date="2026-07-14T09:14:00Z" w16du:dateUtc="2026-07-14T08:14:00Z">
                  <w:rPr>
                    <w:rFonts w:ascii="Cambria Math" w:hAnsi="Cambria Math"/>
                  </w:rPr>
                  <m:t>j</m:t>
                </w:del>
              </m:r>
            </m:sub>
          </m:sSub>
          <m:r>
            <w:del w:id="1487" w:author="Author" w:date="2026-07-14T09:14:00Z" w16du:dateUtc="2026-07-14T08:14:00Z">
              <w:rPr>
                <w:rFonts w:ascii="Cambria Math" w:hAnsi="Cambria Math"/>
              </w:rPr>
              <m:t> </m:t>
            </w:del>
          </m:r>
          <m:sSub>
            <m:sSubPr>
              <m:ctrlPr>
                <w:del w:id="1488" w:author="Author" w:date="2026-07-14T09:14:00Z" w16du:dateUtc="2026-07-14T08:14:00Z">
                  <w:rPr>
                    <w:rFonts w:ascii="Cambria Math" w:hAnsi="Cambria Math"/>
                  </w:rPr>
                </w:del>
              </m:ctrlPr>
            </m:sSubPr>
            <m:e>
              <m:r>
                <w:del w:id="1489" w:author="Author" w:date="2026-07-14T09:14:00Z" w16du:dateUtc="2026-07-14T08:14:00Z">
                  <w:rPr>
                    <w:rFonts w:ascii="Cambria Math" w:hAnsi="Cambria Math"/>
                  </w:rPr>
                  <m:t>c</m:t>
                </w:del>
              </m:r>
            </m:e>
            <m:sub>
              <m:r>
                <w:del w:id="1490" w:author="Author" w:date="2026-07-14T09:14:00Z" w16du:dateUtc="2026-07-14T08:14:00Z">
                  <w:rPr>
                    <w:rFonts w:ascii="Cambria Math" w:hAnsi="Cambria Math"/>
                  </w:rPr>
                  <m:t>j</m:t>
                </w:del>
              </m:r>
            </m:sub>
          </m:sSub>
          <m:r>
            <w:del w:id="1491" w:author="Author" w:date="2026-07-14T09:14:00Z" w16du:dateUtc="2026-07-14T08:14:00Z">
              <m:rPr>
                <m:sty m:val="p"/>
              </m:rPr>
              <w:rPr>
                <w:rFonts w:ascii="Cambria Math" w:hAnsi="Cambria Math"/>
              </w:rPr>
              <m:t>+</m:t>
            </w:del>
          </m:r>
          <m:sSub>
            <m:sSubPr>
              <m:ctrlPr>
                <w:del w:id="1492" w:author="Author" w:date="2026-07-14T09:14:00Z" w16du:dateUtc="2026-07-14T08:14:00Z">
                  <w:rPr>
                    <w:rFonts w:ascii="Cambria Math" w:hAnsi="Cambria Math"/>
                  </w:rPr>
                </w:del>
              </m:ctrlPr>
            </m:sSubPr>
            <m:e>
              <m:r>
                <w:del w:id="1493" w:author="Author" w:date="2026-07-14T09:14:00Z" w16du:dateUtc="2026-07-14T08:14:00Z">
                  <w:rPr>
                    <w:rFonts w:ascii="Cambria Math" w:hAnsi="Cambria Math"/>
                  </w:rPr>
                  <m:t>κ</m:t>
                </w:del>
              </m:r>
            </m:e>
            <m:sub>
              <m:r>
                <w:del w:id="1494" w:author="Author" w:date="2026-07-14T09:14:00Z" w16du:dateUtc="2026-07-14T08:14:00Z">
                  <w:rPr>
                    <w:rFonts w:ascii="Cambria Math" w:hAnsi="Cambria Math"/>
                  </w:rPr>
                  <m:t>i</m:t>
                </w:del>
              </m:r>
            </m:sub>
          </m:sSub>
          <m:sSub>
            <m:sSubPr>
              <m:ctrlPr>
                <w:del w:id="1495" w:author="Author" w:date="2026-07-14T09:14:00Z" w16du:dateUtc="2026-07-14T08:14:00Z">
                  <w:rPr>
                    <w:rFonts w:ascii="Cambria Math" w:hAnsi="Cambria Math"/>
                  </w:rPr>
                </w:del>
              </m:ctrlPr>
            </m:sSubPr>
            <m:e>
              <m:r>
                <w:del w:id="1496" w:author="Author" w:date="2026-07-14T09:14:00Z" w16du:dateUtc="2026-07-14T08:14:00Z">
                  <w:rPr>
                    <w:rFonts w:ascii="Cambria Math" w:hAnsi="Cambria Math"/>
                  </w:rPr>
                  <m:t>β</m:t>
                </w:del>
              </m:r>
            </m:e>
            <m:sub>
              <m:r>
                <w:del w:id="1497" w:author="Author" w:date="2026-07-14T09:14:00Z" w16du:dateUtc="2026-07-14T08:14:00Z">
                  <w:rPr>
                    <w:rFonts w:ascii="Cambria Math" w:hAnsi="Cambria Math"/>
                  </w:rPr>
                  <m:t>rec</m:t>
                </w:del>
              </m:r>
            </m:sub>
          </m:sSub>
          <m:r>
            <w:del w:id="1498" w:author="Author" w:date="2026-07-14T09:14:00Z" w16du:dateUtc="2026-07-14T08:14:00Z">
              <w:rPr>
                <w:rFonts w:ascii="Cambria Math" w:hAnsi="Cambria Math"/>
              </w:rPr>
              <m:t> </m:t>
            </w:del>
          </m:r>
          <m:acc>
            <m:accPr>
              <m:ctrlPr>
                <w:del w:id="1499" w:author="Author" w:date="2026-07-14T09:14:00Z" w16du:dateUtc="2026-07-14T08:14:00Z">
                  <w:rPr>
                    <w:rFonts w:ascii="Cambria Math" w:hAnsi="Cambria Math"/>
                  </w:rPr>
                </w:del>
              </m:ctrlPr>
            </m:accPr>
            <m:e>
              <m:sSup>
                <m:sSupPr>
                  <m:ctrlPr>
                    <w:del w:id="1500" w:author="Author" w:date="2026-07-14T09:14:00Z" w16du:dateUtc="2026-07-14T08:14:00Z">
                      <w:rPr>
                        <w:rFonts w:ascii="Cambria Math" w:hAnsi="Cambria Math"/>
                      </w:rPr>
                    </w:del>
                  </m:ctrlPr>
                </m:sSupPr>
                <m:e>
                  <m:r>
                    <w:del w:id="1501" w:author="Author" w:date="2026-07-14T09:14:00Z" w16du:dateUtc="2026-07-14T08:14:00Z">
                      <w:rPr>
                        <w:rFonts w:ascii="Cambria Math" w:hAnsi="Cambria Math"/>
                      </w:rPr>
                      <m:t>M</m:t>
                    </w:del>
                  </m:r>
                </m:e>
                <m:sup>
                  <m:r>
                    <w:del w:id="1502" w:author="Author" w:date="2026-07-14T09:14:00Z" w16du:dateUtc="2026-07-14T08:14:00Z">
                      <w:rPr>
                        <w:rFonts w:ascii="Cambria Math" w:hAnsi="Cambria Math"/>
                      </w:rPr>
                      <m:t>FC</m:t>
                    </w:del>
                  </m:r>
                </m:sup>
              </m:sSup>
              <m:sSub>
                <m:sSubPr>
                  <m:ctrlPr>
                    <w:del w:id="1503" w:author="Author" w:date="2026-07-14T09:14:00Z" w16du:dateUtc="2026-07-14T08:14:00Z">
                      <w:rPr>
                        <w:rFonts w:ascii="Cambria Math" w:hAnsi="Cambria Math"/>
                      </w:rPr>
                    </w:del>
                  </m:ctrlPr>
                </m:sSubPr>
                <m:e>
                  <m:r>
                    <w:del w:id="1504" w:author="Author" w:date="2026-07-14T09:14:00Z" w16du:dateUtc="2026-07-14T08:14:00Z">
                      <w:rPr>
                        <w:rFonts w:ascii="Cambria Math" w:hAnsi="Cambria Math"/>
                      </w:rPr>
                      <m:t>f</m:t>
                    </w:del>
                  </m:r>
                </m:e>
                <m:sub>
                  <m:r>
                    <w:del w:id="1505" w:author="Author" w:date="2026-07-14T09:14:00Z" w16du:dateUtc="2026-07-14T08:14:00Z">
                      <w:rPr>
                        <w:rFonts w:ascii="Cambria Math" w:hAnsi="Cambria Math"/>
                      </w:rPr>
                      <m:t>i</m:t>
                    </w:del>
                  </m:r>
                </m:sub>
              </m:sSub>
            </m:e>
          </m:acc>
          <m:r>
            <w:del w:id="1506" w:author="Author" w:date="2026-07-14T09:14:00Z" w16du:dateUtc="2026-07-14T08:14:00Z">
              <w:rPr>
                <w:rFonts w:ascii="Cambria Math" w:hAnsi="Cambria Math"/>
              </w:rPr>
              <m:t>  </m:t>
            </w:del>
          </m:r>
          <m:d>
            <m:dPr>
              <m:ctrlPr>
                <w:del w:id="1507" w:author="Author" w:date="2026-07-14T09:14:00Z" w16du:dateUtc="2026-07-14T08:14:00Z">
                  <w:rPr>
                    <w:rFonts w:ascii="Cambria Math" w:hAnsi="Cambria Math"/>
                  </w:rPr>
                </w:del>
              </m:ctrlPr>
            </m:dPr>
            <m:e>
              <m:r>
                <w:del w:id="1508" w:author="Author" w:date="2026-07-14T09:14:00Z" w16du:dateUtc="2026-07-14T08:14:00Z">
                  <w:rPr>
                    <w:rFonts w:ascii="Cambria Math" w:hAnsi="Cambria Math"/>
                  </w:rPr>
                  <m:t>15</m:t>
                </w:del>
              </m:r>
            </m:e>
          </m:d>
        </m:oMath>
      </m:oMathPara>
      <w:bookmarkEnd w:id="1475"/>
    </w:p>
    <w:p w14:paraId="468671AB" w14:textId="77777777" w:rsidR="007E0EE0" w:rsidRDefault="00000000">
      <w:pPr>
        <w:pStyle w:val="FirstParagraph"/>
        <w:rPr>
          <w:del w:id="1509" w:author="Author" w:date="2026-07-14T09:14:00Z" w16du:dateUtc="2026-07-14T08:14:00Z"/>
        </w:rPr>
      </w:pPr>
      <w:del w:id="1510" w:author="Author" w:date="2026-07-14T09:14:00Z" w16du:dateUtc="2026-07-14T08:14:00Z">
        <w:r>
          <w:delText xml:space="preserve">When </w:delText>
        </w:r>
      </w:del>
      <m:oMath>
        <m:r>
          <w:del w:id="1511" w:author="Author" w:date="2026-07-14T09:14:00Z" w16du:dateUtc="2026-07-14T08:14:00Z">
            <w:rPr>
              <w:rFonts w:ascii="Cambria Math" w:hAnsi="Cambria Math"/>
            </w:rPr>
            <m:t>κ</m:t>
          </w:del>
        </m:r>
        <m:r>
          <w:del w:id="1512" w:author="Author" w:date="2026-07-14T09:14:00Z" w16du:dateUtc="2026-07-14T08:14:00Z">
            <m:rPr>
              <m:sty m:val="p"/>
            </m:rPr>
            <w:rPr>
              <w:rFonts w:ascii="Cambria Math" w:hAnsi="Cambria Math"/>
            </w:rPr>
            <m:t>&lt;</m:t>
          </w:del>
        </m:r>
        <m:r>
          <w:del w:id="1513" w:author="Author" w:date="2026-07-14T09:14:00Z" w16du:dateUtc="2026-07-14T08:14:00Z">
            <w:rPr>
              <w:rFonts w:ascii="Cambria Math" w:hAnsi="Cambria Math"/>
            </w:rPr>
            <m:t>1</m:t>
          </w:del>
        </m:r>
      </m:oMath>
      <w:del w:id="1514" w:author="Author" w:date="2026-07-14T09:14:00Z" w16du:dateUtc="2026-07-14T08:14:00Z">
        <w:r>
          <w:delText xml:space="preserve">, sampled off-target candidates have less influence on the next context state than sampled film items. This convention is used for deliberate recall when simulations manipulate rejected-sample updating. Recognition-like tests are not retrieval-control settings in this sense. When a test presents a candidate film item, the item is represented as cue-driven context reinstatement using the same feature-to-context input operation as </w:delText>
        </w:r>
        <w:r w:rsidR="007E0EE0">
          <w:fldChar w:fldCharType="begin"/>
        </w:r>
        <w:r w:rsidR="007E0EE0">
          <w:delInstrText>HYPERLINK \l "eq-context-input" \h</w:delInstrText>
        </w:r>
        <w:r w:rsidR="007E0EE0">
          <w:fldChar w:fldCharType="separate"/>
        </w:r>
        <w:r w:rsidR="007E0EE0">
          <w:rPr>
            <w:rStyle w:val="Hyperlink"/>
          </w:rPr>
          <w:delText>Equation 3</w:delText>
        </w:r>
        <w:r w:rsidR="007E0EE0">
          <w:fldChar w:fldCharType="end"/>
        </w:r>
        <w:r>
          <w:delText>:</w:delText>
        </w:r>
      </w:del>
    </w:p>
    <w:bookmarkStart w:id="1515" w:name="eq-film-cue-input"/>
    <w:p w14:paraId="2EC3968C" w14:textId="77777777" w:rsidR="007E0EE0" w:rsidRDefault="00000000">
      <w:pPr>
        <w:pStyle w:val="BodyText"/>
        <w:rPr>
          <w:del w:id="1516" w:author="Author" w:date="2026-07-14T09:14:00Z" w16du:dateUtc="2026-07-14T08:14:00Z"/>
        </w:rPr>
      </w:pPr>
      <m:oMathPara>
        <m:oMathParaPr>
          <m:jc m:val="center"/>
        </m:oMathParaPr>
        <m:oMath>
          <m:sSubSup>
            <m:sSubSupPr>
              <m:ctrlPr>
                <w:del w:id="1517" w:author="Author" w:date="2026-07-14T09:14:00Z" w16du:dateUtc="2026-07-14T08:14:00Z">
                  <w:rPr>
                    <w:rFonts w:ascii="Cambria Math" w:hAnsi="Cambria Math"/>
                  </w:rPr>
                </w:del>
              </m:ctrlPr>
            </m:sSubSupPr>
            <m:e>
              <m:r>
                <w:del w:id="1518" w:author="Author" w:date="2026-07-14T09:14:00Z" w16du:dateUtc="2026-07-14T08:14:00Z">
                  <w:rPr>
                    <w:rFonts w:ascii="Cambria Math" w:hAnsi="Cambria Math"/>
                  </w:rPr>
                  <m:t>c</m:t>
                </w:del>
              </m:r>
            </m:e>
            <m:sub>
              <m:r>
                <w:del w:id="1519" w:author="Author" w:date="2026-07-14T09:14:00Z" w16du:dateUtc="2026-07-14T08:14:00Z">
                  <m:rPr>
                    <m:nor/>
                  </m:rPr>
                  <m:t>film</m:t>
                </w:del>
              </m:r>
            </m:sub>
            <m:sup>
              <m:r>
                <w:del w:id="1520" w:author="Author" w:date="2026-07-14T09:14:00Z" w16du:dateUtc="2026-07-14T08:14:00Z">
                  <m:rPr>
                    <m:sty m:val="p"/>
                  </m:rPr>
                  <w:rPr>
                    <w:rFonts w:ascii="Cambria Math" w:hAnsi="Cambria Math"/>
                  </w:rPr>
                  <m:t>IN</m:t>
                </w:del>
              </m:r>
            </m:sup>
          </m:sSubSup>
          <m:r>
            <w:del w:id="1521" w:author="Author" w:date="2026-07-14T09:14:00Z" w16du:dateUtc="2026-07-14T08:14:00Z">
              <m:rPr>
                <m:sty m:val="p"/>
              </m:rPr>
              <w:rPr>
                <w:rFonts w:ascii="Cambria Math" w:hAnsi="Cambria Math"/>
              </w:rPr>
              <m:t>=</m:t>
            </w:del>
          </m:r>
          <m:sSup>
            <m:sSupPr>
              <m:ctrlPr>
                <w:del w:id="1522" w:author="Author" w:date="2026-07-14T09:14:00Z" w16du:dateUtc="2026-07-14T08:14:00Z">
                  <w:rPr>
                    <w:rFonts w:ascii="Cambria Math" w:hAnsi="Cambria Math"/>
                  </w:rPr>
                </w:del>
              </m:ctrlPr>
            </m:sSupPr>
            <m:e>
              <m:r>
                <w:del w:id="1523" w:author="Author" w:date="2026-07-14T09:14:00Z" w16du:dateUtc="2026-07-14T08:14:00Z">
                  <w:rPr>
                    <w:rFonts w:ascii="Cambria Math" w:hAnsi="Cambria Math"/>
                  </w:rPr>
                  <m:t>M</m:t>
                </w:del>
              </m:r>
            </m:e>
            <m:sup>
              <m:r>
                <w:del w:id="1524" w:author="Author" w:date="2026-07-14T09:14:00Z" w16du:dateUtc="2026-07-14T08:14:00Z">
                  <w:rPr>
                    <w:rFonts w:ascii="Cambria Math" w:hAnsi="Cambria Math"/>
                  </w:rPr>
                  <m:t>FC</m:t>
                </w:del>
              </m:r>
            </m:sup>
          </m:sSup>
          <m:sSub>
            <m:sSubPr>
              <m:ctrlPr>
                <w:del w:id="1525" w:author="Author" w:date="2026-07-14T09:14:00Z" w16du:dateUtc="2026-07-14T08:14:00Z">
                  <w:rPr>
                    <w:rFonts w:ascii="Cambria Math" w:hAnsi="Cambria Math"/>
                  </w:rPr>
                </w:del>
              </m:ctrlPr>
            </m:sSubPr>
            <m:e>
              <m:r>
                <w:del w:id="1526" w:author="Author" w:date="2026-07-14T09:14:00Z" w16du:dateUtc="2026-07-14T08:14:00Z">
                  <w:rPr>
                    <w:rFonts w:ascii="Cambria Math" w:hAnsi="Cambria Math"/>
                  </w:rPr>
                  <m:t>f</m:t>
                </w:del>
              </m:r>
            </m:e>
            <m:sub>
              <m:r>
                <w:del w:id="1527" w:author="Author" w:date="2026-07-14T09:14:00Z" w16du:dateUtc="2026-07-14T08:14:00Z">
                  <m:rPr>
                    <m:nor/>
                  </m:rPr>
                  <m:t>film</m:t>
                </w:del>
              </m:r>
            </m:sub>
          </m:sSub>
          <m:r>
            <w:del w:id="1528" w:author="Author" w:date="2026-07-14T09:14:00Z" w16du:dateUtc="2026-07-14T08:14:00Z">
              <w:rPr>
                <w:rFonts w:ascii="Cambria Math" w:hAnsi="Cambria Math"/>
              </w:rPr>
              <m:t>  </m:t>
            </w:del>
          </m:r>
          <m:d>
            <m:dPr>
              <m:ctrlPr>
                <w:del w:id="1529" w:author="Author" w:date="2026-07-14T09:14:00Z" w16du:dateUtc="2026-07-14T08:14:00Z">
                  <w:rPr>
                    <w:rFonts w:ascii="Cambria Math" w:hAnsi="Cambria Math"/>
                  </w:rPr>
                </w:del>
              </m:ctrlPr>
            </m:dPr>
            <m:e>
              <m:r>
                <w:del w:id="1530" w:author="Author" w:date="2026-07-14T09:14:00Z" w16du:dateUtc="2026-07-14T08:14:00Z">
                  <w:rPr>
                    <w:rFonts w:ascii="Cambria Math" w:hAnsi="Cambria Math"/>
                  </w:rPr>
                  <m:t>16</m:t>
                </w:del>
              </m:r>
            </m:e>
          </m:d>
        </m:oMath>
      </m:oMathPara>
      <w:bookmarkEnd w:id="1515"/>
    </w:p>
    <w:p w14:paraId="20734224" w14:textId="77777777" w:rsidR="007E0EE0" w:rsidRDefault="00000000">
      <w:pPr>
        <w:pStyle w:val="FirstParagraph"/>
        <w:rPr>
          <w:del w:id="1531" w:author="Author" w:date="2026-07-14T09:14:00Z" w16du:dateUtc="2026-07-14T08:14:00Z"/>
        </w:rPr>
      </w:pPr>
      <w:del w:id="1532" w:author="Author" w:date="2026-07-14T09:14:00Z" w16du:dateUtc="2026-07-14T08:14:00Z">
        <w:r>
          <w:delText>Candidate film items presented by the test therefore use the same feature-to-context operation as sampled and reminded items.</w:delText>
        </w:r>
      </w:del>
    </w:p>
    <w:p w14:paraId="00BD2B49" w14:textId="77777777" w:rsidR="007E0EE0" w:rsidRDefault="00000000">
      <w:pPr>
        <w:pStyle w:val="Heading2"/>
        <w:rPr>
          <w:del w:id="1533" w:author="Author" w:date="2026-07-14T09:14:00Z" w16du:dateUtc="2026-07-14T08:14:00Z"/>
        </w:rPr>
      </w:pPr>
      <w:bookmarkStart w:id="1534" w:name="source-context"/>
      <w:bookmarkEnd w:id="1396"/>
      <w:del w:id="1535" w:author="Author" w:date="2026-07-14T09:14:00Z" w16du:dateUtc="2026-07-14T08:14:00Z">
        <w:r>
          <w:delText>Source Context</w:delText>
        </w:r>
      </w:del>
    </w:p>
    <w:p w14:paraId="74323894" w14:textId="77777777" w:rsidR="007E0EE0" w:rsidRDefault="00000000">
      <w:pPr>
        <w:pStyle w:val="FirstParagraph"/>
        <w:rPr>
          <w:del w:id="1536" w:author="Author" w:date="2026-07-14T09:14:00Z" w16du:dateUtc="2026-07-14T08:14:00Z"/>
        </w:rPr>
      </w:pPr>
      <w:del w:id="1537" w:author="Author" w:date="2026-07-14T09:14:00Z" w16du:dateUtc="2026-07-14T08:14:00Z">
        <w:r>
          <w:delText>The source-context pathway adapts the emotional/source-context machinery of eCMR and CMR3 to the trauma-film setting. In published emotional CMR models, emotional features update a source-context subregion and can form item-context associations (</w:delText>
        </w:r>
        <w:r w:rsidR="007E0EE0">
          <w:fldChar w:fldCharType="begin"/>
        </w:r>
        <w:r w:rsidR="007E0EE0">
          <w:delInstrText>HYPERLINK \l "ref-cohen2022memory" \h</w:delInstrText>
        </w:r>
        <w:r w:rsidR="007E0EE0">
          <w:fldChar w:fldCharType="separate"/>
        </w:r>
        <w:r w:rsidR="007E0EE0">
          <w:rPr>
            <w:rStyle w:val="Hyperlink"/>
          </w:rPr>
          <w:delText>Cohen &amp; Kahana, 2022</w:delText>
        </w:r>
        <w:r w:rsidR="007E0EE0">
          <w:fldChar w:fldCharType="end"/>
        </w:r>
        <w:r>
          <w:delText xml:space="preserve">; </w:delText>
        </w:r>
        <w:r w:rsidR="007E0EE0">
          <w:fldChar w:fldCharType="begin"/>
        </w:r>
        <w:r w:rsidR="007E0EE0">
          <w:delInstrText>HYPERLINK \l "ref-talmi2019retrieved" \h</w:delInstrText>
        </w:r>
        <w:r w:rsidR="007E0EE0">
          <w:fldChar w:fldCharType="separate"/>
        </w:r>
        <w:r w:rsidR="007E0EE0">
          <w:rPr>
            <w:rStyle w:val="Hyperlink"/>
          </w:rPr>
          <w:delText>Talmi et al., 2019</w:delText>
        </w:r>
        <w:r w:rsidR="007E0EE0">
          <w:fldChar w:fldCharType="end"/>
        </w:r>
        <w:r>
          <w:delText>). The simplified film-source dimension fills the same architectural role: a non-temporal context feature that can organize recall when shared across items (</w:delText>
        </w:r>
        <w:r w:rsidR="007E0EE0">
          <w:fldChar w:fldCharType="begin"/>
        </w:r>
        <w:r w:rsidR="007E0EE0">
          <w:delInstrText>HYPERLINK \l "ref-cohen2022memory" \h</w:delInstrText>
        </w:r>
        <w:r w:rsidR="007E0EE0">
          <w:fldChar w:fldCharType="separate"/>
        </w:r>
        <w:r w:rsidR="007E0EE0">
          <w:rPr>
            <w:rStyle w:val="Hyperlink"/>
          </w:rPr>
          <w:delText>Cohen &amp; Kahana, 2022</w:delText>
        </w:r>
        <w:r w:rsidR="007E0EE0">
          <w:fldChar w:fldCharType="end"/>
        </w:r>
        <w:r>
          <w:delText xml:space="preserve">; </w:delText>
        </w:r>
        <w:r w:rsidR="007E0EE0">
          <w:fldChar w:fldCharType="begin"/>
        </w:r>
        <w:r w:rsidR="007E0EE0">
          <w:delInstrText>HYPERLINK \l "ref-polyn2009context" \h</w:delInstrText>
        </w:r>
        <w:r w:rsidR="007E0EE0">
          <w:fldChar w:fldCharType="separate"/>
        </w:r>
        <w:r w:rsidR="007E0EE0">
          <w:rPr>
            <w:rStyle w:val="Hyperlink"/>
          </w:rPr>
          <w:delText>Polyn et al., 2009a</w:delText>
        </w:r>
        <w:r w:rsidR="007E0EE0">
          <w:fldChar w:fldCharType="end"/>
        </w:r>
        <w:r>
          <w:delText xml:space="preserve">; </w:delText>
        </w:r>
        <w:r w:rsidR="007E0EE0">
          <w:fldChar w:fldCharType="begin"/>
        </w:r>
        <w:r w:rsidR="007E0EE0">
          <w:delInstrText>HYPERLINK \l "ref-talmi2019retrieved" \h</w:delInstrText>
        </w:r>
        <w:r w:rsidR="007E0EE0">
          <w:fldChar w:fldCharType="separate"/>
        </w:r>
        <w:r w:rsidR="007E0EE0">
          <w:rPr>
            <w:rStyle w:val="Hyperlink"/>
          </w:rPr>
          <w:delText>Talmi et al., 2019</w:delText>
        </w:r>
        <w:r w:rsidR="007E0EE0">
          <w:fldChar w:fldCharType="end"/>
        </w:r>
        <w:r>
          <w:delText xml:space="preserve">). This pathway is represented by a simplified source feature vector </w:delText>
        </w:r>
      </w:del>
      <m:oMath>
        <m:sSub>
          <m:sSubPr>
            <m:ctrlPr>
              <w:del w:id="1538" w:author="Author" w:date="2026-07-14T09:14:00Z" w16du:dateUtc="2026-07-14T08:14:00Z">
                <w:rPr>
                  <w:rFonts w:ascii="Cambria Math" w:hAnsi="Cambria Math"/>
                </w:rPr>
              </w:del>
            </m:ctrlPr>
          </m:sSubPr>
          <m:e>
            <m:r>
              <w:del w:id="1539" w:author="Author" w:date="2026-07-14T09:14:00Z" w16du:dateUtc="2026-07-14T08:14:00Z">
                <w:rPr>
                  <w:rFonts w:ascii="Cambria Math" w:hAnsi="Cambria Math"/>
                </w:rPr>
                <m:t>s</m:t>
              </w:del>
            </m:r>
          </m:e>
          <m:sub>
            <m:r>
              <w:del w:id="1540" w:author="Author" w:date="2026-07-14T09:14:00Z" w16du:dateUtc="2026-07-14T08:14:00Z">
                <w:rPr>
                  <w:rFonts w:ascii="Cambria Math" w:hAnsi="Cambria Math"/>
                </w:rPr>
                <m:t>i</m:t>
              </w:del>
            </m:r>
          </m:sub>
        </m:sSub>
      </m:oMath>
      <w:del w:id="1541" w:author="Author" w:date="2026-07-14T09:14:00Z" w16du:dateUtc="2026-07-14T08:14:00Z">
        <w:r>
          <w:delText xml:space="preserve"> with a marked film/source feature and a neutral/default feature. Film items are assigned the marked source feature, whereas break, task, and filler items are assigned the neutral/default feature. The source feature vector initializes </w:delText>
        </w:r>
      </w:del>
      <m:oMath>
        <m:sSubSup>
          <m:sSubSupPr>
            <m:ctrlPr>
              <w:del w:id="1542" w:author="Author" w:date="2026-07-14T09:14:00Z" w16du:dateUtc="2026-07-14T08:14:00Z">
                <w:rPr>
                  <w:rFonts w:ascii="Cambria Math" w:hAnsi="Cambria Math"/>
                </w:rPr>
              </w:del>
            </m:ctrlPr>
          </m:sSubSupPr>
          <m:e>
            <m:r>
              <w:del w:id="1543" w:author="Author" w:date="2026-07-14T09:14:00Z" w16du:dateUtc="2026-07-14T08:14:00Z">
                <w:rPr>
                  <w:rFonts w:ascii="Cambria Math" w:hAnsi="Cambria Math"/>
                </w:rPr>
                <m:t>M</m:t>
              </w:del>
            </m:r>
          </m:e>
          <m:sub>
            <m:r>
              <w:del w:id="1544" w:author="Author" w:date="2026-07-14T09:14:00Z" w16du:dateUtc="2026-07-14T08:14:00Z">
                <w:rPr>
                  <w:rFonts w:ascii="Cambria Math" w:hAnsi="Cambria Math"/>
                </w:rPr>
                <m:t>emot</m:t>
              </w:del>
            </m:r>
          </m:sub>
          <m:sup>
            <m:r>
              <w:del w:id="1545" w:author="Author" w:date="2026-07-14T09:14:00Z" w16du:dateUtc="2026-07-14T08:14:00Z">
                <w:rPr>
                  <w:rFonts w:ascii="Cambria Math" w:hAnsi="Cambria Math"/>
                </w:rPr>
                <m:t>FC</m:t>
              </w:del>
            </m:r>
          </m:sup>
        </m:sSubSup>
      </m:oMath>
      <w:del w:id="1546" w:author="Author" w:date="2026-07-14T09:14:00Z" w16du:dateUtc="2026-07-14T08:14:00Z">
        <w:r>
          <w:delText xml:space="preserve"> so that an item can cue its source-context components:</w:delText>
        </w:r>
      </w:del>
    </w:p>
    <w:bookmarkStart w:id="1547" w:name="eq-emot-mfc-pre"/>
    <w:p w14:paraId="45B17449" w14:textId="77777777" w:rsidR="007E0EE0" w:rsidRDefault="00000000">
      <w:pPr>
        <w:pStyle w:val="BodyText"/>
        <w:rPr>
          <w:del w:id="1548" w:author="Author" w:date="2026-07-14T09:14:00Z" w16du:dateUtc="2026-07-14T08:14:00Z"/>
        </w:rPr>
      </w:pPr>
      <m:oMathPara>
        <m:oMathParaPr>
          <m:jc m:val="center"/>
        </m:oMathParaPr>
        <m:oMath>
          <m:sSubSup>
            <m:sSubSupPr>
              <m:ctrlPr>
                <w:del w:id="1549" w:author="Author" w:date="2026-07-14T09:14:00Z" w16du:dateUtc="2026-07-14T08:14:00Z">
                  <w:rPr>
                    <w:rFonts w:ascii="Cambria Math" w:hAnsi="Cambria Math"/>
                  </w:rPr>
                </w:del>
              </m:ctrlPr>
            </m:sSubSupPr>
            <m:e>
              <m:r>
                <w:del w:id="1550" w:author="Author" w:date="2026-07-14T09:14:00Z" w16du:dateUtc="2026-07-14T08:14:00Z">
                  <w:rPr>
                    <w:rFonts w:ascii="Cambria Math" w:hAnsi="Cambria Math"/>
                  </w:rPr>
                  <m:t>M</m:t>
                </w:del>
              </m:r>
            </m:e>
            <m:sub>
              <m:r>
                <w:del w:id="1551" w:author="Author" w:date="2026-07-14T09:14:00Z" w16du:dateUtc="2026-07-14T08:14:00Z">
                  <w:rPr>
                    <w:rFonts w:ascii="Cambria Math" w:hAnsi="Cambria Math"/>
                  </w:rPr>
                  <m:t>emot</m:t>
                </w:del>
              </m:r>
            </m:sub>
            <m:sup>
              <m:r>
                <w:del w:id="1552" w:author="Author" w:date="2026-07-14T09:14:00Z" w16du:dateUtc="2026-07-14T08:14:00Z">
                  <w:rPr>
                    <w:rFonts w:ascii="Cambria Math" w:hAnsi="Cambria Math"/>
                  </w:rPr>
                  <m:t>FC</m:t>
                </w:del>
              </m:r>
            </m:sup>
          </m:sSubSup>
          <m:d>
            <m:dPr>
              <m:ctrlPr>
                <w:del w:id="1553" w:author="Author" w:date="2026-07-14T09:14:00Z" w16du:dateUtc="2026-07-14T08:14:00Z">
                  <w:rPr>
                    <w:rFonts w:ascii="Cambria Math" w:hAnsi="Cambria Math"/>
                  </w:rPr>
                </w:del>
              </m:ctrlPr>
            </m:dPr>
            <m:e>
              <m:r>
                <w:del w:id="1554" w:author="Author" w:date="2026-07-14T09:14:00Z" w16du:dateUtc="2026-07-14T08:14:00Z">
                  <m:rPr>
                    <m:sty m:val="p"/>
                  </m:rPr>
                  <w:rPr>
                    <w:rFonts w:ascii="Cambria Math" w:hAnsi="Cambria Math"/>
                  </w:rPr>
                  <m:t>⋅,</m:t>
                </w:del>
              </m:r>
              <m:r>
                <w:del w:id="1555" w:author="Author" w:date="2026-07-14T09:14:00Z" w16du:dateUtc="2026-07-14T08:14:00Z">
                  <w:rPr>
                    <w:rFonts w:ascii="Cambria Math" w:hAnsi="Cambria Math"/>
                  </w:rPr>
                  <m:t>i</m:t>
                </w:del>
              </m:r>
            </m:e>
          </m:d>
          <m:r>
            <w:del w:id="1556" w:author="Author" w:date="2026-07-14T09:14:00Z" w16du:dateUtc="2026-07-14T08:14:00Z">
              <m:rPr>
                <m:sty m:val="p"/>
              </m:rPr>
              <w:rPr>
                <w:rFonts w:ascii="Cambria Math" w:hAnsi="Cambria Math"/>
              </w:rPr>
              <m:t>=</m:t>
            </w:del>
          </m:r>
          <m:d>
            <m:dPr>
              <m:ctrlPr>
                <w:del w:id="1557" w:author="Author" w:date="2026-07-14T09:14:00Z" w16du:dateUtc="2026-07-14T08:14:00Z">
                  <w:rPr>
                    <w:rFonts w:ascii="Cambria Math" w:hAnsi="Cambria Math"/>
                  </w:rPr>
                </w:del>
              </m:ctrlPr>
            </m:dPr>
            <m:e>
              <m:r>
                <w:del w:id="1558" w:author="Author" w:date="2026-07-14T09:14:00Z" w16du:dateUtc="2026-07-14T08:14:00Z">
                  <w:rPr>
                    <w:rFonts w:ascii="Cambria Math" w:hAnsi="Cambria Math"/>
                  </w:rPr>
                  <m:t>1</m:t>
                </w:del>
              </m:r>
              <m:r>
                <w:del w:id="1559" w:author="Author" w:date="2026-07-14T09:14:00Z" w16du:dateUtc="2026-07-14T08:14:00Z">
                  <m:rPr>
                    <m:sty m:val="p"/>
                  </m:rPr>
                  <w:rPr>
                    <w:rFonts w:ascii="Cambria Math" w:hAnsi="Cambria Math"/>
                  </w:rPr>
                  <m:t>-</m:t>
                </w:del>
              </m:r>
              <m:r>
                <w:del w:id="1560" w:author="Author" w:date="2026-07-14T09:14:00Z" w16du:dateUtc="2026-07-14T08:14:00Z">
                  <w:rPr>
                    <w:rFonts w:ascii="Cambria Math" w:hAnsi="Cambria Math"/>
                  </w:rPr>
                  <m:t>γ</m:t>
                </w:del>
              </m:r>
            </m:e>
          </m:d>
          <m:sSub>
            <m:sSubPr>
              <m:ctrlPr>
                <w:del w:id="1561" w:author="Author" w:date="2026-07-14T09:14:00Z" w16du:dateUtc="2026-07-14T08:14:00Z">
                  <w:rPr>
                    <w:rFonts w:ascii="Cambria Math" w:hAnsi="Cambria Math"/>
                  </w:rPr>
                </w:del>
              </m:ctrlPr>
            </m:sSubPr>
            <m:e>
              <m:r>
                <w:del w:id="1562" w:author="Author" w:date="2026-07-14T09:14:00Z" w16du:dateUtc="2026-07-14T08:14:00Z">
                  <w:rPr>
                    <w:rFonts w:ascii="Cambria Math" w:hAnsi="Cambria Math"/>
                  </w:rPr>
                  <m:t>s</m:t>
                </w:del>
              </m:r>
            </m:e>
            <m:sub>
              <m:r>
                <w:del w:id="1563" w:author="Author" w:date="2026-07-14T09:14:00Z" w16du:dateUtc="2026-07-14T08:14:00Z">
                  <w:rPr>
                    <w:rFonts w:ascii="Cambria Math" w:hAnsi="Cambria Math"/>
                  </w:rPr>
                  <m:t>i</m:t>
                </w:del>
              </m:r>
            </m:sub>
          </m:sSub>
          <m:r>
            <w:del w:id="1564" w:author="Author" w:date="2026-07-14T09:14:00Z" w16du:dateUtc="2026-07-14T08:14:00Z">
              <w:rPr>
                <w:rFonts w:ascii="Cambria Math" w:hAnsi="Cambria Math"/>
              </w:rPr>
              <m:t>  </m:t>
            </w:del>
          </m:r>
          <m:d>
            <m:dPr>
              <m:ctrlPr>
                <w:del w:id="1565" w:author="Author" w:date="2026-07-14T09:14:00Z" w16du:dateUtc="2026-07-14T08:14:00Z">
                  <w:rPr>
                    <w:rFonts w:ascii="Cambria Math" w:hAnsi="Cambria Math"/>
                  </w:rPr>
                </w:del>
              </m:ctrlPr>
            </m:dPr>
            <m:e>
              <m:r>
                <w:del w:id="1566" w:author="Author" w:date="2026-07-14T09:14:00Z" w16du:dateUtc="2026-07-14T08:14:00Z">
                  <w:rPr>
                    <w:rFonts w:ascii="Cambria Math" w:hAnsi="Cambria Math"/>
                  </w:rPr>
                  <m:t>17</m:t>
                </w:del>
              </m:r>
            </m:e>
          </m:d>
        </m:oMath>
      </m:oMathPara>
      <w:bookmarkEnd w:id="1547"/>
    </w:p>
    <w:p w14:paraId="43C6F6E7" w14:textId="77777777" w:rsidR="007E0EE0" w:rsidRDefault="00000000">
      <w:pPr>
        <w:pStyle w:val="FirstParagraph"/>
        <w:rPr>
          <w:del w:id="1567" w:author="Author" w:date="2026-07-14T09:14:00Z" w16du:dateUtc="2026-07-14T08:14:00Z"/>
        </w:rPr>
      </w:pPr>
      <w:del w:id="1568" w:author="Author" w:date="2026-07-14T09:14:00Z" w16du:dateUtc="2026-07-14T08:14:00Z">
        <w:r>
          <w:delText>Source-context-to-feature support begins at zero:</w:delText>
        </w:r>
      </w:del>
    </w:p>
    <w:bookmarkStart w:id="1569" w:name="eq-emot-mcf-pre"/>
    <w:p w14:paraId="42FAC25A" w14:textId="77777777" w:rsidR="007E0EE0" w:rsidRDefault="00000000">
      <w:pPr>
        <w:pStyle w:val="BodyText"/>
        <w:rPr>
          <w:del w:id="1570" w:author="Author" w:date="2026-07-14T09:14:00Z" w16du:dateUtc="2026-07-14T08:14:00Z"/>
        </w:rPr>
      </w:pPr>
      <m:oMathPara>
        <m:oMathParaPr>
          <m:jc m:val="center"/>
        </m:oMathParaPr>
        <m:oMath>
          <m:sSubSup>
            <m:sSubSupPr>
              <m:ctrlPr>
                <w:del w:id="1571" w:author="Author" w:date="2026-07-14T09:14:00Z" w16du:dateUtc="2026-07-14T08:14:00Z">
                  <w:rPr>
                    <w:rFonts w:ascii="Cambria Math" w:hAnsi="Cambria Math"/>
                  </w:rPr>
                </w:del>
              </m:ctrlPr>
            </m:sSubSupPr>
            <m:e>
              <m:r>
                <w:del w:id="1572" w:author="Author" w:date="2026-07-14T09:14:00Z" w16du:dateUtc="2026-07-14T08:14:00Z">
                  <w:rPr>
                    <w:rFonts w:ascii="Cambria Math" w:hAnsi="Cambria Math"/>
                  </w:rPr>
                  <m:t>M</m:t>
                </w:del>
              </m:r>
            </m:e>
            <m:sub>
              <m:r>
                <w:del w:id="1573" w:author="Author" w:date="2026-07-14T09:14:00Z" w16du:dateUtc="2026-07-14T08:14:00Z">
                  <w:rPr>
                    <w:rFonts w:ascii="Cambria Math" w:hAnsi="Cambria Math"/>
                  </w:rPr>
                  <m:t>emot</m:t>
                </w:del>
              </m:r>
            </m:sub>
            <m:sup>
              <m:r>
                <w:del w:id="1574" w:author="Author" w:date="2026-07-14T09:14:00Z" w16du:dateUtc="2026-07-14T08:14:00Z">
                  <w:rPr>
                    <w:rFonts w:ascii="Cambria Math" w:hAnsi="Cambria Math"/>
                  </w:rPr>
                  <m:t>CF</m:t>
                </w:del>
              </m:r>
            </m:sup>
          </m:sSubSup>
          <m:d>
            <m:dPr>
              <m:ctrlPr>
                <w:del w:id="1575" w:author="Author" w:date="2026-07-14T09:14:00Z" w16du:dateUtc="2026-07-14T08:14:00Z">
                  <w:rPr>
                    <w:rFonts w:ascii="Cambria Math" w:hAnsi="Cambria Math"/>
                  </w:rPr>
                </w:del>
              </m:ctrlPr>
            </m:dPr>
            <m:e>
              <m:r>
                <w:del w:id="1576" w:author="Author" w:date="2026-07-14T09:14:00Z" w16du:dateUtc="2026-07-14T08:14:00Z">
                  <w:rPr>
                    <w:rFonts w:ascii="Cambria Math" w:hAnsi="Cambria Math"/>
                  </w:rPr>
                  <m:t>i</m:t>
                </w:del>
              </m:r>
              <m:r>
                <w:del w:id="1577" w:author="Author" w:date="2026-07-14T09:14:00Z" w16du:dateUtc="2026-07-14T08:14:00Z">
                  <m:rPr>
                    <m:sty m:val="p"/>
                  </m:rPr>
                  <w:rPr>
                    <w:rFonts w:ascii="Cambria Math" w:hAnsi="Cambria Math"/>
                  </w:rPr>
                  <m:t>,⋅</m:t>
                </w:del>
              </m:r>
            </m:e>
          </m:d>
          <m:r>
            <w:del w:id="1578" w:author="Author" w:date="2026-07-14T09:14:00Z" w16du:dateUtc="2026-07-14T08:14:00Z">
              <m:rPr>
                <m:sty m:val="p"/>
              </m:rPr>
              <w:rPr>
                <w:rFonts w:ascii="Cambria Math" w:hAnsi="Cambria Math"/>
              </w:rPr>
              <m:t>=</m:t>
            </w:del>
          </m:r>
          <m:r>
            <w:del w:id="1579" w:author="Author" w:date="2026-07-14T09:14:00Z" w16du:dateUtc="2026-07-14T08:14:00Z">
              <w:rPr>
                <w:rFonts w:ascii="Cambria Math" w:hAnsi="Cambria Math"/>
              </w:rPr>
              <m:t>0  </m:t>
            </w:del>
          </m:r>
          <m:d>
            <m:dPr>
              <m:ctrlPr>
                <w:del w:id="1580" w:author="Author" w:date="2026-07-14T09:14:00Z" w16du:dateUtc="2026-07-14T08:14:00Z">
                  <w:rPr>
                    <w:rFonts w:ascii="Cambria Math" w:hAnsi="Cambria Math"/>
                  </w:rPr>
                </w:del>
              </m:ctrlPr>
            </m:dPr>
            <m:e>
              <m:r>
                <w:del w:id="1581" w:author="Author" w:date="2026-07-14T09:14:00Z" w16du:dateUtc="2026-07-14T08:14:00Z">
                  <w:rPr>
                    <w:rFonts w:ascii="Cambria Math" w:hAnsi="Cambria Math"/>
                  </w:rPr>
                  <m:t>18</m:t>
                </w:del>
              </m:r>
            </m:e>
          </m:d>
        </m:oMath>
      </m:oMathPara>
      <w:bookmarkEnd w:id="1569"/>
    </w:p>
    <w:p w14:paraId="28FEC6A5" w14:textId="77777777" w:rsidR="007E0EE0" w:rsidRDefault="00000000">
      <w:pPr>
        <w:pStyle w:val="FirstParagraph"/>
        <w:rPr>
          <w:del w:id="1582" w:author="Author" w:date="2026-07-14T09:14:00Z" w16du:dateUtc="2026-07-14T08:14:00Z"/>
        </w:rPr>
      </w:pPr>
      <w:del w:id="1583" w:author="Author" w:date="2026-07-14T09:14:00Z" w16du:dateUtc="2026-07-14T08:14:00Z">
        <w:r>
          <w:delText xml:space="preserve">Thus, source context can update during experience before it contributes retrieval support. Source-context components use the same context-update rule in </w:delText>
        </w:r>
        <w:r w:rsidR="007E0EE0">
          <w:fldChar w:fldCharType="begin"/>
        </w:r>
        <w:r w:rsidR="007E0EE0">
          <w:delInstrText>HYPERLINK \l "eq-context-update" \h</w:delInstrText>
        </w:r>
        <w:r w:rsidR="007E0EE0">
          <w:fldChar w:fldCharType="separate"/>
        </w:r>
        <w:r w:rsidR="007E0EE0">
          <w:rPr>
            <w:rStyle w:val="Hyperlink"/>
          </w:rPr>
          <w:delText>Equation 4</w:delText>
        </w:r>
        <w:r w:rsidR="007E0EE0">
          <w:fldChar w:fldCharType="end"/>
        </w:r>
        <w:r>
          <w:delText xml:space="preserve"> with source-context drift rate </w:delText>
        </w:r>
      </w:del>
      <m:oMath>
        <m:sSub>
          <m:sSubPr>
            <m:ctrlPr>
              <w:del w:id="1584" w:author="Author" w:date="2026-07-14T09:14:00Z" w16du:dateUtc="2026-07-14T08:14:00Z">
                <w:rPr>
                  <w:rFonts w:ascii="Cambria Math" w:hAnsi="Cambria Math"/>
                </w:rPr>
              </w:del>
            </m:ctrlPr>
          </m:sSubPr>
          <m:e>
            <m:r>
              <w:del w:id="1585" w:author="Author" w:date="2026-07-14T09:14:00Z" w16du:dateUtc="2026-07-14T08:14:00Z">
                <w:rPr>
                  <w:rFonts w:ascii="Cambria Math" w:hAnsi="Cambria Math"/>
                </w:rPr>
                <m:t>β</m:t>
              </w:del>
            </m:r>
          </m:e>
          <m:sub>
            <m:r>
              <w:del w:id="1586" w:author="Author" w:date="2026-07-14T09:14:00Z" w16du:dateUtc="2026-07-14T08:14:00Z">
                <w:rPr>
                  <w:rFonts w:ascii="Cambria Math" w:hAnsi="Cambria Math"/>
                </w:rPr>
                <m:t>emot</m:t>
              </w:del>
            </m:r>
          </m:sub>
        </m:sSub>
      </m:oMath>
      <w:del w:id="1587" w:author="Author" w:date="2026-07-14T09:14:00Z" w16du:dateUtc="2026-07-14T08:14:00Z">
        <w:r>
          <w:delText xml:space="preserve">. Let </w:delText>
        </w:r>
      </w:del>
      <m:oMath>
        <m:sSub>
          <m:sSubPr>
            <m:ctrlPr>
              <w:del w:id="1588" w:author="Author" w:date="2026-07-14T09:14:00Z" w16du:dateUtc="2026-07-14T08:14:00Z">
                <w:rPr>
                  <w:rFonts w:ascii="Cambria Math" w:hAnsi="Cambria Math"/>
                </w:rPr>
              </w:del>
            </m:ctrlPr>
          </m:sSubPr>
          <m:e>
            <m:r>
              <w:del w:id="1589" w:author="Author" w:date="2026-07-14T09:14:00Z" w16du:dateUtc="2026-07-14T08:14:00Z">
                <w:rPr>
                  <w:rFonts w:ascii="Cambria Math" w:hAnsi="Cambria Math"/>
                </w:rPr>
                <m:t>η</m:t>
              </w:del>
            </m:r>
          </m:e>
          <m:sub>
            <m:r>
              <w:del w:id="1590" w:author="Author" w:date="2026-07-14T09:14:00Z" w16du:dateUtc="2026-07-14T08:14:00Z">
                <w:rPr>
                  <w:rFonts w:ascii="Cambria Math" w:hAnsi="Cambria Math"/>
                </w:rPr>
                <m:t>s</m:t>
              </w:del>
            </m:r>
          </m:sub>
        </m:sSub>
      </m:oMath>
      <w:del w:id="1591" w:author="Author" w:date="2026-07-14T09:14:00Z" w16du:dateUtc="2026-07-14T08:14:00Z">
        <w:r>
          <w:delText xml:space="preserve"> denote baseline source-context-to-feature learning and let </w:delText>
        </w:r>
      </w:del>
      <m:oMath>
        <m:sSub>
          <m:sSubPr>
            <m:ctrlPr>
              <w:del w:id="1592" w:author="Author" w:date="2026-07-14T09:14:00Z" w16du:dateUtc="2026-07-14T08:14:00Z">
                <w:rPr>
                  <w:rFonts w:ascii="Cambria Math" w:hAnsi="Cambria Math"/>
                </w:rPr>
              </w:del>
            </m:ctrlPr>
          </m:sSubPr>
          <m:e>
            <m:r>
              <w:del w:id="1593" w:author="Author" w:date="2026-07-14T09:14:00Z" w16du:dateUtc="2026-07-14T08:14:00Z">
                <w:rPr>
                  <w:rFonts w:ascii="Cambria Math" w:hAnsi="Cambria Math"/>
                </w:rPr>
                <m:t>ϕ</m:t>
              </w:del>
            </m:r>
          </m:e>
          <m:sub>
            <m:r>
              <w:del w:id="1594" w:author="Author" w:date="2026-07-14T09:14:00Z" w16du:dateUtc="2026-07-14T08:14:00Z">
                <m:rPr>
                  <m:sty m:val="p"/>
                </m:rPr>
                <w:rPr>
                  <w:rFonts w:ascii="Cambria Math" w:hAnsi="Cambria Math"/>
                </w:rPr>
                <m:t>emot,</m:t>
              </w:del>
            </m:r>
            <m:r>
              <w:del w:id="1595" w:author="Author" w:date="2026-07-14T09:14:00Z" w16du:dateUtc="2026-07-14T08:14:00Z">
                <w:rPr>
                  <w:rFonts w:ascii="Cambria Math" w:hAnsi="Cambria Math"/>
                </w:rPr>
                <m:t>i</m:t>
              </w:del>
            </m:r>
          </m:sub>
        </m:sSub>
      </m:oMath>
      <w:del w:id="1596" w:author="Author" w:date="2026-07-14T09:14:00Z" w16du:dateUtc="2026-07-14T08:14:00Z">
        <w:r>
          <w:delText xml:space="preserve"> denote added learning for item </w:delText>
        </w:r>
      </w:del>
      <m:oMath>
        <m:r>
          <w:del w:id="1597" w:author="Author" w:date="2026-07-14T09:14:00Z" w16du:dateUtc="2026-07-14T08:14:00Z">
            <w:rPr>
              <w:rFonts w:ascii="Cambria Math" w:hAnsi="Cambria Math"/>
            </w:rPr>
            <m:t>i</m:t>
          </w:del>
        </m:r>
      </m:oMath>
      <w:del w:id="1598" w:author="Author" w:date="2026-07-14T09:14:00Z" w16du:dateUtc="2026-07-14T08:14:00Z">
        <w:r>
          <w:delText xml:space="preserve"> in the marked source pathway. With the binary vector above, </w:delText>
        </w:r>
      </w:del>
      <m:oMath>
        <m:sSub>
          <m:sSubPr>
            <m:ctrlPr>
              <w:del w:id="1599" w:author="Author" w:date="2026-07-14T09:14:00Z" w16du:dateUtc="2026-07-14T08:14:00Z">
                <w:rPr>
                  <w:rFonts w:ascii="Cambria Math" w:hAnsi="Cambria Math"/>
                </w:rPr>
              </w:del>
            </m:ctrlPr>
          </m:sSubPr>
          <m:e>
            <m:r>
              <w:del w:id="1600" w:author="Author" w:date="2026-07-14T09:14:00Z" w16du:dateUtc="2026-07-14T08:14:00Z">
                <w:rPr>
                  <w:rFonts w:ascii="Cambria Math" w:hAnsi="Cambria Math"/>
                </w:rPr>
                <m:t>ϕ</m:t>
              </w:del>
            </m:r>
          </m:e>
          <m:sub>
            <m:r>
              <w:del w:id="1601" w:author="Author" w:date="2026-07-14T09:14:00Z" w16du:dateUtc="2026-07-14T08:14:00Z">
                <m:rPr>
                  <m:sty m:val="p"/>
                </m:rPr>
                <w:rPr>
                  <w:rFonts w:ascii="Cambria Math" w:hAnsi="Cambria Math"/>
                </w:rPr>
                <m:t>emot,</m:t>
              </w:del>
            </m:r>
            <m:r>
              <w:del w:id="1602" w:author="Author" w:date="2026-07-14T09:14:00Z" w16du:dateUtc="2026-07-14T08:14:00Z">
                <w:rPr>
                  <w:rFonts w:ascii="Cambria Math" w:hAnsi="Cambria Math"/>
                </w:rPr>
                <m:t>i</m:t>
              </w:del>
            </m:r>
          </m:sub>
        </m:sSub>
        <m:r>
          <w:del w:id="1603" w:author="Author" w:date="2026-07-14T09:14:00Z" w16du:dateUtc="2026-07-14T08:14:00Z">
            <m:rPr>
              <m:sty m:val="p"/>
            </m:rPr>
            <w:rPr>
              <w:rFonts w:ascii="Cambria Math" w:hAnsi="Cambria Math"/>
            </w:rPr>
            <m:t>=</m:t>
          </w:del>
        </m:r>
        <m:sSub>
          <m:sSubPr>
            <m:ctrlPr>
              <w:del w:id="1604" w:author="Author" w:date="2026-07-14T09:14:00Z" w16du:dateUtc="2026-07-14T08:14:00Z">
                <w:rPr>
                  <w:rFonts w:ascii="Cambria Math" w:hAnsi="Cambria Math"/>
                </w:rPr>
              </w:del>
            </m:ctrlPr>
          </m:sSubPr>
          <m:e>
            <m:r>
              <w:del w:id="1605" w:author="Author" w:date="2026-07-14T09:14:00Z" w16du:dateUtc="2026-07-14T08:14:00Z">
                <w:rPr>
                  <w:rFonts w:ascii="Cambria Math" w:hAnsi="Cambria Math"/>
                </w:rPr>
                <m:t>ϕ</m:t>
              </w:del>
            </m:r>
          </m:e>
          <m:sub>
            <m:r>
              <w:del w:id="1606" w:author="Author" w:date="2026-07-14T09:14:00Z" w16du:dateUtc="2026-07-14T08:14:00Z">
                <m:rPr>
                  <m:sty m:val="p"/>
                </m:rPr>
                <w:rPr>
                  <w:rFonts w:ascii="Cambria Math" w:hAnsi="Cambria Math"/>
                </w:rPr>
                <m:t>emot</m:t>
              </w:del>
            </m:r>
          </m:sub>
        </m:sSub>
        <m:sSub>
          <m:sSubPr>
            <m:ctrlPr>
              <w:del w:id="1607" w:author="Author" w:date="2026-07-14T09:14:00Z" w16du:dateUtc="2026-07-14T08:14:00Z">
                <w:rPr>
                  <w:rFonts w:ascii="Cambria Math" w:hAnsi="Cambria Math"/>
                </w:rPr>
              </w:del>
            </m:ctrlPr>
          </m:sSubPr>
          <m:e>
            <m:d>
              <m:dPr>
                <m:begChr m:val="["/>
                <m:endChr m:val="]"/>
                <m:ctrlPr>
                  <w:del w:id="1608" w:author="Author" w:date="2026-07-14T09:14:00Z" w16du:dateUtc="2026-07-14T08:14:00Z">
                    <w:rPr>
                      <w:rFonts w:ascii="Cambria Math" w:hAnsi="Cambria Math"/>
                    </w:rPr>
                  </w:del>
                </m:ctrlPr>
              </m:dPr>
              <m:e>
                <m:sSub>
                  <m:sSubPr>
                    <m:ctrlPr>
                      <w:del w:id="1609" w:author="Author" w:date="2026-07-14T09:14:00Z" w16du:dateUtc="2026-07-14T08:14:00Z">
                        <w:rPr>
                          <w:rFonts w:ascii="Cambria Math" w:hAnsi="Cambria Math"/>
                        </w:rPr>
                      </w:del>
                    </m:ctrlPr>
                  </m:sSubPr>
                  <m:e>
                    <m:r>
                      <w:del w:id="1610" w:author="Author" w:date="2026-07-14T09:14:00Z" w16du:dateUtc="2026-07-14T08:14:00Z">
                        <w:rPr>
                          <w:rFonts w:ascii="Cambria Math" w:hAnsi="Cambria Math"/>
                        </w:rPr>
                        <m:t>s</m:t>
                      </w:del>
                    </m:r>
                  </m:e>
                  <m:sub>
                    <m:r>
                      <w:del w:id="1611" w:author="Author" w:date="2026-07-14T09:14:00Z" w16du:dateUtc="2026-07-14T08:14:00Z">
                        <w:rPr>
                          <w:rFonts w:ascii="Cambria Math" w:hAnsi="Cambria Math"/>
                        </w:rPr>
                        <m:t>i</m:t>
                      </w:del>
                    </m:r>
                  </m:sub>
                </m:sSub>
              </m:e>
            </m:d>
          </m:e>
          <m:sub>
            <m:r>
              <w:del w:id="1612" w:author="Author" w:date="2026-07-14T09:14:00Z" w16du:dateUtc="2026-07-14T08:14:00Z">
                <w:rPr>
                  <w:rFonts w:ascii="Cambria Math" w:hAnsi="Cambria Math"/>
                </w:rPr>
                <m:t>1</m:t>
              </w:del>
            </m:r>
          </m:sub>
        </m:sSub>
      </m:oMath>
      <w:del w:id="1613" w:author="Author" w:date="2026-07-14T09:14:00Z" w16du:dateUtc="2026-07-14T08:14:00Z">
        <w:r>
          <w:delText xml:space="preserve">, so film items assigned the marked source feature receive </w:delText>
        </w:r>
      </w:del>
      <m:oMath>
        <m:sSub>
          <m:sSubPr>
            <m:ctrlPr>
              <w:del w:id="1614" w:author="Author" w:date="2026-07-14T09:14:00Z" w16du:dateUtc="2026-07-14T08:14:00Z">
                <w:rPr>
                  <w:rFonts w:ascii="Cambria Math" w:hAnsi="Cambria Math"/>
                </w:rPr>
              </w:del>
            </m:ctrlPr>
          </m:sSubPr>
          <m:e>
            <m:r>
              <w:del w:id="1615" w:author="Author" w:date="2026-07-14T09:14:00Z" w16du:dateUtc="2026-07-14T08:14:00Z">
                <w:rPr>
                  <w:rFonts w:ascii="Cambria Math" w:hAnsi="Cambria Math"/>
                </w:rPr>
                <m:t>ϕ</m:t>
              </w:del>
            </m:r>
          </m:e>
          <m:sub>
            <m:r>
              <w:del w:id="1616" w:author="Author" w:date="2026-07-14T09:14:00Z" w16du:dateUtc="2026-07-14T08:14:00Z">
                <m:rPr>
                  <m:sty m:val="p"/>
                </m:rPr>
                <w:rPr>
                  <w:rFonts w:ascii="Cambria Math" w:hAnsi="Cambria Math"/>
                </w:rPr>
                <m:t>emot</m:t>
              </w:del>
            </m:r>
          </m:sub>
        </m:sSub>
      </m:oMath>
      <w:del w:id="1617" w:author="Author" w:date="2026-07-14T09:14:00Z" w16du:dateUtc="2026-07-14T08:14:00Z">
        <w:r>
          <w:delText xml:space="preserve"> and neutral/default items receive 0. When source-context learning is engaged, the source components of context receive additional context-to-feature learning:</w:delText>
        </w:r>
      </w:del>
    </w:p>
    <w:p w14:paraId="51177A83" w14:textId="77777777" w:rsidR="007E0EE0" w:rsidRDefault="00000000">
      <w:pPr>
        <w:pStyle w:val="BodyText"/>
        <w:rPr>
          <w:del w:id="1618" w:author="Author" w:date="2026-07-14T09:14:00Z" w16du:dateUtc="2026-07-14T08:14:00Z"/>
        </w:rPr>
      </w:pPr>
      <w:bookmarkStart w:id="1619" w:name="eq-emot-mcf-learning"/>
      <m:oMathPara>
        <m:oMathParaPr>
          <m:jc m:val="center"/>
        </m:oMathParaPr>
        <m:oMath>
          <m:r>
            <w:del w:id="1620" w:author="Author" w:date="2026-07-14T09:14:00Z" w16du:dateUtc="2026-07-14T08:14:00Z">
              <w:rPr>
                <w:rFonts w:ascii="Cambria Math" w:hAnsi="Cambria Math"/>
              </w:rPr>
              <m:t>Δ</m:t>
            </w:del>
          </m:r>
          <m:sSubSup>
            <m:sSubSupPr>
              <m:ctrlPr>
                <w:del w:id="1621" w:author="Author" w:date="2026-07-14T09:14:00Z" w16du:dateUtc="2026-07-14T08:14:00Z">
                  <w:rPr>
                    <w:rFonts w:ascii="Cambria Math" w:hAnsi="Cambria Math"/>
                  </w:rPr>
                </w:del>
              </m:ctrlPr>
            </m:sSubSupPr>
            <m:e>
              <m:r>
                <w:del w:id="1622" w:author="Author" w:date="2026-07-14T09:14:00Z" w16du:dateUtc="2026-07-14T08:14:00Z">
                  <w:rPr>
                    <w:rFonts w:ascii="Cambria Math" w:hAnsi="Cambria Math"/>
                  </w:rPr>
                  <m:t>M</m:t>
                </w:del>
              </m:r>
            </m:e>
            <m:sub>
              <m:r>
                <w:del w:id="1623" w:author="Author" w:date="2026-07-14T09:14:00Z" w16du:dateUtc="2026-07-14T08:14:00Z">
                  <w:rPr>
                    <w:rFonts w:ascii="Cambria Math" w:hAnsi="Cambria Math"/>
                  </w:rPr>
                  <m:t>emot</m:t>
                </w:del>
              </m:r>
            </m:sub>
            <m:sup>
              <m:r>
                <w:del w:id="1624" w:author="Author" w:date="2026-07-14T09:14:00Z" w16du:dateUtc="2026-07-14T08:14:00Z">
                  <w:rPr>
                    <w:rFonts w:ascii="Cambria Math" w:hAnsi="Cambria Math"/>
                  </w:rPr>
                  <m:t>CF</m:t>
                </w:del>
              </m:r>
            </m:sup>
          </m:sSubSup>
          <m:r>
            <w:del w:id="1625" w:author="Author" w:date="2026-07-14T09:14:00Z" w16du:dateUtc="2026-07-14T08:14:00Z">
              <m:rPr>
                <m:sty m:val="p"/>
              </m:rPr>
              <w:rPr>
                <w:rFonts w:ascii="Cambria Math" w:hAnsi="Cambria Math"/>
              </w:rPr>
              <m:t>=</m:t>
            </w:del>
          </m:r>
          <m:r>
            <w:del w:id="1626" w:author="Author" w:date="2026-07-14T09:14:00Z" w16du:dateUtc="2026-07-14T08:14:00Z">
              <w:rPr>
                <w:rFonts w:ascii="Cambria Math" w:hAnsi="Cambria Math"/>
              </w:rPr>
              <m:t>λ</m:t>
            </w:del>
          </m:r>
          <m:sSub>
            <m:sSubPr>
              <m:ctrlPr>
                <w:del w:id="1627" w:author="Author" w:date="2026-07-14T09:14:00Z" w16du:dateUtc="2026-07-14T08:14:00Z">
                  <w:rPr>
                    <w:rFonts w:ascii="Cambria Math" w:hAnsi="Cambria Math"/>
                  </w:rPr>
                </w:del>
              </m:ctrlPr>
            </m:sSubPr>
            <m:e>
              <m:r>
                <w:del w:id="1628" w:author="Author" w:date="2026-07-14T09:14:00Z" w16du:dateUtc="2026-07-14T08:14:00Z">
                  <w:rPr>
                    <w:rFonts w:ascii="Cambria Math" w:hAnsi="Cambria Math"/>
                  </w:rPr>
                  <m:t>ϕ</m:t>
                </w:del>
              </m:r>
            </m:e>
            <m:sub>
              <m:r>
                <w:del w:id="1629" w:author="Author" w:date="2026-07-14T09:14:00Z" w16du:dateUtc="2026-07-14T08:14:00Z">
                  <w:rPr>
                    <w:rFonts w:ascii="Cambria Math" w:hAnsi="Cambria Math"/>
                  </w:rPr>
                  <m:t>i</m:t>
                </w:del>
              </m:r>
            </m:sub>
          </m:sSub>
          <m:d>
            <m:dPr>
              <m:ctrlPr>
                <w:del w:id="1630" w:author="Author" w:date="2026-07-14T09:14:00Z" w16du:dateUtc="2026-07-14T08:14:00Z">
                  <w:rPr>
                    <w:rFonts w:ascii="Cambria Math" w:hAnsi="Cambria Math"/>
                  </w:rPr>
                </w:del>
              </m:ctrlPr>
            </m:dPr>
            <m:e>
              <m:sSub>
                <m:sSubPr>
                  <m:ctrlPr>
                    <w:del w:id="1631" w:author="Author" w:date="2026-07-14T09:14:00Z" w16du:dateUtc="2026-07-14T08:14:00Z">
                      <w:rPr>
                        <w:rFonts w:ascii="Cambria Math" w:hAnsi="Cambria Math"/>
                      </w:rPr>
                    </w:del>
                  </m:ctrlPr>
                </m:sSubPr>
                <m:e>
                  <m:r>
                    <w:del w:id="1632" w:author="Author" w:date="2026-07-14T09:14:00Z" w16du:dateUtc="2026-07-14T08:14:00Z">
                      <w:rPr>
                        <w:rFonts w:ascii="Cambria Math" w:hAnsi="Cambria Math"/>
                      </w:rPr>
                      <m:t>η</m:t>
                    </w:del>
                  </m:r>
                </m:e>
                <m:sub>
                  <m:r>
                    <w:del w:id="1633" w:author="Author" w:date="2026-07-14T09:14:00Z" w16du:dateUtc="2026-07-14T08:14:00Z">
                      <w:rPr>
                        <w:rFonts w:ascii="Cambria Math" w:hAnsi="Cambria Math"/>
                      </w:rPr>
                      <m:t>s</m:t>
                    </w:del>
                  </m:r>
                </m:sub>
              </m:sSub>
              <m:r>
                <w:del w:id="1634" w:author="Author" w:date="2026-07-14T09:14:00Z" w16du:dateUtc="2026-07-14T08:14:00Z">
                  <m:rPr>
                    <m:sty m:val="p"/>
                  </m:rPr>
                  <w:rPr>
                    <w:rFonts w:ascii="Cambria Math" w:hAnsi="Cambria Math"/>
                  </w:rPr>
                  <m:t>+</m:t>
                </w:del>
              </m:r>
              <m:sSub>
                <m:sSubPr>
                  <m:ctrlPr>
                    <w:del w:id="1635" w:author="Author" w:date="2026-07-14T09:14:00Z" w16du:dateUtc="2026-07-14T08:14:00Z">
                      <w:rPr>
                        <w:rFonts w:ascii="Cambria Math" w:hAnsi="Cambria Math"/>
                      </w:rPr>
                    </w:del>
                  </m:ctrlPr>
                </m:sSubPr>
                <m:e>
                  <m:r>
                    <w:del w:id="1636" w:author="Author" w:date="2026-07-14T09:14:00Z" w16du:dateUtc="2026-07-14T08:14:00Z">
                      <w:rPr>
                        <w:rFonts w:ascii="Cambria Math" w:hAnsi="Cambria Math"/>
                      </w:rPr>
                      <m:t>ϕ</m:t>
                    </w:del>
                  </m:r>
                </m:e>
                <m:sub>
                  <m:r>
                    <w:del w:id="1637" w:author="Author" w:date="2026-07-14T09:14:00Z" w16du:dateUtc="2026-07-14T08:14:00Z">
                      <m:rPr>
                        <m:sty m:val="p"/>
                      </m:rPr>
                      <w:rPr>
                        <w:rFonts w:ascii="Cambria Math" w:hAnsi="Cambria Math"/>
                      </w:rPr>
                      <m:t>emot,</m:t>
                    </w:del>
                  </m:r>
                  <m:r>
                    <w:del w:id="1638" w:author="Author" w:date="2026-07-14T09:14:00Z" w16du:dateUtc="2026-07-14T08:14:00Z">
                      <w:rPr>
                        <w:rFonts w:ascii="Cambria Math" w:hAnsi="Cambria Math"/>
                      </w:rPr>
                      <m:t>i</m:t>
                    </w:del>
                  </m:r>
                </m:sub>
              </m:sSub>
            </m:e>
          </m:d>
          <m:sSub>
            <m:sSubPr>
              <m:ctrlPr>
                <w:del w:id="1639" w:author="Author" w:date="2026-07-14T09:14:00Z" w16du:dateUtc="2026-07-14T08:14:00Z">
                  <w:rPr>
                    <w:rFonts w:ascii="Cambria Math" w:hAnsi="Cambria Math"/>
                  </w:rPr>
                </w:del>
              </m:ctrlPr>
            </m:sSubPr>
            <m:e>
              <m:r>
                <w:del w:id="1640" w:author="Author" w:date="2026-07-14T09:14:00Z" w16du:dateUtc="2026-07-14T08:14:00Z">
                  <w:rPr>
                    <w:rFonts w:ascii="Cambria Math" w:hAnsi="Cambria Math"/>
                  </w:rPr>
                  <m:t>f</m:t>
                </w:del>
              </m:r>
            </m:e>
            <m:sub>
              <m:r>
                <w:del w:id="1641" w:author="Author" w:date="2026-07-14T09:14:00Z" w16du:dateUtc="2026-07-14T08:14:00Z">
                  <w:rPr>
                    <w:rFonts w:ascii="Cambria Math" w:hAnsi="Cambria Math"/>
                  </w:rPr>
                  <m:t>i</m:t>
                </w:del>
              </m:r>
            </m:sub>
          </m:sSub>
          <m:sSubSup>
            <m:sSubSupPr>
              <m:ctrlPr>
                <w:del w:id="1642" w:author="Author" w:date="2026-07-14T09:14:00Z" w16du:dateUtc="2026-07-14T08:14:00Z">
                  <w:rPr>
                    <w:rFonts w:ascii="Cambria Math" w:hAnsi="Cambria Math"/>
                  </w:rPr>
                </w:del>
              </m:ctrlPr>
            </m:sSubSupPr>
            <m:e>
              <m:r>
                <w:del w:id="1643" w:author="Author" w:date="2026-07-14T09:14:00Z" w16du:dateUtc="2026-07-14T08:14:00Z">
                  <w:rPr>
                    <w:rFonts w:ascii="Cambria Math" w:hAnsi="Cambria Math"/>
                  </w:rPr>
                  <m:t>c</m:t>
                </w:del>
              </m:r>
            </m:e>
            <m:sub>
              <m:r>
                <w:del w:id="1644" w:author="Author" w:date="2026-07-14T09:14:00Z" w16du:dateUtc="2026-07-14T08:14:00Z">
                  <m:rPr>
                    <m:sty m:val="p"/>
                  </m:rPr>
                  <w:rPr>
                    <w:rFonts w:ascii="Cambria Math" w:hAnsi="Cambria Math"/>
                  </w:rPr>
                  <m:t>emot,</m:t>
                </w:del>
              </m:r>
              <m:r>
                <w:del w:id="1645" w:author="Author" w:date="2026-07-14T09:14:00Z" w16du:dateUtc="2026-07-14T08:14:00Z">
                  <w:rPr>
                    <w:rFonts w:ascii="Cambria Math" w:hAnsi="Cambria Math"/>
                  </w:rPr>
                  <m:t>i</m:t>
                </w:del>
              </m:r>
            </m:sub>
            <m:sup>
              <m:r>
                <w:del w:id="1646" w:author="Author" w:date="2026-07-14T09:14:00Z" w16du:dateUtc="2026-07-14T08:14:00Z">
                  <m:rPr>
                    <m:sty m:val="p"/>
                  </m:rPr>
                  <w:rPr>
                    <w:rFonts w:ascii="Cambria Math" w:hAnsi="Cambria Math"/>
                  </w:rPr>
                  <m:t>⊤</m:t>
                </w:del>
              </m:r>
            </m:sup>
          </m:sSubSup>
          <m:r>
            <w:del w:id="1647" w:author="Author" w:date="2026-07-14T09:14:00Z" w16du:dateUtc="2026-07-14T08:14:00Z">
              <w:rPr>
                <w:rFonts w:ascii="Cambria Math" w:hAnsi="Cambria Math"/>
              </w:rPr>
              <m:t>  </m:t>
            </w:del>
          </m:r>
          <m:d>
            <m:dPr>
              <m:ctrlPr>
                <w:del w:id="1648" w:author="Author" w:date="2026-07-14T09:14:00Z" w16du:dateUtc="2026-07-14T08:14:00Z">
                  <w:rPr>
                    <w:rFonts w:ascii="Cambria Math" w:hAnsi="Cambria Math"/>
                  </w:rPr>
                </w:del>
              </m:ctrlPr>
            </m:dPr>
            <m:e>
              <m:r>
                <w:del w:id="1649" w:author="Author" w:date="2026-07-14T09:14:00Z" w16du:dateUtc="2026-07-14T08:14:00Z">
                  <w:rPr>
                    <w:rFonts w:ascii="Cambria Math" w:hAnsi="Cambria Math"/>
                  </w:rPr>
                  <m:t>19</m:t>
                </w:del>
              </m:r>
            </m:e>
          </m:d>
        </m:oMath>
      </m:oMathPara>
      <w:bookmarkEnd w:id="1619"/>
    </w:p>
    <w:p w14:paraId="0CC3D3E0" w14:textId="77777777" w:rsidR="007E0EE0" w:rsidRDefault="00000000">
      <w:pPr>
        <w:pStyle w:val="FirstParagraph"/>
        <w:rPr>
          <w:del w:id="1650" w:author="Author" w:date="2026-07-14T09:14:00Z" w16du:dateUtc="2026-07-14T08:14:00Z"/>
        </w:rPr>
      </w:pPr>
      <w:del w:id="1651" w:author="Author" w:date="2026-07-14T09:14:00Z" w16du:dateUtc="2026-07-14T08:14:00Z">
        <w:r>
          <w:delText xml:space="preserve">Here, </w:delText>
        </w:r>
      </w:del>
      <m:oMath>
        <m:sSub>
          <m:sSubPr>
            <m:ctrlPr>
              <w:del w:id="1652" w:author="Author" w:date="2026-07-14T09:14:00Z" w16du:dateUtc="2026-07-14T08:14:00Z">
                <w:rPr>
                  <w:rFonts w:ascii="Cambria Math" w:hAnsi="Cambria Math"/>
                </w:rPr>
              </w:del>
            </m:ctrlPr>
          </m:sSubPr>
          <m:e>
            <m:r>
              <w:del w:id="1653" w:author="Author" w:date="2026-07-14T09:14:00Z" w16du:dateUtc="2026-07-14T08:14:00Z">
                <w:rPr>
                  <w:rFonts w:ascii="Cambria Math" w:hAnsi="Cambria Math"/>
                </w:rPr>
                <m:t>c</m:t>
              </w:del>
            </m:r>
          </m:e>
          <m:sub>
            <m:r>
              <w:del w:id="1654" w:author="Author" w:date="2026-07-14T09:14:00Z" w16du:dateUtc="2026-07-14T08:14:00Z">
                <m:rPr>
                  <m:sty m:val="p"/>
                </m:rPr>
                <w:rPr>
                  <w:rFonts w:ascii="Cambria Math" w:hAnsi="Cambria Math"/>
                </w:rPr>
                <m:t>emot,</m:t>
              </w:del>
            </m:r>
            <m:r>
              <w:del w:id="1655" w:author="Author" w:date="2026-07-14T09:14:00Z" w16du:dateUtc="2026-07-14T08:14:00Z">
                <w:rPr>
                  <w:rFonts w:ascii="Cambria Math" w:hAnsi="Cambria Math"/>
                </w:rPr>
                <m:t>i</m:t>
              </w:del>
            </m:r>
          </m:sub>
        </m:sSub>
      </m:oMath>
      <w:del w:id="1656" w:author="Author" w:date="2026-07-14T09:14:00Z" w16du:dateUtc="2026-07-14T08:14:00Z">
        <w:r>
          <w:delText xml:space="preserve"> denotes the source components of context. Source-context support enters retrieval through learned source context-to-feature associations and contributes to the same competition defined in </w:delText>
        </w:r>
        <w:r w:rsidR="007E0EE0">
          <w:fldChar w:fldCharType="begin"/>
        </w:r>
        <w:r w:rsidR="007E0EE0">
          <w:delInstrText>HYPERLINK \l "eq-retrieval-support" \h</w:delInstrText>
        </w:r>
        <w:r w:rsidR="007E0EE0">
          <w:fldChar w:fldCharType="separate"/>
        </w:r>
        <w:r w:rsidR="007E0EE0">
          <w:rPr>
            <w:rStyle w:val="Hyperlink"/>
          </w:rPr>
          <w:delText>Equation 9</w:delText>
        </w:r>
        <w:r w:rsidR="007E0EE0">
          <w:fldChar w:fldCharType="end"/>
        </w:r>
        <w:r>
          <w:delText xml:space="preserve">. Because </w:delText>
        </w:r>
      </w:del>
      <m:oMath>
        <m:sSub>
          <m:sSubPr>
            <m:ctrlPr>
              <w:del w:id="1657" w:author="Author" w:date="2026-07-14T09:14:00Z" w16du:dateUtc="2026-07-14T08:14:00Z">
                <w:rPr>
                  <w:rFonts w:ascii="Cambria Math" w:hAnsi="Cambria Math"/>
                </w:rPr>
              </w:del>
            </m:ctrlPr>
          </m:sSubPr>
          <m:e>
            <m:r>
              <w:del w:id="1658" w:author="Author" w:date="2026-07-14T09:14:00Z" w16du:dateUtc="2026-07-14T08:14:00Z">
                <w:rPr>
                  <w:rFonts w:ascii="Cambria Math" w:hAnsi="Cambria Math"/>
                </w:rPr>
                <m:t>η</m:t>
              </w:del>
            </m:r>
          </m:e>
          <m:sub>
            <m:r>
              <w:del w:id="1659" w:author="Author" w:date="2026-07-14T09:14:00Z" w16du:dateUtc="2026-07-14T08:14:00Z">
                <w:rPr>
                  <w:rFonts w:ascii="Cambria Math" w:hAnsi="Cambria Math"/>
                </w:rPr>
                <m:t>s</m:t>
              </w:del>
            </m:r>
          </m:sub>
        </m:sSub>
      </m:oMath>
      <w:del w:id="1660" w:author="Author" w:date="2026-07-14T09:14:00Z" w16du:dateUtc="2026-07-14T08:14:00Z">
        <w:r>
          <w:delText xml:space="preserve"> is nonzero, neutral/default items can weakly bind the source context active during encoding without being assigned the marked film/source feature. This lets task items inherit some influence from reinstated film-source context when the task is encoded after a film reminder, while still preserving a distinction between marked film items and neutral task competitors.</w:delText>
        </w:r>
      </w:del>
    </w:p>
    <w:p w14:paraId="4FA3FB83" w14:textId="77777777" w:rsidR="007E0EE0" w:rsidRDefault="00000000">
      <w:pPr>
        <w:pStyle w:val="BodyText"/>
        <w:rPr>
          <w:del w:id="1661" w:author="Author" w:date="2026-07-14T09:14:00Z" w16du:dateUtc="2026-07-14T08:14:00Z"/>
        </w:rPr>
      </w:pPr>
      <w:del w:id="1662" w:author="Author" w:date="2026-07-14T09:14:00Z" w16du:dateUtc="2026-07-14T08:14:00Z">
        <w:r>
          <w:delText xml:space="preserve">Retrieval begins with fixed partial reinstatement of the marked film-source context, governed by </w:delText>
        </w:r>
      </w:del>
      <m:oMath>
        <m:sSub>
          <m:sSubPr>
            <m:ctrlPr>
              <w:del w:id="1663" w:author="Author" w:date="2026-07-14T09:14:00Z" w16du:dateUtc="2026-07-14T08:14:00Z">
                <w:rPr>
                  <w:rFonts w:ascii="Cambria Math" w:hAnsi="Cambria Math"/>
                </w:rPr>
              </w:del>
            </m:ctrlPr>
          </m:sSubPr>
          <m:e>
            <m:r>
              <w:del w:id="1664" w:author="Author" w:date="2026-07-14T09:14:00Z" w16du:dateUtc="2026-07-14T08:14:00Z">
                <w:rPr>
                  <w:rFonts w:ascii="Cambria Math" w:hAnsi="Cambria Math"/>
                </w:rPr>
                <m:t>β</m:t>
              </w:del>
            </m:r>
          </m:e>
          <m:sub>
            <m:r>
              <w:del w:id="1665" w:author="Author" w:date="2026-07-14T09:14:00Z" w16du:dateUtc="2026-07-14T08:14:00Z">
                <m:rPr>
                  <m:sty m:val="p"/>
                </m:rPr>
                <w:rPr>
                  <w:rFonts w:ascii="Cambria Math" w:hAnsi="Cambria Math"/>
                </w:rPr>
                <m:t>film-src</m:t>
              </w:del>
            </m:r>
          </m:sub>
        </m:sSub>
      </m:oMath>
      <w:del w:id="1666" w:author="Author" w:date="2026-07-14T09:14:00Z" w16du:dateUtc="2026-07-14T08:14:00Z">
        <w:r>
          <w:delText>. This fixed source-context orientation represents the test setting orienting retrieval toward the film episode at the level of source context. It is held constant across unguided and deliberate retrieval and is separate from the start-of-film context reinstatement manipulated in Simulation 2.</w:delText>
        </w:r>
      </w:del>
    </w:p>
    <w:p w14:paraId="60F4A0D6" w14:textId="77777777" w:rsidR="007E0EE0" w:rsidRDefault="00000000">
      <w:pPr>
        <w:pStyle w:val="BodyText"/>
        <w:rPr>
          <w:del w:id="1667" w:author="Author" w:date="2026-07-14T09:14:00Z" w16du:dateUtc="2026-07-14T08:14:00Z"/>
        </w:rPr>
      </w:pPr>
      <w:del w:id="1668" w:author="Author" w:date="2026-07-14T09:14:00Z" w16du:dateUtc="2026-07-14T08:14:00Z">
        <w:r>
          <w:delText>These equations define the item-context architecture used in all simulations. During retrieval, the model samples one candidate at a time until stopping. Task competitors reduce film recall when they are sampled instead of film items, using retrieval attempts that could otherwise have returned film material.</w:delText>
        </w:r>
      </w:del>
    </w:p>
    <w:bookmarkEnd w:id="1534"/>
    <w:p w14:paraId="71AF12E7" w14:textId="77777777" w:rsidR="00AD2C25" w:rsidRDefault="00000000">
      <w:pPr>
        <w:pStyle w:val="FirstParagraph"/>
        <w:rPr>
          <w:ins w:id="1669" w:author="Author" w:date="2026-07-14T09:14:00Z" w16du:dateUtc="2026-07-14T08:14:00Z"/>
        </w:rPr>
      </w:pPr>
      <w:ins w:id="1670" w:author="Author" w:date="2026-07-14T09:14:00Z" w16du:dateUtc="2026-07-14T08:14:00Z">
        <w:r>
          <w:t xml:space="preserve">Here, </w:t>
        </w:r>
      </w:ins>
      <m:oMath>
        <m:r>
          <w:ins w:id="1671" w:author="Author" w:date="2026-07-14T09:14:00Z" w16du:dateUtc="2026-07-14T08:14:00Z">
            <w:rPr>
              <w:rFonts w:ascii="Cambria Math" w:hAnsi="Cambria Math"/>
            </w:rPr>
            <m:t>γ</m:t>
          </w:ins>
        </m:r>
      </m:oMath>
      <w:ins w:id="1672" w:author="Author" w:date="2026-07-14T09:14:00Z" w16du:dateUtc="2026-07-14T08:14:00Z">
        <w:r>
          <w:t xml:space="preserve"> controls feature-to-context learning while </w:t>
        </w:r>
      </w:ins>
      <m:oMath>
        <m:r>
          <w:ins w:id="1673" w:author="Author" w:date="2026-07-14T09:14:00Z" w16du:dateUtc="2026-07-14T08:14:00Z">
            <w:rPr>
              <w:rFonts w:ascii="Cambria Math" w:hAnsi="Cambria Math"/>
            </w:rPr>
            <m:t>λ</m:t>
          </w:ins>
        </m:r>
      </m:oMath>
      <w:ins w:id="1674" w:author="Author" w:date="2026-07-14T09:14:00Z" w16du:dateUtc="2026-07-14T08:14:00Z">
        <w:r>
          <w:t xml:space="preserve"> scales context-to-feature learning. To capture primacy effects in recall, the scale </w:t>
        </w:r>
      </w:ins>
      <m:oMath>
        <m:sSub>
          <m:sSubPr>
            <m:ctrlPr>
              <w:ins w:id="1675" w:author="Author" w:date="2026-07-14T09:14:00Z" w16du:dateUtc="2026-07-14T08:14:00Z">
                <w:rPr>
                  <w:rFonts w:ascii="Cambria Math" w:hAnsi="Cambria Math"/>
                </w:rPr>
              </w:ins>
            </m:ctrlPr>
          </m:sSubPr>
          <m:e>
            <m:r>
              <w:ins w:id="1676" w:author="Author" w:date="2026-07-14T09:14:00Z" w16du:dateUtc="2026-07-14T08:14:00Z">
                <w:rPr>
                  <w:rFonts w:ascii="Cambria Math" w:hAnsi="Cambria Math"/>
                </w:rPr>
                <m:t>ϕ</m:t>
              </w:ins>
            </m:r>
          </m:e>
          <m:sub>
            <m:r>
              <w:ins w:id="1677" w:author="Author" w:date="2026-07-14T09:14:00Z" w16du:dateUtc="2026-07-14T08:14:00Z">
                <w:rPr>
                  <w:rFonts w:ascii="Cambria Math" w:hAnsi="Cambria Math"/>
                </w:rPr>
                <m:t>i</m:t>
              </w:ins>
            </m:r>
          </m:sub>
        </m:sSub>
      </m:oMath>
      <w:ins w:id="1678" w:author="Author" w:date="2026-07-14T09:14:00Z" w16du:dateUtc="2026-07-14T08:14:00Z">
        <w:r>
          <w:t xml:space="preserve"> boosts context-to-feature learning for early items in the paradigm and decays across subsequent items.</w:t>
        </w:r>
      </w:ins>
    </w:p>
    <w:p w14:paraId="64750D12" w14:textId="77777777" w:rsidR="00AD2C25" w:rsidRDefault="00000000">
      <w:pPr>
        <w:pStyle w:val="BodyText"/>
        <w:rPr>
          <w:ins w:id="1679" w:author="Author" w:date="2026-07-14T09:14:00Z" w16du:dateUtc="2026-07-14T08:14:00Z"/>
        </w:rPr>
      </w:pPr>
      <w:ins w:id="1680" w:author="Author" w:date="2026-07-14T09:14:00Z" w16du:dateUtc="2026-07-14T08:14:00Z">
        <w:r>
          <w:t xml:space="preserve">Encoding events also have a source feature vector </w:t>
        </w:r>
      </w:ins>
      <m:oMath>
        <m:sSub>
          <m:sSubPr>
            <m:ctrlPr>
              <w:ins w:id="1681" w:author="Author" w:date="2026-07-14T09:14:00Z" w16du:dateUtc="2026-07-14T08:14:00Z">
                <w:rPr>
                  <w:rFonts w:ascii="Cambria Math" w:hAnsi="Cambria Math"/>
                </w:rPr>
              </w:ins>
            </m:ctrlPr>
          </m:sSubPr>
          <m:e>
            <m:r>
              <w:ins w:id="1682" w:author="Author" w:date="2026-07-14T09:14:00Z" w16du:dateUtc="2026-07-14T08:14:00Z">
                <w:rPr>
                  <w:rFonts w:ascii="Cambria Math" w:hAnsi="Cambria Math"/>
                </w:rPr>
                <m:t>s</m:t>
              </w:ins>
            </m:r>
          </m:e>
          <m:sub>
            <m:r>
              <w:ins w:id="1683" w:author="Author" w:date="2026-07-14T09:14:00Z" w16du:dateUtc="2026-07-14T08:14:00Z">
                <w:rPr>
                  <w:rFonts w:ascii="Cambria Math" w:hAnsi="Cambria Math"/>
                </w:rPr>
                <m:t>i</m:t>
              </w:ins>
            </m:r>
          </m:sub>
        </m:sSub>
      </m:oMath>
      <w:ins w:id="1684" w:author="Author" w:date="2026-07-14T09:14:00Z" w16du:dateUtc="2026-07-14T08:14:00Z">
        <w:r>
          <w:t xml:space="preserve"> that distinguishes film items from non-film items. The source component of context follows the same normalized-drift form as temporal context, with source drift rate </w:t>
        </w:r>
      </w:ins>
      <m:oMath>
        <m:sSub>
          <m:sSubPr>
            <m:ctrlPr>
              <w:ins w:id="1685" w:author="Author" w:date="2026-07-14T09:14:00Z" w16du:dateUtc="2026-07-14T08:14:00Z">
                <w:rPr>
                  <w:rFonts w:ascii="Cambria Math" w:hAnsi="Cambria Math"/>
                </w:rPr>
              </w:ins>
            </m:ctrlPr>
          </m:sSubPr>
          <m:e>
            <m:r>
              <w:ins w:id="1686" w:author="Author" w:date="2026-07-14T09:14:00Z" w16du:dateUtc="2026-07-14T08:14:00Z">
                <w:rPr>
                  <w:rFonts w:ascii="Cambria Math" w:hAnsi="Cambria Math"/>
                </w:rPr>
                <m:t>β</m:t>
              </w:ins>
            </m:r>
          </m:e>
          <m:sub>
            <m:r>
              <w:ins w:id="1687" w:author="Author" w:date="2026-07-14T09:14:00Z" w16du:dateUtc="2026-07-14T08:14:00Z">
                <w:rPr>
                  <w:rFonts w:ascii="Cambria Math" w:hAnsi="Cambria Math"/>
                </w:rPr>
                <m:t>emot</m:t>
              </w:ins>
            </m:r>
          </m:sub>
        </m:sSub>
      </m:oMath>
      <w:ins w:id="1688" w:author="Author" w:date="2026-07-14T09:14:00Z" w16du:dateUtc="2026-07-14T08:14:00Z">
        <w:r>
          <w:t xml:space="preserve">. All items can form associations with the source context active for that event, scaled by a baseline source-learning term </w:t>
        </w:r>
      </w:ins>
      <m:oMath>
        <m:sSub>
          <m:sSubPr>
            <m:ctrlPr>
              <w:ins w:id="1689" w:author="Author" w:date="2026-07-14T09:14:00Z" w16du:dateUtc="2026-07-14T08:14:00Z">
                <w:rPr>
                  <w:rFonts w:ascii="Cambria Math" w:hAnsi="Cambria Math"/>
                </w:rPr>
              </w:ins>
            </m:ctrlPr>
          </m:sSubPr>
          <m:e>
            <m:r>
              <w:ins w:id="1690" w:author="Author" w:date="2026-07-14T09:14:00Z" w16du:dateUtc="2026-07-14T08:14:00Z">
                <w:rPr>
                  <w:rFonts w:ascii="Cambria Math" w:hAnsi="Cambria Math"/>
                </w:rPr>
                <m:t>η</m:t>
              </w:ins>
            </m:r>
          </m:e>
          <m:sub>
            <m:r>
              <w:ins w:id="1691" w:author="Author" w:date="2026-07-14T09:14:00Z" w16du:dateUtc="2026-07-14T08:14:00Z">
                <w:rPr>
                  <w:rFonts w:ascii="Cambria Math" w:hAnsi="Cambria Math"/>
                </w:rPr>
                <m:t>s</m:t>
              </w:ins>
            </m:r>
          </m:sub>
        </m:sSub>
      </m:oMath>
      <w:ins w:id="1692" w:author="Author" w:date="2026-07-14T09:14:00Z" w16du:dateUtc="2026-07-14T08:14:00Z">
        <w:r>
          <w:t xml:space="preserve">. For film encoding events, the source-context portion of the context-to-feature update receives an additional </w:t>
        </w:r>
      </w:ins>
      <m:oMath>
        <m:sSub>
          <m:sSubPr>
            <m:ctrlPr>
              <w:ins w:id="1693" w:author="Author" w:date="2026-07-14T09:14:00Z" w16du:dateUtc="2026-07-14T08:14:00Z">
                <w:rPr>
                  <w:rFonts w:ascii="Cambria Math" w:hAnsi="Cambria Math"/>
                </w:rPr>
              </w:ins>
            </m:ctrlPr>
          </m:sSubPr>
          <m:e>
            <m:r>
              <w:ins w:id="1694" w:author="Author" w:date="2026-07-14T09:14:00Z" w16du:dateUtc="2026-07-14T08:14:00Z">
                <w:rPr>
                  <w:rFonts w:ascii="Cambria Math" w:hAnsi="Cambria Math"/>
                </w:rPr>
                <m:t>ϕ</m:t>
              </w:ins>
            </m:r>
          </m:e>
          <m:sub>
            <m:r>
              <w:ins w:id="1695" w:author="Author" w:date="2026-07-14T09:14:00Z" w16du:dateUtc="2026-07-14T08:14:00Z">
                <m:rPr>
                  <m:sty m:val="p"/>
                </m:rPr>
                <w:rPr>
                  <w:rFonts w:ascii="Cambria Math" w:hAnsi="Cambria Math"/>
                </w:rPr>
                <m:t>emot</m:t>
              </w:ins>
            </m:r>
          </m:sub>
        </m:sSub>
      </m:oMath>
      <w:ins w:id="1696" w:author="Author" w:date="2026-07-14T09:14:00Z" w16du:dateUtc="2026-07-14T08:14:00Z">
        <w:r>
          <w:t xml:space="preserve"> scale to reflect stronger encoding of emotional material in the trauma-film paradigm (</w:t>
        </w:r>
        <w:r>
          <w:fldChar w:fldCharType="begin"/>
        </w:r>
        <w:r>
          <w:instrText>HYPERLINK \l "ref-cohen2022memory" \h</w:instrText>
        </w:r>
        <w:r>
          <w:fldChar w:fldCharType="separate"/>
        </w:r>
        <w:r>
          <w:rPr>
            <w:rStyle w:val="Hyperlink"/>
          </w:rPr>
          <w:t>Cohen &amp; Kahana, 2022</w:t>
        </w:r>
        <w:r>
          <w:fldChar w:fldCharType="end"/>
        </w:r>
        <w:r>
          <w:t xml:space="preserve">; </w:t>
        </w:r>
        <w:r>
          <w:fldChar w:fldCharType="begin"/>
        </w:r>
        <w:r>
          <w:instrText>HYPERLINK \l "ref-talmi2019retrieved" \h</w:instrText>
        </w:r>
        <w:r>
          <w:fldChar w:fldCharType="separate"/>
        </w:r>
        <w:r>
          <w:rPr>
            <w:rStyle w:val="Hyperlink"/>
          </w:rPr>
          <w:t>Talmi et al., 2019</w:t>
        </w:r>
        <w:r>
          <w:fldChar w:fldCharType="end"/>
        </w:r>
        <w:r>
          <w:t xml:space="preserve">). Task and filler events carry the neutral/default source feature, so they use the baseline source-learning scale without the added film-source term. After </w:t>
        </w:r>
        <w:r>
          <w:lastRenderedPageBreak/>
          <w:t>encoding, film, task, and filler candidates can all enter later recall through the temporal and source-context associations learned for each item.</w:t>
        </w:r>
      </w:ins>
    </w:p>
    <w:p w14:paraId="7983648C" w14:textId="77777777" w:rsidR="00AD2C25" w:rsidRDefault="00000000">
      <w:pPr>
        <w:pStyle w:val="Heading2"/>
        <w:rPr>
          <w:ins w:id="1697" w:author="Author" w:date="2026-07-14T09:14:00Z" w16du:dateUtc="2026-07-14T08:14:00Z"/>
        </w:rPr>
      </w:pPr>
      <w:bookmarkStart w:id="1698" w:name="reminder-linked-task-encoding"/>
      <w:bookmarkEnd w:id="706"/>
      <w:ins w:id="1699" w:author="Author" w:date="2026-07-14T09:14:00Z" w16du:dateUtc="2026-07-14T08:14:00Z">
        <w:r>
          <w:t>Reminder-Linked Task Encoding</w:t>
        </w:r>
      </w:ins>
    </w:p>
    <w:p w14:paraId="40B5361C" w14:textId="77777777" w:rsidR="00AD2C25" w:rsidRDefault="00000000">
      <w:pPr>
        <w:pStyle w:val="FirstParagraph"/>
        <w:rPr>
          <w:ins w:id="1700" w:author="Author" w:date="2026-07-14T09:14:00Z" w16du:dateUtc="2026-07-14T08:14:00Z"/>
        </w:rPr>
      </w:pPr>
      <w:ins w:id="1701" w:author="Author" w:date="2026-07-14T09:14:00Z" w16du:dateUtc="2026-07-14T08:14:00Z">
        <w:r>
          <w:t>After the film-delay period, the simulated paradigm can present film reminders before the task begins. The reminder phase reinstates film-associated context before task items are encoded. Task items encoded from that state can later receive support for recall from context that also supports film material.</w:t>
        </w:r>
      </w:ins>
    </w:p>
    <w:p w14:paraId="02E9B58E" w14:textId="77777777" w:rsidR="00AD2C25" w:rsidRDefault="00000000">
      <w:pPr>
        <w:pStyle w:val="BodyText"/>
        <w:rPr>
          <w:ins w:id="1702" w:author="Author" w:date="2026-07-14T09:14:00Z" w16du:dateUtc="2026-07-14T08:14:00Z"/>
        </w:rPr>
      </w:pPr>
      <w:ins w:id="1703" w:author="Author" w:date="2026-07-14T09:14:00Z" w16du:dateUtc="2026-07-14T08:14:00Z">
        <w:r>
          <w:t xml:space="preserve">The reminder phase begins by updating context toward the start state of the film sequence. Let </w:t>
        </w:r>
      </w:ins>
      <m:oMath>
        <m:sSub>
          <m:sSubPr>
            <m:ctrlPr>
              <w:ins w:id="1704" w:author="Author" w:date="2026-07-14T09:14:00Z" w16du:dateUtc="2026-07-14T08:14:00Z">
                <w:rPr>
                  <w:rFonts w:ascii="Cambria Math" w:hAnsi="Cambria Math"/>
                </w:rPr>
              </w:ins>
            </m:ctrlPr>
          </m:sSubPr>
          <m:e>
            <m:r>
              <w:ins w:id="1705" w:author="Author" w:date="2026-07-14T09:14:00Z" w16du:dateUtc="2026-07-14T08:14:00Z">
                <w:rPr>
                  <w:rFonts w:ascii="Cambria Math" w:hAnsi="Cambria Math"/>
                </w:rPr>
                <m:t>c</m:t>
              </w:ins>
            </m:r>
          </m:e>
          <m:sub>
            <m:r>
              <w:ins w:id="1706" w:author="Author" w:date="2026-07-14T09:14:00Z" w16du:dateUtc="2026-07-14T08:14:00Z">
                <w:rPr>
                  <w:rFonts w:ascii="Cambria Math" w:hAnsi="Cambria Math"/>
                </w:rPr>
                <m:t>b</m:t>
              </w:ins>
            </m:r>
          </m:sub>
        </m:sSub>
      </m:oMath>
      <w:ins w:id="1707" w:author="Author" w:date="2026-07-14T09:14:00Z" w16du:dateUtc="2026-07-14T08:14:00Z">
        <w:r>
          <w:t xml:space="preserve"> denote the context state after the break period. The reminder-phase start update is:</w:t>
        </w:r>
      </w:ins>
    </w:p>
    <w:bookmarkStart w:id="1708" w:name="eq-reminder-start-update"/>
    <w:p w14:paraId="5AE6B2D8" w14:textId="77777777" w:rsidR="00AD2C25" w:rsidRDefault="00000000">
      <w:pPr>
        <w:pStyle w:val="BodyText"/>
        <w:rPr>
          <w:ins w:id="1709" w:author="Author" w:date="2026-07-14T09:14:00Z" w16du:dateUtc="2026-07-14T08:14:00Z"/>
        </w:rPr>
      </w:pPr>
      <m:oMathPara>
        <m:oMathParaPr>
          <m:jc m:val="center"/>
        </m:oMathParaPr>
        <m:oMath>
          <m:sSub>
            <m:sSubPr>
              <m:ctrlPr>
                <w:ins w:id="1710" w:author="Author" w:date="2026-07-14T09:14:00Z" w16du:dateUtc="2026-07-14T08:14:00Z">
                  <w:rPr>
                    <w:rFonts w:ascii="Cambria Math" w:hAnsi="Cambria Math"/>
                  </w:rPr>
                </w:ins>
              </m:ctrlPr>
            </m:sSubPr>
            <m:e>
              <m:r>
                <w:ins w:id="1711" w:author="Author" w:date="2026-07-14T09:14:00Z" w16du:dateUtc="2026-07-14T08:14:00Z">
                  <w:rPr>
                    <w:rFonts w:ascii="Cambria Math" w:hAnsi="Cambria Math"/>
                  </w:rPr>
                  <m:t>c</m:t>
                </w:ins>
              </m:r>
            </m:e>
            <m:sub>
              <m:r>
                <w:ins w:id="1712" w:author="Author" w:date="2026-07-14T09:14:00Z" w16du:dateUtc="2026-07-14T08:14:00Z">
                  <w:rPr>
                    <w:rFonts w:ascii="Cambria Math" w:hAnsi="Cambria Math"/>
                  </w:rPr>
                  <m:t>r</m:t>
                </w:ins>
              </m:r>
              <m:r>
                <w:ins w:id="1713" w:author="Author" w:date="2026-07-14T09:14:00Z" w16du:dateUtc="2026-07-14T08:14:00Z">
                  <m:rPr>
                    <m:sty m:val="p"/>
                  </m:rPr>
                  <w:rPr>
                    <w:rFonts w:ascii="Cambria Math" w:hAnsi="Cambria Math"/>
                  </w:rPr>
                  <m:t>,</m:t>
                </w:ins>
              </m:r>
              <m:r>
                <w:ins w:id="1714" w:author="Author" w:date="2026-07-14T09:14:00Z" w16du:dateUtc="2026-07-14T08:14:00Z">
                  <w:rPr>
                    <w:rFonts w:ascii="Cambria Math" w:hAnsi="Cambria Math"/>
                  </w:rPr>
                  <m:t>0</m:t>
                </w:ins>
              </m:r>
            </m:sub>
          </m:sSub>
          <m:r>
            <w:ins w:id="1715" w:author="Author" w:date="2026-07-14T09:14:00Z" w16du:dateUtc="2026-07-14T08:14:00Z">
              <m:rPr>
                <m:sty m:val="p"/>
              </m:rPr>
              <w:rPr>
                <w:rFonts w:ascii="Cambria Math" w:hAnsi="Cambria Math"/>
              </w:rPr>
              <m:t>=</m:t>
            </w:ins>
          </m:r>
          <m:sSub>
            <m:sSubPr>
              <m:ctrlPr>
                <w:ins w:id="1716" w:author="Author" w:date="2026-07-14T09:14:00Z" w16du:dateUtc="2026-07-14T08:14:00Z">
                  <w:rPr>
                    <w:rFonts w:ascii="Cambria Math" w:hAnsi="Cambria Math"/>
                  </w:rPr>
                </w:ins>
              </m:ctrlPr>
            </m:sSubPr>
            <m:e>
              <m:r>
                <w:ins w:id="1717" w:author="Author" w:date="2026-07-14T09:14:00Z" w16du:dateUtc="2026-07-14T08:14:00Z">
                  <w:rPr>
                    <w:rFonts w:ascii="Cambria Math" w:hAnsi="Cambria Math"/>
                  </w:rPr>
                  <m:t>ρ</m:t>
                </w:ins>
              </m:r>
            </m:e>
            <m:sub>
              <m:r>
                <w:ins w:id="1718" w:author="Author" w:date="2026-07-14T09:14:00Z" w16du:dateUtc="2026-07-14T08:14:00Z">
                  <w:rPr>
                    <w:rFonts w:ascii="Cambria Math" w:hAnsi="Cambria Math"/>
                  </w:rPr>
                  <m:t>r</m:t>
                </w:ins>
              </m:r>
              <m:r>
                <w:ins w:id="1719" w:author="Author" w:date="2026-07-14T09:14:00Z" w16du:dateUtc="2026-07-14T08:14:00Z">
                  <m:rPr>
                    <m:sty m:val="p"/>
                  </m:rPr>
                  <w:rPr>
                    <w:rFonts w:ascii="Cambria Math" w:hAnsi="Cambria Math"/>
                  </w:rPr>
                  <m:t>,</m:t>
                </w:ins>
              </m:r>
              <m:r>
                <w:ins w:id="1720" w:author="Author" w:date="2026-07-14T09:14:00Z" w16du:dateUtc="2026-07-14T08:14:00Z">
                  <w:rPr>
                    <w:rFonts w:ascii="Cambria Math" w:hAnsi="Cambria Math"/>
                  </w:rPr>
                  <m:t>0</m:t>
                </w:ins>
              </m:r>
            </m:sub>
          </m:sSub>
          <m:sSub>
            <m:sSubPr>
              <m:ctrlPr>
                <w:ins w:id="1721" w:author="Author" w:date="2026-07-14T09:14:00Z" w16du:dateUtc="2026-07-14T08:14:00Z">
                  <w:rPr>
                    <w:rFonts w:ascii="Cambria Math" w:hAnsi="Cambria Math"/>
                  </w:rPr>
                </w:ins>
              </m:ctrlPr>
            </m:sSubPr>
            <m:e>
              <m:r>
                <w:ins w:id="1722" w:author="Author" w:date="2026-07-14T09:14:00Z" w16du:dateUtc="2026-07-14T08:14:00Z">
                  <w:rPr>
                    <w:rFonts w:ascii="Cambria Math" w:hAnsi="Cambria Math"/>
                  </w:rPr>
                  <m:t>c</m:t>
                </w:ins>
              </m:r>
            </m:e>
            <m:sub>
              <m:r>
                <w:ins w:id="1723" w:author="Author" w:date="2026-07-14T09:14:00Z" w16du:dateUtc="2026-07-14T08:14:00Z">
                  <w:rPr>
                    <w:rFonts w:ascii="Cambria Math" w:hAnsi="Cambria Math"/>
                  </w:rPr>
                  <m:t>b</m:t>
                </w:ins>
              </m:r>
            </m:sub>
          </m:sSub>
          <m:r>
            <w:ins w:id="1724" w:author="Author" w:date="2026-07-14T09:14:00Z" w16du:dateUtc="2026-07-14T08:14:00Z">
              <m:rPr>
                <m:sty m:val="p"/>
              </m:rPr>
              <w:rPr>
                <w:rFonts w:ascii="Cambria Math" w:hAnsi="Cambria Math"/>
              </w:rPr>
              <m:t>+</m:t>
            </w:ins>
          </m:r>
          <m:sSub>
            <m:sSubPr>
              <m:ctrlPr>
                <w:ins w:id="1725" w:author="Author" w:date="2026-07-14T09:14:00Z" w16du:dateUtc="2026-07-14T08:14:00Z">
                  <w:rPr>
                    <w:rFonts w:ascii="Cambria Math" w:hAnsi="Cambria Math"/>
                  </w:rPr>
                </w:ins>
              </m:ctrlPr>
            </m:sSubPr>
            <m:e>
              <m:r>
                <w:ins w:id="1726" w:author="Author" w:date="2026-07-14T09:14:00Z" w16du:dateUtc="2026-07-14T08:14:00Z">
                  <w:rPr>
                    <w:rFonts w:ascii="Cambria Math" w:hAnsi="Cambria Math"/>
                  </w:rPr>
                  <m:t>β</m:t>
                </w:ins>
              </m:r>
            </m:e>
            <m:sub>
              <m:r>
                <w:ins w:id="1727" w:author="Author" w:date="2026-07-14T09:14:00Z" w16du:dateUtc="2026-07-14T08:14:00Z">
                  <m:rPr>
                    <m:sty m:val="p"/>
                  </m:rPr>
                  <w:rPr>
                    <w:rFonts w:ascii="Cambria Math" w:hAnsi="Cambria Math"/>
                  </w:rPr>
                  <m:t>rem,start</m:t>
                </w:ins>
              </m:r>
            </m:sub>
          </m:sSub>
          <m:sSub>
            <m:sSubPr>
              <m:ctrlPr>
                <w:ins w:id="1728" w:author="Author" w:date="2026-07-14T09:14:00Z" w16du:dateUtc="2026-07-14T08:14:00Z">
                  <w:rPr>
                    <w:rFonts w:ascii="Cambria Math" w:hAnsi="Cambria Math"/>
                  </w:rPr>
                </w:ins>
              </m:ctrlPr>
            </m:sSubPr>
            <m:e>
              <m:r>
                <w:ins w:id="1729" w:author="Author" w:date="2026-07-14T09:14:00Z" w16du:dateUtc="2026-07-14T08:14:00Z">
                  <w:rPr>
                    <w:rFonts w:ascii="Cambria Math" w:hAnsi="Cambria Math"/>
                  </w:rPr>
                  <m:t>c</m:t>
                </w:ins>
              </m:r>
            </m:e>
            <m:sub>
              <m:r>
                <w:ins w:id="1730" w:author="Author" w:date="2026-07-14T09:14:00Z" w16du:dateUtc="2026-07-14T08:14:00Z">
                  <w:rPr>
                    <w:rFonts w:ascii="Cambria Math" w:hAnsi="Cambria Math"/>
                  </w:rPr>
                  <m:t>0</m:t>
                </w:ins>
              </m:r>
            </m:sub>
          </m:sSub>
          <m:r>
            <w:ins w:id="1731" w:author="Author" w:date="2026-07-14T09:14:00Z" w16du:dateUtc="2026-07-14T08:14:00Z">
              <m:rPr>
                <m:sty m:val="p"/>
              </m:rPr>
              <w:rPr>
                <w:rFonts w:ascii="Cambria Math" w:hAnsi="Cambria Math"/>
              </w:rPr>
              <m:t>.</m:t>
            </w:ins>
          </m:r>
          <m:r>
            <w:ins w:id="1732" w:author="Author" w:date="2026-07-14T09:14:00Z" w16du:dateUtc="2026-07-14T08:14:00Z">
              <w:rPr>
                <w:rFonts w:ascii="Cambria Math" w:hAnsi="Cambria Math"/>
              </w:rPr>
              <m:t>  </m:t>
            </w:ins>
          </m:r>
          <m:d>
            <m:dPr>
              <m:ctrlPr>
                <w:ins w:id="1733" w:author="Author" w:date="2026-07-14T09:14:00Z" w16du:dateUtc="2026-07-14T08:14:00Z">
                  <w:rPr>
                    <w:rFonts w:ascii="Cambria Math" w:hAnsi="Cambria Math"/>
                  </w:rPr>
                </w:ins>
              </m:ctrlPr>
            </m:dPr>
            <m:e>
              <m:r>
                <w:ins w:id="1734" w:author="Author" w:date="2026-07-14T09:14:00Z" w16du:dateUtc="2026-07-14T08:14:00Z">
                  <w:rPr>
                    <w:rFonts w:ascii="Cambria Math" w:hAnsi="Cambria Math"/>
                  </w:rPr>
                  <m:t>7</m:t>
                </w:ins>
              </m:r>
            </m:e>
          </m:d>
        </m:oMath>
      </m:oMathPara>
      <w:bookmarkEnd w:id="1708"/>
    </w:p>
    <w:p w14:paraId="5F67F364" w14:textId="77777777" w:rsidR="00AD2C25" w:rsidRDefault="00000000">
      <w:pPr>
        <w:pStyle w:val="FirstParagraph"/>
        <w:rPr>
          <w:ins w:id="1735" w:author="Author" w:date="2026-07-14T09:14:00Z" w16du:dateUtc="2026-07-14T08:14:00Z"/>
        </w:rPr>
      </w:pPr>
      <w:ins w:id="1736" w:author="Author" w:date="2026-07-14T09:14:00Z" w16du:dateUtc="2026-07-14T08:14:00Z">
        <w:r>
          <w:t xml:space="preserve">The model then applies a sequence of film-item reminder cues. Each item from the film phase is presented as a reminder cue in the order it was encoded. Feature-to-context memory retrieves reminder input as in </w:t>
        </w:r>
        <w:r>
          <w:fldChar w:fldCharType="begin"/>
        </w:r>
        <w:r>
          <w:instrText>HYPERLINK \l "eq-context-input" \h</w:instrText>
        </w:r>
        <w:r>
          <w:fldChar w:fldCharType="separate"/>
        </w:r>
        <w:r>
          <w:rPr>
            <w:rStyle w:val="Hyperlink"/>
          </w:rPr>
          <w:t>Equation 3</w:t>
        </w:r>
        <w:r>
          <w:fldChar w:fldCharType="end"/>
        </w:r>
        <w:r>
          <w:t xml:space="preserve">, and context drifts toward that input using the normalized update in </w:t>
        </w:r>
        <w:r>
          <w:fldChar w:fldCharType="begin"/>
        </w:r>
        <w:r>
          <w:instrText>HYPERLINK \l "eq-context-update" \h</w:instrText>
        </w:r>
        <w:r>
          <w:fldChar w:fldCharType="separate"/>
        </w:r>
        <w:r>
          <w:rPr>
            <w:rStyle w:val="Hyperlink"/>
          </w:rPr>
          <w:t>Equation 4</w:t>
        </w:r>
        <w:r>
          <w:fldChar w:fldCharType="end"/>
        </w:r>
        <w:r>
          <w:t xml:space="preserve"> with the reminder drift rate. Reminder cues update context but do not become recallable items and do not add new context-to-feature learning. This isolates the reminder’s effect to reinstating film-associated context rather than adding new film-item associations.</w:t>
        </w:r>
      </w:ins>
    </w:p>
    <w:p w14:paraId="31F13BE4" w14:textId="77777777" w:rsidR="00AD2C25" w:rsidRDefault="00000000">
      <w:pPr>
        <w:pStyle w:val="BodyText"/>
        <w:rPr>
          <w:ins w:id="1737" w:author="Author" w:date="2026-07-14T09:14:00Z" w16du:dateUtc="2026-07-14T08:14:00Z"/>
        </w:rPr>
      </w:pPr>
      <w:ins w:id="1738" w:author="Author" w:date="2026-07-14T09:14:00Z" w16du:dateUtc="2026-07-14T08:14:00Z">
        <w:r>
          <w:t xml:space="preserve">Task events are then encoded by the ordinary event-learning rules with the reminder-updated context as the starting state. Task items carry the neutral/default source feature rather than the film-source feature, so they do not receive the added </w:t>
        </w:r>
      </w:ins>
      <m:oMath>
        <m:sSub>
          <m:sSubPr>
            <m:ctrlPr>
              <w:ins w:id="1739" w:author="Author" w:date="2026-07-14T09:14:00Z" w16du:dateUtc="2026-07-14T08:14:00Z">
                <w:rPr>
                  <w:rFonts w:ascii="Cambria Math" w:hAnsi="Cambria Math"/>
                </w:rPr>
              </w:ins>
            </m:ctrlPr>
          </m:sSubPr>
          <m:e>
            <m:r>
              <w:ins w:id="1740" w:author="Author" w:date="2026-07-14T09:14:00Z" w16du:dateUtc="2026-07-14T08:14:00Z">
                <w:rPr>
                  <w:rFonts w:ascii="Cambria Math" w:hAnsi="Cambria Math"/>
                </w:rPr>
                <m:t>ϕ</m:t>
              </w:ins>
            </m:r>
          </m:e>
          <m:sub>
            <m:r>
              <w:ins w:id="1741" w:author="Author" w:date="2026-07-14T09:14:00Z" w16du:dateUtc="2026-07-14T08:14:00Z">
                <m:rPr>
                  <m:sty m:val="p"/>
                </m:rPr>
                <w:rPr>
                  <w:rFonts w:ascii="Cambria Math" w:hAnsi="Cambria Math"/>
                </w:rPr>
                <m:t>emot</m:t>
              </w:ins>
            </m:r>
          </m:sub>
        </m:sSub>
      </m:oMath>
      <w:ins w:id="1742" w:author="Author" w:date="2026-07-14T09:14:00Z" w16du:dateUtc="2026-07-14T08:14:00Z">
        <w:r>
          <w:t xml:space="preserve"> term. To represent stronger or weaker task encoding, the simulations scale context-to-feature learning for task events by a task-encoding-strength factor </w:t>
        </w:r>
      </w:ins>
      <m:oMath>
        <m:sSub>
          <m:sSubPr>
            <m:ctrlPr>
              <w:ins w:id="1743" w:author="Author" w:date="2026-07-14T09:14:00Z" w16du:dateUtc="2026-07-14T08:14:00Z">
                <w:rPr>
                  <w:rFonts w:ascii="Cambria Math" w:hAnsi="Cambria Math"/>
                </w:rPr>
              </w:ins>
            </m:ctrlPr>
          </m:sSubPr>
          <m:e>
            <m:r>
              <w:ins w:id="1744" w:author="Author" w:date="2026-07-14T09:14:00Z" w16du:dateUtc="2026-07-14T08:14:00Z">
                <w:rPr>
                  <w:rFonts w:ascii="Cambria Math" w:hAnsi="Cambria Math"/>
                </w:rPr>
                <m:t>m</m:t>
              </w:ins>
            </m:r>
          </m:e>
          <m:sub>
            <m:r>
              <w:ins w:id="1745" w:author="Author" w:date="2026-07-14T09:14:00Z" w16du:dateUtc="2026-07-14T08:14:00Z">
                <m:rPr>
                  <m:sty m:val="p"/>
                </m:rPr>
                <w:rPr>
                  <w:rFonts w:ascii="Cambria Math" w:hAnsi="Cambria Math"/>
                </w:rPr>
                <m:t>task</m:t>
              </w:ins>
            </m:r>
          </m:sub>
        </m:sSub>
      </m:oMath>
      <w:ins w:id="1746" w:author="Author" w:date="2026-07-14T09:14:00Z" w16du:dateUtc="2026-07-14T08:14:00Z">
        <w:r>
          <w:t>:</w:t>
        </w:r>
      </w:ins>
    </w:p>
    <w:p w14:paraId="0E935746" w14:textId="77777777" w:rsidR="00AD2C25" w:rsidRDefault="00000000">
      <w:pPr>
        <w:pStyle w:val="BodyText"/>
        <w:rPr>
          <w:ins w:id="1747" w:author="Author" w:date="2026-07-14T09:14:00Z" w16du:dateUtc="2026-07-14T08:14:00Z"/>
        </w:rPr>
      </w:pPr>
      <w:bookmarkStart w:id="1748" w:name="eq-task-mcf-learning"/>
      <m:oMathPara>
        <m:oMathParaPr>
          <m:jc m:val="center"/>
        </m:oMathParaPr>
        <m:oMath>
          <m:r>
            <w:ins w:id="1749" w:author="Author" w:date="2026-07-14T09:14:00Z" w16du:dateUtc="2026-07-14T08:14:00Z">
              <w:rPr>
                <w:rFonts w:ascii="Cambria Math" w:hAnsi="Cambria Math"/>
              </w:rPr>
              <w:lastRenderedPageBreak/>
              <m:t>Δ</m:t>
            </w:ins>
          </m:r>
          <m:sSubSup>
            <m:sSubSupPr>
              <m:ctrlPr>
                <w:ins w:id="1750" w:author="Author" w:date="2026-07-14T09:14:00Z" w16du:dateUtc="2026-07-14T08:14:00Z">
                  <w:rPr>
                    <w:rFonts w:ascii="Cambria Math" w:hAnsi="Cambria Math"/>
                  </w:rPr>
                </w:ins>
              </m:ctrlPr>
            </m:sSubSupPr>
            <m:e>
              <m:r>
                <w:ins w:id="1751" w:author="Author" w:date="2026-07-14T09:14:00Z" w16du:dateUtc="2026-07-14T08:14:00Z">
                  <w:rPr>
                    <w:rFonts w:ascii="Cambria Math" w:hAnsi="Cambria Math"/>
                  </w:rPr>
                  <m:t>M</m:t>
                </w:ins>
              </m:r>
            </m:e>
            <m:sub>
              <m:r>
                <w:ins w:id="1752" w:author="Author" w:date="2026-07-14T09:14:00Z" w16du:dateUtc="2026-07-14T08:14:00Z">
                  <m:rPr>
                    <m:sty m:val="p"/>
                  </m:rPr>
                  <w:rPr>
                    <w:rFonts w:ascii="Cambria Math" w:hAnsi="Cambria Math"/>
                  </w:rPr>
                  <m:t>task</m:t>
                </w:ins>
              </m:r>
            </m:sub>
            <m:sup>
              <m:r>
                <w:ins w:id="1753" w:author="Author" w:date="2026-07-14T09:14:00Z" w16du:dateUtc="2026-07-14T08:14:00Z">
                  <w:rPr>
                    <w:rFonts w:ascii="Cambria Math" w:hAnsi="Cambria Math"/>
                  </w:rPr>
                  <m:t>CF</m:t>
                </w:ins>
              </m:r>
            </m:sup>
          </m:sSubSup>
          <m:r>
            <w:ins w:id="1754" w:author="Author" w:date="2026-07-14T09:14:00Z" w16du:dateUtc="2026-07-14T08:14:00Z">
              <m:rPr>
                <m:sty m:val="p"/>
              </m:rPr>
              <w:rPr>
                <w:rFonts w:ascii="Cambria Math" w:hAnsi="Cambria Math"/>
              </w:rPr>
              <m:t>=</m:t>
            </w:ins>
          </m:r>
          <m:sSub>
            <m:sSubPr>
              <m:ctrlPr>
                <w:ins w:id="1755" w:author="Author" w:date="2026-07-14T09:14:00Z" w16du:dateUtc="2026-07-14T08:14:00Z">
                  <w:rPr>
                    <w:rFonts w:ascii="Cambria Math" w:hAnsi="Cambria Math"/>
                  </w:rPr>
                </w:ins>
              </m:ctrlPr>
            </m:sSubPr>
            <m:e>
              <m:r>
                <w:ins w:id="1756" w:author="Author" w:date="2026-07-14T09:14:00Z" w16du:dateUtc="2026-07-14T08:14:00Z">
                  <w:rPr>
                    <w:rFonts w:ascii="Cambria Math" w:hAnsi="Cambria Math"/>
                  </w:rPr>
                  <m:t>m</m:t>
                </w:ins>
              </m:r>
            </m:e>
            <m:sub>
              <m:r>
                <w:ins w:id="1757" w:author="Author" w:date="2026-07-14T09:14:00Z" w16du:dateUtc="2026-07-14T08:14:00Z">
                  <m:rPr>
                    <m:sty m:val="p"/>
                  </m:rPr>
                  <w:rPr>
                    <w:rFonts w:ascii="Cambria Math" w:hAnsi="Cambria Math"/>
                  </w:rPr>
                  <m:t>task</m:t>
                </w:ins>
              </m:r>
            </m:sub>
          </m:sSub>
          <m:r>
            <w:ins w:id="1758" w:author="Author" w:date="2026-07-14T09:14:00Z" w16du:dateUtc="2026-07-14T08:14:00Z">
              <w:rPr>
                <w:rFonts w:ascii="Cambria Math" w:hAnsi="Cambria Math"/>
              </w:rPr>
              <m:t>λ</m:t>
            </w:ins>
          </m:r>
          <m:sSub>
            <m:sSubPr>
              <m:ctrlPr>
                <w:ins w:id="1759" w:author="Author" w:date="2026-07-14T09:14:00Z" w16du:dateUtc="2026-07-14T08:14:00Z">
                  <w:rPr>
                    <w:rFonts w:ascii="Cambria Math" w:hAnsi="Cambria Math"/>
                  </w:rPr>
                </w:ins>
              </m:ctrlPr>
            </m:sSubPr>
            <m:e>
              <m:r>
                <w:ins w:id="1760" w:author="Author" w:date="2026-07-14T09:14:00Z" w16du:dateUtc="2026-07-14T08:14:00Z">
                  <w:rPr>
                    <w:rFonts w:ascii="Cambria Math" w:hAnsi="Cambria Math"/>
                  </w:rPr>
                  <m:t>ϕ</m:t>
                </w:ins>
              </m:r>
            </m:e>
            <m:sub>
              <m:r>
                <w:ins w:id="1761" w:author="Author" w:date="2026-07-14T09:14:00Z" w16du:dateUtc="2026-07-14T08:14:00Z">
                  <w:rPr>
                    <w:rFonts w:ascii="Cambria Math" w:hAnsi="Cambria Math"/>
                  </w:rPr>
                  <m:t>i</m:t>
                </w:ins>
              </m:r>
            </m:sub>
          </m:sSub>
          <m:sSub>
            <m:sSubPr>
              <m:ctrlPr>
                <w:ins w:id="1762" w:author="Author" w:date="2026-07-14T09:14:00Z" w16du:dateUtc="2026-07-14T08:14:00Z">
                  <w:rPr>
                    <w:rFonts w:ascii="Cambria Math" w:hAnsi="Cambria Math"/>
                  </w:rPr>
                </w:ins>
              </m:ctrlPr>
            </m:sSubPr>
            <m:e>
              <m:r>
                <w:ins w:id="1763" w:author="Author" w:date="2026-07-14T09:14:00Z" w16du:dateUtc="2026-07-14T08:14:00Z">
                  <w:rPr>
                    <w:rFonts w:ascii="Cambria Math" w:hAnsi="Cambria Math"/>
                  </w:rPr>
                  <m:t>f</m:t>
                </w:ins>
              </m:r>
            </m:e>
            <m:sub>
              <m:r>
                <w:ins w:id="1764" w:author="Author" w:date="2026-07-14T09:14:00Z" w16du:dateUtc="2026-07-14T08:14:00Z">
                  <w:rPr>
                    <w:rFonts w:ascii="Cambria Math" w:hAnsi="Cambria Math"/>
                  </w:rPr>
                  <m:t>i</m:t>
                </w:ins>
              </m:r>
            </m:sub>
          </m:sSub>
          <m:sSubSup>
            <m:sSubSupPr>
              <m:ctrlPr>
                <w:ins w:id="1765" w:author="Author" w:date="2026-07-14T09:14:00Z" w16du:dateUtc="2026-07-14T08:14:00Z">
                  <w:rPr>
                    <w:rFonts w:ascii="Cambria Math" w:hAnsi="Cambria Math"/>
                  </w:rPr>
                </w:ins>
              </m:ctrlPr>
            </m:sSubSupPr>
            <m:e>
              <m:r>
                <w:ins w:id="1766" w:author="Author" w:date="2026-07-14T09:14:00Z" w16du:dateUtc="2026-07-14T08:14:00Z">
                  <w:rPr>
                    <w:rFonts w:ascii="Cambria Math" w:hAnsi="Cambria Math"/>
                  </w:rPr>
                  <m:t>c</m:t>
                </w:ins>
              </m:r>
            </m:e>
            <m:sub>
              <m:r>
                <w:ins w:id="1767" w:author="Author" w:date="2026-07-14T09:14:00Z" w16du:dateUtc="2026-07-14T08:14:00Z">
                  <w:rPr>
                    <w:rFonts w:ascii="Cambria Math" w:hAnsi="Cambria Math"/>
                  </w:rPr>
                  <m:t>i</m:t>
                </w:ins>
              </m:r>
            </m:sub>
            <m:sup>
              <m:r>
                <w:ins w:id="1768" w:author="Author" w:date="2026-07-14T09:14:00Z" w16du:dateUtc="2026-07-14T08:14:00Z">
                  <m:rPr>
                    <m:sty m:val="p"/>
                  </m:rPr>
                  <w:rPr>
                    <w:rFonts w:ascii="Cambria Math" w:hAnsi="Cambria Math"/>
                  </w:rPr>
                  <m:t>⊤</m:t>
                </w:ins>
              </m:r>
            </m:sup>
          </m:sSubSup>
          <m:r>
            <w:ins w:id="1769" w:author="Author" w:date="2026-07-14T09:14:00Z" w16du:dateUtc="2026-07-14T08:14:00Z">
              <m:rPr>
                <m:sty m:val="p"/>
              </m:rPr>
              <w:rPr>
                <w:rFonts w:ascii="Cambria Math" w:hAnsi="Cambria Math"/>
              </w:rPr>
              <m:t>.</m:t>
            </w:ins>
          </m:r>
          <m:r>
            <w:ins w:id="1770" w:author="Author" w:date="2026-07-14T09:14:00Z" w16du:dateUtc="2026-07-14T08:14:00Z">
              <w:rPr>
                <w:rFonts w:ascii="Cambria Math" w:hAnsi="Cambria Math"/>
              </w:rPr>
              <m:t>  </m:t>
            </w:ins>
          </m:r>
          <m:d>
            <m:dPr>
              <m:ctrlPr>
                <w:ins w:id="1771" w:author="Author" w:date="2026-07-14T09:14:00Z" w16du:dateUtc="2026-07-14T08:14:00Z">
                  <w:rPr>
                    <w:rFonts w:ascii="Cambria Math" w:hAnsi="Cambria Math"/>
                  </w:rPr>
                </w:ins>
              </m:ctrlPr>
            </m:dPr>
            <m:e>
              <m:r>
                <w:ins w:id="1772" w:author="Author" w:date="2026-07-14T09:14:00Z" w16du:dateUtc="2026-07-14T08:14:00Z">
                  <w:rPr>
                    <w:rFonts w:ascii="Cambria Math" w:hAnsi="Cambria Math"/>
                  </w:rPr>
                  <m:t>8</m:t>
                </w:ins>
              </m:r>
            </m:e>
          </m:d>
        </m:oMath>
      </m:oMathPara>
      <w:bookmarkEnd w:id="1748"/>
    </w:p>
    <w:p w14:paraId="4587C9CF" w14:textId="77777777" w:rsidR="00AD2C25" w:rsidRDefault="00000000">
      <w:pPr>
        <w:pStyle w:val="FirstParagraph"/>
        <w:rPr>
          <w:ins w:id="1773" w:author="Author" w:date="2026-07-14T09:14:00Z" w16du:dateUtc="2026-07-14T08:14:00Z"/>
        </w:rPr>
      </w:pPr>
      <w:ins w:id="1774" w:author="Author" w:date="2026-07-14T09:14:00Z" w16du:dateUtc="2026-07-14T08:14:00Z">
        <w:r>
          <w:t>Task items become interfering competitors in later recall because they become associated with context states that can cue film material. Reminder-linked task encoding therefore changes how non-film items are cued by film-associated context, without weakening the film-item associations formed during film encoding.</w:t>
        </w:r>
      </w:ins>
    </w:p>
    <w:p w14:paraId="0555D894" w14:textId="77777777" w:rsidR="00AD2C25" w:rsidRDefault="00000000">
      <w:pPr>
        <w:pStyle w:val="Heading2"/>
        <w:rPr>
          <w:ins w:id="1775" w:author="Author" w:date="2026-07-14T09:14:00Z" w16du:dateUtc="2026-07-14T08:14:00Z"/>
        </w:rPr>
      </w:pPr>
      <w:bookmarkStart w:id="1776" w:name="Xb155c4bf5ea3a7bf524ee6be8d44f4b46605c57"/>
      <w:bookmarkEnd w:id="1698"/>
      <w:ins w:id="1777" w:author="Author" w:date="2026-07-14T09:14:00Z" w16du:dateUtc="2026-07-14T08:14:00Z">
        <w:r>
          <w:t>Context-Guided Recall and Test-Phase Cues</w:t>
        </w:r>
      </w:ins>
    </w:p>
    <w:p w14:paraId="49625917" w14:textId="77777777" w:rsidR="00AD2C25" w:rsidRDefault="00000000">
      <w:pPr>
        <w:pStyle w:val="FirstParagraph"/>
        <w:rPr>
          <w:ins w:id="1778" w:author="Author" w:date="2026-07-14T09:14:00Z" w16du:dateUtc="2026-07-14T08:14:00Z"/>
        </w:rPr>
      </w:pPr>
      <w:ins w:id="1779" w:author="Author" w:date="2026-07-14T09:14:00Z" w16du:dateUtc="2026-07-14T08:14:00Z">
        <w:r>
          <w:t xml:space="preserve">In recall formats where film material must come to mind before it can be reported, the current context state assigns support to film, task, and filler candidates. At sampling step </w:t>
        </w:r>
      </w:ins>
      <m:oMath>
        <m:r>
          <w:ins w:id="1780" w:author="Author" w:date="2026-07-14T09:14:00Z" w16du:dateUtc="2026-07-14T08:14:00Z">
            <w:rPr>
              <w:rFonts w:ascii="Cambria Math" w:hAnsi="Cambria Math"/>
            </w:rPr>
            <m:t>j</m:t>
          </w:ins>
        </m:r>
      </m:oMath>
      <w:ins w:id="1781" w:author="Author" w:date="2026-07-14T09:14:00Z" w16du:dateUtc="2026-07-14T08:14:00Z">
        <w:r>
          <w:t>, candidate support is computed by probing context-to-feature memory with the full context state:</w:t>
        </w:r>
      </w:ins>
    </w:p>
    <w:bookmarkStart w:id="1782" w:name="eq-recall-support"/>
    <w:p w14:paraId="5D00B174" w14:textId="77777777" w:rsidR="00AD2C25" w:rsidRDefault="00000000">
      <w:pPr>
        <w:pStyle w:val="BodyText"/>
        <w:rPr>
          <w:ins w:id="1783" w:author="Author" w:date="2026-07-14T09:14:00Z" w16du:dateUtc="2026-07-14T08:14:00Z"/>
        </w:rPr>
      </w:pPr>
      <m:oMathPara>
        <m:oMathParaPr>
          <m:jc m:val="center"/>
        </m:oMathParaPr>
        <m:oMath>
          <m:sSub>
            <m:sSubPr>
              <m:ctrlPr>
                <w:ins w:id="1784" w:author="Author" w:date="2026-07-14T09:14:00Z" w16du:dateUtc="2026-07-14T08:14:00Z">
                  <w:rPr>
                    <w:rFonts w:ascii="Cambria Math" w:hAnsi="Cambria Math"/>
                  </w:rPr>
                </w:ins>
              </m:ctrlPr>
            </m:sSubPr>
            <m:e>
              <m:r>
                <w:ins w:id="1785" w:author="Author" w:date="2026-07-14T09:14:00Z" w16du:dateUtc="2026-07-14T08:14:00Z">
                  <w:rPr>
                    <w:rFonts w:ascii="Cambria Math" w:hAnsi="Cambria Math"/>
                  </w:rPr>
                  <m:t>a</m:t>
                </w:ins>
              </m:r>
            </m:e>
            <m:sub>
              <m:r>
                <w:ins w:id="1786" w:author="Author" w:date="2026-07-14T09:14:00Z" w16du:dateUtc="2026-07-14T08:14:00Z">
                  <w:rPr>
                    <w:rFonts w:ascii="Cambria Math" w:hAnsi="Cambria Math"/>
                  </w:rPr>
                  <m:t>i</m:t>
                </w:ins>
              </m:r>
              <m:r>
                <w:ins w:id="1787" w:author="Author" w:date="2026-07-14T09:14:00Z" w16du:dateUtc="2026-07-14T08:14:00Z">
                  <m:rPr>
                    <m:sty m:val="p"/>
                  </m:rPr>
                  <w:rPr>
                    <w:rFonts w:ascii="Cambria Math" w:hAnsi="Cambria Math"/>
                  </w:rPr>
                  <m:t>,</m:t>
                </w:ins>
              </m:r>
              <m:r>
                <w:ins w:id="1788" w:author="Author" w:date="2026-07-14T09:14:00Z" w16du:dateUtc="2026-07-14T08:14:00Z">
                  <w:rPr>
                    <w:rFonts w:ascii="Cambria Math" w:hAnsi="Cambria Math"/>
                  </w:rPr>
                  <m:t>j</m:t>
                </w:ins>
              </m:r>
            </m:sub>
          </m:sSub>
          <m:r>
            <w:ins w:id="1789" w:author="Author" w:date="2026-07-14T09:14:00Z" w16du:dateUtc="2026-07-14T08:14:00Z">
              <m:rPr>
                <m:sty m:val="p"/>
              </m:rPr>
              <w:rPr>
                <w:rFonts w:ascii="Cambria Math" w:hAnsi="Cambria Math"/>
              </w:rPr>
              <m:t>=</m:t>
            </w:ins>
          </m:r>
          <m:sSub>
            <m:sSubPr>
              <m:ctrlPr>
                <w:ins w:id="1790" w:author="Author" w:date="2026-07-14T09:14:00Z" w16du:dateUtc="2026-07-14T08:14:00Z">
                  <w:rPr>
                    <w:rFonts w:ascii="Cambria Math" w:hAnsi="Cambria Math"/>
                  </w:rPr>
                </w:ins>
              </m:ctrlPr>
            </m:sSubPr>
            <m:e>
              <m:d>
                <m:dPr>
                  <m:begChr m:val="["/>
                  <m:endChr m:val="]"/>
                  <m:ctrlPr>
                    <w:ins w:id="1791" w:author="Author" w:date="2026-07-14T09:14:00Z" w16du:dateUtc="2026-07-14T08:14:00Z">
                      <w:rPr>
                        <w:rFonts w:ascii="Cambria Math" w:hAnsi="Cambria Math"/>
                      </w:rPr>
                    </w:ins>
                  </m:ctrlPr>
                </m:dPr>
                <m:e>
                  <m:sSup>
                    <m:sSupPr>
                      <m:ctrlPr>
                        <w:ins w:id="1792" w:author="Author" w:date="2026-07-14T09:14:00Z" w16du:dateUtc="2026-07-14T08:14:00Z">
                          <w:rPr>
                            <w:rFonts w:ascii="Cambria Math" w:hAnsi="Cambria Math"/>
                          </w:rPr>
                        </w:ins>
                      </m:ctrlPr>
                    </m:sSupPr>
                    <m:e>
                      <m:r>
                        <w:ins w:id="1793" w:author="Author" w:date="2026-07-14T09:14:00Z" w16du:dateUtc="2026-07-14T08:14:00Z">
                          <w:rPr>
                            <w:rFonts w:ascii="Cambria Math" w:hAnsi="Cambria Math"/>
                          </w:rPr>
                          <m:t>M</m:t>
                        </w:ins>
                      </m:r>
                    </m:e>
                    <m:sup>
                      <m:r>
                        <w:ins w:id="1794" w:author="Author" w:date="2026-07-14T09:14:00Z" w16du:dateUtc="2026-07-14T08:14:00Z">
                          <w:rPr>
                            <w:rFonts w:ascii="Cambria Math" w:hAnsi="Cambria Math"/>
                          </w:rPr>
                          <m:t>CF</m:t>
                        </w:ins>
                      </m:r>
                    </m:sup>
                  </m:sSup>
                  <m:sSub>
                    <m:sSubPr>
                      <m:ctrlPr>
                        <w:ins w:id="1795" w:author="Author" w:date="2026-07-14T09:14:00Z" w16du:dateUtc="2026-07-14T08:14:00Z">
                          <w:rPr>
                            <w:rFonts w:ascii="Cambria Math" w:hAnsi="Cambria Math"/>
                          </w:rPr>
                        </w:ins>
                      </m:ctrlPr>
                    </m:sSubPr>
                    <m:e>
                      <m:r>
                        <w:ins w:id="1796" w:author="Author" w:date="2026-07-14T09:14:00Z" w16du:dateUtc="2026-07-14T08:14:00Z">
                          <w:rPr>
                            <w:rFonts w:ascii="Cambria Math" w:hAnsi="Cambria Math"/>
                          </w:rPr>
                          <m:t>c</m:t>
                        </w:ins>
                      </m:r>
                    </m:e>
                    <m:sub>
                      <m:r>
                        <w:ins w:id="1797" w:author="Author" w:date="2026-07-14T09:14:00Z" w16du:dateUtc="2026-07-14T08:14:00Z">
                          <w:rPr>
                            <w:rFonts w:ascii="Cambria Math" w:hAnsi="Cambria Math"/>
                          </w:rPr>
                          <m:t>j</m:t>
                        </w:ins>
                      </m:r>
                    </m:sub>
                  </m:sSub>
                </m:e>
              </m:d>
            </m:e>
            <m:sub>
              <m:r>
                <w:ins w:id="1798" w:author="Author" w:date="2026-07-14T09:14:00Z" w16du:dateUtc="2026-07-14T08:14:00Z">
                  <w:rPr>
                    <w:rFonts w:ascii="Cambria Math" w:hAnsi="Cambria Math"/>
                  </w:rPr>
                  <m:t>i</m:t>
                </w:ins>
              </m:r>
            </m:sub>
          </m:sSub>
          <m:r>
            <w:ins w:id="1799" w:author="Author" w:date="2026-07-14T09:14:00Z" w16du:dateUtc="2026-07-14T08:14:00Z">
              <m:rPr>
                <m:sty m:val="p"/>
              </m:rPr>
              <w:rPr>
                <w:rFonts w:ascii="Cambria Math" w:hAnsi="Cambria Math"/>
              </w:rPr>
              <m:t>.</m:t>
            </w:ins>
          </m:r>
          <m:r>
            <w:ins w:id="1800" w:author="Author" w:date="2026-07-14T09:14:00Z" w16du:dateUtc="2026-07-14T08:14:00Z">
              <w:rPr>
                <w:rFonts w:ascii="Cambria Math" w:hAnsi="Cambria Math"/>
              </w:rPr>
              <m:t>  </m:t>
            </w:ins>
          </m:r>
          <m:d>
            <m:dPr>
              <m:ctrlPr>
                <w:ins w:id="1801" w:author="Author" w:date="2026-07-14T09:14:00Z" w16du:dateUtc="2026-07-14T08:14:00Z">
                  <w:rPr>
                    <w:rFonts w:ascii="Cambria Math" w:hAnsi="Cambria Math"/>
                  </w:rPr>
                </w:ins>
              </m:ctrlPr>
            </m:dPr>
            <m:e>
              <m:r>
                <w:ins w:id="1802" w:author="Author" w:date="2026-07-14T09:14:00Z" w16du:dateUtc="2026-07-14T08:14:00Z">
                  <w:rPr>
                    <w:rFonts w:ascii="Cambria Math" w:hAnsi="Cambria Math"/>
                  </w:rPr>
                  <m:t>9</m:t>
                </w:ins>
              </m:r>
            </m:e>
          </m:d>
        </m:oMath>
      </m:oMathPara>
      <w:bookmarkEnd w:id="1782"/>
    </w:p>
    <w:p w14:paraId="7EA490C5" w14:textId="77777777" w:rsidR="00AD2C25" w:rsidRDefault="00000000">
      <w:pPr>
        <w:pStyle w:val="FirstParagraph"/>
        <w:rPr>
          <w:ins w:id="1803" w:author="Author" w:date="2026-07-14T09:14:00Z" w16du:dateUtc="2026-07-14T08:14:00Z"/>
        </w:rPr>
      </w:pPr>
      <w:ins w:id="1804" w:author="Author" w:date="2026-07-14T09:14:00Z" w16du:dateUtc="2026-07-14T08:14:00Z">
        <w:r>
          <w:t xml:space="preserve">The context vector </w:t>
        </w:r>
      </w:ins>
      <m:oMath>
        <m:sSub>
          <m:sSubPr>
            <m:ctrlPr>
              <w:ins w:id="1805" w:author="Author" w:date="2026-07-14T09:14:00Z" w16du:dateUtc="2026-07-14T08:14:00Z">
                <w:rPr>
                  <w:rFonts w:ascii="Cambria Math" w:hAnsi="Cambria Math"/>
                </w:rPr>
              </w:ins>
            </m:ctrlPr>
          </m:sSubPr>
          <m:e>
            <m:r>
              <w:ins w:id="1806" w:author="Author" w:date="2026-07-14T09:14:00Z" w16du:dateUtc="2026-07-14T08:14:00Z">
                <w:rPr>
                  <w:rFonts w:ascii="Cambria Math" w:hAnsi="Cambria Math"/>
                </w:rPr>
                <m:t>c</m:t>
              </w:ins>
            </m:r>
          </m:e>
          <m:sub>
            <m:r>
              <w:ins w:id="1807" w:author="Author" w:date="2026-07-14T09:14:00Z" w16du:dateUtc="2026-07-14T08:14:00Z">
                <w:rPr>
                  <w:rFonts w:ascii="Cambria Math" w:hAnsi="Cambria Math"/>
                </w:rPr>
                <m:t>j</m:t>
              </w:ins>
            </m:r>
          </m:sub>
        </m:sSub>
      </m:oMath>
      <w:ins w:id="1808" w:author="Author" w:date="2026-07-14T09:14:00Z" w16du:dateUtc="2026-07-14T08:14:00Z">
        <w:r>
          <w:t xml:space="preserve"> includes both temporal and source-context components. Candidates already sampled in the current recall period are excluded from later sampling.</w:t>
        </w:r>
      </w:ins>
    </w:p>
    <w:p w14:paraId="0A52C969" w14:textId="77777777" w:rsidR="00AD2C25" w:rsidRDefault="00000000">
      <w:pPr>
        <w:pStyle w:val="BodyText"/>
        <w:rPr>
          <w:ins w:id="1809" w:author="Author" w:date="2026-07-14T09:14:00Z" w16du:dateUtc="2026-07-14T08:14:00Z"/>
        </w:rPr>
      </w:pPr>
      <w:ins w:id="1810" w:author="Author" w:date="2026-07-14T09:14:00Z" w16du:dateUtc="2026-07-14T08:14:00Z">
        <w:r>
          <w:t>Sampling follows a Luce choice rule over the remaining candidates (</w:t>
        </w:r>
        <w:r>
          <w:fldChar w:fldCharType="begin"/>
        </w:r>
        <w:r>
          <w:instrText>HYPERLINK \l "ref-luce1959individual" \h</w:instrText>
        </w:r>
        <w:r>
          <w:fldChar w:fldCharType="separate"/>
        </w:r>
        <w:r>
          <w:rPr>
            <w:rStyle w:val="Hyperlink"/>
          </w:rPr>
          <w:t>Luce, 1959</w:t>
        </w:r>
        <w:r>
          <w:fldChar w:fldCharType="end"/>
        </w:r>
        <w:r>
          <w:t>):</w:t>
        </w:r>
      </w:ins>
    </w:p>
    <w:p w14:paraId="25056D94" w14:textId="77777777" w:rsidR="00AD2C25" w:rsidRDefault="00000000">
      <w:pPr>
        <w:pStyle w:val="BodyText"/>
        <w:rPr>
          <w:ins w:id="1811" w:author="Author" w:date="2026-07-14T09:14:00Z" w16du:dateUtc="2026-07-14T08:14:00Z"/>
        </w:rPr>
      </w:pPr>
      <w:bookmarkStart w:id="1812" w:name="eq-luce-choice"/>
      <m:oMathPara>
        <m:oMathParaPr>
          <m:jc m:val="center"/>
        </m:oMathParaPr>
        <m:oMath>
          <m:r>
            <w:ins w:id="1813" w:author="Author" w:date="2026-07-14T09:14:00Z" w16du:dateUtc="2026-07-14T08:14:00Z">
              <w:rPr>
                <w:rFonts w:ascii="Cambria Math" w:hAnsi="Cambria Math"/>
              </w:rPr>
              <m:t>P</m:t>
            </w:ins>
          </m:r>
          <m:d>
            <m:dPr>
              <m:ctrlPr>
                <w:ins w:id="1814" w:author="Author" w:date="2026-07-14T09:14:00Z" w16du:dateUtc="2026-07-14T08:14:00Z">
                  <w:rPr>
                    <w:rFonts w:ascii="Cambria Math" w:hAnsi="Cambria Math"/>
                  </w:rPr>
                </w:ins>
              </m:ctrlPr>
            </m:dPr>
            <m:e>
              <m:r>
                <w:ins w:id="1815" w:author="Author" w:date="2026-07-14T09:14:00Z" w16du:dateUtc="2026-07-14T08:14:00Z">
                  <w:rPr>
                    <w:rFonts w:ascii="Cambria Math" w:hAnsi="Cambria Math"/>
                  </w:rPr>
                  <m:t>i</m:t>
                </w:ins>
              </m:r>
              <m:r>
                <w:ins w:id="1816" w:author="Author" w:date="2026-07-14T09:14:00Z" w16du:dateUtc="2026-07-14T08:14:00Z">
                  <m:rPr>
                    <m:sty m:val="p"/>
                  </m:rPr>
                  <w:rPr>
                    <w:rFonts w:ascii="Cambria Math" w:hAnsi="Cambria Math"/>
                  </w:rPr>
                  <m:t>∣continue</m:t>
                </w:ins>
              </m:r>
            </m:e>
          </m:d>
          <m:r>
            <w:ins w:id="1817" w:author="Author" w:date="2026-07-14T09:14:00Z" w16du:dateUtc="2026-07-14T08:14:00Z">
              <m:rPr>
                <m:sty m:val="p"/>
              </m:rPr>
              <w:rPr>
                <w:rFonts w:ascii="Cambria Math" w:hAnsi="Cambria Math"/>
              </w:rPr>
              <m:t>=</m:t>
            </w:ins>
          </m:r>
          <m:f>
            <m:fPr>
              <m:ctrlPr>
                <w:ins w:id="1818" w:author="Author" w:date="2026-07-14T09:14:00Z" w16du:dateUtc="2026-07-14T08:14:00Z">
                  <w:rPr>
                    <w:rFonts w:ascii="Cambria Math" w:hAnsi="Cambria Math"/>
                  </w:rPr>
                </w:ins>
              </m:ctrlPr>
            </m:fPr>
            <m:num>
              <m:sSubSup>
                <m:sSubSupPr>
                  <m:ctrlPr>
                    <w:ins w:id="1819" w:author="Author" w:date="2026-07-14T09:14:00Z" w16du:dateUtc="2026-07-14T08:14:00Z">
                      <w:rPr>
                        <w:rFonts w:ascii="Cambria Math" w:hAnsi="Cambria Math"/>
                      </w:rPr>
                    </w:ins>
                  </m:ctrlPr>
                </m:sSubSupPr>
                <m:e>
                  <m:r>
                    <w:ins w:id="1820" w:author="Author" w:date="2026-07-14T09:14:00Z" w16du:dateUtc="2026-07-14T08:14:00Z">
                      <w:rPr>
                        <w:rFonts w:ascii="Cambria Math" w:hAnsi="Cambria Math"/>
                      </w:rPr>
                      <m:t>a</m:t>
                    </w:ins>
                  </m:r>
                </m:e>
                <m:sub>
                  <m:r>
                    <w:ins w:id="1821" w:author="Author" w:date="2026-07-14T09:14:00Z" w16du:dateUtc="2026-07-14T08:14:00Z">
                      <w:rPr>
                        <w:rFonts w:ascii="Cambria Math" w:hAnsi="Cambria Math"/>
                      </w:rPr>
                      <m:t>i</m:t>
                    </w:ins>
                  </m:r>
                  <m:r>
                    <w:ins w:id="1822" w:author="Author" w:date="2026-07-14T09:14:00Z" w16du:dateUtc="2026-07-14T08:14:00Z">
                      <m:rPr>
                        <m:sty m:val="p"/>
                      </m:rPr>
                      <w:rPr>
                        <w:rFonts w:ascii="Cambria Math" w:hAnsi="Cambria Math"/>
                      </w:rPr>
                      <m:t>,</m:t>
                    </w:ins>
                  </m:r>
                  <m:r>
                    <w:ins w:id="1823" w:author="Author" w:date="2026-07-14T09:14:00Z" w16du:dateUtc="2026-07-14T08:14:00Z">
                      <w:rPr>
                        <w:rFonts w:ascii="Cambria Math" w:hAnsi="Cambria Math"/>
                      </w:rPr>
                      <m:t>j</m:t>
                    </w:ins>
                  </m:r>
                </m:sub>
                <m:sup>
                  <m:r>
                    <w:ins w:id="1824" w:author="Author" w:date="2026-07-14T09:14:00Z" w16du:dateUtc="2026-07-14T08:14:00Z">
                      <w:rPr>
                        <w:rFonts w:ascii="Cambria Math" w:hAnsi="Cambria Math"/>
                      </w:rPr>
                      <m:t>τ</m:t>
                    </w:ins>
                  </m:r>
                </m:sup>
              </m:sSubSup>
            </m:num>
            <m:den>
              <m:nary>
                <m:naryPr>
                  <m:chr m:val="∑"/>
                  <m:limLoc m:val="undOvr"/>
                  <m:supHide m:val="1"/>
                  <m:ctrlPr>
                    <w:ins w:id="1825" w:author="Author" w:date="2026-07-14T09:14:00Z" w16du:dateUtc="2026-07-14T08:14:00Z">
                      <w:rPr>
                        <w:rFonts w:ascii="Cambria Math" w:hAnsi="Cambria Math"/>
                      </w:rPr>
                    </w:ins>
                  </m:ctrlPr>
                </m:naryPr>
                <m:sub>
                  <m:r>
                    <w:ins w:id="1826" w:author="Author" w:date="2026-07-14T09:14:00Z" w16du:dateUtc="2026-07-14T08:14:00Z">
                      <m:rPr>
                        <m:sty m:val="p"/>
                      </m:rPr>
                      <w:rPr>
                        <w:rFonts w:ascii="Cambria Math" w:hAnsi="Cambria Math"/>
                      </w:rPr>
                      <m:t>remaining</m:t>
                    </w:ins>
                  </m:r>
                  <m:r>
                    <w:ins w:id="1827" w:author="Author" w:date="2026-07-14T09:14:00Z" w16du:dateUtc="2026-07-14T08:14:00Z">
                      <w:rPr>
                        <w:rFonts w:ascii="Cambria Math" w:hAnsi="Cambria Math"/>
                      </w:rPr>
                      <m:t> k</m:t>
                    </w:ins>
                  </m:r>
                </m:sub>
                <m:sup>
                  <m:r>
                    <w:ins w:id="1828" w:author="Author" w:date="2026-07-14T09:14:00Z" w16du:dateUtc="2026-07-14T08:14:00Z">
                      <w:rPr>
                        <w:rFonts w:ascii="Cambria Math" w:hAnsi="Cambria Math"/>
                      </w:rPr>
                      <m:t>​</m:t>
                    </w:ins>
                  </m:r>
                </m:sup>
                <m:e>
                  <m:sSubSup>
                    <m:sSubSupPr>
                      <m:ctrlPr>
                        <w:ins w:id="1829" w:author="Author" w:date="2026-07-14T09:14:00Z" w16du:dateUtc="2026-07-14T08:14:00Z">
                          <w:rPr>
                            <w:rFonts w:ascii="Cambria Math" w:hAnsi="Cambria Math"/>
                          </w:rPr>
                        </w:ins>
                      </m:ctrlPr>
                    </m:sSubSupPr>
                    <m:e>
                      <m:r>
                        <w:ins w:id="1830" w:author="Author" w:date="2026-07-14T09:14:00Z" w16du:dateUtc="2026-07-14T08:14:00Z">
                          <w:rPr>
                            <w:rFonts w:ascii="Cambria Math" w:hAnsi="Cambria Math"/>
                          </w:rPr>
                          <m:t>a</m:t>
                        </w:ins>
                      </m:r>
                    </m:e>
                    <m:sub>
                      <m:r>
                        <w:ins w:id="1831" w:author="Author" w:date="2026-07-14T09:14:00Z" w16du:dateUtc="2026-07-14T08:14:00Z">
                          <w:rPr>
                            <w:rFonts w:ascii="Cambria Math" w:hAnsi="Cambria Math"/>
                          </w:rPr>
                          <m:t>k</m:t>
                        </w:ins>
                      </m:r>
                      <m:r>
                        <w:ins w:id="1832" w:author="Author" w:date="2026-07-14T09:14:00Z" w16du:dateUtc="2026-07-14T08:14:00Z">
                          <m:rPr>
                            <m:sty m:val="p"/>
                          </m:rPr>
                          <w:rPr>
                            <w:rFonts w:ascii="Cambria Math" w:hAnsi="Cambria Math"/>
                          </w:rPr>
                          <m:t>,</m:t>
                        </w:ins>
                      </m:r>
                      <m:r>
                        <w:ins w:id="1833" w:author="Author" w:date="2026-07-14T09:14:00Z" w16du:dateUtc="2026-07-14T08:14:00Z">
                          <w:rPr>
                            <w:rFonts w:ascii="Cambria Math" w:hAnsi="Cambria Math"/>
                          </w:rPr>
                          <m:t>j</m:t>
                        </w:ins>
                      </m:r>
                    </m:sub>
                    <m:sup>
                      <m:r>
                        <w:ins w:id="1834" w:author="Author" w:date="2026-07-14T09:14:00Z" w16du:dateUtc="2026-07-14T08:14:00Z">
                          <w:rPr>
                            <w:rFonts w:ascii="Cambria Math" w:hAnsi="Cambria Math"/>
                          </w:rPr>
                          <m:t>τ</m:t>
                        </w:ins>
                      </m:r>
                    </m:sup>
                  </m:sSubSup>
                </m:e>
              </m:nary>
            </m:den>
          </m:f>
          <m:r>
            <w:ins w:id="1835" w:author="Author" w:date="2026-07-14T09:14:00Z" w16du:dateUtc="2026-07-14T08:14:00Z">
              <m:rPr>
                <m:sty m:val="p"/>
              </m:rPr>
              <w:rPr>
                <w:rFonts w:ascii="Cambria Math" w:hAnsi="Cambria Math"/>
              </w:rPr>
              <m:t>.</m:t>
            </w:ins>
          </m:r>
          <m:r>
            <w:ins w:id="1836" w:author="Author" w:date="2026-07-14T09:14:00Z" w16du:dateUtc="2026-07-14T08:14:00Z">
              <w:rPr>
                <w:rFonts w:ascii="Cambria Math" w:hAnsi="Cambria Math"/>
              </w:rPr>
              <m:t>  </m:t>
            </w:ins>
          </m:r>
          <m:d>
            <m:dPr>
              <m:ctrlPr>
                <w:ins w:id="1837" w:author="Author" w:date="2026-07-14T09:14:00Z" w16du:dateUtc="2026-07-14T08:14:00Z">
                  <w:rPr>
                    <w:rFonts w:ascii="Cambria Math" w:hAnsi="Cambria Math"/>
                  </w:rPr>
                </w:ins>
              </m:ctrlPr>
            </m:dPr>
            <m:e>
              <m:r>
                <w:ins w:id="1838" w:author="Author" w:date="2026-07-14T09:14:00Z" w16du:dateUtc="2026-07-14T08:14:00Z">
                  <w:rPr>
                    <w:rFonts w:ascii="Cambria Math" w:hAnsi="Cambria Math"/>
                  </w:rPr>
                  <m:t>10</m:t>
                </w:ins>
              </m:r>
            </m:e>
          </m:d>
        </m:oMath>
      </m:oMathPara>
      <w:bookmarkEnd w:id="1812"/>
    </w:p>
    <w:p w14:paraId="5C499597" w14:textId="77777777" w:rsidR="00AD2C25" w:rsidRDefault="00000000">
      <w:pPr>
        <w:pStyle w:val="FirstParagraph"/>
        <w:rPr>
          <w:ins w:id="1839" w:author="Author" w:date="2026-07-14T09:14:00Z" w16du:dateUtc="2026-07-14T08:14:00Z"/>
        </w:rPr>
      </w:pPr>
      <w:ins w:id="1840" w:author="Author" w:date="2026-07-14T09:14:00Z" w16du:dateUtc="2026-07-14T08:14:00Z">
        <w:r>
          <w:t>Following likelihood-based CMR implementations, stopping is modeled as a position-dependent hazard independent of current candidate support (</w:t>
        </w:r>
        <w:r>
          <w:fldChar w:fldCharType="begin"/>
        </w:r>
        <w:r>
          <w:instrText>HYPERLINK \l "ref-kragel2015neural" \h</w:instrText>
        </w:r>
        <w:r>
          <w:fldChar w:fldCharType="separate"/>
        </w:r>
        <w:r>
          <w:rPr>
            <w:rStyle w:val="Hyperlink"/>
          </w:rPr>
          <w:t>Kragel et al., 2015</w:t>
        </w:r>
        <w:r>
          <w:fldChar w:fldCharType="end"/>
        </w:r>
        <w:r>
          <w:t xml:space="preserve">; </w:t>
        </w:r>
        <w:r>
          <w:fldChar w:fldCharType="begin"/>
        </w:r>
        <w:r>
          <w:instrText>HYPERLINK \l "ref-morton2016predictive" \h</w:instrText>
        </w:r>
        <w:r>
          <w:fldChar w:fldCharType="separate"/>
        </w:r>
        <w:r>
          <w:rPr>
            <w:rStyle w:val="Hyperlink"/>
          </w:rPr>
          <w:t>Morton &amp; Polyn, 2016</w:t>
        </w:r>
        <w:r>
          <w:fldChar w:fldCharType="end"/>
        </w:r>
        <w:r>
          <w:t>):</w:t>
        </w:r>
      </w:ins>
    </w:p>
    <w:bookmarkStart w:id="1841" w:name="eq-stopping"/>
    <w:p w14:paraId="0DFC9EFF" w14:textId="77777777" w:rsidR="00AD2C25" w:rsidRDefault="00000000">
      <w:pPr>
        <w:pStyle w:val="BodyText"/>
        <w:rPr>
          <w:ins w:id="1842" w:author="Author" w:date="2026-07-14T09:14:00Z" w16du:dateUtc="2026-07-14T08:14:00Z"/>
        </w:rPr>
      </w:pPr>
      <m:oMathPara>
        <m:oMathParaPr>
          <m:jc m:val="center"/>
        </m:oMathParaPr>
        <m:oMath>
          <m:sSub>
            <m:sSubPr>
              <m:ctrlPr>
                <w:ins w:id="1843" w:author="Author" w:date="2026-07-14T09:14:00Z" w16du:dateUtc="2026-07-14T08:14:00Z">
                  <w:rPr>
                    <w:rFonts w:ascii="Cambria Math" w:hAnsi="Cambria Math"/>
                  </w:rPr>
                </w:ins>
              </m:ctrlPr>
            </m:sSubPr>
            <m:e>
              <m:r>
                <w:ins w:id="1844" w:author="Author" w:date="2026-07-14T09:14:00Z" w16du:dateUtc="2026-07-14T08:14:00Z">
                  <w:rPr>
                    <w:rFonts w:ascii="Cambria Math" w:hAnsi="Cambria Math"/>
                  </w:rPr>
                  <m:t>P</m:t>
                </w:ins>
              </m:r>
            </m:e>
            <m:sub>
              <m:r>
                <w:ins w:id="1845" w:author="Author" w:date="2026-07-14T09:14:00Z" w16du:dateUtc="2026-07-14T08:14:00Z">
                  <m:rPr>
                    <m:sty m:val="p"/>
                  </m:rPr>
                  <w:rPr>
                    <w:rFonts w:ascii="Cambria Math" w:hAnsi="Cambria Math"/>
                  </w:rPr>
                  <m:t>stop</m:t>
                </w:ins>
              </m:r>
            </m:sub>
          </m:sSub>
          <m:d>
            <m:dPr>
              <m:ctrlPr>
                <w:ins w:id="1846" w:author="Author" w:date="2026-07-14T09:14:00Z" w16du:dateUtc="2026-07-14T08:14:00Z">
                  <w:rPr>
                    <w:rFonts w:ascii="Cambria Math" w:hAnsi="Cambria Math"/>
                  </w:rPr>
                </w:ins>
              </m:ctrlPr>
            </m:dPr>
            <m:e>
              <m:r>
                <w:ins w:id="1847" w:author="Author" w:date="2026-07-14T09:14:00Z" w16du:dateUtc="2026-07-14T08:14:00Z">
                  <w:rPr>
                    <w:rFonts w:ascii="Cambria Math" w:hAnsi="Cambria Math"/>
                  </w:rPr>
                  <m:t>j</m:t>
                </w:ins>
              </m:r>
            </m:e>
          </m:d>
          <m:r>
            <w:ins w:id="1848" w:author="Author" w:date="2026-07-14T09:14:00Z" w16du:dateUtc="2026-07-14T08:14:00Z">
              <m:rPr>
                <m:sty m:val="p"/>
              </m:rPr>
              <w:rPr>
                <w:rFonts w:ascii="Cambria Math" w:hAnsi="Cambria Math"/>
              </w:rPr>
              <m:t>=</m:t>
            </w:ins>
          </m:r>
          <m:sSub>
            <m:sSubPr>
              <m:ctrlPr>
                <w:ins w:id="1849" w:author="Author" w:date="2026-07-14T09:14:00Z" w16du:dateUtc="2026-07-14T08:14:00Z">
                  <w:rPr>
                    <w:rFonts w:ascii="Cambria Math" w:hAnsi="Cambria Math"/>
                  </w:rPr>
                </w:ins>
              </m:ctrlPr>
            </m:sSubPr>
            <m:e>
              <m:r>
                <w:ins w:id="1850" w:author="Author" w:date="2026-07-14T09:14:00Z" w16du:dateUtc="2026-07-14T08:14:00Z">
                  <w:rPr>
                    <w:rFonts w:ascii="Cambria Math" w:hAnsi="Cambria Math"/>
                  </w:rPr>
                  <m:t>θ</m:t>
                </w:ins>
              </m:r>
            </m:e>
            <m:sub>
              <m:r>
                <w:ins w:id="1851" w:author="Author" w:date="2026-07-14T09:14:00Z" w16du:dateUtc="2026-07-14T08:14:00Z">
                  <w:rPr>
                    <w:rFonts w:ascii="Cambria Math" w:hAnsi="Cambria Math"/>
                  </w:rPr>
                  <m:t>s</m:t>
                </w:ins>
              </m:r>
            </m:sub>
          </m:sSub>
          <m:sSup>
            <m:sSupPr>
              <m:ctrlPr>
                <w:ins w:id="1852" w:author="Author" w:date="2026-07-14T09:14:00Z" w16du:dateUtc="2026-07-14T08:14:00Z">
                  <w:rPr>
                    <w:rFonts w:ascii="Cambria Math" w:hAnsi="Cambria Math"/>
                  </w:rPr>
                </w:ins>
              </m:ctrlPr>
            </m:sSupPr>
            <m:e>
              <m:r>
                <w:ins w:id="1853" w:author="Author" w:date="2026-07-14T09:14:00Z" w16du:dateUtc="2026-07-14T08:14:00Z">
                  <w:rPr>
                    <w:rFonts w:ascii="Cambria Math" w:hAnsi="Cambria Math"/>
                  </w:rPr>
                  <m:t>e</m:t>
                </w:ins>
              </m:r>
            </m:e>
            <m:sup>
              <m:r>
                <w:ins w:id="1854" w:author="Author" w:date="2026-07-14T09:14:00Z" w16du:dateUtc="2026-07-14T08:14:00Z">
                  <w:rPr>
                    <w:rFonts w:ascii="Cambria Math" w:hAnsi="Cambria Math"/>
                  </w:rPr>
                  <m:t>j</m:t>
                </w:ins>
              </m:r>
              <m:sSub>
                <m:sSubPr>
                  <m:ctrlPr>
                    <w:ins w:id="1855" w:author="Author" w:date="2026-07-14T09:14:00Z" w16du:dateUtc="2026-07-14T08:14:00Z">
                      <w:rPr>
                        <w:rFonts w:ascii="Cambria Math" w:hAnsi="Cambria Math"/>
                      </w:rPr>
                    </w:ins>
                  </m:ctrlPr>
                </m:sSubPr>
                <m:e>
                  <m:r>
                    <w:ins w:id="1856" w:author="Author" w:date="2026-07-14T09:14:00Z" w16du:dateUtc="2026-07-14T08:14:00Z">
                      <w:rPr>
                        <w:rFonts w:ascii="Cambria Math" w:hAnsi="Cambria Math"/>
                      </w:rPr>
                      <m:t>θ</m:t>
                    </w:ins>
                  </m:r>
                </m:e>
                <m:sub>
                  <m:r>
                    <w:ins w:id="1857" w:author="Author" w:date="2026-07-14T09:14:00Z" w16du:dateUtc="2026-07-14T08:14:00Z">
                      <w:rPr>
                        <w:rFonts w:ascii="Cambria Math" w:hAnsi="Cambria Math"/>
                      </w:rPr>
                      <m:t>r</m:t>
                    </w:ins>
                  </m:r>
                </m:sub>
              </m:sSub>
            </m:sup>
          </m:sSup>
          <m:r>
            <w:ins w:id="1858" w:author="Author" w:date="2026-07-14T09:14:00Z" w16du:dateUtc="2026-07-14T08:14:00Z">
              <m:rPr>
                <m:sty m:val="p"/>
              </m:rPr>
              <w:rPr>
                <w:rFonts w:ascii="Cambria Math" w:hAnsi="Cambria Math"/>
              </w:rPr>
              <m:t>.</m:t>
            </w:ins>
          </m:r>
          <m:r>
            <w:ins w:id="1859" w:author="Author" w:date="2026-07-14T09:14:00Z" w16du:dateUtc="2026-07-14T08:14:00Z">
              <w:rPr>
                <w:rFonts w:ascii="Cambria Math" w:hAnsi="Cambria Math"/>
              </w:rPr>
              <m:t>  </m:t>
            </w:ins>
          </m:r>
          <m:d>
            <m:dPr>
              <m:ctrlPr>
                <w:ins w:id="1860" w:author="Author" w:date="2026-07-14T09:14:00Z" w16du:dateUtc="2026-07-14T08:14:00Z">
                  <w:rPr>
                    <w:rFonts w:ascii="Cambria Math" w:hAnsi="Cambria Math"/>
                  </w:rPr>
                </w:ins>
              </m:ctrlPr>
            </m:dPr>
            <m:e>
              <m:r>
                <w:ins w:id="1861" w:author="Author" w:date="2026-07-14T09:14:00Z" w16du:dateUtc="2026-07-14T08:14:00Z">
                  <w:rPr>
                    <w:rFonts w:ascii="Cambria Math" w:hAnsi="Cambria Math"/>
                  </w:rPr>
                  <m:t>11</m:t>
                </w:ins>
              </m:r>
            </m:e>
          </m:d>
        </m:oMath>
      </m:oMathPara>
      <w:bookmarkEnd w:id="1841"/>
    </w:p>
    <w:p w14:paraId="2F6C47A6" w14:textId="77777777" w:rsidR="00AD2C25" w:rsidRDefault="00000000">
      <w:pPr>
        <w:pStyle w:val="FirstParagraph"/>
        <w:rPr>
          <w:ins w:id="1862" w:author="Author" w:date="2026-07-14T09:14:00Z" w16du:dateUtc="2026-07-14T08:14:00Z"/>
        </w:rPr>
      </w:pPr>
      <w:ins w:id="1863" w:author="Author" w:date="2026-07-14T09:14:00Z" w16du:dateUtc="2026-07-14T08:14:00Z">
        <w:r>
          <w:t>This value is bounded to remain a valid probability. Because stopping is independent of candidate support, interference is read from the identity of sampled items. A sampled task or filler item takes the place of a possible film sample.</w:t>
        </w:r>
      </w:ins>
    </w:p>
    <w:p w14:paraId="680568D2" w14:textId="77777777" w:rsidR="00AD2C25" w:rsidRDefault="00000000">
      <w:pPr>
        <w:pStyle w:val="BodyText"/>
        <w:rPr>
          <w:ins w:id="1864" w:author="Author" w:date="2026-07-14T09:14:00Z" w16du:dateUtc="2026-07-14T08:14:00Z"/>
        </w:rPr>
      </w:pPr>
      <w:ins w:id="1865" w:author="Author" w:date="2026-07-14T09:14:00Z" w16du:dateUtc="2026-07-14T08:14:00Z">
        <w:r>
          <w:lastRenderedPageBreak/>
          <w:t>After a candidate is sampled, feature-to-context memory updates context toward the sampled item’s associated context:</w:t>
        </w:r>
      </w:ins>
    </w:p>
    <w:bookmarkStart w:id="1866" w:name="eq-recall-context-update"/>
    <w:p w14:paraId="32931F00" w14:textId="77777777" w:rsidR="00AD2C25" w:rsidRDefault="00000000">
      <w:pPr>
        <w:pStyle w:val="BodyText"/>
        <w:rPr>
          <w:ins w:id="1867" w:author="Author" w:date="2026-07-14T09:14:00Z" w16du:dateUtc="2026-07-14T08:14:00Z"/>
        </w:rPr>
      </w:pPr>
      <m:oMathPara>
        <m:oMathParaPr>
          <m:jc m:val="center"/>
        </m:oMathParaPr>
        <m:oMath>
          <m:sSub>
            <m:sSubPr>
              <m:ctrlPr>
                <w:ins w:id="1868" w:author="Author" w:date="2026-07-14T09:14:00Z" w16du:dateUtc="2026-07-14T08:14:00Z">
                  <w:rPr>
                    <w:rFonts w:ascii="Cambria Math" w:hAnsi="Cambria Math"/>
                  </w:rPr>
                </w:ins>
              </m:ctrlPr>
            </m:sSubPr>
            <m:e>
              <m:r>
                <w:ins w:id="1869" w:author="Author" w:date="2026-07-14T09:14:00Z" w16du:dateUtc="2026-07-14T08:14:00Z">
                  <w:rPr>
                    <w:rFonts w:ascii="Cambria Math" w:hAnsi="Cambria Math"/>
                  </w:rPr>
                  <m:t>c</m:t>
                </w:ins>
              </m:r>
            </m:e>
            <m:sub>
              <m:r>
                <w:ins w:id="1870" w:author="Author" w:date="2026-07-14T09:14:00Z" w16du:dateUtc="2026-07-14T08:14:00Z">
                  <w:rPr>
                    <w:rFonts w:ascii="Cambria Math" w:hAnsi="Cambria Math"/>
                  </w:rPr>
                  <m:t>j</m:t>
                </w:ins>
              </m:r>
              <m:r>
                <w:ins w:id="1871" w:author="Author" w:date="2026-07-14T09:14:00Z" w16du:dateUtc="2026-07-14T08:14:00Z">
                  <m:rPr>
                    <m:sty m:val="p"/>
                  </m:rPr>
                  <w:rPr>
                    <w:rFonts w:ascii="Cambria Math" w:hAnsi="Cambria Math"/>
                  </w:rPr>
                  <m:t>+</m:t>
                </w:ins>
              </m:r>
              <m:r>
                <w:ins w:id="1872" w:author="Author" w:date="2026-07-14T09:14:00Z" w16du:dateUtc="2026-07-14T08:14:00Z">
                  <w:rPr>
                    <w:rFonts w:ascii="Cambria Math" w:hAnsi="Cambria Math"/>
                  </w:rPr>
                  <m:t>1</m:t>
                </w:ins>
              </m:r>
            </m:sub>
          </m:sSub>
          <m:r>
            <w:ins w:id="1873" w:author="Author" w:date="2026-07-14T09:14:00Z" w16du:dateUtc="2026-07-14T08:14:00Z">
              <m:rPr>
                <m:sty m:val="p"/>
              </m:rPr>
              <w:rPr>
                <w:rFonts w:ascii="Cambria Math" w:hAnsi="Cambria Math"/>
              </w:rPr>
              <m:t>=</m:t>
            </w:ins>
          </m:r>
          <m:sSub>
            <m:sSubPr>
              <m:ctrlPr>
                <w:ins w:id="1874" w:author="Author" w:date="2026-07-14T09:14:00Z" w16du:dateUtc="2026-07-14T08:14:00Z">
                  <w:rPr>
                    <w:rFonts w:ascii="Cambria Math" w:hAnsi="Cambria Math"/>
                  </w:rPr>
                </w:ins>
              </m:ctrlPr>
            </m:sSubPr>
            <m:e>
              <m:r>
                <w:ins w:id="1875" w:author="Author" w:date="2026-07-14T09:14:00Z" w16du:dateUtc="2026-07-14T08:14:00Z">
                  <w:rPr>
                    <w:rFonts w:ascii="Cambria Math" w:hAnsi="Cambria Math"/>
                  </w:rPr>
                  <m:t>ρ</m:t>
                </w:ins>
              </m:r>
            </m:e>
            <m:sub>
              <m:r>
                <w:ins w:id="1876" w:author="Author" w:date="2026-07-14T09:14:00Z" w16du:dateUtc="2026-07-14T08:14:00Z">
                  <m:rPr>
                    <m:sty m:val="p"/>
                  </m:rPr>
                  <w:rPr>
                    <w:rFonts w:ascii="Cambria Math" w:hAnsi="Cambria Math"/>
                  </w:rPr>
                  <m:t>rec,</m:t>
                </w:ins>
              </m:r>
              <m:r>
                <w:ins w:id="1877" w:author="Author" w:date="2026-07-14T09:14:00Z" w16du:dateUtc="2026-07-14T08:14:00Z">
                  <w:rPr>
                    <w:rFonts w:ascii="Cambria Math" w:hAnsi="Cambria Math"/>
                  </w:rPr>
                  <m:t>j</m:t>
                </w:ins>
              </m:r>
            </m:sub>
          </m:sSub>
          <m:sSub>
            <m:sSubPr>
              <m:ctrlPr>
                <w:ins w:id="1878" w:author="Author" w:date="2026-07-14T09:14:00Z" w16du:dateUtc="2026-07-14T08:14:00Z">
                  <w:rPr>
                    <w:rFonts w:ascii="Cambria Math" w:hAnsi="Cambria Math"/>
                  </w:rPr>
                </w:ins>
              </m:ctrlPr>
            </m:sSubPr>
            <m:e>
              <m:r>
                <w:ins w:id="1879" w:author="Author" w:date="2026-07-14T09:14:00Z" w16du:dateUtc="2026-07-14T08:14:00Z">
                  <w:rPr>
                    <w:rFonts w:ascii="Cambria Math" w:hAnsi="Cambria Math"/>
                  </w:rPr>
                  <m:t>c</m:t>
                </w:ins>
              </m:r>
            </m:e>
            <m:sub>
              <m:r>
                <w:ins w:id="1880" w:author="Author" w:date="2026-07-14T09:14:00Z" w16du:dateUtc="2026-07-14T08:14:00Z">
                  <w:rPr>
                    <w:rFonts w:ascii="Cambria Math" w:hAnsi="Cambria Math"/>
                  </w:rPr>
                  <m:t>j</m:t>
                </w:ins>
              </m:r>
            </m:sub>
          </m:sSub>
          <m:r>
            <w:ins w:id="1881" w:author="Author" w:date="2026-07-14T09:14:00Z" w16du:dateUtc="2026-07-14T08:14:00Z">
              <m:rPr>
                <m:sty m:val="p"/>
              </m:rPr>
              <w:rPr>
                <w:rFonts w:ascii="Cambria Math" w:hAnsi="Cambria Math"/>
              </w:rPr>
              <m:t>+</m:t>
            </w:ins>
          </m:r>
          <m:sSub>
            <m:sSubPr>
              <m:ctrlPr>
                <w:ins w:id="1882" w:author="Author" w:date="2026-07-14T09:14:00Z" w16du:dateUtc="2026-07-14T08:14:00Z">
                  <w:rPr>
                    <w:rFonts w:ascii="Cambria Math" w:hAnsi="Cambria Math"/>
                  </w:rPr>
                </w:ins>
              </m:ctrlPr>
            </m:sSubPr>
            <m:e>
              <m:r>
                <w:ins w:id="1883" w:author="Author" w:date="2026-07-14T09:14:00Z" w16du:dateUtc="2026-07-14T08:14:00Z">
                  <w:rPr>
                    <w:rFonts w:ascii="Cambria Math" w:hAnsi="Cambria Math"/>
                  </w:rPr>
                  <m:t>β</m:t>
                </w:ins>
              </m:r>
            </m:e>
            <m:sub>
              <m:r>
                <w:ins w:id="1884" w:author="Author" w:date="2026-07-14T09:14:00Z" w16du:dateUtc="2026-07-14T08:14:00Z">
                  <m:rPr>
                    <m:sty m:val="p"/>
                  </m:rPr>
                  <w:rPr>
                    <w:rFonts w:ascii="Cambria Math" w:hAnsi="Cambria Math"/>
                  </w:rPr>
                  <m:t>rec</m:t>
                </w:ins>
              </m:r>
            </m:sub>
          </m:sSub>
          <m:acc>
            <m:accPr>
              <m:ctrlPr>
                <w:ins w:id="1885" w:author="Author" w:date="2026-07-14T09:14:00Z" w16du:dateUtc="2026-07-14T08:14:00Z">
                  <w:rPr>
                    <w:rFonts w:ascii="Cambria Math" w:hAnsi="Cambria Math"/>
                  </w:rPr>
                </w:ins>
              </m:ctrlPr>
            </m:accPr>
            <m:e>
              <m:sSup>
                <m:sSupPr>
                  <m:ctrlPr>
                    <w:ins w:id="1886" w:author="Author" w:date="2026-07-14T09:14:00Z" w16du:dateUtc="2026-07-14T08:14:00Z">
                      <w:rPr>
                        <w:rFonts w:ascii="Cambria Math" w:hAnsi="Cambria Math"/>
                      </w:rPr>
                    </w:ins>
                  </m:ctrlPr>
                </m:sSupPr>
                <m:e>
                  <m:r>
                    <w:ins w:id="1887" w:author="Author" w:date="2026-07-14T09:14:00Z" w16du:dateUtc="2026-07-14T08:14:00Z">
                      <w:rPr>
                        <w:rFonts w:ascii="Cambria Math" w:hAnsi="Cambria Math"/>
                      </w:rPr>
                      <m:t>M</m:t>
                    </w:ins>
                  </m:r>
                </m:e>
                <m:sup>
                  <m:r>
                    <w:ins w:id="1888" w:author="Author" w:date="2026-07-14T09:14:00Z" w16du:dateUtc="2026-07-14T08:14:00Z">
                      <w:rPr>
                        <w:rFonts w:ascii="Cambria Math" w:hAnsi="Cambria Math"/>
                      </w:rPr>
                      <m:t>FC</m:t>
                    </w:ins>
                  </m:r>
                </m:sup>
              </m:sSup>
              <m:sSub>
                <m:sSubPr>
                  <m:ctrlPr>
                    <w:ins w:id="1889" w:author="Author" w:date="2026-07-14T09:14:00Z" w16du:dateUtc="2026-07-14T08:14:00Z">
                      <w:rPr>
                        <w:rFonts w:ascii="Cambria Math" w:hAnsi="Cambria Math"/>
                      </w:rPr>
                    </w:ins>
                  </m:ctrlPr>
                </m:sSubPr>
                <m:e>
                  <m:r>
                    <w:ins w:id="1890" w:author="Author" w:date="2026-07-14T09:14:00Z" w16du:dateUtc="2026-07-14T08:14:00Z">
                      <w:rPr>
                        <w:rFonts w:ascii="Cambria Math" w:hAnsi="Cambria Math"/>
                      </w:rPr>
                      <m:t>f</m:t>
                    </w:ins>
                  </m:r>
                </m:e>
                <m:sub>
                  <m:sSub>
                    <m:sSubPr>
                      <m:ctrlPr>
                        <w:ins w:id="1891" w:author="Author" w:date="2026-07-14T09:14:00Z" w16du:dateUtc="2026-07-14T08:14:00Z">
                          <w:rPr>
                            <w:rFonts w:ascii="Cambria Math" w:hAnsi="Cambria Math"/>
                          </w:rPr>
                        </w:ins>
                      </m:ctrlPr>
                    </m:sSubPr>
                    <m:e>
                      <m:r>
                        <w:ins w:id="1892" w:author="Author" w:date="2026-07-14T09:14:00Z" w16du:dateUtc="2026-07-14T08:14:00Z">
                          <w:rPr>
                            <w:rFonts w:ascii="Cambria Math" w:hAnsi="Cambria Math"/>
                          </w:rPr>
                          <m:t>r</m:t>
                        </w:ins>
                      </m:r>
                    </m:e>
                    <m:sub>
                      <m:r>
                        <w:ins w:id="1893" w:author="Author" w:date="2026-07-14T09:14:00Z" w16du:dateUtc="2026-07-14T08:14:00Z">
                          <w:rPr>
                            <w:rFonts w:ascii="Cambria Math" w:hAnsi="Cambria Math"/>
                          </w:rPr>
                          <m:t>j</m:t>
                        </w:ins>
                      </m:r>
                    </m:sub>
                  </m:sSub>
                </m:sub>
              </m:sSub>
            </m:e>
          </m:acc>
          <m:r>
            <w:ins w:id="1894" w:author="Author" w:date="2026-07-14T09:14:00Z" w16du:dateUtc="2026-07-14T08:14:00Z">
              <m:rPr>
                <m:sty m:val="p"/>
              </m:rPr>
              <w:rPr>
                <w:rFonts w:ascii="Cambria Math" w:hAnsi="Cambria Math"/>
              </w:rPr>
              <m:t>.</m:t>
            </w:ins>
          </m:r>
          <m:r>
            <w:ins w:id="1895" w:author="Author" w:date="2026-07-14T09:14:00Z" w16du:dateUtc="2026-07-14T08:14:00Z">
              <w:rPr>
                <w:rFonts w:ascii="Cambria Math" w:hAnsi="Cambria Math"/>
              </w:rPr>
              <m:t>  </m:t>
            </w:ins>
          </m:r>
          <m:d>
            <m:dPr>
              <m:ctrlPr>
                <w:ins w:id="1896" w:author="Author" w:date="2026-07-14T09:14:00Z" w16du:dateUtc="2026-07-14T08:14:00Z">
                  <w:rPr>
                    <w:rFonts w:ascii="Cambria Math" w:hAnsi="Cambria Math"/>
                  </w:rPr>
                </w:ins>
              </m:ctrlPr>
            </m:dPr>
            <m:e>
              <m:r>
                <w:ins w:id="1897" w:author="Author" w:date="2026-07-14T09:14:00Z" w16du:dateUtc="2026-07-14T08:14:00Z">
                  <w:rPr>
                    <w:rFonts w:ascii="Cambria Math" w:hAnsi="Cambria Math"/>
                  </w:rPr>
                  <m:t>12</m:t>
                </w:ins>
              </m:r>
            </m:e>
          </m:d>
        </m:oMath>
      </m:oMathPara>
      <w:bookmarkEnd w:id="1866"/>
    </w:p>
    <w:p w14:paraId="51190D41" w14:textId="77777777" w:rsidR="00AD2C25" w:rsidRDefault="00000000">
      <w:pPr>
        <w:pStyle w:val="FirstParagraph"/>
        <w:rPr>
          <w:ins w:id="1898" w:author="Author" w:date="2026-07-14T09:14:00Z" w16du:dateUtc="2026-07-14T08:14:00Z"/>
        </w:rPr>
      </w:pPr>
      <w:ins w:id="1899" w:author="Author" w:date="2026-07-14T09:14:00Z" w16du:dateUtc="2026-07-14T08:14:00Z">
        <w:r>
          <w:t>This update lets sampled material shape later search. A sampled film item can keep later sampling near film-associated context. A sampled task or filler item can pull later sampling toward non-film material.</w:t>
        </w:r>
      </w:ins>
    </w:p>
    <w:p w14:paraId="491E50AD" w14:textId="77777777" w:rsidR="00AD2C25" w:rsidRDefault="00000000">
      <w:pPr>
        <w:pStyle w:val="BodyText"/>
        <w:rPr>
          <w:ins w:id="1900" w:author="Author" w:date="2026-07-14T09:14:00Z" w16du:dateUtc="2026-07-14T08:14:00Z"/>
        </w:rPr>
      </w:pPr>
      <w:ins w:id="1901" w:author="Author" w:date="2026-07-14T09:14:00Z" w16du:dateUtc="2026-07-14T08:14:00Z">
        <w:r>
          <w:t xml:space="preserve">Test-phase film cues use the same feature-to-context operation without becoming recall outputs. When a film cue </w:t>
        </w:r>
      </w:ins>
      <m:oMath>
        <m:r>
          <w:ins w:id="1902" w:author="Author" w:date="2026-07-14T09:14:00Z" w16du:dateUtc="2026-07-14T08:14:00Z">
            <w:rPr>
              <w:rFonts w:ascii="Cambria Math" w:hAnsi="Cambria Math"/>
            </w:rPr>
            <m:t>q</m:t>
          </w:ins>
        </m:r>
      </m:oMath>
      <w:ins w:id="1903" w:author="Author" w:date="2026-07-14T09:14:00Z" w16du:dateUtc="2026-07-14T08:14:00Z">
        <w:r>
          <w:t xml:space="preserve"> is presented, the cued item updates context through </w:t>
        </w:r>
      </w:ins>
      <m:oMath>
        <m:sSup>
          <m:sSupPr>
            <m:ctrlPr>
              <w:ins w:id="1904" w:author="Author" w:date="2026-07-14T09:14:00Z" w16du:dateUtc="2026-07-14T08:14:00Z">
                <w:rPr>
                  <w:rFonts w:ascii="Cambria Math" w:hAnsi="Cambria Math"/>
                </w:rPr>
              </w:ins>
            </m:ctrlPr>
          </m:sSupPr>
          <m:e>
            <m:r>
              <w:ins w:id="1905" w:author="Author" w:date="2026-07-14T09:14:00Z" w16du:dateUtc="2026-07-14T08:14:00Z">
                <w:rPr>
                  <w:rFonts w:ascii="Cambria Math" w:hAnsi="Cambria Math"/>
                </w:rPr>
                <m:t>M</m:t>
              </w:ins>
            </m:r>
          </m:e>
          <m:sup>
            <m:r>
              <w:ins w:id="1906" w:author="Author" w:date="2026-07-14T09:14:00Z" w16du:dateUtc="2026-07-14T08:14:00Z">
                <w:rPr>
                  <w:rFonts w:ascii="Cambria Math" w:hAnsi="Cambria Math"/>
                </w:rPr>
                <m:t>FC</m:t>
              </w:ins>
            </m:r>
          </m:sup>
        </m:sSup>
        <m:sSub>
          <m:sSubPr>
            <m:ctrlPr>
              <w:ins w:id="1907" w:author="Author" w:date="2026-07-14T09:14:00Z" w16du:dateUtc="2026-07-14T08:14:00Z">
                <w:rPr>
                  <w:rFonts w:ascii="Cambria Math" w:hAnsi="Cambria Math"/>
                </w:rPr>
              </w:ins>
            </m:ctrlPr>
          </m:sSubPr>
          <m:e>
            <m:r>
              <w:ins w:id="1908" w:author="Author" w:date="2026-07-14T09:14:00Z" w16du:dateUtc="2026-07-14T08:14:00Z">
                <w:rPr>
                  <w:rFonts w:ascii="Cambria Math" w:hAnsi="Cambria Math"/>
                </w:rPr>
                <m:t>f</m:t>
              </w:ins>
            </m:r>
          </m:e>
          <m:sub>
            <m:r>
              <w:ins w:id="1909" w:author="Author" w:date="2026-07-14T09:14:00Z" w16du:dateUtc="2026-07-14T08:14:00Z">
                <w:rPr>
                  <w:rFonts w:ascii="Cambria Math" w:hAnsi="Cambria Math"/>
                </w:rPr>
                <m:t>q</m:t>
              </w:ins>
            </m:r>
          </m:sub>
        </m:sSub>
      </m:oMath>
      <w:ins w:id="1910" w:author="Author" w:date="2026-07-14T09:14:00Z" w16du:dateUtc="2026-07-14T08:14:00Z">
        <w:r>
          <w:t>. The cue is not counted as a recalled item, does not make the cued film item unavailable for later recall, and adds no new learning. Recall sampling then resumes from the updated context state.</w:t>
        </w:r>
      </w:ins>
    </w:p>
    <w:p w14:paraId="2B09E36D" w14:textId="77777777" w:rsidR="00AD2C25" w:rsidRDefault="00000000">
      <w:pPr>
        <w:pStyle w:val="Heading2"/>
        <w:rPr>
          <w:ins w:id="1911" w:author="Author" w:date="2026-07-14T09:14:00Z" w16du:dateUtc="2026-07-14T08:14:00Z"/>
        </w:rPr>
      </w:pPr>
      <w:bookmarkStart w:id="1912" w:name="deliberate-recall-control"/>
      <w:bookmarkEnd w:id="1776"/>
      <w:ins w:id="1913" w:author="Author" w:date="2026-07-14T09:14:00Z" w16du:dateUtc="2026-07-14T08:14:00Z">
        <w:r>
          <w:t>Deliberate Recall Control</w:t>
        </w:r>
      </w:ins>
    </w:p>
    <w:p w14:paraId="356699A0" w14:textId="77777777" w:rsidR="00AD2C25" w:rsidRDefault="00000000">
      <w:pPr>
        <w:pStyle w:val="FirstParagraph"/>
        <w:rPr>
          <w:ins w:id="1914" w:author="Author" w:date="2026-07-14T09:14:00Z" w16du:dateUtc="2026-07-14T08:14:00Z"/>
        </w:rPr>
      </w:pPr>
      <w:ins w:id="1915" w:author="Author" w:date="2026-07-14T09:14:00Z" w16du:dateUtc="2026-07-14T08:14:00Z">
        <w:r>
          <w:t>Deliberate recall uses the same sampling rule as unguided recall, with control settings applied before, during, or after sampling. The control settings change the retrieval cue, candidate support, or sampled-item carryover without changing the film and task associations learned during encoding. This lets the simulations test which retrieval operations increase film recall and which ones protect film recall from reminder-linked task competition.</w:t>
        </w:r>
      </w:ins>
    </w:p>
    <w:p w14:paraId="3C205E7A" w14:textId="77777777" w:rsidR="00AD2C25" w:rsidRDefault="00000000">
      <w:pPr>
        <w:pStyle w:val="BodyText"/>
        <w:rPr>
          <w:ins w:id="1916" w:author="Author" w:date="2026-07-14T09:14:00Z" w16du:dateUtc="2026-07-14T08:14:00Z"/>
        </w:rPr>
      </w:pPr>
      <w:ins w:id="1917" w:author="Author" w:date="2026-07-14T09:14:00Z" w16du:dateUtc="2026-07-14T08:14:00Z">
        <w:r>
          <w:t xml:space="preserve">Start-of-film context reinstatement drifts context toward the state present at the beginning of film encoding before the first sampling step. The retrieval context is drifted toward the context state used to begin the film sequence, with drift rate </w:t>
        </w:r>
      </w:ins>
      <m:oMath>
        <m:sSub>
          <m:sSubPr>
            <m:ctrlPr>
              <w:ins w:id="1918" w:author="Author" w:date="2026-07-14T09:14:00Z" w16du:dateUtc="2026-07-14T08:14:00Z">
                <w:rPr>
                  <w:rFonts w:ascii="Cambria Math" w:hAnsi="Cambria Math"/>
                </w:rPr>
              </w:ins>
            </m:ctrlPr>
          </m:sSubPr>
          <m:e>
            <m:r>
              <w:ins w:id="1919" w:author="Author" w:date="2026-07-14T09:14:00Z" w16du:dateUtc="2026-07-14T08:14:00Z">
                <w:rPr>
                  <w:rFonts w:ascii="Cambria Math" w:hAnsi="Cambria Math"/>
                </w:rPr>
                <m:t>β</m:t>
              </w:ins>
            </m:r>
          </m:e>
          <m:sub>
            <m:r>
              <w:ins w:id="1920" w:author="Author" w:date="2026-07-14T09:14:00Z" w16du:dateUtc="2026-07-14T08:14:00Z">
                <m:rPr>
                  <m:sty m:val="p"/>
                </m:rPr>
                <w:rPr>
                  <w:rFonts w:ascii="Cambria Math" w:hAnsi="Cambria Math"/>
                </w:rPr>
                <m:t>start</m:t>
              </w:ins>
            </m:r>
          </m:sub>
        </m:sSub>
      </m:oMath>
      <w:ins w:id="1921" w:author="Author" w:date="2026-07-14T09:14:00Z" w16du:dateUtc="2026-07-14T08:14:00Z">
        <w:r>
          <w:t xml:space="preserve">. This can bias early sampling toward film candidates rather than starting from the ongoing context state produced by the final delay phase of the paradigm. This control mechanism can therefore increase film recall. However, </w:t>
        </w:r>
        <w:r>
          <w:lastRenderedPageBreak/>
          <w:t>because it still relies on film-associated context to cue candidates, it does not substantially protect deliberate recall from the interference effects of reminder-linked task encoding.</w:t>
        </w:r>
      </w:ins>
    </w:p>
    <w:p w14:paraId="40D52F82" w14:textId="77777777" w:rsidR="00AD2C25" w:rsidRDefault="00000000">
      <w:pPr>
        <w:pStyle w:val="BodyText"/>
        <w:rPr>
          <w:ins w:id="1922" w:author="Author" w:date="2026-07-14T09:14:00Z" w16du:dateUtc="2026-07-14T08:14:00Z"/>
        </w:rPr>
      </w:pPr>
      <w:ins w:id="1923" w:author="Author" w:date="2026-07-14T09:14:00Z" w16du:dateUtc="2026-07-14T08:14:00Z">
        <w:r>
          <w:t>In retrieved-context models of externalized free recall, monitoring is implemented as a post-sampling match check: rejected candidates are withheld as target responses but still update the next retrieval context (</w:t>
        </w:r>
        <w:r>
          <w:fldChar w:fldCharType="begin"/>
        </w:r>
        <w:r>
          <w:instrText>HYPERLINK \l "ref-lohnas2015expanding" \h</w:instrText>
        </w:r>
        <w:r>
          <w:fldChar w:fldCharType="separate"/>
        </w:r>
        <w:r>
          <w:rPr>
            <w:rStyle w:val="Hyperlink"/>
          </w:rPr>
          <w:t>Lohnas et al., 2015</w:t>
        </w:r>
        <w:r>
          <w:fldChar w:fldCharType="end"/>
        </w:r>
        <w:r>
          <w:t xml:space="preserve">). The present simulations keep the post-sampling timing but change the consequence of sampled non-film candidates. Post-retrieval context monitoring reduces the context update after sampled task or filler candidates. Let </w:t>
        </w:r>
      </w:ins>
      <m:oMath>
        <m:sSub>
          <m:sSubPr>
            <m:ctrlPr>
              <w:ins w:id="1924" w:author="Author" w:date="2026-07-14T09:14:00Z" w16du:dateUtc="2026-07-14T08:14:00Z">
                <w:rPr>
                  <w:rFonts w:ascii="Cambria Math" w:hAnsi="Cambria Math"/>
                </w:rPr>
              </w:ins>
            </m:ctrlPr>
          </m:sSubPr>
          <m:e>
            <m:r>
              <w:ins w:id="1925" w:author="Author" w:date="2026-07-14T09:14:00Z" w16du:dateUtc="2026-07-14T08:14:00Z">
                <w:rPr>
                  <w:rFonts w:ascii="Cambria Math" w:hAnsi="Cambria Math"/>
                </w:rPr>
                <m:t>κ</m:t>
              </w:ins>
            </m:r>
          </m:e>
          <m:sub>
            <m:r>
              <w:ins w:id="1926" w:author="Author" w:date="2026-07-14T09:14:00Z" w16du:dateUtc="2026-07-14T08:14:00Z">
                <w:rPr>
                  <w:rFonts w:ascii="Cambria Math" w:hAnsi="Cambria Math"/>
                </w:rPr>
                <m:t>i</m:t>
              </w:ins>
            </m:r>
          </m:sub>
        </m:sSub>
        <m:r>
          <w:ins w:id="1927" w:author="Author" w:date="2026-07-14T09:14:00Z" w16du:dateUtc="2026-07-14T08:14:00Z">
            <m:rPr>
              <m:sty m:val="p"/>
            </m:rPr>
            <w:rPr>
              <w:rFonts w:ascii="Cambria Math" w:hAnsi="Cambria Math"/>
            </w:rPr>
            <m:t>=</m:t>
          </w:ins>
        </m:r>
        <m:r>
          <w:ins w:id="1928" w:author="Author" w:date="2026-07-14T09:14:00Z" w16du:dateUtc="2026-07-14T08:14:00Z">
            <w:rPr>
              <w:rFonts w:ascii="Cambria Math" w:hAnsi="Cambria Math"/>
            </w:rPr>
            <m:t>1</m:t>
          </w:ins>
        </m:r>
      </m:oMath>
      <w:ins w:id="1929" w:author="Author" w:date="2026-07-14T09:14:00Z" w16du:dateUtc="2026-07-14T08:14:00Z">
        <w:r>
          <w:t xml:space="preserve"> for film candidates and </w:t>
        </w:r>
      </w:ins>
      <m:oMath>
        <m:sSub>
          <m:sSubPr>
            <m:ctrlPr>
              <w:ins w:id="1930" w:author="Author" w:date="2026-07-14T09:14:00Z" w16du:dateUtc="2026-07-14T08:14:00Z">
                <w:rPr>
                  <w:rFonts w:ascii="Cambria Math" w:hAnsi="Cambria Math"/>
                </w:rPr>
              </w:ins>
            </m:ctrlPr>
          </m:sSubPr>
          <m:e>
            <m:r>
              <w:ins w:id="1931" w:author="Author" w:date="2026-07-14T09:14:00Z" w16du:dateUtc="2026-07-14T08:14:00Z">
                <w:rPr>
                  <w:rFonts w:ascii="Cambria Math" w:hAnsi="Cambria Math"/>
                </w:rPr>
                <m:t>κ</m:t>
              </w:ins>
            </m:r>
          </m:e>
          <m:sub>
            <m:r>
              <w:ins w:id="1932" w:author="Author" w:date="2026-07-14T09:14:00Z" w16du:dateUtc="2026-07-14T08:14:00Z">
                <w:rPr>
                  <w:rFonts w:ascii="Cambria Math" w:hAnsi="Cambria Math"/>
                </w:rPr>
                <m:t>i</m:t>
              </w:ins>
            </m:r>
          </m:sub>
        </m:sSub>
        <m:r>
          <w:ins w:id="1933" w:author="Author" w:date="2026-07-14T09:14:00Z" w16du:dateUtc="2026-07-14T08:14:00Z">
            <m:rPr>
              <m:sty m:val="p"/>
            </m:rPr>
            <w:rPr>
              <w:rFonts w:ascii="Cambria Math" w:hAnsi="Cambria Math"/>
            </w:rPr>
            <m:t>=</m:t>
          </w:ins>
        </m:r>
        <m:r>
          <w:ins w:id="1934" w:author="Author" w:date="2026-07-14T09:14:00Z" w16du:dateUtc="2026-07-14T08:14:00Z">
            <w:rPr>
              <w:rFonts w:ascii="Cambria Math" w:hAnsi="Cambria Math"/>
            </w:rPr>
            <m:t>κ</m:t>
          </w:ins>
        </m:r>
      </m:oMath>
      <w:ins w:id="1935" w:author="Author" w:date="2026-07-14T09:14:00Z" w16du:dateUtc="2026-07-14T08:14:00Z">
        <w:r>
          <w:t xml:space="preserve"> for task and filler candidates. With monitoring, the sampled-item update becomes:</w:t>
        </w:r>
      </w:ins>
    </w:p>
    <w:bookmarkStart w:id="1936" w:name="eq-monitoring-update"/>
    <w:p w14:paraId="4D8C691D" w14:textId="77777777" w:rsidR="00AD2C25" w:rsidRDefault="00000000">
      <w:pPr>
        <w:pStyle w:val="BodyText"/>
        <w:rPr>
          <w:ins w:id="1937" w:author="Author" w:date="2026-07-14T09:14:00Z" w16du:dateUtc="2026-07-14T08:14:00Z"/>
        </w:rPr>
      </w:pPr>
      <m:oMathPara>
        <m:oMathParaPr>
          <m:jc m:val="center"/>
        </m:oMathParaPr>
        <m:oMath>
          <m:sSub>
            <m:sSubPr>
              <m:ctrlPr>
                <w:ins w:id="1938" w:author="Author" w:date="2026-07-14T09:14:00Z" w16du:dateUtc="2026-07-14T08:14:00Z">
                  <w:rPr>
                    <w:rFonts w:ascii="Cambria Math" w:hAnsi="Cambria Math"/>
                  </w:rPr>
                </w:ins>
              </m:ctrlPr>
            </m:sSubPr>
            <m:e>
              <m:r>
                <w:ins w:id="1939" w:author="Author" w:date="2026-07-14T09:14:00Z" w16du:dateUtc="2026-07-14T08:14:00Z">
                  <w:rPr>
                    <w:rFonts w:ascii="Cambria Math" w:hAnsi="Cambria Math"/>
                  </w:rPr>
                  <m:t>c</m:t>
                </w:ins>
              </m:r>
            </m:e>
            <m:sub>
              <m:r>
                <w:ins w:id="1940" w:author="Author" w:date="2026-07-14T09:14:00Z" w16du:dateUtc="2026-07-14T08:14:00Z">
                  <w:rPr>
                    <w:rFonts w:ascii="Cambria Math" w:hAnsi="Cambria Math"/>
                  </w:rPr>
                  <m:t>j</m:t>
                </w:ins>
              </m:r>
              <m:r>
                <w:ins w:id="1941" w:author="Author" w:date="2026-07-14T09:14:00Z" w16du:dateUtc="2026-07-14T08:14:00Z">
                  <m:rPr>
                    <m:sty m:val="p"/>
                  </m:rPr>
                  <w:rPr>
                    <w:rFonts w:ascii="Cambria Math" w:hAnsi="Cambria Math"/>
                  </w:rPr>
                  <m:t>+</m:t>
                </w:ins>
              </m:r>
              <m:r>
                <w:ins w:id="1942" w:author="Author" w:date="2026-07-14T09:14:00Z" w16du:dateUtc="2026-07-14T08:14:00Z">
                  <w:rPr>
                    <w:rFonts w:ascii="Cambria Math" w:hAnsi="Cambria Math"/>
                  </w:rPr>
                  <m:t>1</m:t>
                </w:ins>
              </m:r>
            </m:sub>
          </m:sSub>
          <m:r>
            <w:ins w:id="1943" w:author="Author" w:date="2026-07-14T09:14:00Z" w16du:dateUtc="2026-07-14T08:14:00Z">
              <m:rPr>
                <m:sty m:val="p"/>
              </m:rPr>
              <w:rPr>
                <w:rFonts w:ascii="Cambria Math" w:hAnsi="Cambria Math"/>
              </w:rPr>
              <m:t>=</m:t>
            </w:ins>
          </m:r>
          <m:sSub>
            <m:sSubPr>
              <m:ctrlPr>
                <w:ins w:id="1944" w:author="Author" w:date="2026-07-14T09:14:00Z" w16du:dateUtc="2026-07-14T08:14:00Z">
                  <w:rPr>
                    <w:rFonts w:ascii="Cambria Math" w:hAnsi="Cambria Math"/>
                  </w:rPr>
                </w:ins>
              </m:ctrlPr>
            </m:sSubPr>
            <m:e>
              <m:r>
                <w:ins w:id="1945" w:author="Author" w:date="2026-07-14T09:14:00Z" w16du:dateUtc="2026-07-14T08:14:00Z">
                  <w:rPr>
                    <w:rFonts w:ascii="Cambria Math" w:hAnsi="Cambria Math"/>
                  </w:rPr>
                  <m:t>ρ</m:t>
                </w:ins>
              </m:r>
            </m:e>
            <m:sub>
              <m:r>
                <w:ins w:id="1946" w:author="Author" w:date="2026-07-14T09:14:00Z" w16du:dateUtc="2026-07-14T08:14:00Z">
                  <w:rPr>
                    <w:rFonts w:ascii="Cambria Math" w:hAnsi="Cambria Math"/>
                  </w:rPr>
                  <m:t>j</m:t>
                </w:ins>
              </m:r>
            </m:sub>
          </m:sSub>
          <m:d>
            <m:dPr>
              <m:ctrlPr>
                <w:ins w:id="1947" w:author="Author" w:date="2026-07-14T09:14:00Z" w16du:dateUtc="2026-07-14T08:14:00Z">
                  <w:rPr>
                    <w:rFonts w:ascii="Cambria Math" w:hAnsi="Cambria Math"/>
                  </w:rPr>
                </w:ins>
              </m:ctrlPr>
            </m:dPr>
            <m:e>
              <m:sSub>
                <m:sSubPr>
                  <m:ctrlPr>
                    <w:ins w:id="1948" w:author="Author" w:date="2026-07-14T09:14:00Z" w16du:dateUtc="2026-07-14T08:14:00Z">
                      <w:rPr>
                        <w:rFonts w:ascii="Cambria Math" w:hAnsi="Cambria Math"/>
                      </w:rPr>
                    </w:ins>
                  </m:ctrlPr>
                </m:sSubPr>
                <m:e>
                  <m:r>
                    <w:ins w:id="1949" w:author="Author" w:date="2026-07-14T09:14:00Z" w16du:dateUtc="2026-07-14T08:14:00Z">
                      <w:rPr>
                        <w:rFonts w:ascii="Cambria Math" w:hAnsi="Cambria Math"/>
                      </w:rPr>
                      <m:t>κ</m:t>
                    </w:ins>
                  </m:r>
                </m:e>
                <m:sub>
                  <m:r>
                    <w:ins w:id="1950" w:author="Author" w:date="2026-07-14T09:14:00Z" w16du:dateUtc="2026-07-14T08:14:00Z">
                      <w:rPr>
                        <w:rFonts w:ascii="Cambria Math" w:hAnsi="Cambria Math"/>
                      </w:rPr>
                      <m:t>i</m:t>
                    </w:ins>
                  </m:r>
                </m:sub>
              </m:sSub>
              <m:sSub>
                <m:sSubPr>
                  <m:ctrlPr>
                    <w:ins w:id="1951" w:author="Author" w:date="2026-07-14T09:14:00Z" w16du:dateUtc="2026-07-14T08:14:00Z">
                      <w:rPr>
                        <w:rFonts w:ascii="Cambria Math" w:hAnsi="Cambria Math"/>
                      </w:rPr>
                    </w:ins>
                  </m:ctrlPr>
                </m:sSubPr>
                <m:e>
                  <m:r>
                    <w:ins w:id="1952" w:author="Author" w:date="2026-07-14T09:14:00Z" w16du:dateUtc="2026-07-14T08:14:00Z">
                      <w:rPr>
                        <w:rFonts w:ascii="Cambria Math" w:hAnsi="Cambria Math"/>
                      </w:rPr>
                      <m:t>β</m:t>
                    </w:ins>
                  </m:r>
                </m:e>
                <m:sub>
                  <m:r>
                    <w:ins w:id="1953" w:author="Author" w:date="2026-07-14T09:14:00Z" w16du:dateUtc="2026-07-14T08:14:00Z">
                      <m:rPr>
                        <m:sty m:val="p"/>
                      </m:rPr>
                      <w:rPr>
                        <w:rFonts w:ascii="Cambria Math" w:hAnsi="Cambria Math"/>
                      </w:rPr>
                      <m:t>rec</m:t>
                    </w:ins>
                  </m:r>
                </m:sub>
              </m:sSub>
            </m:e>
          </m:d>
          <m:sSub>
            <m:sSubPr>
              <m:ctrlPr>
                <w:ins w:id="1954" w:author="Author" w:date="2026-07-14T09:14:00Z" w16du:dateUtc="2026-07-14T08:14:00Z">
                  <w:rPr>
                    <w:rFonts w:ascii="Cambria Math" w:hAnsi="Cambria Math"/>
                  </w:rPr>
                </w:ins>
              </m:ctrlPr>
            </m:sSubPr>
            <m:e>
              <m:r>
                <w:ins w:id="1955" w:author="Author" w:date="2026-07-14T09:14:00Z" w16du:dateUtc="2026-07-14T08:14:00Z">
                  <w:rPr>
                    <w:rFonts w:ascii="Cambria Math" w:hAnsi="Cambria Math"/>
                  </w:rPr>
                  <m:t>c</m:t>
                </w:ins>
              </m:r>
            </m:e>
            <m:sub>
              <m:r>
                <w:ins w:id="1956" w:author="Author" w:date="2026-07-14T09:14:00Z" w16du:dateUtc="2026-07-14T08:14:00Z">
                  <w:rPr>
                    <w:rFonts w:ascii="Cambria Math" w:hAnsi="Cambria Math"/>
                  </w:rPr>
                  <m:t>j</m:t>
                </w:ins>
              </m:r>
            </m:sub>
          </m:sSub>
          <m:r>
            <w:ins w:id="1957" w:author="Author" w:date="2026-07-14T09:14:00Z" w16du:dateUtc="2026-07-14T08:14:00Z">
              <m:rPr>
                <m:sty m:val="p"/>
              </m:rPr>
              <w:rPr>
                <w:rFonts w:ascii="Cambria Math" w:hAnsi="Cambria Math"/>
              </w:rPr>
              <m:t>+</m:t>
            </w:ins>
          </m:r>
          <m:sSub>
            <m:sSubPr>
              <m:ctrlPr>
                <w:ins w:id="1958" w:author="Author" w:date="2026-07-14T09:14:00Z" w16du:dateUtc="2026-07-14T08:14:00Z">
                  <w:rPr>
                    <w:rFonts w:ascii="Cambria Math" w:hAnsi="Cambria Math"/>
                  </w:rPr>
                </w:ins>
              </m:ctrlPr>
            </m:sSubPr>
            <m:e>
              <m:r>
                <w:ins w:id="1959" w:author="Author" w:date="2026-07-14T09:14:00Z" w16du:dateUtc="2026-07-14T08:14:00Z">
                  <w:rPr>
                    <w:rFonts w:ascii="Cambria Math" w:hAnsi="Cambria Math"/>
                  </w:rPr>
                  <m:t>κ</m:t>
                </w:ins>
              </m:r>
            </m:e>
            <m:sub>
              <m:r>
                <w:ins w:id="1960" w:author="Author" w:date="2026-07-14T09:14:00Z" w16du:dateUtc="2026-07-14T08:14:00Z">
                  <w:rPr>
                    <w:rFonts w:ascii="Cambria Math" w:hAnsi="Cambria Math"/>
                  </w:rPr>
                  <m:t>i</m:t>
                </w:ins>
              </m:r>
            </m:sub>
          </m:sSub>
          <m:sSub>
            <m:sSubPr>
              <m:ctrlPr>
                <w:ins w:id="1961" w:author="Author" w:date="2026-07-14T09:14:00Z" w16du:dateUtc="2026-07-14T08:14:00Z">
                  <w:rPr>
                    <w:rFonts w:ascii="Cambria Math" w:hAnsi="Cambria Math"/>
                  </w:rPr>
                </w:ins>
              </m:ctrlPr>
            </m:sSubPr>
            <m:e>
              <m:r>
                <w:ins w:id="1962" w:author="Author" w:date="2026-07-14T09:14:00Z" w16du:dateUtc="2026-07-14T08:14:00Z">
                  <w:rPr>
                    <w:rFonts w:ascii="Cambria Math" w:hAnsi="Cambria Math"/>
                  </w:rPr>
                  <m:t>β</m:t>
                </w:ins>
              </m:r>
            </m:e>
            <m:sub>
              <m:r>
                <w:ins w:id="1963" w:author="Author" w:date="2026-07-14T09:14:00Z" w16du:dateUtc="2026-07-14T08:14:00Z">
                  <m:rPr>
                    <m:sty m:val="p"/>
                  </m:rPr>
                  <w:rPr>
                    <w:rFonts w:ascii="Cambria Math" w:hAnsi="Cambria Math"/>
                  </w:rPr>
                  <m:t>rec</m:t>
                </w:ins>
              </m:r>
            </m:sub>
          </m:sSub>
          <m:acc>
            <m:accPr>
              <m:ctrlPr>
                <w:ins w:id="1964" w:author="Author" w:date="2026-07-14T09:14:00Z" w16du:dateUtc="2026-07-14T08:14:00Z">
                  <w:rPr>
                    <w:rFonts w:ascii="Cambria Math" w:hAnsi="Cambria Math"/>
                  </w:rPr>
                </w:ins>
              </m:ctrlPr>
            </m:accPr>
            <m:e>
              <m:sSup>
                <m:sSupPr>
                  <m:ctrlPr>
                    <w:ins w:id="1965" w:author="Author" w:date="2026-07-14T09:14:00Z" w16du:dateUtc="2026-07-14T08:14:00Z">
                      <w:rPr>
                        <w:rFonts w:ascii="Cambria Math" w:hAnsi="Cambria Math"/>
                      </w:rPr>
                    </w:ins>
                  </m:ctrlPr>
                </m:sSupPr>
                <m:e>
                  <m:r>
                    <w:ins w:id="1966" w:author="Author" w:date="2026-07-14T09:14:00Z" w16du:dateUtc="2026-07-14T08:14:00Z">
                      <w:rPr>
                        <w:rFonts w:ascii="Cambria Math" w:hAnsi="Cambria Math"/>
                      </w:rPr>
                      <m:t>M</m:t>
                    </w:ins>
                  </m:r>
                </m:e>
                <m:sup>
                  <m:r>
                    <w:ins w:id="1967" w:author="Author" w:date="2026-07-14T09:14:00Z" w16du:dateUtc="2026-07-14T08:14:00Z">
                      <w:rPr>
                        <w:rFonts w:ascii="Cambria Math" w:hAnsi="Cambria Math"/>
                      </w:rPr>
                      <m:t>FC</m:t>
                    </w:ins>
                  </m:r>
                </m:sup>
              </m:sSup>
              <m:sSub>
                <m:sSubPr>
                  <m:ctrlPr>
                    <w:ins w:id="1968" w:author="Author" w:date="2026-07-14T09:14:00Z" w16du:dateUtc="2026-07-14T08:14:00Z">
                      <w:rPr>
                        <w:rFonts w:ascii="Cambria Math" w:hAnsi="Cambria Math"/>
                      </w:rPr>
                    </w:ins>
                  </m:ctrlPr>
                </m:sSubPr>
                <m:e>
                  <m:r>
                    <w:ins w:id="1969" w:author="Author" w:date="2026-07-14T09:14:00Z" w16du:dateUtc="2026-07-14T08:14:00Z">
                      <w:rPr>
                        <w:rFonts w:ascii="Cambria Math" w:hAnsi="Cambria Math"/>
                      </w:rPr>
                      <m:t>f</m:t>
                    </w:ins>
                  </m:r>
                </m:e>
                <m:sub>
                  <m:sSub>
                    <m:sSubPr>
                      <m:ctrlPr>
                        <w:ins w:id="1970" w:author="Author" w:date="2026-07-14T09:14:00Z" w16du:dateUtc="2026-07-14T08:14:00Z">
                          <w:rPr>
                            <w:rFonts w:ascii="Cambria Math" w:hAnsi="Cambria Math"/>
                          </w:rPr>
                        </w:ins>
                      </m:ctrlPr>
                    </m:sSubPr>
                    <m:e>
                      <m:r>
                        <w:ins w:id="1971" w:author="Author" w:date="2026-07-14T09:14:00Z" w16du:dateUtc="2026-07-14T08:14:00Z">
                          <w:rPr>
                            <w:rFonts w:ascii="Cambria Math" w:hAnsi="Cambria Math"/>
                          </w:rPr>
                          <m:t>r</m:t>
                        </w:ins>
                      </m:r>
                    </m:e>
                    <m:sub>
                      <m:r>
                        <w:ins w:id="1972" w:author="Author" w:date="2026-07-14T09:14:00Z" w16du:dateUtc="2026-07-14T08:14:00Z">
                          <w:rPr>
                            <w:rFonts w:ascii="Cambria Math" w:hAnsi="Cambria Math"/>
                          </w:rPr>
                          <m:t>j</m:t>
                        </w:ins>
                      </m:r>
                    </m:sub>
                  </m:sSub>
                </m:sub>
              </m:sSub>
            </m:e>
          </m:acc>
          <m:r>
            <w:ins w:id="1973" w:author="Author" w:date="2026-07-14T09:14:00Z" w16du:dateUtc="2026-07-14T08:14:00Z">
              <m:rPr>
                <m:sty m:val="p"/>
              </m:rPr>
              <w:rPr>
                <w:rFonts w:ascii="Cambria Math" w:hAnsi="Cambria Math"/>
              </w:rPr>
              <m:t>.</m:t>
            </w:ins>
          </m:r>
          <m:r>
            <w:ins w:id="1974" w:author="Author" w:date="2026-07-14T09:14:00Z" w16du:dateUtc="2026-07-14T08:14:00Z">
              <w:rPr>
                <w:rFonts w:ascii="Cambria Math" w:hAnsi="Cambria Math"/>
              </w:rPr>
              <m:t>  </m:t>
            </w:ins>
          </m:r>
          <m:d>
            <m:dPr>
              <m:ctrlPr>
                <w:ins w:id="1975" w:author="Author" w:date="2026-07-14T09:14:00Z" w16du:dateUtc="2026-07-14T08:14:00Z">
                  <w:rPr>
                    <w:rFonts w:ascii="Cambria Math" w:hAnsi="Cambria Math"/>
                  </w:rPr>
                </w:ins>
              </m:ctrlPr>
            </m:dPr>
            <m:e>
              <m:r>
                <w:ins w:id="1976" w:author="Author" w:date="2026-07-14T09:14:00Z" w16du:dateUtc="2026-07-14T08:14:00Z">
                  <w:rPr>
                    <w:rFonts w:ascii="Cambria Math" w:hAnsi="Cambria Math"/>
                  </w:rPr>
                  <m:t>13</m:t>
                </w:ins>
              </m:r>
            </m:e>
          </m:d>
        </m:oMath>
      </m:oMathPara>
      <w:bookmarkEnd w:id="1936"/>
    </w:p>
    <w:p w14:paraId="1EA9640A" w14:textId="77777777" w:rsidR="00AD2C25" w:rsidRDefault="00000000">
      <w:pPr>
        <w:pStyle w:val="FirstParagraph"/>
        <w:rPr>
          <w:ins w:id="1977" w:author="Author" w:date="2026-07-14T09:14:00Z" w16du:dateUtc="2026-07-14T08:14:00Z"/>
        </w:rPr>
      </w:pPr>
      <w:ins w:id="1978" w:author="Author" w:date="2026-07-14T09:14:00Z" w16du:dateUtc="2026-07-14T08:14:00Z">
        <w:r>
          <w:t xml:space="preserve">When </w:t>
        </w:r>
      </w:ins>
      <m:oMath>
        <m:r>
          <w:ins w:id="1979" w:author="Author" w:date="2026-07-14T09:14:00Z" w16du:dateUtc="2026-07-14T08:14:00Z">
            <w:rPr>
              <w:rFonts w:ascii="Cambria Math" w:hAnsi="Cambria Math"/>
            </w:rPr>
            <m:t>κ</m:t>
          </w:ins>
        </m:r>
        <m:r>
          <w:ins w:id="1980" w:author="Author" w:date="2026-07-14T09:14:00Z" w16du:dateUtc="2026-07-14T08:14:00Z">
            <m:rPr>
              <m:sty m:val="p"/>
            </m:rPr>
            <w:rPr>
              <w:rFonts w:ascii="Cambria Math" w:hAnsi="Cambria Math"/>
            </w:rPr>
            <m:t>&lt;</m:t>
          </w:ins>
        </m:r>
        <m:r>
          <w:ins w:id="1981" w:author="Author" w:date="2026-07-14T09:14:00Z" w16du:dateUtc="2026-07-14T08:14:00Z">
            <w:rPr>
              <w:rFonts w:ascii="Cambria Math" w:hAnsi="Cambria Math"/>
            </w:rPr>
            <m:t>1</m:t>
          </w:ins>
        </m:r>
      </m:oMath>
      <w:ins w:id="1982" w:author="Author" w:date="2026-07-14T09:14:00Z" w16du:dateUtc="2026-07-14T08:14:00Z">
        <w:r>
          <w:t>, sampled non-film candidates still count as sampled outputs but context is updated less strongly toward their associated context. This reduces carryover from sampled task or filler candidates without changing the candidate support that made them available. Like start-of-film reinstatement, this operation does not by itself remove task support from film-associated context.</w:t>
        </w:r>
      </w:ins>
    </w:p>
    <w:p w14:paraId="636F99B0" w14:textId="77777777" w:rsidR="00AD2C25" w:rsidRDefault="00000000">
      <w:pPr>
        <w:pStyle w:val="BodyText"/>
        <w:rPr>
          <w:ins w:id="1983" w:author="Author" w:date="2026-07-14T09:14:00Z" w16du:dateUtc="2026-07-14T08:14:00Z"/>
        </w:rPr>
      </w:pPr>
      <w:ins w:id="1984" w:author="Author" w:date="2026-07-14T09:14:00Z" w16du:dateUtc="2026-07-14T08:14:00Z">
        <w:r>
          <w:t>During deliberate recall, the model can maintain a film-category cue that is absent during unguided recall. This cue abstracts the kind of semantic or category support used in retrieved-context models of selective recall, rather than updating temporal or source context during retrieval (</w:t>
        </w:r>
        <w:r>
          <w:fldChar w:fldCharType="begin"/>
        </w:r>
        <w:r>
          <w:instrText>HYPERLINK \l "ref-morton2016predictive" \h</w:instrText>
        </w:r>
        <w:r>
          <w:fldChar w:fldCharType="separate"/>
        </w:r>
        <w:r>
          <w:rPr>
            <w:rStyle w:val="Hyperlink"/>
          </w:rPr>
          <w:t>Morton &amp; Polyn, 2016</w:t>
        </w:r>
        <w:r>
          <w:fldChar w:fldCharType="end"/>
        </w:r>
        <w:r>
          <w:t xml:space="preserve">; </w:t>
        </w:r>
        <w:r>
          <w:fldChar w:fldCharType="begin"/>
        </w:r>
        <w:r>
          <w:instrText>HYPERLINK \l "ref-polyn2011semantic" \h</w:instrText>
        </w:r>
        <w:r>
          <w:fldChar w:fldCharType="separate"/>
        </w:r>
        <w:r>
          <w:rPr>
            <w:rStyle w:val="Hyperlink"/>
          </w:rPr>
          <w:t>Polyn et al., 2011</w:t>
        </w:r>
        <w:r>
          <w:fldChar w:fldCharType="end"/>
        </w:r>
        <w:r>
          <w:t>). The cue adds support to candidates marked as film items during sampling:</w:t>
        </w:r>
      </w:ins>
    </w:p>
    <w:bookmarkStart w:id="1985" w:name="eq-film-category-support"/>
    <w:p w14:paraId="4B67EEC5" w14:textId="77777777" w:rsidR="00AD2C25" w:rsidRDefault="00000000">
      <w:pPr>
        <w:pStyle w:val="BodyText"/>
        <w:rPr>
          <w:ins w:id="1986" w:author="Author" w:date="2026-07-14T09:14:00Z" w16du:dateUtc="2026-07-14T08:14:00Z"/>
        </w:rPr>
      </w:pPr>
      <m:oMathPara>
        <m:oMathParaPr>
          <m:jc m:val="center"/>
        </m:oMathParaPr>
        <m:oMath>
          <m:sSubSup>
            <m:sSubSupPr>
              <m:ctrlPr>
                <w:ins w:id="1987" w:author="Author" w:date="2026-07-14T09:14:00Z" w16du:dateUtc="2026-07-14T08:14:00Z">
                  <w:rPr>
                    <w:rFonts w:ascii="Cambria Math" w:hAnsi="Cambria Math"/>
                  </w:rPr>
                </w:ins>
              </m:ctrlPr>
            </m:sSubSupPr>
            <m:e>
              <m:r>
                <w:ins w:id="1988" w:author="Author" w:date="2026-07-14T09:14:00Z" w16du:dateUtc="2026-07-14T08:14:00Z">
                  <w:rPr>
                    <w:rFonts w:ascii="Cambria Math" w:hAnsi="Cambria Math"/>
                  </w:rPr>
                  <m:t>a</m:t>
                </w:ins>
              </m:r>
            </m:e>
            <m:sub>
              <m:r>
                <w:ins w:id="1989" w:author="Author" w:date="2026-07-14T09:14:00Z" w16du:dateUtc="2026-07-14T08:14:00Z">
                  <w:rPr>
                    <w:rFonts w:ascii="Cambria Math" w:hAnsi="Cambria Math"/>
                  </w:rPr>
                  <m:t>i</m:t>
                </w:ins>
              </m:r>
              <m:r>
                <w:ins w:id="1990" w:author="Author" w:date="2026-07-14T09:14:00Z" w16du:dateUtc="2026-07-14T08:14:00Z">
                  <m:rPr>
                    <m:sty m:val="p"/>
                  </m:rPr>
                  <w:rPr>
                    <w:rFonts w:ascii="Cambria Math" w:hAnsi="Cambria Math"/>
                  </w:rPr>
                  <m:t>,</m:t>
                </w:ins>
              </m:r>
              <m:r>
                <w:ins w:id="1991" w:author="Author" w:date="2026-07-14T09:14:00Z" w16du:dateUtc="2026-07-14T08:14:00Z">
                  <w:rPr>
                    <w:rFonts w:ascii="Cambria Math" w:hAnsi="Cambria Math"/>
                  </w:rPr>
                  <m:t>j</m:t>
                </w:ins>
              </m:r>
            </m:sub>
            <m:sup>
              <m:r>
                <w:ins w:id="1992" w:author="Author" w:date="2026-07-14T09:14:00Z" w16du:dateUtc="2026-07-14T08:14:00Z">
                  <m:rPr>
                    <m:sty m:val="p"/>
                  </m:rPr>
                  <w:rPr>
                    <w:rFonts w:ascii="Cambria Math" w:hAnsi="Cambria Math"/>
                  </w:rPr>
                  <m:t>cat</m:t>
                </w:ins>
              </m:r>
            </m:sup>
          </m:sSubSup>
          <m:r>
            <w:ins w:id="1993" w:author="Author" w:date="2026-07-14T09:14:00Z" w16du:dateUtc="2026-07-14T08:14:00Z">
              <m:rPr>
                <m:sty m:val="p"/>
              </m:rPr>
              <w:rPr>
                <w:rFonts w:ascii="Cambria Math" w:hAnsi="Cambria Math"/>
              </w:rPr>
              <m:t>=</m:t>
            </w:ins>
          </m:r>
          <m:sSub>
            <m:sSubPr>
              <m:ctrlPr>
                <w:ins w:id="1994" w:author="Author" w:date="2026-07-14T09:14:00Z" w16du:dateUtc="2026-07-14T08:14:00Z">
                  <w:rPr>
                    <w:rFonts w:ascii="Cambria Math" w:hAnsi="Cambria Math"/>
                  </w:rPr>
                </w:ins>
              </m:ctrlPr>
            </m:sSubPr>
            <m:e>
              <m:r>
                <w:ins w:id="1995" w:author="Author" w:date="2026-07-14T09:14:00Z" w16du:dateUtc="2026-07-14T08:14:00Z">
                  <w:rPr>
                    <w:rFonts w:ascii="Cambria Math" w:hAnsi="Cambria Math"/>
                  </w:rPr>
                  <m:t>a</m:t>
                </w:ins>
              </m:r>
            </m:e>
            <m:sub>
              <m:r>
                <w:ins w:id="1996" w:author="Author" w:date="2026-07-14T09:14:00Z" w16du:dateUtc="2026-07-14T08:14:00Z">
                  <w:rPr>
                    <w:rFonts w:ascii="Cambria Math" w:hAnsi="Cambria Math"/>
                  </w:rPr>
                  <m:t>i</m:t>
                </w:ins>
              </m:r>
              <m:r>
                <w:ins w:id="1997" w:author="Author" w:date="2026-07-14T09:14:00Z" w16du:dateUtc="2026-07-14T08:14:00Z">
                  <m:rPr>
                    <m:sty m:val="p"/>
                  </m:rPr>
                  <w:rPr>
                    <w:rFonts w:ascii="Cambria Math" w:hAnsi="Cambria Math"/>
                  </w:rPr>
                  <m:t>,</m:t>
                </w:ins>
              </m:r>
              <m:r>
                <w:ins w:id="1998" w:author="Author" w:date="2026-07-14T09:14:00Z" w16du:dateUtc="2026-07-14T08:14:00Z">
                  <w:rPr>
                    <w:rFonts w:ascii="Cambria Math" w:hAnsi="Cambria Math"/>
                  </w:rPr>
                  <m:t>j</m:t>
                </w:ins>
              </m:r>
            </m:sub>
          </m:sSub>
          <m:r>
            <w:ins w:id="1999" w:author="Author" w:date="2026-07-14T09:14:00Z" w16du:dateUtc="2026-07-14T08:14:00Z">
              <m:rPr>
                <m:sty m:val="p"/>
              </m:rPr>
              <w:rPr>
                <w:rFonts w:ascii="Cambria Math" w:hAnsi="Cambria Math"/>
              </w:rPr>
              <m:t>+</m:t>
            </w:ins>
          </m:r>
          <m:sSub>
            <m:sSubPr>
              <m:ctrlPr>
                <w:ins w:id="2000" w:author="Author" w:date="2026-07-14T09:14:00Z" w16du:dateUtc="2026-07-14T08:14:00Z">
                  <w:rPr>
                    <w:rFonts w:ascii="Cambria Math" w:hAnsi="Cambria Math"/>
                  </w:rPr>
                </w:ins>
              </m:ctrlPr>
            </m:sSubPr>
            <m:e>
              <m:r>
                <w:ins w:id="2001" w:author="Author" w:date="2026-07-14T09:14:00Z" w16du:dateUtc="2026-07-14T08:14:00Z">
                  <w:rPr>
                    <w:rFonts w:ascii="Cambria Math" w:hAnsi="Cambria Math"/>
                  </w:rPr>
                  <m:t>ω</m:t>
                </w:ins>
              </m:r>
            </m:e>
            <m:sub>
              <m:r>
                <w:ins w:id="2002" w:author="Author" w:date="2026-07-14T09:14:00Z" w16du:dateUtc="2026-07-14T08:14:00Z">
                  <m:rPr>
                    <m:sty m:val="p"/>
                  </m:rPr>
                  <w:rPr>
                    <w:rFonts w:ascii="Cambria Math" w:hAnsi="Cambria Math"/>
                  </w:rPr>
                  <m:t>cat</m:t>
                </w:ins>
              </m:r>
            </m:sub>
          </m:sSub>
          <m:sSub>
            <m:sSubPr>
              <m:ctrlPr>
                <w:ins w:id="2003" w:author="Author" w:date="2026-07-14T09:14:00Z" w16du:dateUtc="2026-07-14T08:14:00Z">
                  <w:rPr>
                    <w:rFonts w:ascii="Cambria Math" w:hAnsi="Cambria Math"/>
                  </w:rPr>
                </w:ins>
              </m:ctrlPr>
            </m:sSubPr>
            <m:e>
              <m:r>
                <w:ins w:id="2004" w:author="Author" w:date="2026-07-14T09:14:00Z" w16du:dateUtc="2026-07-14T08:14:00Z">
                  <w:rPr>
                    <w:rFonts w:ascii="Cambria Math" w:hAnsi="Cambria Math"/>
                  </w:rPr>
                  <m:t>g</m:t>
                </w:ins>
              </m:r>
            </m:e>
            <m:sub>
              <m:r>
                <w:ins w:id="2005" w:author="Author" w:date="2026-07-14T09:14:00Z" w16du:dateUtc="2026-07-14T08:14:00Z">
                  <w:rPr>
                    <w:rFonts w:ascii="Cambria Math" w:hAnsi="Cambria Math"/>
                  </w:rPr>
                  <m:t>i</m:t>
                </w:ins>
              </m:r>
            </m:sub>
          </m:sSub>
          <m:r>
            <w:ins w:id="2006" w:author="Author" w:date="2026-07-14T09:14:00Z" w16du:dateUtc="2026-07-14T08:14:00Z">
              <m:rPr>
                <m:sty m:val="p"/>
              </m:rPr>
              <w:rPr>
                <w:rFonts w:ascii="Cambria Math" w:hAnsi="Cambria Math"/>
              </w:rPr>
              <m:t>.</m:t>
            </w:ins>
          </m:r>
          <m:r>
            <w:ins w:id="2007" w:author="Author" w:date="2026-07-14T09:14:00Z" w16du:dateUtc="2026-07-14T08:14:00Z">
              <w:rPr>
                <w:rFonts w:ascii="Cambria Math" w:hAnsi="Cambria Math"/>
              </w:rPr>
              <m:t>  </m:t>
            </w:ins>
          </m:r>
          <m:d>
            <m:dPr>
              <m:ctrlPr>
                <w:ins w:id="2008" w:author="Author" w:date="2026-07-14T09:14:00Z" w16du:dateUtc="2026-07-14T08:14:00Z">
                  <w:rPr>
                    <w:rFonts w:ascii="Cambria Math" w:hAnsi="Cambria Math"/>
                  </w:rPr>
                </w:ins>
              </m:ctrlPr>
            </m:dPr>
            <m:e>
              <m:r>
                <w:ins w:id="2009" w:author="Author" w:date="2026-07-14T09:14:00Z" w16du:dateUtc="2026-07-14T08:14:00Z">
                  <w:rPr>
                    <w:rFonts w:ascii="Cambria Math" w:hAnsi="Cambria Math"/>
                  </w:rPr>
                  <m:t>14</m:t>
                </w:ins>
              </m:r>
            </m:e>
          </m:d>
        </m:oMath>
      </m:oMathPara>
      <w:bookmarkEnd w:id="1985"/>
    </w:p>
    <w:p w14:paraId="6D3FE2BD" w14:textId="77777777" w:rsidR="00AD2C25" w:rsidRDefault="00000000">
      <w:pPr>
        <w:pStyle w:val="FirstParagraph"/>
        <w:rPr>
          <w:ins w:id="2010" w:author="Author" w:date="2026-07-14T09:14:00Z" w16du:dateUtc="2026-07-14T08:14:00Z"/>
        </w:rPr>
      </w:pPr>
      <w:ins w:id="2011" w:author="Author" w:date="2026-07-14T09:14:00Z" w16du:dateUtc="2026-07-14T08:14:00Z">
        <w:r>
          <w:lastRenderedPageBreak/>
          <w:t xml:space="preserve">Here, </w:t>
        </w:r>
      </w:ins>
      <m:oMath>
        <m:sSub>
          <m:sSubPr>
            <m:ctrlPr>
              <w:ins w:id="2012" w:author="Author" w:date="2026-07-14T09:14:00Z" w16du:dateUtc="2026-07-14T08:14:00Z">
                <w:rPr>
                  <w:rFonts w:ascii="Cambria Math" w:hAnsi="Cambria Math"/>
                </w:rPr>
              </w:ins>
            </m:ctrlPr>
          </m:sSubPr>
          <m:e>
            <m:r>
              <w:ins w:id="2013" w:author="Author" w:date="2026-07-14T09:14:00Z" w16du:dateUtc="2026-07-14T08:14:00Z">
                <w:rPr>
                  <w:rFonts w:ascii="Cambria Math" w:hAnsi="Cambria Math"/>
                </w:rPr>
                <m:t>g</m:t>
              </w:ins>
            </m:r>
          </m:e>
          <m:sub>
            <m:r>
              <w:ins w:id="2014" w:author="Author" w:date="2026-07-14T09:14:00Z" w16du:dateUtc="2026-07-14T08:14:00Z">
                <w:rPr>
                  <w:rFonts w:ascii="Cambria Math" w:hAnsi="Cambria Math"/>
                </w:rPr>
                <m:t>i</m:t>
              </w:ins>
            </m:r>
          </m:sub>
        </m:sSub>
        <m:r>
          <w:ins w:id="2015" w:author="Author" w:date="2026-07-14T09:14:00Z" w16du:dateUtc="2026-07-14T08:14:00Z">
            <m:rPr>
              <m:sty m:val="p"/>
            </m:rPr>
            <w:rPr>
              <w:rFonts w:ascii="Cambria Math" w:hAnsi="Cambria Math"/>
            </w:rPr>
            <m:t>=</m:t>
          </w:ins>
        </m:r>
        <m:r>
          <w:ins w:id="2016" w:author="Author" w:date="2026-07-14T09:14:00Z" w16du:dateUtc="2026-07-14T08:14:00Z">
            <w:rPr>
              <w:rFonts w:ascii="Cambria Math" w:hAnsi="Cambria Math"/>
            </w:rPr>
            <m:t>1</m:t>
          </w:ins>
        </m:r>
      </m:oMath>
      <w:ins w:id="2017" w:author="Author" w:date="2026-07-14T09:14:00Z" w16du:dateUtc="2026-07-14T08:14:00Z">
        <w:r>
          <w:t xml:space="preserve"> for film candidates and </w:t>
        </w:r>
      </w:ins>
      <m:oMath>
        <m:sSub>
          <m:sSubPr>
            <m:ctrlPr>
              <w:ins w:id="2018" w:author="Author" w:date="2026-07-14T09:14:00Z" w16du:dateUtc="2026-07-14T08:14:00Z">
                <w:rPr>
                  <w:rFonts w:ascii="Cambria Math" w:hAnsi="Cambria Math"/>
                </w:rPr>
              </w:ins>
            </m:ctrlPr>
          </m:sSubPr>
          <m:e>
            <m:r>
              <w:ins w:id="2019" w:author="Author" w:date="2026-07-14T09:14:00Z" w16du:dateUtc="2026-07-14T08:14:00Z">
                <w:rPr>
                  <w:rFonts w:ascii="Cambria Math" w:hAnsi="Cambria Math"/>
                </w:rPr>
                <m:t>g</m:t>
              </w:ins>
            </m:r>
          </m:e>
          <m:sub>
            <m:r>
              <w:ins w:id="2020" w:author="Author" w:date="2026-07-14T09:14:00Z" w16du:dateUtc="2026-07-14T08:14:00Z">
                <w:rPr>
                  <w:rFonts w:ascii="Cambria Math" w:hAnsi="Cambria Math"/>
                </w:rPr>
                <m:t>i</m:t>
              </w:ins>
            </m:r>
          </m:sub>
        </m:sSub>
        <m:r>
          <w:ins w:id="2021" w:author="Author" w:date="2026-07-14T09:14:00Z" w16du:dateUtc="2026-07-14T08:14:00Z">
            <m:rPr>
              <m:sty m:val="p"/>
            </m:rPr>
            <w:rPr>
              <w:rFonts w:ascii="Cambria Math" w:hAnsi="Cambria Math"/>
            </w:rPr>
            <m:t>=</m:t>
          </w:ins>
        </m:r>
        <m:r>
          <w:ins w:id="2022" w:author="Author" w:date="2026-07-14T09:14:00Z" w16du:dateUtc="2026-07-14T08:14:00Z">
            <w:rPr>
              <w:rFonts w:ascii="Cambria Math" w:hAnsi="Cambria Math"/>
            </w:rPr>
            <m:t>0</m:t>
          </w:ins>
        </m:r>
      </m:oMath>
      <w:ins w:id="2023" w:author="Author" w:date="2026-07-14T09:14:00Z" w16du:dateUtc="2026-07-14T08:14:00Z">
        <w:r>
          <w:t xml:space="preserve"> for task and filler candidates. The indicator </w:t>
        </w:r>
      </w:ins>
      <m:oMath>
        <m:sSub>
          <m:sSubPr>
            <m:ctrlPr>
              <w:ins w:id="2024" w:author="Author" w:date="2026-07-14T09:14:00Z" w16du:dateUtc="2026-07-14T08:14:00Z">
                <w:rPr>
                  <w:rFonts w:ascii="Cambria Math" w:hAnsi="Cambria Math"/>
                </w:rPr>
              </w:ins>
            </m:ctrlPr>
          </m:sSubPr>
          <m:e>
            <m:r>
              <w:ins w:id="2025" w:author="Author" w:date="2026-07-14T09:14:00Z" w16du:dateUtc="2026-07-14T08:14:00Z">
                <w:rPr>
                  <w:rFonts w:ascii="Cambria Math" w:hAnsi="Cambria Math"/>
                </w:rPr>
                <m:t>g</m:t>
              </w:ins>
            </m:r>
          </m:e>
          <m:sub>
            <m:r>
              <w:ins w:id="2026" w:author="Author" w:date="2026-07-14T09:14:00Z" w16du:dateUtc="2026-07-14T08:14:00Z">
                <w:rPr>
                  <w:rFonts w:ascii="Cambria Math" w:hAnsi="Cambria Math"/>
                </w:rPr>
                <m:t>i</m:t>
              </w:ins>
            </m:r>
          </m:sub>
        </m:sSub>
      </m:oMath>
      <w:ins w:id="2027" w:author="Author" w:date="2026-07-14T09:14:00Z" w16du:dateUtc="2026-07-14T08:14:00Z">
        <w:r>
          <w:t xml:space="preserve"> is a retrieval-control cue, distinct from the source feature vector </w:t>
        </w:r>
      </w:ins>
      <m:oMath>
        <m:sSub>
          <m:sSubPr>
            <m:ctrlPr>
              <w:ins w:id="2028" w:author="Author" w:date="2026-07-14T09:14:00Z" w16du:dateUtc="2026-07-14T08:14:00Z">
                <w:rPr>
                  <w:rFonts w:ascii="Cambria Math" w:hAnsi="Cambria Math"/>
                </w:rPr>
              </w:ins>
            </m:ctrlPr>
          </m:sSubPr>
          <m:e>
            <m:r>
              <w:ins w:id="2029" w:author="Author" w:date="2026-07-14T09:14:00Z" w16du:dateUtc="2026-07-14T08:14:00Z">
                <w:rPr>
                  <w:rFonts w:ascii="Cambria Math" w:hAnsi="Cambria Math"/>
                </w:rPr>
                <m:t>s</m:t>
              </w:ins>
            </m:r>
          </m:e>
          <m:sub>
            <m:r>
              <w:ins w:id="2030" w:author="Author" w:date="2026-07-14T09:14:00Z" w16du:dateUtc="2026-07-14T08:14:00Z">
                <w:rPr>
                  <w:rFonts w:ascii="Cambria Math" w:hAnsi="Cambria Math"/>
                </w:rPr>
                <m:t>i</m:t>
              </w:ins>
            </m:r>
          </m:sub>
        </m:sSub>
      </m:oMath>
      <w:ins w:id="2031" w:author="Author" w:date="2026-07-14T09:14:00Z" w16du:dateUtc="2026-07-14T08:14:00Z">
        <w:r>
          <w:t xml:space="preserve"> used during encoding. Task and filler candidates can still compete through </w:t>
        </w:r>
      </w:ins>
      <m:oMath>
        <m:sSub>
          <m:sSubPr>
            <m:ctrlPr>
              <w:ins w:id="2032" w:author="Author" w:date="2026-07-14T09:14:00Z" w16du:dateUtc="2026-07-14T08:14:00Z">
                <w:rPr>
                  <w:rFonts w:ascii="Cambria Math" w:hAnsi="Cambria Math"/>
                </w:rPr>
              </w:ins>
            </m:ctrlPr>
          </m:sSubPr>
          <m:e>
            <m:r>
              <w:ins w:id="2033" w:author="Author" w:date="2026-07-14T09:14:00Z" w16du:dateUtc="2026-07-14T08:14:00Z">
                <w:rPr>
                  <w:rFonts w:ascii="Cambria Math" w:hAnsi="Cambria Math"/>
                </w:rPr>
                <m:t>a</m:t>
              </w:ins>
            </m:r>
          </m:e>
          <m:sub>
            <m:r>
              <w:ins w:id="2034" w:author="Author" w:date="2026-07-14T09:14:00Z" w16du:dateUtc="2026-07-14T08:14:00Z">
                <w:rPr>
                  <w:rFonts w:ascii="Cambria Math" w:hAnsi="Cambria Math"/>
                </w:rPr>
                <m:t>i</m:t>
              </w:ins>
            </m:r>
            <m:r>
              <w:ins w:id="2035" w:author="Author" w:date="2026-07-14T09:14:00Z" w16du:dateUtc="2026-07-14T08:14:00Z">
                <m:rPr>
                  <m:sty m:val="p"/>
                </m:rPr>
                <w:rPr>
                  <w:rFonts w:ascii="Cambria Math" w:hAnsi="Cambria Math"/>
                </w:rPr>
                <m:t>,</m:t>
              </w:ins>
            </m:r>
            <m:r>
              <w:ins w:id="2036" w:author="Author" w:date="2026-07-14T09:14:00Z" w16du:dateUtc="2026-07-14T08:14:00Z">
                <w:rPr>
                  <w:rFonts w:ascii="Cambria Math" w:hAnsi="Cambria Math"/>
                </w:rPr>
                <m:t>j</m:t>
              </w:ins>
            </m:r>
          </m:sub>
        </m:sSub>
      </m:oMath>
      <w:ins w:id="2037" w:author="Author" w:date="2026-07-14T09:14:00Z" w16du:dateUtc="2026-07-14T08:14:00Z">
        <w:r>
          <w:t>, but only film candidates receive the film-category increment. Therefore, unlike start-of-film reinstatement and retrieval monitoring, a maintained film-category cue can reduce the impact of reminder-linked task encoding on film recall.</w:t>
        </w:r>
      </w:ins>
    </w:p>
    <w:p w14:paraId="46EA716F" w14:textId="77777777" w:rsidR="00AD2C25" w:rsidRDefault="00000000">
      <w:pPr>
        <w:pStyle w:val="BodyText"/>
        <w:rPr>
          <w:ins w:id="2038" w:author="Author" w:date="2026-07-14T09:14:00Z" w16du:dateUtc="2026-07-14T08:14:00Z"/>
        </w:rPr>
      </w:pPr>
      <w:ins w:id="2039" w:author="Author" w:date="2026-07-14T09:14:00Z" w16du:dateUtc="2026-07-14T08:14:00Z">
        <w:r>
          <w:t>The three evaluated control mechanisms therefore enter the same retrieval cycle at different points: start-of-film context reinstatement before sampling, a maintained film-category cue during sampling, and retrieval monitoring after sampling.</w:t>
        </w:r>
      </w:ins>
    </w:p>
    <w:p w14:paraId="2B0E8412" w14:textId="77777777" w:rsidR="00AD2C25" w:rsidRDefault="00000000">
      <w:pPr>
        <w:pStyle w:val="Heading2"/>
        <w:rPr>
          <w:ins w:id="2040" w:author="Author" w:date="2026-07-14T09:14:00Z" w16du:dateUtc="2026-07-14T08:14:00Z"/>
        </w:rPr>
      </w:pPr>
      <w:bookmarkStart w:id="2041" w:name="item-recognition"/>
      <w:bookmarkEnd w:id="1912"/>
      <w:ins w:id="2042" w:author="Author" w:date="2026-07-14T09:14:00Z" w16du:dateUtc="2026-07-14T08:14:00Z">
        <w:r>
          <w:t>Item Recognition</w:t>
        </w:r>
      </w:ins>
    </w:p>
    <w:p w14:paraId="66ED6AB9" w14:textId="77777777" w:rsidR="00AD2C25" w:rsidRDefault="00000000">
      <w:pPr>
        <w:pStyle w:val="FirstParagraph"/>
        <w:rPr>
          <w:ins w:id="2043" w:author="Author" w:date="2026-07-14T09:14:00Z" w16du:dateUtc="2026-07-14T08:14:00Z"/>
        </w:rPr>
      </w:pPr>
      <w:ins w:id="2044" w:author="Author" w:date="2026-07-14T09:14:00Z" w16du:dateUtc="2026-07-14T08:14:00Z">
        <w:r>
          <w:t>Recognition begins with a presented candidate item rather than a sampled recall candidate. A presented film item retrieves associated context through the same feature-to-context associations used by reminders, cues, and sampled items. Following retrieved-context accounts of recognition, recognition evidence is the match between the context retrieved by the probe and the context active during the test (</w:t>
        </w:r>
        <w:r>
          <w:fldChar w:fldCharType="begin"/>
        </w:r>
        <w:r>
          <w:instrText>HYPERLINK \l "ref-healey2016four" \h</w:instrText>
        </w:r>
        <w:r>
          <w:fldChar w:fldCharType="separate"/>
        </w:r>
        <w:r>
          <w:rPr>
            <w:rStyle w:val="Hyperlink"/>
          </w:rPr>
          <w:t>Healey &amp; Kahana, 2016</w:t>
        </w:r>
        <w:r>
          <w:fldChar w:fldCharType="end"/>
        </w:r>
        <w:r>
          <w:t xml:space="preserve">; </w:t>
        </w:r>
        <w:r>
          <w:fldChar w:fldCharType="begin"/>
        </w:r>
        <w:r>
          <w:instrText>HYPERLINK \l "ref-jin2024theory" \h</w:instrText>
        </w:r>
        <w:r>
          <w:fldChar w:fldCharType="separate"/>
        </w:r>
        <w:r>
          <w:rPr>
            <w:rStyle w:val="Hyperlink"/>
          </w:rPr>
          <w:t>Jin et al., 2024</w:t>
        </w:r>
        <w:r>
          <w:fldChar w:fldCharType="end"/>
        </w:r>
        <w:r>
          <w:t xml:space="preserve">; </w:t>
        </w:r>
        <w:r>
          <w:fldChar w:fldCharType="begin"/>
        </w:r>
        <w:r>
          <w:instrText>HYPERLINK \l "ref-lohnas2015expanding" \h</w:instrText>
        </w:r>
        <w:r>
          <w:fldChar w:fldCharType="separate"/>
        </w:r>
        <w:r>
          <w:rPr>
            <w:rStyle w:val="Hyperlink"/>
          </w:rPr>
          <w:t>Lohnas et al., 2015</w:t>
        </w:r>
        <w:r>
          <w:fldChar w:fldCharType="end"/>
        </w:r>
        <w:r>
          <w:t>):</w:t>
        </w:r>
      </w:ins>
    </w:p>
    <w:bookmarkStart w:id="2045" w:name="eq-recognition-evidence"/>
    <w:p w14:paraId="3D242049" w14:textId="77777777" w:rsidR="00AD2C25" w:rsidRDefault="00000000">
      <w:pPr>
        <w:pStyle w:val="BodyText"/>
        <w:rPr>
          <w:ins w:id="2046" w:author="Author" w:date="2026-07-14T09:14:00Z" w16du:dateUtc="2026-07-14T08:14:00Z"/>
        </w:rPr>
      </w:pPr>
      <m:oMathPara>
        <m:oMathParaPr>
          <m:jc m:val="center"/>
        </m:oMathParaPr>
        <m:oMath>
          <m:sSub>
            <m:sSubPr>
              <m:ctrlPr>
                <w:ins w:id="2047" w:author="Author" w:date="2026-07-14T09:14:00Z" w16du:dateUtc="2026-07-14T08:14:00Z">
                  <w:rPr>
                    <w:rFonts w:ascii="Cambria Math" w:hAnsi="Cambria Math"/>
                  </w:rPr>
                </w:ins>
              </m:ctrlPr>
            </m:sSubPr>
            <m:e>
              <m:r>
                <w:ins w:id="2048" w:author="Author" w:date="2026-07-14T09:14:00Z" w16du:dateUtc="2026-07-14T08:14:00Z">
                  <w:rPr>
                    <w:rFonts w:ascii="Cambria Math" w:hAnsi="Cambria Math"/>
                  </w:rPr>
                  <m:t>e</m:t>
                </w:ins>
              </m:r>
            </m:e>
            <m:sub>
              <m:r>
                <w:ins w:id="2049" w:author="Author" w:date="2026-07-14T09:14:00Z" w16du:dateUtc="2026-07-14T08:14:00Z">
                  <w:rPr>
                    <w:rFonts w:ascii="Cambria Math" w:hAnsi="Cambria Math"/>
                  </w:rPr>
                  <m:t>q</m:t>
                </w:ins>
              </m:r>
            </m:sub>
          </m:sSub>
          <m:r>
            <w:ins w:id="2050" w:author="Author" w:date="2026-07-14T09:14:00Z" w16du:dateUtc="2026-07-14T08:14:00Z">
              <m:rPr>
                <m:sty m:val="p"/>
              </m:rPr>
              <w:rPr>
                <w:rFonts w:ascii="Cambria Math" w:hAnsi="Cambria Math"/>
              </w:rPr>
              <m:t>=</m:t>
            </w:ins>
          </m:r>
          <m:sSup>
            <m:sSupPr>
              <m:ctrlPr>
                <w:ins w:id="2051" w:author="Author" w:date="2026-07-14T09:14:00Z" w16du:dateUtc="2026-07-14T08:14:00Z">
                  <w:rPr>
                    <w:rFonts w:ascii="Cambria Math" w:hAnsi="Cambria Math"/>
                  </w:rPr>
                </w:ins>
              </m:ctrlPr>
            </m:sSupPr>
            <m:e>
              <m:d>
                <m:dPr>
                  <m:ctrlPr>
                    <w:ins w:id="2052" w:author="Author" w:date="2026-07-14T09:14:00Z" w16du:dateUtc="2026-07-14T08:14:00Z">
                      <w:rPr>
                        <w:rFonts w:ascii="Cambria Math" w:hAnsi="Cambria Math"/>
                      </w:rPr>
                    </w:ins>
                  </m:ctrlPr>
                </m:dPr>
                <m:e>
                  <m:sSup>
                    <m:sSupPr>
                      <m:ctrlPr>
                        <w:ins w:id="2053" w:author="Author" w:date="2026-07-14T09:14:00Z" w16du:dateUtc="2026-07-14T08:14:00Z">
                          <w:rPr>
                            <w:rFonts w:ascii="Cambria Math" w:hAnsi="Cambria Math"/>
                          </w:rPr>
                        </w:ins>
                      </m:ctrlPr>
                    </m:sSupPr>
                    <m:e>
                      <m:r>
                        <w:ins w:id="2054" w:author="Author" w:date="2026-07-14T09:14:00Z" w16du:dateUtc="2026-07-14T08:14:00Z">
                          <w:rPr>
                            <w:rFonts w:ascii="Cambria Math" w:hAnsi="Cambria Math"/>
                          </w:rPr>
                          <m:t>M</m:t>
                        </w:ins>
                      </m:r>
                    </m:e>
                    <m:sup>
                      <m:r>
                        <w:ins w:id="2055" w:author="Author" w:date="2026-07-14T09:14:00Z" w16du:dateUtc="2026-07-14T08:14:00Z">
                          <w:rPr>
                            <w:rFonts w:ascii="Cambria Math" w:hAnsi="Cambria Math"/>
                          </w:rPr>
                          <m:t>FC</m:t>
                        </w:ins>
                      </m:r>
                    </m:sup>
                  </m:sSup>
                  <m:sSub>
                    <m:sSubPr>
                      <m:ctrlPr>
                        <w:ins w:id="2056" w:author="Author" w:date="2026-07-14T09:14:00Z" w16du:dateUtc="2026-07-14T08:14:00Z">
                          <w:rPr>
                            <w:rFonts w:ascii="Cambria Math" w:hAnsi="Cambria Math"/>
                          </w:rPr>
                        </w:ins>
                      </m:ctrlPr>
                    </m:sSubPr>
                    <m:e>
                      <m:r>
                        <w:ins w:id="2057" w:author="Author" w:date="2026-07-14T09:14:00Z" w16du:dateUtc="2026-07-14T08:14:00Z">
                          <w:rPr>
                            <w:rFonts w:ascii="Cambria Math" w:hAnsi="Cambria Math"/>
                          </w:rPr>
                          <m:t>f</m:t>
                        </w:ins>
                      </m:r>
                    </m:e>
                    <m:sub>
                      <m:r>
                        <w:ins w:id="2058" w:author="Author" w:date="2026-07-14T09:14:00Z" w16du:dateUtc="2026-07-14T08:14:00Z">
                          <w:rPr>
                            <w:rFonts w:ascii="Cambria Math" w:hAnsi="Cambria Math"/>
                          </w:rPr>
                          <m:t>q</m:t>
                        </w:ins>
                      </m:r>
                    </m:sub>
                  </m:sSub>
                </m:e>
              </m:d>
            </m:e>
            <m:sup>
              <m:r>
                <w:ins w:id="2059" w:author="Author" w:date="2026-07-14T09:14:00Z" w16du:dateUtc="2026-07-14T08:14:00Z">
                  <m:rPr>
                    <m:sty m:val="p"/>
                  </m:rPr>
                  <w:rPr>
                    <w:rFonts w:ascii="Cambria Math" w:hAnsi="Cambria Math"/>
                  </w:rPr>
                  <m:t>⊤</m:t>
                </w:ins>
              </m:r>
            </m:sup>
          </m:sSup>
          <m:sSub>
            <m:sSubPr>
              <m:ctrlPr>
                <w:ins w:id="2060" w:author="Author" w:date="2026-07-14T09:14:00Z" w16du:dateUtc="2026-07-14T08:14:00Z">
                  <w:rPr>
                    <w:rFonts w:ascii="Cambria Math" w:hAnsi="Cambria Math"/>
                  </w:rPr>
                </w:ins>
              </m:ctrlPr>
            </m:sSubPr>
            <m:e>
              <m:r>
                <w:ins w:id="2061" w:author="Author" w:date="2026-07-14T09:14:00Z" w16du:dateUtc="2026-07-14T08:14:00Z">
                  <w:rPr>
                    <w:rFonts w:ascii="Cambria Math" w:hAnsi="Cambria Math"/>
                  </w:rPr>
                  <m:t>c</m:t>
                </w:ins>
              </m:r>
            </m:e>
            <m:sub>
              <m:r>
                <w:ins w:id="2062" w:author="Author" w:date="2026-07-14T09:14:00Z" w16du:dateUtc="2026-07-14T08:14:00Z">
                  <m:rPr>
                    <m:sty m:val="p"/>
                  </m:rPr>
                  <w:rPr>
                    <w:rFonts w:ascii="Cambria Math" w:hAnsi="Cambria Math"/>
                  </w:rPr>
                  <m:t>test</m:t>
                </w:ins>
              </m:r>
            </m:sub>
          </m:sSub>
          <m:r>
            <w:ins w:id="2063" w:author="Author" w:date="2026-07-14T09:14:00Z" w16du:dateUtc="2026-07-14T08:14:00Z">
              <m:rPr>
                <m:sty m:val="p"/>
              </m:rPr>
              <w:rPr>
                <w:rFonts w:ascii="Cambria Math" w:hAnsi="Cambria Math"/>
              </w:rPr>
              <m:t>.</m:t>
            </w:ins>
          </m:r>
          <m:r>
            <w:ins w:id="2064" w:author="Author" w:date="2026-07-14T09:14:00Z" w16du:dateUtc="2026-07-14T08:14:00Z">
              <w:rPr>
                <w:rFonts w:ascii="Cambria Math" w:hAnsi="Cambria Math"/>
              </w:rPr>
              <m:t>  </m:t>
            </w:ins>
          </m:r>
          <m:d>
            <m:dPr>
              <m:ctrlPr>
                <w:ins w:id="2065" w:author="Author" w:date="2026-07-14T09:14:00Z" w16du:dateUtc="2026-07-14T08:14:00Z">
                  <w:rPr>
                    <w:rFonts w:ascii="Cambria Math" w:hAnsi="Cambria Math"/>
                  </w:rPr>
                </w:ins>
              </m:ctrlPr>
            </m:dPr>
            <m:e>
              <m:r>
                <w:ins w:id="2066" w:author="Author" w:date="2026-07-14T09:14:00Z" w16du:dateUtc="2026-07-14T08:14:00Z">
                  <w:rPr>
                    <w:rFonts w:ascii="Cambria Math" w:hAnsi="Cambria Math"/>
                  </w:rPr>
                  <m:t>15</m:t>
                </w:ins>
              </m:r>
            </m:e>
          </m:d>
        </m:oMath>
      </m:oMathPara>
      <w:bookmarkEnd w:id="2045"/>
    </w:p>
    <w:p w14:paraId="2DF76BA2" w14:textId="77777777" w:rsidR="00AD2C25" w:rsidRDefault="00000000">
      <w:pPr>
        <w:pStyle w:val="FirstParagraph"/>
        <w:rPr>
          <w:ins w:id="2067" w:author="Author" w:date="2026-07-14T09:14:00Z" w16du:dateUtc="2026-07-14T08:14:00Z"/>
        </w:rPr>
      </w:pPr>
      <w:ins w:id="2068" w:author="Author" w:date="2026-07-14T09:14:00Z" w16du:dateUtc="2026-07-14T08:14:00Z">
        <w:r>
          <w:t xml:space="preserve">This recognition implementation isolates the access difference between recognition and context-guided recall. Recall requires film material to be selected from context-supported candidates, whereas recognition begins with a presented candidate item and evaluates the context it retrieves. The simulation stops at recognition evidence because that evidence is sufficient for the present claim: a presented film item can retrieve associated context without first competing with task items for selection. The model therefore addresses whether task competitors linked to </w:t>
        </w:r>
        <w:r>
          <w:lastRenderedPageBreak/>
          <w:t>reinstated film-associated context disrupt item-guided access to film context, not how recognition evidence is converted into decisions or how other interventions might disrupt performance.</w:t>
        </w:r>
      </w:ins>
    </w:p>
    <w:p w14:paraId="07E8FAE6" w14:textId="77777777" w:rsidR="00AD2C25" w:rsidRDefault="00000000">
      <w:pPr>
        <w:pStyle w:val="Heading1"/>
      </w:pPr>
      <w:bookmarkStart w:id="2069" w:name="simulations"/>
      <w:bookmarkEnd w:id="473"/>
      <w:bookmarkEnd w:id="2041"/>
      <w:r>
        <w:t>Simulations</w:t>
      </w:r>
    </w:p>
    <w:p w14:paraId="0FEE0341" w14:textId="77777777" w:rsidR="00AD2C25" w:rsidRDefault="00000000">
      <w:pPr>
        <w:pStyle w:val="FirstParagraph"/>
      </w:pPr>
      <w:r>
        <w:t xml:space="preserve">The simulations </w:t>
      </w:r>
      <w:del w:id="2070" w:author="Author" w:date="2026-07-14T09:14:00Z" w16du:dateUtc="2026-07-14T08:14:00Z">
        <w:r>
          <w:delText xml:space="preserve">instantiate the retrieved-context account in </w:delText>
        </w:r>
      </w:del>
      <w:ins w:id="2071" w:author="Author" w:date="2026-07-14T09:14:00Z" w16du:dateUtc="2026-07-14T08:14:00Z">
        <w:r>
          <w:t xml:space="preserve">examine </w:t>
        </w:r>
      </w:ins>
      <w:r>
        <w:t xml:space="preserve">a </w:t>
      </w:r>
      <w:del w:id="2072" w:author="Author" w:date="2026-07-14T09:14:00Z" w16du:dateUtc="2026-07-14T08:14:00Z">
        <w:r>
          <w:delText xml:space="preserve">controlled </w:delText>
        </w:r>
      </w:del>
      <w:ins w:id="2073" w:author="Author" w:date="2026-07-14T09:14:00Z" w16du:dateUtc="2026-07-14T08:14:00Z">
        <w:r>
          <w:t xml:space="preserve">schematic delayed reminder-plus-task </w:t>
        </w:r>
      </w:ins>
      <w:r>
        <w:t xml:space="preserve">trauma-film </w:t>
      </w:r>
      <w:del w:id="2074" w:author="Author" w:date="2026-07-14T09:14:00Z" w16du:dateUtc="2026-07-14T08:14:00Z">
        <w:r>
          <w:delText>analogue: a laboratory task in which distressing film material is used to study memory processes relevant to responses to real-life trauma (</w:delText>
        </w:r>
        <w:r w:rsidR="007E0EE0">
          <w:fldChar w:fldCharType="begin"/>
        </w:r>
        <w:r w:rsidR="007E0EE0">
          <w:delInstrText>HYPERLINK \l "ref-holmes2008inducing" \h</w:delInstrText>
        </w:r>
        <w:r w:rsidR="007E0EE0">
          <w:fldChar w:fldCharType="separate"/>
        </w:r>
        <w:r w:rsidR="007E0EE0">
          <w:rPr>
            <w:rStyle w:val="Hyperlink"/>
          </w:rPr>
          <w:delText>Holmes &amp; Bourne, 2008</w:delText>
        </w:r>
        <w:r w:rsidR="007E0EE0">
          <w:fldChar w:fldCharType="end"/>
        </w:r>
        <w:r>
          <w:delText xml:space="preserve">; </w:delText>
        </w:r>
        <w:r w:rsidR="007E0EE0">
          <w:fldChar w:fldCharType="begin"/>
        </w:r>
        <w:r w:rsidR="007E0EE0">
          <w:delInstrText>HYPERLINK \l "ref-james2016trauma" \h</w:delInstrText>
        </w:r>
        <w:r w:rsidR="007E0EE0">
          <w:fldChar w:fldCharType="separate"/>
        </w:r>
        <w:r w:rsidR="007E0EE0">
          <w:rPr>
            <w:rStyle w:val="Hyperlink"/>
          </w:rPr>
          <w:delText>James et al., 2016</w:delText>
        </w:r>
        <w:r w:rsidR="007E0EE0">
          <w:fldChar w:fldCharType="end"/>
        </w:r>
        <w:r>
          <w:delText>). The simulations are organized into three linked groups: reminder-linked task competition, retrieval-control consequences for deliberate recall, and recognition-like test-format consequences of bidirectional item-context associations.</w:delText>
        </w:r>
      </w:del>
      <w:ins w:id="2075" w:author="Author" w:date="2026-07-14T09:14:00Z" w16du:dateUtc="2026-07-14T08:14:00Z">
        <w:r>
          <w:t>paradigm, with James et al. (</w:t>
        </w:r>
        <w:r>
          <w:fldChar w:fldCharType="begin"/>
        </w:r>
        <w:r>
          <w:instrText>HYPERLINK \l "ref-james2015computer" \h</w:instrText>
        </w:r>
        <w:r>
          <w:fldChar w:fldCharType="separate"/>
        </w:r>
        <w:r>
          <w:rPr>
            <w:rStyle w:val="Hyperlink"/>
          </w:rPr>
          <w:t>2015</w:t>
        </w:r>
        <w:r>
          <w:fldChar w:fldCharType="end"/>
        </w:r>
        <w:r>
          <w:t>) and Kessler et al. (</w:t>
        </w:r>
        <w:r>
          <w:fldChar w:fldCharType="begin"/>
        </w:r>
        <w:r>
          <w:instrText>HYPERLINK \l "ref-kessler2020visuospatial" \h</w:instrText>
        </w:r>
        <w:r>
          <w:fldChar w:fldCharType="separate"/>
        </w:r>
        <w:r>
          <w:rPr>
            <w:rStyle w:val="Hyperlink"/>
          </w:rPr>
          <w:t>2020</w:t>
        </w:r>
        <w:r>
          <w:fldChar w:fldCharType="end"/>
        </w:r>
        <w:r>
          <w:t>) providing procedural examples rather than fitted targets. The reminder-before-task sequence places task events after reminder-driven reinstatement of film-associated context, making it possible to examine whether those events become competitors during later retrieval. The core recall target is the model analogue of selective interference: strong task encoding following a film reminder reduces unguided film recall more than deliberate film recall. Unguided recall provides a simplified model of film material coming to mind without deliberate intent to retrieve it; it does not reproduce diary or laboratory intrusion procedures.</w:t>
        </w:r>
      </w:ins>
      <w:r>
        <w:t xml:space="preserve"> Simulation 1 shows how a task performed after a film reminder attenuates film recall when task </w:t>
      </w:r>
      <w:del w:id="2076" w:author="Author" w:date="2026-07-14T09:14:00Z" w16du:dateUtc="2026-07-14T08:14:00Z">
        <w:r>
          <w:delText>encoding is strong and occurs in context states that overlap with</w:delText>
        </w:r>
      </w:del>
      <w:ins w:id="2077" w:author="Author" w:date="2026-07-14T09:14:00Z" w16du:dateUtc="2026-07-14T08:14:00Z">
        <w:r>
          <w:t>items become strongly linked to reinstated</w:t>
        </w:r>
      </w:ins>
      <w:r>
        <w:t xml:space="preserve"> film</w:t>
      </w:r>
      <w:del w:id="2078" w:author="Author" w:date="2026-07-14T09:14:00Z" w16du:dateUtc="2026-07-14T08:14:00Z">
        <w:r>
          <w:delText xml:space="preserve"> encoding</w:delText>
        </w:r>
      </w:del>
      <w:ins w:id="2079" w:author="Author" w:date="2026-07-14T09:14:00Z" w16du:dateUtc="2026-07-14T08:14:00Z">
        <w:r>
          <w:t>-associated</w:t>
        </w:r>
      </w:ins>
      <w:r>
        <w:t xml:space="preserve"> context. Simulation 2 adds the intentionality manipulation by </w:t>
      </w:r>
      <w:del w:id="2080" w:author="Author" w:date="2026-07-14T09:14:00Z" w16du:dateUtc="2026-07-14T08:14:00Z">
        <w:r>
          <w:delText>comparing</w:delText>
        </w:r>
      </w:del>
      <w:ins w:id="2081" w:author="Author" w:date="2026-07-14T09:14:00Z" w16du:dateUtc="2026-07-14T08:14:00Z">
        <w:r>
          <w:t>contrasting</w:t>
        </w:r>
      </w:ins>
      <w:r>
        <w:t xml:space="preserve"> unguided retrieval with deliberate recall and </w:t>
      </w:r>
      <w:del w:id="2082" w:author="Author" w:date="2026-07-14T09:14:00Z" w16du:dateUtc="2026-07-14T08:14:00Z">
        <w:r>
          <w:delText>then decomposing the</w:delText>
        </w:r>
      </w:del>
      <w:ins w:id="2083" w:author="Author" w:date="2026-07-14T09:14:00Z" w16du:dateUtc="2026-07-14T08:14:00Z">
        <w:r>
          <w:t>examining</w:t>
        </w:r>
      </w:ins>
      <w:r>
        <w:t xml:space="preserve"> control </w:t>
      </w:r>
      <w:del w:id="2084" w:author="Author" w:date="2026-07-14T09:14:00Z" w16du:dateUtc="2026-07-14T08:14:00Z">
        <w:r>
          <w:delText>settings</w:delText>
        </w:r>
      </w:del>
      <w:ins w:id="2085" w:author="Author" w:date="2026-07-14T09:14:00Z" w16du:dateUtc="2026-07-14T08:14:00Z">
        <w:r>
          <w:t>mechanisms</w:t>
        </w:r>
      </w:ins>
      <w:r>
        <w:t xml:space="preserve"> that </w:t>
      </w:r>
      <w:ins w:id="2086" w:author="Author" w:date="2026-07-14T09:14:00Z" w16du:dateUtc="2026-07-14T08:14:00Z">
        <w:r>
          <w:t xml:space="preserve">could </w:t>
        </w:r>
      </w:ins>
      <w:r>
        <w:t>protect film recall</w:t>
      </w:r>
      <w:del w:id="2087" w:author="Author" w:date="2026-07-14T09:14:00Z" w16du:dateUtc="2026-07-14T08:14:00Z">
        <w:r>
          <w:delText xml:space="preserve"> during deliberate retrieval.</w:delText>
        </w:r>
      </w:del>
      <w:ins w:id="2088" w:author="Author" w:date="2026-07-14T09:14:00Z" w16du:dateUtc="2026-07-14T08:14:00Z">
        <w:r>
          <w:t>.</w:t>
        </w:r>
      </w:ins>
      <w:r>
        <w:t xml:space="preserve"> The recognition simulation </w:t>
      </w:r>
      <w:del w:id="2089" w:author="Author" w:date="2026-07-14T09:14:00Z" w16du:dateUtc="2026-07-14T08:14:00Z">
        <w:r>
          <w:delText>compares context-to-item recall with a test format in which</w:delText>
        </w:r>
      </w:del>
      <w:ins w:id="2090" w:author="Author" w:date="2026-07-14T09:14:00Z" w16du:dateUtc="2026-07-14T08:14:00Z">
        <w:r>
          <w:t>then examines whether interference is reduced when the test presents</w:t>
        </w:r>
      </w:ins>
      <w:r>
        <w:t xml:space="preserve"> a candidate film item </w:t>
      </w:r>
      <w:del w:id="2091" w:author="Author" w:date="2026-07-14T09:14:00Z" w16du:dateUtc="2026-07-14T08:14:00Z">
        <w:r>
          <w:delText xml:space="preserve">is presented </w:delText>
        </w:r>
      </w:del>
      <w:r>
        <w:t>for judgment</w:t>
      </w:r>
      <w:ins w:id="2092" w:author="Author" w:date="2026-07-14T09:14:00Z" w16du:dateUtc="2026-07-14T08:14:00Z">
        <w:r>
          <w:t xml:space="preserve"> rather than requiring that item to be sampled from context. Together, these simulations show how selective interference can arise from competitor encoding after reminder-driven context reinstatement and retrieval conditions that differ in how they access or support film material</w:t>
        </w:r>
      </w:ins>
      <w:r>
        <w:t>.</w:t>
      </w:r>
    </w:p>
    <w:p w14:paraId="2A152ACD" w14:textId="77777777" w:rsidR="00AD2C25" w:rsidRDefault="00000000">
      <w:pPr>
        <w:pStyle w:val="FigureTitle"/>
        <w:rPr>
          <w:moveFrom w:id="2093" w:author="Author" w:date="2026-07-14T09:14:00Z" w16du:dateUtc="2026-07-14T08:14:00Z"/>
        </w:rPr>
      </w:pPr>
      <w:bookmarkStart w:id="2094" w:name="methodology"/>
      <w:moveFromRangeStart w:id="2095" w:author="Author" w:date="2026-07-14T09:14:00Z" w:name="move234912923"/>
      <w:moveFrom w:id="2096" w:author="Author" w:date="2026-07-14T09:14:00Z" w16du:dateUtc="2026-07-14T08:14:00Z">
        <w:r>
          <w:lastRenderedPageBreak/>
          <w:t>Table 2</w:t>
        </w:r>
      </w:moveFrom>
    </w:p>
    <w:moveFromRangeEnd w:id="2095"/>
    <w:p w14:paraId="3CFA0546" w14:textId="77777777" w:rsidR="007E0EE0" w:rsidRDefault="00000000">
      <w:pPr>
        <w:pStyle w:val="Caption"/>
        <w:rPr>
          <w:del w:id="2097" w:author="Author" w:date="2026-07-14T09:14:00Z" w16du:dateUtc="2026-07-14T08:14:00Z"/>
        </w:rPr>
      </w:pPr>
      <w:del w:id="2098" w:author="Author" w:date="2026-07-14T09:14:00Z" w16du:dateUtc="2026-07-14T08:14:00Z">
        <w:r>
          <w:delText>Overview of what is held fixed, varied, and measured across simulations.</w:delText>
        </w:r>
      </w:del>
    </w:p>
    <w:tbl>
      <w:tblPr>
        <w:tblStyle w:val="Table"/>
        <w:tblW w:w="5000" w:type="pct"/>
        <w:tblLayout w:type="fixed"/>
        <w:tblLook w:val="0020" w:firstRow="1" w:lastRow="0" w:firstColumn="0" w:lastColumn="0" w:noHBand="0" w:noVBand="0"/>
      </w:tblPr>
      <w:tblGrid>
        <w:gridCol w:w="2340"/>
        <w:gridCol w:w="2340"/>
        <w:gridCol w:w="2340"/>
        <w:gridCol w:w="2340"/>
      </w:tblGrid>
      <w:tr w:rsidR="00AD5D39" w14:paraId="001A9F8A" w14:textId="77777777" w:rsidTr="00AD5D39">
        <w:trPr>
          <w:cnfStyle w:val="100000000000" w:firstRow="1" w:lastRow="0" w:firstColumn="0" w:lastColumn="0" w:oddVBand="0" w:evenVBand="0" w:oddHBand="0" w:evenHBand="0" w:firstRowFirstColumn="0" w:firstRowLastColumn="0" w:lastRowFirstColumn="0" w:lastRowLastColumn="0"/>
          <w:tblHeader/>
          <w:del w:id="2099" w:author="Author" w:date="2026-07-14T09:14:00Z" w16du:dateUtc="2026-07-14T08:14:00Z"/>
        </w:trPr>
        <w:tc>
          <w:tcPr>
            <w:tcW w:w="1980" w:type="dxa"/>
          </w:tcPr>
          <w:p w14:paraId="5EA910D1" w14:textId="77777777" w:rsidR="007E0EE0" w:rsidRDefault="00000000">
            <w:pPr>
              <w:pStyle w:val="Compact"/>
              <w:rPr>
                <w:del w:id="2100" w:author="Author" w:date="2026-07-14T09:14:00Z" w16du:dateUtc="2026-07-14T08:14:00Z"/>
              </w:rPr>
            </w:pPr>
            <w:del w:id="2101" w:author="Author" w:date="2026-07-14T09:14:00Z" w16du:dateUtc="2026-07-14T08:14:00Z">
              <w:r>
                <w:delText>Simulation</w:delText>
              </w:r>
            </w:del>
          </w:p>
        </w:tc>
        <w:tc>
          <w:tcPr>
            <w:tcW w:w="1980" w:type="dxa"/>
          </w:tcPr>
          <w:p w14:paraId="16F6F938" w14:textId="77777777" w:rsidR="007E0EE0" w:rsidRDefault="00000000">
            <w:pPr>
              <w:pStyle w:val="Compact"/>
              <w:rPr>
                <w:del w:id="2102" w:author="Author" w:date="2026-07-14T09:14:00Z" w16du:dateUtc="2026-07-14T08:14:00Z"/>
              </w:rPr>
            </w:pPr>
            <w:del w:id="2103" w:author="Author" w:date="2026-07-14T09:14:00Z" w16du:dateUtc="2026-07-14T08:14:00Z">
              <w:r>
                <w:delText>Main fixed structure</w:delText>
              </w:r>
            </w:del>
          </w:p>
        </w:tc>
        <w:tc>
          <w:tcPr>
            <w:tcW w:w="1980" w:type="dxa"/>
          </w:tcPr>
          <w:p w14:paraId="1BC3A446" w14:textId="77777777" w:rsidR="007E0EE0" w:rsidRDefault="00000000">
            <w:pPr>
              <w:pStyle w:val="Compact"/>
              <w:rPr>
                <w:del w:id="2104" w:author="Author" w:date="2026-07-14T09:14:00Z" w16du:dateUtc="2026-07-14T08:14:00Z"/>
              </w:rPr>
            </w:pPr>
            <w:del w:id="2105" w:author="Author" w:date="2026-07-14T09:14:00Z" w16du:dateUtc="2026-07-14T08:14:00Z">
              <w:r>
                <w:delText>Varied or compared</w:delText>
              </w:r>
            </w:del>
          </w:p>
        </w:tc>
        <w:tc>
          <w:tcPr>
            <w:tcW w:w="1980" w:type="dxa"/>
          </w:tcPr>
          <w:p w14:paraId="3B81DD7C" w14:textId="77777777" w:rsidR="007E0EE0" w:rsidRDefault="00000000">
            <w:pPr>
              <w:pStyle w:val="Compact"/>
              <w:rPr>
                <w:del w:id="2106" w:author="Author" w:date="2026-07-14T09:14:00Z" w16du:dateUtc="2026-07-14T08:14:00Z"/>
              </w:rPr>
            </w:pPr>
            <w:del w:id="2107" w:author="Author" w:date="2026-07-14T09:14:00Z" w16du:dateUtc="2026-07-14T08:14:00Z">
              <w:r>
                <w:delText>Primary readout</w:delText>
              </w:r>
            </w:del>
          </w:p>
        </w:tc>
      </w:tr>
      <w:tr w:rsidR="00AD5D39" w14:paraId="63D87E10" w14:textId="77777777">
        <w:trPr>
          <w:del w:id="2108" w:author="Author" w:date="2026-07-14T09:14:00Z" w16du:dateUtc="2026-07-14T08:14:00Z"/>
        </w:trPr>
        <w:tc>
          <w:tcPr>
            <w:tcW w:w="1980" w:type="dxa"/>
          </w:tcPr>
          <w:p w14:paraId="18671B2C" w14:textId="77777777" w:rsidR="007E0EE0" w:rsidRDefault="00000000">
            <w:pPr>
              <w:pStyle w:val="Compact"/>
              <w:rPr>
                <w:del w:id="2109" w:author="Author" w:date="2026-07-14T09:14:00Z" w16du:dateUtc="2026-07-14T08:14:00Z"/>
              </w:rPr>
            </w:pPr>
            <w:del w:id="2110" w:author="Author" w:date="2026-07-14T09:14:00Z" w16du:dateUtc="2026-07-14T08:14:00Z">
              <w:r>
                <w:delText>1</w:delText>
              </w:r>
            </w:del>
          </w:p>
        </w:tc>
        <w:tc>
          <w:tcPr>
            <w:tcW w:w="1980" w:type="dxa"/>
          </w:tcPr>
          <w:p w14:paraId="468A16A4" w14:textId="77777777" w:rsidR="007E0EE0" w:rsidRDefault="00000000">
            <w:pPr>
              <w:pStyle w:val="Compact"/>
              <w:rPr>
                <w:del w:id="2111" w:author="Author" w:date="2026-07-14T09:14:00Z" w16du:dateUtc="2026-07-14T08:14:00Z"/>
              </w:rPr>
            </w:pPr>
            <w:del w:id="2112" w:author="Author" w:date="2026-07-14T09:14:00Z" w16du:dateUtc="2026-07-14T08:14:00Z">
              <w:r>
                <w:delText>Unguided retrieval settings; film, delay, task, and filler phases</w:delText>
              </w:r>
            </w:del>
          </w:p>
        </w:tc>
        <w:tc>
          <w:tcPr>
            <w:tcW w:w="1980" w:type="dxa"/>
          </w:tcPr>
          <w:p w14:paraId="3A936781" w14:textId="77777777" w:rsidR="007E0EE0" w:rsidRDefault="00000000">
            <w:pPr>
              <w:pStyle w:val="Compact"/>
              <w:rPr>
                <w:del w:id="2113" w:author="Author" w:date="2026-07-14T09:14:00Z" w16du:dateUtc="2026-07-14T08:14:00Z"/>
              </w:rPr>
            </w:pPr>
            <w:del w:id="2114" w:author="Author" w:date="2026-07-14T09:14:00Z" w16du:dateUtc="2026-07-14T08:14:00Z">
              <w:r>
                <w:delText>No-reminder versus with-reminder task encoding; task encoding multiplier</w:delText>
              </w:r>
            </w:del>
          </w:p>
        </w:tc>
        <w:tc>
          <w:tcPr>
            <w:tcW w:w="1980" w:type="dxa"/>
          </w:tcPr>
          <w:p w14:paraId="43F68852" w14:textId="77777777" w:rsidR="007E0EE0" w:rsidRDefault="00000000">
            <w:pPr>
              <w:pStyle w:val="Compact"/>
              <w:rPr>
                <w:del w:id="2115" w:author="Author" w:date="2026-07-14T09:14:00Z" w16du:dateUtc="2026-07-14T08:14:00Z"/>
              </w:rPr>
            </w:pPr>
            <w:del w:id="2116" w:author="Author" w:date="2026-07-14T09:14:00Z" w16du:dateUtc="2026-07-14T08:14:00Z">
              <w:r>
                <w:delText>Film and task recall by encoded position; film-task context overlap</w:delText>
              </w:r>
            </w:del>
          </w:p>
        </w:tc>
      </w:tr>
      <w:tr w:rsidR="00AD5D39" w14:paraId="6B8306DC" w14:textId="77777777">
        <w:trPr>
          <w:del w:id="2117" w:author="Author" w:date="2026-07-14T09:14:00Z" w16du:dateUtc="2026-07-14T08:14:00Z"/>
        </w:trPr>
        <w:tc>
          <w:tcPr>
            <w:tcW w:w="1980" w:type="dxa"/>
          </w:tcPr>
          <w:p w14:paraId="03692892" w14:textId="77777777" w:rsidR="007E0EE0" w:rsidRDefault="00000000">
            <w:pPr>
              <w:pStyle w:val="Compact"/>
              <w:rPr>
                <w:del w:id="2118" w:author="Author" w:date="2026-07-14T09:14:00Z" w16du:dateUtc="2026-07-14T08:14:00Z"/>
              </w:rPr>
            </w:pPr>
            <w:del w:id="2119" w:author="Author" w:date="2026-07-14T09:14:00Z" w16du:dateUtc="2026-07-14T08:14:00Z">
              <w:r>
                <w:delText>2</w:delText>
              </w:r>
            </w:del>
          </w:p>
        </w:tc>
        <w:tc>
          <w:tcPr>
            <w:tcW w:w="1980" w:type="dxa"/>
          </w:tcPr>
          <w:p w14:paraId="74462D12" w14:textId="77777777" w:rsidR="007E0EE0" w:rsidRDefault="00000000">
            <w:pPr>
              <w:pStyle w:val="Compact"/>
              <w:rPr>
                <w:del w:id="2120" w:author="Author" w:date="2026-07-14T09:14:00Z" w16du:dateUtc="2026-07-14T08:14:00Z"/>
              </w:rPr>
            </w:pPr>
            <w:del w:id="2121" w:author="Author" w:date="2026-07-14T09:14:00Z" w16du:dateUtc="2026-07-14T08:14:00Z">
              <w:r>
                <w:delText>Reminder condition and task encoding strength crossed as in Simulation 1</w:delText>
              </w:r>
            </w:del>
          </w:p>
        </w:tc>
        <w:tc>
          <w:tcPr>
            <w:tcW w:w="1980" w:type="dxa"/>
          </w:tcPr>
          <w:p w14:paraId="433C090B" w14:textId="77777777" w:rsidR="007E0EE0" w:rsidRDefault="00000000">
            <w:pPr>
              <w:pStyle w:val="Compact"/>
              <w:rPr>
                <w:del w:id="2122" w:author="Author" w:date="2026-07-14T09:14:00Z" w16du:dateUtc="2026-07-14T08:14:00Z"/>
              </w:rPr>
            </w:pPr>
            <w:del w:id="2123" w:author="Author" w:date="2026-07-14T09:14:00Z" w16du:dateUtc="2026-07-14T08:14:00Z">
              <w:r>
                <w:delText>Unguided retrieval versus deliberate recall; start-of-film context reinstatement, maintained film-retrieval goal, and retrieval monitoring</w:delText>
              </w:r>
            </w:del>
          </w:p>
        </w:tc>
        <w:tc>
          <w:tcPr>
            <w:tcW w:w="1980" w:type="dxa"/>
          </w:tcPr>
          <w:p w14:paraId="7133CE6C" w14:textId="77777777" w:rsidR="007E0EE0" w:rsidRDefault="00000000">
            <w:pPr>
              <w:pStyle w:val="Compact"/>
              <w:rPr>
                <w:del w:id="2124" w:author="Author" w:date="2026-07-14T09:14:00Z" w16du:dateUtc="2026-07-14T08:14:00Z"/>
              </w:rPr>
            </w:pPr>
            <w:del w:id="2125" w:author="Author" w:date="2026-07-14T09:14:00Z" w16du:dateUtc="2026-07-14T08:14:00Z">
              <w:r>
                <w:delText>Film recall across retrieval modes; endpoint differences across control settings; recall initiation and film return after off-target samples</w:delText>
              </w:r>
            </w:del>
          </w:p>
        </w:tc>
      </w:tr>
      <w:tr w:rsidR="00AD5D39" w14:paraId="2FEB33DB" w14:textId="77777777">
        <w:trPr>
          <w:del w:id="2126" w:author="Author" w:date="2026-07-14T09:14:00Z" w16du:dateUtc="2026-07-14T08:14:00Z"/>
        </w:trPr>
        <w:tc>
          <w:tcPr>
            <w:tcW w:w="1980" w:type="dxa"/>
          </w:tcPr>
          <w:p w14:paraId="1CAB090E" w14:textId="77777777" w:rsidR="007E0EE0" w:rsidRDefault="00000000">
            <w:pPr>
              <w:pStyle w:val="Compact"/>
              <w:rPr>
                <w:del w:id="2127" w:author="Author" w:date="2026-07-14T09:14:00Z" w16du:dateUtc="2026-07-14T08:14:00Z"/>
              </w:rPr>
            </w:pPr>
            <w:del w:id="2128" w:author="Author" w:date="2026-07-14T09:14:00Z" w16du:dateUtc="2026-07-14T08:14:00Z">
              <w:r>
                <w:delText>Recognition</w:delText>
              </w:r>
            </w:del>
          </w:p>
        </w:tc>
        <w:tc>
          <w:tcPr>
            <w:tcW w:w="1980" w:type="dxa"/>
          </w:tcPr>
          <w:p w14:paraId="68871D8C" w14:textId="77777777" w:rsidR="007E0EE0" w:rsidRDefault="00000000">
            <w:pPr>
              <w:pStyle w:val="Compact"/>
              <w:rPr>
                <w:del w:id="2129" w:author="Author" w:date="2026-07-14T09:14:00Z" w16du:dateUtc="2026-07-14T08:14:00Z"/>
              </w:rPr>
            </w:pPr>
            <w:del w:id="2130" w:author="Author" w:date="2026-07-14T09:14:00Z" w16du:dateUtc="2026-07-14T08:14:00Z">
              <w:r>
                <w:delText>Same reminder and task-encoding conditions used in recall simulations, without a full recognition-decision model</w:delText>
              </w:r>
            </w:del>
          </w:p>
        </w:tc>
        <w:tc>
          <w:tcPr>
            <w:tcW w:w="1980" w:type="dxa"/>
          </w:tcPr>
          <w:p w14:paraId="22857E4B" w14:textId="77777777" w:rsidR="007E0EE0" w:rsidRDefault="00000000">
            <w:pPr>
              <w:pStyle w:val="Compact"/>
              <w:rPr>
                <w:del w:id="2131" w:author="Author" w:date="2026-07-14T09:14:00Z" w16du:dateUtc="2026-07-14T08:14:00Z"/>
              </w:rPr>
            </w:pPr>
            <w:del w:id="2132" w:author="Author" w:date="2026-07-14T09:14:00Z" w16du:dateUtc="2026-07-14T08:14:00Z">
              <w:r>
                <w:delText>Context-to-item recall versus candidate film items presented for judgment</w:delText>
              </w:r>
            </w:del>
          </w:p>
        </w:tc>
        <w:tc>
          <w:tcPr>
            <w:tcW w:w="1980" w:type="dxa"/>
          </w:tcPr>
          <w:p w14:paraId="764AD570" w14:textId="77777777" w:rsidR="007E0EE0" w:rsidRDefault="00000000">
            <w:pPr>
              <w:pStyle w:val="Compact"/>
              <w:rPr>
                <w:del w:id="2133" w:author="Author" w:date="2026-07-14T09:14:00Z" w16du:dateUtc="2026-07-14T08:14:00Z"/>
              </w:rPr>
            </w:pPr>
            <w:del w:id="2134" w:author="Author" w:date="2026-07-14T09:14:00Z" w16du:dateUtc="2026-07-14T08:14:00Z">
              <w:r>
                <w:delText>Whether item-to-context access changes where interference enters retrieval</w:delText>
              </w:r>
            </w:del>
          </w:p>
        </w:tc>
      </w:tr>
    </w:tbl>
    <w:p w14:paraId="38FF82D8" w14:textId="77777777" w:rsidR="00AD2C25" w:rsidRDefault="00000000">
      <w:pPr>
        <w:pStyle w:val="Heading2"/>
      </w:pPr>
      <w:r>
        <w:t>Methodology</w:t>
      </w:r>
    </w:p>
    <w:p w14:paraId="3D4B7515" w14:textId="77777777" w:rsidR="00AD2C25" w:rsidRDefault="00000000">
      <w:pPr>
        <w:pStyle w:val="FirstParagraph"/>
        <w:rPr>
          <w:ins w:id="2135" w:author="Author" w:date="2026-07-14T09:14:00Z" w16du:dateUtc="2026-07-14T08:14:00Z"/>
        </w:rPr>
      </w:pPr>
      <w:r>
        <w:t xml:space="preserve">The simulations require default values for context drift, associative learning, </w:t>
      </w:r>
      <w:del w:id="2136" w:author="Author" w:date="2026-07-14T09:14:00Z" w16du:dateUtc="2026-07-14T08:14:00Z">
        <w:r>
          <w:delText>retrieval choice</w:delText>
        </w:r>
      </w:del>
      <w:ins w:id="2137" w:author="Author" w:date="2026-07-14T09:14:00Z" w16du:dateUtc="2026-07-14T08:14:00Z">
        <w:r>
          <w:t>sampling</w:t>
        </w:r>
      </w:ins>
      <w:r>
        <w:t xml:space="preserve">, and stopping before the trauma-film manipulations are applied. </w:t>
      </w:r>
      <w:del w:id="2138" w:author="Author" w:date="2026-07-14T09:14:00Z" w16du:dateUtc="2026-07-14T08:14:00Z">
        <w:r>
          <w:delText>Ideally, these</w:delText>
        </w:r>
      </w:del>
      <w:ins w:id="2139" w:author="Author" w:date="2026-07-14T09:14:00Z" w16du:dateUtc="2026-07-14T08:14:00Z">
        <w:r>
          <w:t>Estimating those</w:t>
        </w:r>
      </w:ins>
      <w:r>
        <w:t xml:space="preserve"> values </w:t>
      </w:r>
      <w:del w:id="2140" w:author="Author" w:date="2026-07-14T09:14:00Z" w16du:dateUtc="2026-07-14T08:14:00Z">
        <w:r>
          <w:delText xml:space="preserve">would be estimated </w:delText>
        </w:r>
      </w:del>
      <w:r>
        <w:t xml:space="preserve">from </w:t>
      </w:r>
      <w:del w:id="2141" w:author="Author" w:date="2026-07-14T09:14:00Z" w16du:dateUtc="2026-07-14T08:14:00Z">
        <w:r>
          <w:delText xml:space="preserve">a </w:delText>
        </w:r>
      </w:del>
      <w:r>
        <w:t>selective</w:t>
      </w:r>
      <w:del w:id="2142" w:author="Author" w:date="2026-07-14T09:14:00Z" w16du:dateUtc="2026-07-14T08:14:00Z">
        <w:r>
          <w:delText xml:space="preserve"> </w:delText>
        </w:r>
      </w:del>
      <w:ins w:id="2143" w:author="Author" w:date="2026-07-14T09:14:00Z" w16du:dateUtc="2026-07-14T08:14:00Z">
        <w:r>
          <w:t>-</w:t>
        </w:r>
      </w:ins>
      <w:r>
        <w:t xml:space="preserve">interference </w:t>
      </w:r>
      <w:del w:id="2144" w:author="Author" w:date="2026-07-14T09:14:00Z" w16du:dateUtc="2026-07-14T08:14:00Z">
        <w:r>
          <w:delText>experiment that implements</w:delText>
        </w:r>
      </w:del>
      <w:ins w:id="2145" w:author="Author" w:date="2026-07-14T09:14:00Z" w16du:dateUtc="2026-07-14T08:14:00Z">
        <w:r>
          <w:t>data would require</w:t>
        </w:r>
      </w:ins>
      <w:r>
        <w:t xml:space="preserve"> the full </w:t>
      </w:r>
      <w:ins w:id="2146" w:author="Author" w:date="2026-07-14T09:14:00Z" w16du:dateUtc="2026-07-14T08:14:00Z">
        <w:r>
          <w:t xml:space="preserve">modeled </w:t>
        </w:r>
      </w:ins>
      <w:r>
        <w:t xml:space="preserve">paradigm </w:t>
      </w:r>
      <w:del w:id="2147" w:author="Author" w:date="2026-07-14T09:14:00Z" w16du:dateUtc="2026-07-14T08:14:00Z">
        <w:r>
          <w:delText>modeled here: film encoding, reminder or no-reminder conditions, an interference task, a later retrieval test, and an observed dissociation between unguided and deliberate retrieval measures. Such a dataset would also need</w:delText>
        </w:r>
      </w:del>
      <w:ins w:id="2148" w:author="Author" w:date="2026-07-14T09:14:00Z" w16du:dateUtc="2026-07-14T08:14:00Z">
        <w:r>
          <w:t>together with</w:t>
        </w:r>
      </w:ins>
      <w:r>
        <w:t xml:space="preserve"> trial-by-trial recall sequences that identify which film, task, and non-film candidates entered </w:t>
      </w:r>
      <w:del w:id="2149" w:author="Author" w:date="2026-07-14T09:14:00Z" w16du:dateUtc="2026-07-14T08:14:00Z">
        <w:r>
          <w:delText>the retrieval stream and in what order, so the model could estimate retrieval competition rather than only final film memory scores. Existing</w:delText>
        </w:r>
      </w:del>
      <w:ins w:id="2150" w:author="Author" w:date="2026-07-14T09:14:00Z" w16du:dateUtc="2026-07-14T08:14:00Z">
        <w:r>
          <w:t>retrieval. Published</w:t>
        </w:r>
      </w:ins>
      <w:r>
        <w:t xml:space="preserve"> trauma-film studies </w:t>
      </w:r>
      <w:del w:id="2151" w:author="Author" w:date="2026-07-14T09:14:00Z" w16du:dateUtc="2026-07-14T08:14:00Z">
        <w:r>
          <w:delText>define the</w:delText>
        </w:r>
      </w:del>
      <w:ins w:id="2152" w:author="Author" w:date="2026-07-14T09:14:00Z" w16du:dateUtc="2026-07-14T08:14:00Z">
        <w:r>
          <w:t>motivate this qualitative</w:t>
        </w:r>
      </w:ins>
      <w:r>
        <w:t xml:space="preserve"> target</w:t>
      </w:r>
      <w:del w:id="2153" w:author="Author" w:date="2026-07-14T09:14:00Z" w16du:dateUtc="2026-07-14T08:14:00Z">
        <w:r>
          <w:delText xml:space="preserve"> phenomenon</w:delText>
        </w:r>
      </w:del>
      <w:r>
        <w:t xml:space="preserve">, but they typically </w:t>
      </w:r>
      <w:del w:id="2154" w:author="Author" w:date="2026-07-14T09:14:00Z" w16du:dateUtc="2026-07-14T08:14:00Z">
        <w:r>
          <w:delText>do not provide this model-fitting structure.</w:delText>
        </w:r>
      </w:del>
      <w:ins w:id="2155" w:author="Author" w:date="2026-07-14T09:14:00Z" w16du:dateUtc="2026-07-14T08:14:00Z">
        <w:r>
          <w:t>report intrusion counts or final memory scores rather than the sequence-level data needed to estimate retrieval competition.</w:t>
        </w:r>
      </w:ins>
      <w:r>
        <w:t xml:space="preserve"> We therefore use an immediate affective free-recall dataset </w:t>
      </w:r>
      <w:del w:id="2156" w:author="Author" w:date="2026-07-14T09:14:00Z" w16du:dateUtc="2026-07-14T08:14:00Z">
        <w:r>
          <w:delText>as a provisional anchor for</w:delText>
        </w:r>
      </w:del>
      <w:ins w:id="2157" w:author="Author" w:date="2026-07-14T09:14:00Z" w16du:dateUtc="2026-07-14T08:14:00Z">
        <w:r>
          <w:t>to set the model’s</w:t>
        </w:r>
      </w:ins>
      <w:r>
        <w:t xml:space="preserve"> core </w:t>
      </w:r>
      <w:del w:id="2158" w:author="Author" w:date="2026-07-14T09:14:00Z" w16du:dateUtc="2026-07-14T08:14:00Z">
        <w:r>
          <w:delText>eCMR dynamics before applying the selective interference manipulations in simulation. The anchor dataset included</w:delText>
        </w:r>
      </w:del>
      <w:ins w:id="2159" w:author="Author" w:date="2026-07-14T09:14:00Z" w16du:dateUtc="2026-07-14T08:14:00Z">
        <w:r>
          <w:t>encoding, retrieval, and stopping parameters.</w:t>
        </w:r>
      </w:ins>
    </w:p>
    <w:p w14:paraId="12D76D97" w14:textId="77777777" w:rsidR="00AD2C25" w:rsidRDefault="00000000">
      <w:pPr>
        <w:pStyle w:val="BodyText"/>
        <w:rPr>
          <w:ins w:id="2160" w:author="Author" w:date="2026-07-14T09:14:00Z" w16du:dateUtc="2026-07-14T08:14:00Z"/>
        </w:rPr>
      </w:pPr>
      <w:ins w:id="2161" w:author="Author" w:date="2026-07-14T09:14:00Z" w16du:dateUtc="2026-07-14T08:14:00Z">
        <w:r>
          <w:t>In that dataset,</w:t>
        </w:r>
      </w:ins>
      <w:r>
        <w:t xml:space="preserve"> participants who reported concern about the war in Ukraine</w:t>
      </w:r>
      <w:del w:id="2162" w:author="Author" w:date="2026-07-14T09:14:00Z" w16du:dateUtc="2026-07-14T08:14:00Z">
        <w:r>
          <w:delText xml:space="preserve"> and</w:delText>
        </w:r>
      </w:del>
      <w:r>
        <w:t xml:space="preserve"> studied and recalled lists of war-related and neutral photographs (</w:t>
      </w:r>
      <w:hyperlink w:anchor="ref-dupertuys2026ukraine">
        <w:r>
          <w:rPr>
            <w:rStyle w:val="Hyperlink"/>
          </w:rPr>
          <w:t>Dupertuys et al., 2026</w:t>
        </w:r>
      </w:hyperlink>
      <w:r>
        <w:t xml:space="preserve">). The fitted dataset included 123 participants, four lists per participant, 492 immediate recall sequences, and 3,804 scored recall events. </w:t>
      </w:r>
      <w:del w:id="2163" w:author="Author" w:date="2026-07-14T09:14:00Z" w16du:dateUtc="2026-07-14T08:14:00Z">
        <w:r>
          <w:delText>The fit provides an externally</w:delText>
        </w:r>
      </w:del>
      <w:ins w:id="2164" w:author="Author" w:date="2026-07-14T09:14:00Z" w16du:dateUtc="2026-07-14T08:14:00Z">
        <w:r>
          <w:t>Parameters were</w:t>
        </w:r>
      </w:ins>
      <w:r>
        <w:t xml:space="preserve"> estimated </w:t>
      </w:r>
      <w:del w:id="2165" w:author="Author" w:date="2026-07-14T09:14:00Z" w16du:dateUtc="2026-07-14T08:14:00Z">
        <w:r>
          <w:delText>eCMR</w:delText>
        </w:r>
      </w:del>
      <w:ins w:id="2166" w:author="Author" w:date="2026-07-14T09:14:00Z" w16du:dateUtc="2026-07-14T08:14:00Z">
        <w:r>
          <w:t>from the ordered recall sequences using the model likelihood, yielding a pooled parameter</w:t>
        </w:r>
      </w:ins>
      <w:r>
        <w:t xml:space="preserve"> regime </w:t>
      </w:r>
      <w:ins w:id="2167" w:author="Author" w:date="2026-07-14T09:14:00Z" w16du:dateUtc="2026-07-14T08:14:00Z">
        <w:r>
          <w:t xml:space="preserve">rather than separate fits to the selective-interference simulations. The resulting parameter values provide a starting regime </w:t>
        </w:r>
      </w:ins>
      <w:r>
        <w:t xml:space="preserve">for </w:t>
      </w:r>
      <w:del w:id="2168" w:author="Author" w:date="2026-07-14T09:14:00Z" w16du:dateUtc="2026-07-14T08:14:00Z">
        <w:r>
          <w:delText xml:space="preserve">deliberate </w:delText>
        </w:r>
      </w:del>
      <w:r>
        <w:t>context-guided recall of affective and neutral photographs.</w:t>
      </w:r>
      <w:del w:id="2169" w:author="Author" w:date="2026-07-14T09:14:00Z" w16du:dateUtc="2026-07-14T08:14:00Z">
        <w:r>
          <w:delText xml:space="preserve"> </w:delText>
        </w:r>
      </w:del>
    </w:p>
    <w:p w14:paraId="6D93EDDA" w14:textId="77777777" w:rsidR="00AD2C25" w:rsidRDefault="00000000">
      <w:pPr>
        <w:pStyle w:val="BodyText"/>
        <w:pPrChange w:id="2170" w:author="Author" w:date="2026-07-14T09:14:00Z" w16du:dateUtc="2026-07-14T08:14:00Z">
          <w:pPr>
            <w:pStyle w:val="FirstParagraph"/>
          </w:pPr>
        </w:pPrChange>
      </w:pPr>
      <w:r>
        <w:t xml:space="preserve">The </w:t>
      </w:r>
      <w:del w:id="2171" w:author="Author" w:date="2026-07-14T09:14:00Z" w16du:dateUtc="2026-07-14T08:14:00Z">
        <w:r>
          <w:delText>fitted parameters set the starting encoding, retrieval,</w:delText>
        </w:r>
      </w:del>
      <w:ins w:id="2172" w:author="Author" w:date="2026-07-14T09:14:00Z" w16du:dateUtc="2026-07-14T08:14:00Z">
        <w:r>
          <w:t>selective-interference simulations then add the trauma-film phase structure</w:t>
        </w:r>
      </w:ins>
      <w:r>
        <w:t xml:space="preserve"> and </w:t>
      </w:r>
      <w:del w:id="2173" w:author="Author" w:date="2026-07-14T09:14:00Z" w16du:dateUtc="2026-07-14T08:14:00Z">
        <w:r>
          <w:delText xml:space="preserve">stopping dynamics before the selective interference </w:delText>
        </w:r>
      </w:del>
      <w:r>
        <w:t xml:space="preserve">manipulations </w:t>
      </w:r>
      <w:del w:id="2174" w:author="Author" w:date="2026-07-14T09:14:00Z" w16du:dateUtc="2026-07-14T08:14:00Z">
        <w:r>
          <w:delText>are applied as phase-specific</w:delText>
        </w:r>
      </w:del>
      <w:ins w:id="2175" w:author="Author" w:date="2026-07-14T09:14:00Z" w16du:dateUtc="2026-07-14T08:14:00Z">
        <w:r>
          <w:t>of reminder presence, task</w:t>
        </w:r>
      </w:ins>
      <w:r>
        <w:t xml:space="preserve"> encoding </w:t>
      </w:r>
      <w:del w:id="2176" w:author="Author" w:date="2026-07-14T09:14:00Z" w16du:dateUtc="2026-07-14T08:14:00Z">
        <w:r>
          <w:delText>or</w:delText>
        </w:r>
      </w:del>
      <w:ins w:id="2177" w:author="Author" w:date="2026-07-14T09:14:00Z" w16du:dateUtc="2026-07-14T08:14:00Z">
        <w:r>
          <w:t>strength, and</w:t>
        </w:r>
      </w:ins>
      <w:r>
        <w:t xml:space="preserve"> retrieval</w:t>
      </w:r>
      <w:del w:id="2178" w:author="Author" w:date="2026-07-14T09:14:00Z" w16du:dateUtc="2026-07-14T08:14:00Z">
        <w:r>
          <w:delText>-</w:delText>
        </w:r>
      </w:del>
      <w:ins w:id="2179" w:author="Author" w:date="2026-07-14T09:14:00Z" w16du:dateUtc="2026-07-14T08:14:00Z">
        <w:r>
          <w:t xml:space="preserve"> </w:t>
        </w:r>
      </w:ins>
      <w:r>
        <w:t>control</w:t>
      </w:r>
      <w:ins w:id="2180" w:author="Author" w:date="2026-07-14T09:14:00Z" w16du:dateUtc="2026-07-14T08:14:00Z">
        <w:r>
          <w:t>. Additional implementation</w:t>
        </w:r>
      </w:ins>
      <w:r>
        <w:t xml:space="preserve"> settings</w:t>
      </w:r>
      <w:del w:id="2181" w:author="Author" w:date="2026-07-14T09:14:00Z" w16du:dateUtc="2026-07-14T08:14:00Z">
        <w:r>
          <w:delText>. In these simulations, film</w:delText>
        </w:r>
      </w:del>
      <w:ins w:id="2182" w:author="Author" w:date="2026-07-14T09:14:00Z" w16du:dateUtc="2026-07-14T08:14:00Z">
        <w:r>
          <w:t xml:space="preserve"> adapt this regime to the trauma-film sequence. Film</w:t>
        </w:r>
      </w:ins>
      <w:r>
        <w:t xml:space="preserve"> items reinstate the marked source feature into source context, </w:t>
      </w:r>
      <w:ins w:id="2183" w:author="Author" w:date="2026-07-14T09:14:00Z" w16du:dateUtc="2026-07-14T08:14:00Z">
        <w:r>
          <w:t xml:space="preserve">and </w:t>
        </w:r>
      </w:ins>
      <w:r>
        <w:t>neutral/default events can weakly bind active source context</w:t>
      </w:r>
      <w:del w:id="2184" w:author="Author" w:date="2026-07-14T09:14:00Z" w16du:dateUtc="2026-07-14T08:14:00Z">
        <w:r>
          <w:delText>, and retrieval begins with partial film-source reinstatement. To accommodate the difference in total encoded items between the immediate-recall paradigm and these simulations, the</w:delText>
        </w:r>
      </w:del>
      <w:ins w:id="2185" w:author="Author" w:date="2026-07-14T09:14:00Z" w16du:dateUtc="2026-07-14T08:14:00Z">
        <w:r>
          <w:t>. The</w:t>
        </w:r>
      </w:ins>
      <w:r>
        <w:t xml:space="preserve"> primacy profile is also moderated relative to the immediate-recall fit so that the</w:t>
      </w:r>
      <w:ins w:id="2186" w:author="Author" w:date="2026-07-14T09:14:00Z" w16du:dateUtc="2026-07-14T08:14:00Z">
        <w:r>
          <w:t xml:space="preserve"> shorter</w:t>
        </w:r>
      </w:ins>
      <w:r>
        <w:t xml:space="preserve"> film sequence is not dominated by an unrealistically steep first-item advantage. </w:t>
      </w:r>
      <w:r>
        <w:fldChar w:fldCharType="begin"/>
      </w:r>
      <w:r>
        <w:instrText>HYPERLINK \l "tbl-simulation-parameters" \h</w:instrText>
      </w:r>
      <w:r>
        <w:fldChar w:fldCharType="separate"/>
      </w:r>
      <w:r>
        <w:rPr>
          <w:rStyle w:val="Hyperlink"/>
        </w:rPr>
        <w:t>Table </w:t>
      </w:r>
      <w:del w:id="2187" w:author="Author" w:date="2026-07-14T09:14:00Z" w16du:dateUtc="2026-07-14T08:14:00Z">
        <w:r w:rsidR="007E0EE0">
          <w:rPr>
            <w:rStyle w:val="Hyperlink"/>
          </w:rPr>
          <w:delText>3</w:delText>
        </w:r>
      </w:del>
      <w:ins w:id="2188" w:author="Author" w:date="2026-07-14T09:14:00Z" w16du:dateUtc="2026-07-14T08:14:00Z">
        <w:r>
          <w:rPr>
            <w:rStyle w:val="Hyperlink"/>
          </w:rPr>
          <w:t>2</w:t>
        </w:r>
      </w:ins>
      <w:r>
        <w:fldChar w:fldCharType="end"/>
      </w:r>
      <w:r>
        <w:t xml:space="preserve"> gives the default numerical values used in the simulations.</w:t>
      </w:r>
    </w:p>
    <w:p w14:paraId="6C10D82B" w14:textId="77777777" w:rsidR="007E0EE0" w:rsidRDefault="00000000">
      <w:pPr>
        <w:pStyle w:val="FigureTitle"/>
        <w:rPr>
          <w:del w:id="2189" w:author="Author" w:date="2026-07-14T09:14:00Z" w16du:dateUtc="2026-07-14T08:14:00Z"/>
        </w:rPr>
      </w:pPr>
      <w:bookmarkStart w:id="2190" w:name="tbl-simulation-parameters"/>
      <w:del w:id="2191" w:author="Author" w:date="2026-07-14T09:14:00Z" w16du:dateUtc="2026-07-14T08:14:00Z">
        <w:r>
          <w:lastRenderedPageBreak/>
          <w:delText>Table 3</w:delText>
        </w:r>
      </w:del>
    </w:p>
    <w:p w14:paraId="5F18C6A5" w14:textId="77777777" w:rsidR="00AD2C25" w:rsidRDefault="00000000">
      <w:pPr>
        <w:pStyle w:val="FigureTitle"/>
        <w:rPr>
          <w:moveTo w:id="2192" w:author="Author" w:date="2026-07-14T09:14:00Z" w16du:dateUtc="2026-07-14T08:14:00Z"/>
        </w:rPr>
      </w:pPr>
      <w:moveToRangeStart w:id="2193" w:author="Author" w:date="2026-07-14T09:14:00Z" w:name="move234912923"/>
      <w:moveTo w:id="2194" w:author="Author" w:date="2026-07-14T09:14:00Z" w16du:dateUtc="2026-07-14T08:14:00Z">
        <w:r>
          <w:t>Table 2</w:t>
        </w:r>
      </w:moveTo>
    </w:p>
    <w:moveToRangeEnd w:id="2193"/>
    <w:p w14:paraId="54898AEC" w14:textId="77777777" w:rsidR="00AD2C25" w:rsidRDefault="00000000">
      <w:pPr>
        <w:pStyle w:val="Caption"/>
      </w:pPr>
      <w:r>
        <w:t>Default numerical parameter values. Values are from a pooled eCMR fit to the immediate free-recall sequences from Dupertuys et al. (</w:t>
      </w:r>
      <w:hyperlink w:anchor="ref-dupertuys2026ukraine">
        <w:r>
          <w:rPr>
            <w:rStyle w:val="Hyperlink"/>
          </w:rPr>
          <w:t>2026</w:t>
        </w:r>
      </w:hyperlink>
      <w:r>
        <w:t xml:space="preserve">), with </w:t>
      </w:r>
      <m:oMath>
        <m:r>
          <w:rPr>
            <w:rFonts w:ascii="Cambria Math" w:hAnsi="Cambria Math"/>
          </w:rPr>
          <m:t>α</m:t>
        </m:r>
      </m:oMath>
      <w:r>
        <w:t xml:space="preserve"> fixed to zero, except for the source-context and primacy settings described in the text.</w:t>
      </w:r>
    </w:p>
    <w:tbl>
      <w:tblPr>
        <w:tblStyle w:val="Table"/>
        <w:tblW w:w="5000" w:type="pct"/>
        <w:tblLayout w:type="fixed"/>
        <w:tblLook w:val="0020" w:firstRow="1" w:lastRow="0" w:firstColumn="0" w:lastColumn="0" w:noHBand="0" w:noVBand="0"/>
      </w:tblPr>
      <w:tblGrid>
        <w:gridCol w:w="2808"/>
        <w:gridCol w:w="3744"/>
        <w:gridCol w:w="2808"/>
      </w:tblGrid>
      <w:tr w:rsidR="00AD2C25" w14:paraId="7D755DFE" w14:textId="77777777" w:rsidTr="00AD2C25">
        <w:trPr>
          <w:cnfStyle w:val="100000000000" w:firstRow="1" w:lastRow="0" w:firstColumn="0" w:lastColumn="0" w:oddVBand="0" w:evenVBand="0" w:oddHBand="0" w:evenHBand="0" w:firstRowFirstColumn="0" w:firstRowLastColumn="0" w:lastRowFirstColumn="0" w:lastRowLastColumn="0"/>
          <w:tblHeader/>
        </w:trPr>
        <w:tc>
          <w:tcPr>
            <w:tcW w:w="2376" w:type="dxa"/>
          </w:tcPr>
          <w:p w14:paraId="3BA3578D" w14:textId="77777777" w:rsidR="00AD2C25" w:rsidRDefault="00000000">
            <w:pPr>
              <w:pStyle w:val="Compact"/>
            </w:pPr>
            <w:r>
              <w:t>Symbol</w:t>
            </w:r>
          </w:p>
        </w:tc>
        <w:tc>
          <w:tcPr>
            <w:tcW w:w="3168" w:type="dxa"/>
          </w:tcPr>
          <w:p w14:paraId="04629192" w14:textId="77777777" w:rsidR="00AD2C25" w:rsidRDefault="00000000">
            <w:pPr>
              <w:pStyle w:val="Compact"/>
              <w:jc w:val="right"/>
            </w:pPr>
            <w:r>
              <w:t>Value</w:t>
            </w:r>
          </w:p>
        </w:tc>
        <w:tc>
          <w:tcPr>
            <w:tcW w:w="2376" w:type="dxa"/>
          </w:tcPr>
          <w:p w14:paraId="54773D3E" w14:textId="77777777" w:rsidR="00AD2C25" w:rsidRDefault="00000000">
            <w:pPr>
              <w:pStyle w:val="Compact"/>
            </w:pPr>
            <w:r>
              <w:t>Role</w:t>
            </w:r>
          </w:p>
        </w:tc>
      </w:tr>
      <w:tr w:rsidR="00AD2C25" w14:paraId="10D3A68B" w14:textId="77777777">
        <w:tc>
          <w:tcPr>
            <w:tcW w:w="2376" w:type="dxa"/>
          </w:tcPr>
          <w:p w14:paraId="1AA3DDC0" w14:textId="77777777" w:rsidR="00AD2C25" w:rsidRDefault="00000000">
            <w:pPr>
              <w:pStyle w:val="Compact"/>
            </w:pPr>
            <m:oMathPara>
              <m:oMath>
                <m:sSub>
                  <m:sSubPr>
                    <m:ctrlPr>
                      <w:rPr>
                        <w:rFonts w:ascii="Cambria Math" w:hAnsi="Cambria Math"/>
                      </w:rPr>
                    </m:ctrlPr>
                  </m:sSubPr>
                  <m:e>
                    <m:r>
                      <w:rPr>
                        <w:rFonts w:ascii="Cambria Math" w:hAnsi="Cambria Math"/>
                      </w:rPr>
                      <m:t>β</m:t>
                    </m:r>
                  </m:e>
                  <m:sub>
                    <m:r>
                      <w:rPr>
                        <w:rFonts w:ascii="Cambria Math" w:hAnsi="Cambria Math"/>
                      </w:rPr>
                      <m:t>enc</m:t>
                    </m:r>
                  </m:sub>
                </m:sSub>
              </m:oMath>
            </m:oMathPara>
          </w:p>
        </w:tc>
        <w:tc>
          <w:tcPr>
            <w:tcW w:w="3168" w:type="dxa"/>
          </w:tcPr>
          <w:p w14:paraId="1B7EC7A0" w14:textId="77777777" w:rsidR="00AD2C25" w:rsidRDefault="00000000">
            <w:pPr>
              <w:pStyle w:val="Compact"/>
              <w:jc w:val="right"/>
            </w:pPr>
            <w:r>
              <w:t>0.440</w:t>
            </w:r>
          </w:p>
        </w:tc>
        <w:tc>
          <w:tcPr>
            <w:tcW w:w="2376" w:type="dxa"/>
          </w:tcPr>
          <w:p w14:paraId="69BCF36E" w14:textId="77777777" w:rsidR="00AD2C25" w:rsidRDefault="00000000">
            <w:pPr>
              <w:pStyle w:val="Compact"/>
            </w:pPr>
            <w:del w:id="2195" w:author="Author" w:date="2026-07-14T09:14:00Z" w16du:dateUtc="2026-07-14T08:14:00Z">
              <w:r>
                <w:delText>Encoding drift rate</w:delText>
              </w:r>
            </w:del>
            <w:ins w:id="2196" w:author="Author" w:date="2026-07-14T09:14:00Z" w16du:dateUtc="2026-07-14T08:14:00Z">
              <w:r>
                <w:t>Drift toward item-cued context during encoding</w:t>
              </w:r>
            </w:ins>
          </w:p>
        </w:tc>
      </w:tr>
      <w:tr w:rsidR="00AD2C25" w14:paraId="16FB2B09" w14:textId="77777777">
        <w:tc>
          <w:tcPr>
            <w:tcW w:w="2376" w:type="dxa"/>
          </w:tcPr>
          <w:p w14:paraId="22A8E556" w14:textId="77777777" w:rsidR="00AD2C25" w:rsidRDefault="00000000">
            <w:pPr>
              <w:pStyle w:val="Compact"/>
            </w:pPr>
            <m:oMathPara>
              <m:oMath>
                <m:sSub>
                  <m:sSubPr>
                    <m:ctrlPr>
                      <w:rPr>
                        <w:rFonts w:ascii="Cambria Math" w:hAnsi="Cambria Math"/>
                      </w:rPr>
                    </m:ctrlPr>
                  </m:sSubPr>
                  <m:e>
                    <m:r>
                      <w:rPr>
                        <w:rFonts w:ascii="Cambria Math" w:hAnsi="Cambria Math"/>
                      </w:rPr>
                      <m:t>β</m:t>
                    </m:r>
                  </m:e>
                  <m:sub>
                    <m:r>
                      <w:rPr>
                        <w:rFonts w:ascii="Cambria Math" w:hAnsi="Cambria Math"/>
                      </w:rPr>
                      <m:t>start</m:t>
                    </m:r>
                  </m:sub>
                </m:sSub>
              </m:oMath>
            </m:oMathPara>
          </w:p>
        </w:tc>
        <w:tc>
          <w:tcPr>
            <w:tcW w:w="3168" w:type="dxa"/>
          </w:tcPr>
          <w:p w14:paraId="4472C89E" w14:textId="77777777" w:rsidR="00AD2C25" w:rsidRDefault="00000000">
            <w:pPr>
              <w:pStyle w:val="Compact"/>
              <w:jc w:val="right"/>
            </w:pPr>
            <w:r>
              <w:t>0.766</w:t>
            </w:r>
          </w:p>
        </w:tc>
        <w:tc>
          <w:tcPr>
            <w:tcW w:w="2376" w:type="dxa"/>
          </w:tcPr>
          <w:p w14:paraId="02872DF8" w14:textId="77777777" w:rsidR="00AD2C25" w:rsidRDefault="00000000">
            <w:pPr>
              <w:pStyle w:val="Compact"/>
            </w:pPr>
            <w:del w:id="2197" w:author="Author" w:date="2026-07-14T09:14:00Z" w16du:dateUtc="2026-07-14T08:14:00Z">
              <w:r>
                <w:delText>Start drift rate</w:delText>
              </w:r>
            </w:del>
            <w:ins w:id="2198" w:author="Author" w:date="2026-07-14T09:14:00Z" w16du:dateUtc="2026-07-14T08:14:00Z">
              <w:r>
                <w:t>Drift toward the start-of-film context during start-of-film reinstatement</w:t>
              </w:r>
            </w:ins>
          </w:p>
        </w:tc>
      </w:tr>
      <w:tr w:rsidR="00AD2C25" w14:paraId="03500781" w14:textId="77777777">
        <w:tc>
          <w:tcPr>
            <w:tcW w:w="2376" w:type="dxa"/>
          </w:tcPr>
          <w:p w14:paraId="3CAEA4A1" w14:textId="77777777" w:rsidR="00AD2C25" w:rsidRDefault="00000000">
            <w:pPr>
              <w:pStyle w:val="Compact"/>
            </w:pPr>
            <m:oMathPara>
              <m:oMath>
                <m:sSub>
                  <m:sSubPr>
                    <m:ctrlPr>
                      <w:rPr>
                        <w:rFonts w:ascii="Cambria Math" w:hAnsi="Cambria Math"/>
                      </w:rPr>
                    </m:ctrlPr>
                  </m:sSubPr>
                  <m:e>
                    <m:r>
                      <w:rPr>
                        <w:rFonts w:ascii="Cambria Math" w:hAnsi="Cambria Math"/>
                      </w:rPr>
                      <m:t>β</m:t>
                    </m:r>
                  </m:e>
                  <m:sub>
                    <m:r>
                      <w:rPr>
                        <w:rFonts w:ascii="Cambria Math" w:hAnsi="Cambria Math"/>
                      </w:rPr>
                      <m:t>rec</m:t>
                    </m:r>
                  </m:sub>
                </m:sSub>
              </m:oMath>
            </m:oMathPara>
          </w:p>
        </w:tc>
        <w:tc>
          <w:tcPr>
            <w:tcW w:w="3168" w:type="dxa"/>
          </w:tcPr>
          <w:p w14:paraId="12EE935A" w14:textId="77777777" w:rsidR="00AD2C25" w:rsidRDefault="00000000">
            <w:pPr>
              <w:pStyle w:val="Compact"/>
              <w:jc w:val="right"/>
            </w:pPr>
            <w:r>
              <w:t>0.678</w:t>
            </w:r>
          </w:p>
        </w:tc>
        <w:tc>
          <w:tcPr>
            <w:tcW w:w="2376" w:type="dxa"/>
          </w:tcPr>
          <w:p w14:paraId="65979585" w14:textId="77777777" w:rsidR="00AD2C25" w:rsidRDefault="00000000">
            <w:pPr>
              <w:pStyle w:val="Compact"/>
            </w:pPr>
            <w:del w:id="2199" w:author="Author" w:date="2026-07-14T09:14:00Z" w16du:dateUtc="2026-07-14T08:14:00Z">
              <w:r>
                <w:delText>Recall drift rate</w:delText>
              </w:r>
            </w:del>
            <w:ins w:id="2200" w:author="Author" w:date="2026-07-14T09:14:00Z" w16du:dateUtc="2026-07-14T08:14:00Z">
              <w:r>
                <w:t>Drift toward sampled-item context during recall</w:t>
              </w:r>
            </w:ins>
          </w:p>
        </w:tc>
      </w:tr>
      <w:tr w:rsidR="00AD2C25" w14:paraId="7447F117" w14:textId="77777777">
        <w:tc>
          <w:tcPr>
            <w:tcW w:w="2376" w:type="dxa"/>
          </w:tcPr>
          <w:p w14:paraId="303CA0D4" w14:textId="77777777" w:rsidR="00AD2C25" w:rsidRDefault="00000000">
            <w:pPr>
              <w:pStyle w:val="Compact"/>
            </w:pPr>
            <m:oMathPara>
              <m:oMath>
                <m:r>
                  <w:rPr>
                    <w:rFonts w:ascii="Cambria Math" w:hAnsi="Cambria Math"/>
                  </w:rPr>
                  <m:t>γ</m:t>
                </m:r>
              </m:oMath>
            </m:oMathPara>
          </w:p>
        </w:tc>
        <w:tc>
          <w:tcPr>
            <w:tcW w:w="3168" w:type="dxa"/>
          </w:tcPr>
          <w:p w14:paraId="20F2AB01" w14:textId="77777777" w:rsidR="00AD2C25" w:rsidRDefault="00000000">
            <w:pPr>
              <w:pStyle w:val="Compact"/>
              <w:jc w:val="right"/>
            </w:pPr>
            <w:r>
              <w:t>0.468</w:t>
            </w:r>
          </w:p>
        </w:tc>
        <w:tc>
          <w:tcPr>
            <w:tcW w:w="2376" w:type="dxa"/>
          </w:tcPr>
          <w:p w14:paraId="18970282" w14:textId="77777777" w:rsidR="00AD2C25" w:rsidRDefault="00000000">
            <w:pPr>
              <w:pStyle w:val="Compact"/>
            </w:pPr>
            <w:r>
              <w:t>Feature-to-context learning</w:t>
            </w:r>
            <w:del w:id="2201" w:author="Author" w:date="2026-07-14T09:14:00Z" w16du:dateUtc="2026-07-14T08:14:00Z">
              <w:r>
                <w:delText xml:space="preserve"> rate</w:delText>
              </w:r>
            </w:del>
          </w:p>
        </w:tc>
      </w:tr>
      <w:tr w:rsidR="00AD2C25" w14:paraId="3487EEFB" w14:textId="77777777">
        <w:tc>
          <w:tcPr>
            <w:tcW w:w="2376" w:type="dxa"/>
          </w:tcPr>
          <w:p w14:paraId="06F90495" w14:textId="77777777" w:rsidR="00AD2C25" w:rsidRDefault="00000000">
            <w:pPr>
              <w:pStyle w:val="Compact"/>
            </w:pPr>
            <m:oMathPara>
              <m:oMath>
                <m:r>
                  <w:rPr>
                    <w:rFonts w:ascii="Cambria Math" w:hAnsi="Cambria Math"/>
                  </w:rPr>
                  <m:t>δ</m:t>
                </m:r>
              </m:oMath>
            </m:oMathPara>
          </w:p>
        </w:tc>
        <w:tc>
          <w:tcPr>
            <w:tcW w:w="3168" w:type="dxa"/>
          </w:tcPr>
          <w:p w14:paraId="1A3179F5" w14:textId="77777777" w:rsidR="00AD2C25" w:rsidRDefault="00000000">
            <w:pPr>
              <w:pStyle w:val="Compact"/>
              <w:jc w:val="right"/>
            </w:pPr>
            <w:r>
              <w:t>0.00022</w:t>
            </w:r>
          </w:p>
        </w:tc>
        <w:tc>
          <w:tcPr>
            <w:tcW w:w="2376" w:type="dxa"/>
          </w:tcPr>
          <w:p w14:paraId="77207DD3" w14:textId="77777777" w:rsidR="00AD2C25" w:rsidRDefault="00000000">
            <w:pPr>
              <w:pStyle w:val="Compact"/>
            </w:pPr>
            <w:del w:id="2202" w:author="Author" w:date="2026-07-14T09:14:00Z" w16du:dateUtc="2026-07-14T08:14:00Z">
              <w:r>
                <w:delText>Pre-experimental self-</w:delText>
              </w:r>
            </w:del>
            <w:ins w:id="2203" w:author="Author" w:date="2026-07-14T09:14:00Z" w16du:dateUtc="2026-07-14T08:14:00Z">
              <w:r>
                <w:t xml:space="preserve">Initial </w:t>
              </w:r>
            </w:ins>
            <w:r>
              <w:t>support</w:t>
            </w:r>
            <w:ins w:id="2204" w:author="Author" w:date="2026-07-14T09:14:00Z" w16du:dateUtc="2026-07-14T08:14:00Z">
              <w:r>
                <w:t xml:space="preserve"> from each item’s paired context unit</w:t>
              </w:r>
            </w:ins>
          </w:p>
        </w:tc>
      </w:tr>
      <w:tr w:rsidR="00AD2C25" w14:paraId="1A20D731" w14:textId="77777777">
        <w:tc>
          <w:tcPr>
            <w:tcW w:w="2376" w:type="dxa"/>
          </w:tcPr>
          <w:p w14:paraId="5DE7D93D" w14:textId="77777777" w:rsidR="00AD2C25" w:rsidRDefault="00000000">
            <w:pPr>
              <w:pStyle w:val="Compact"/>
            </w:pPr>
            <m:oMathPara>
              <m:oMath>
                <m:r>
                  <w:rPr>
                    <w:rFonts w:ascii="Cambria Math" w:hAnsi="Cambria Math"/>
                  </w:rPr>
                  <m:t>α</m:t>
                </m:r>
              </m:oMath>
            </m:oMathPara>
          </w:p>
        </w:tc>
        <w:tc>
          <w:tcPr>
            <w:tcW w:w="3168" w:type="dxa"/>
          </w:tcPr>
          <w:p w14:paraId="2285F2FF" w14:textId="77777777" w:rsidR="00AD2C25" w:rsidRDefault="00000000">
            <w:pPr>
              <w:pStyle w:val="Compact"/>
              <w:jc w:val="right"/>
            </w:pPr>
            <w:r>
              <w:t>0</w:t>
            </w:r>
          </w:p>
        </w:tc>
        <w:tc>
          <w:tcPr>
            <w:tcW w:w="2376" w:type="dxa"/>
          </w:tcPr>
          <w:p w14:paraId="07C7E174" w14:textId="77777777" w:rsidR="00AD2C25" w:rsidRDefault="00000000">
            <w:pPr>
              <w:pStyle w:val="Compact"/>
            </w:pPr>
            <w:del w:id="2205" w:author="Author" w:date="2026-07-14T09:14:00Z" w16du:dateUtc="2026-07-14T08:14:00Z">
              <w:r>
                <w:delText>Pre-experimental shared support</w:delText>
              </w:r>
            </w:del>
            <w:ins w:id="2206" w:author="Author" w:date="2026-07-14T09:14:00Z" w16du:dateUtc="2026-07-14T08:14:00Z">
              <w:r>
                <w:t>Initial background support from other item-associated context units</w:t>
              </w:r>
            </w:ins>
          </w:p>
        </w:tc>
      </w:tr>
      <w:tr w:rsidR="00AD2C25" w14:paraId="30F12533" w14:textId="77777777">
        <w:tc>
          <w:tcPr>
            <w:tcW w:w="2376" w:type="dxa"/>
          </w:tcPr>
          <w:p w14:paraId="78EC212E" w14:textId="77777777" w:rsidR="00AD2C25" w:rsidRDefault="00000000">
            <w:pPr>
              <w:pStyle w:val="Compact"/>
            </w:pPr>
            <m:oMathPara>
              <m:oMath>
                <m:sSub>
                  <m:sSubPr>
                    <m:ctrlPr>
                      <w:rPr>
                        <w:rFonts w:ascii="Cambria Math" w:hAnsi="Cambria Math"/>
                      </w:rPr>
                    </m:ctrlPr>
                  </m:sSubPr>
                  <m:e>
                    <m:r>
                      <w:rPr>
                        <w:rFonts w:ascii="Cambria Math" w:hAnsi="Cambria Math"/>
                      </w:rPr>
                      <m:t>ϕ</m:t>
                    </m:r>
                  </m:e>
                  <m:sub>
                    <m:r>
                      <w:rPr>
                        <w:rFonts w:ascii="Cambria Math" w:hAnsi="Cambria Math"/>
                      </w:rPr>
                      <m:t>s</m:t>
                    </m:r>
                  </m:sub>
                </m:sSub>
              </m:oMath>
            </m:oMathPara>
          </w:p>
        </w:tc>
        <w:tc>
          <w:tcPr>
            <w:tcW w:w="3168" w:type="dxa"/>
          </w:tcPr>
          <w:p w14:paraId="15C1CC43" w14:textId="77777777" w:rsidR="00AD2C25" w:rsidRDefault="00000000">
            <w:pPr>
              <w:pStyle w:val="Compact"/>
              <w:jc w:val="right"/>
            </w:pPr>
            <w:r>
              <w:t>0.100</w:t>
            </w:r>
          </w:p>
        </w:tc>
        <w:tc>
          <w:tcPr>
            <w:tcW w:w="2376" w:type="dxa"/>
          </w:tcPr>
          <w:p w14:paraId="46C5E50E" w14:textId="77777777" w:rsidR="00AD2C25" w:rsidRDefault="00000000">
            <w:pPr>
              <w:pStyle w:val="Compact"/>
            </w:pPr>
            <w:del w:id="2207" w:author="Author" w:date="2026-07-14T09:14:00Z" w16du:dateUtc="2026-07-14T08:14:00Z">
              <w:r>
                <w:delText>Primacy scale used in simulations</w:delText>
              </w:r>
            </w:del>
            <w:ins w:id="2208" w:author="Author" w:date="2026-07-14T09:14:00Z" w16du:dateUtc="2026-07-14T08:14:00Z">
              <w:r>
                <w:t xml:space="preserve">Scale parameter for the primacy profile </w:t>
              </w:r>
            </w:ins>
            <m:oMath>
              <m:sSub>
                <m:sSubPr>
                  <m:ctrlPr>
                    <w:ins w:id="2209" w:author="Author" w:date="2026-07-14T09:14:00Z" w16du:dateUtc="2026-07-14T08:14:00Z">
                      <w:rPr>
                        <w:rFonts w:ascii="Cambria Math" w:hAnsi="Cambria Math"/>
                      </w:rPr>
                    </w:ins>
                  </m:ctrlPr>
                </m:sSubPr>
                <m:e>
                  <m:r>
                    <w:ins w:id="2210" w:author="Author" w:date="2026-07-14T09:14:00Z" w16du:dateUtc="2026-07-14T08:14:00Z">
                      <w:rPr>
                        <w:rFonts w:ascii="Cambria Math" w:hAnsi="Cambria Math"/>
                      </w:rPr>
                      <m:t>ϕ</m:t>
                    </w:ins>
                  </m:r>
                </m:e>
                <m:sub>
                  <m:r>
                    <w:ins w:id="2211" w:author="Author" w:date="2026-07-14T09:14:00Z" w16du:dateUtc="2026-07-14T08:14:00Z">
                      <w:rPr>
                        <w:rFonts w:ascii="Cambria Math" w:hAnsi="Cambria Math"/>
                      </w:rPr>
                      <m:t>i</m:t>
                    </w:ins>
                  </m:r>
                </m:sub>
              </m:sSub>
            </m:oMath>
          </w:p>
        </w:tc>
      </w:tr>
      <w:tr w:rsidR="00AD2C25" w14:paraId="37754B76" w14:textId="77777777">
        <w:tc>
          <w:tcPr>
            <w:tcW w:w="2376" w:type="dxa"/>
          </w:tcPr>
          <w:p w14:paraId="2E2CEA93" w14:textId="77777777" w:rsidR="00AD2C25" w:rsidRDefault="00000000">
            <w:pPr>
              <w:pStyle w:val="Compact"/>
            </w:pPr>
            <m:oMathPara>
              <m:oMath>
                <m:sSub>
                  <m:sSubPr>
                    <m:ctrlPr>
                      <w:rPr>
                        <w:rFonts w:ascii="Cambria Math" w:hAnsi="Cambria Math"/>
                      </w:rPr>
                    </m:ctrlPr>
                  </m:sSubPr>
                  <m:e>
                    <m:r>
                      <w:rPr>
                        <w:rFonts w:ascii="Cambria Math" w:hAnsi="Cambria Math"/>
                      </w:rPr>
                      <m:t>ϕ</m:t>
                    </m:r>
                  </m:e>
                  <m:sub>
                    <m:r>
                      <w:rPr>
                        <w:rFonts w:ascii="Cambria Math" w:hAnsi="Cambria Math"/>
                      </w:rPr>
                      <m:t>d</m:t>
                    </m:r>
                  </m:sub>
                </m:sSub>
              </m:oMath>
            </m:oMathPara>
          </w:p>
        </w:tc>
        <w:tc>
          <w:tcPr>
            <w:tcW w:w="3168" w:type="dxa"/>
          </w:tcPr>
          <w:p w14:paraId="0C2FC31A" w14:textId="77777777" w:rsidR="00AD2C25" w:rsidRDefault="00000000">
            <w:pPr>
              <w:pStyle w:val="Compact"/>
              <w:jc w:val="right"/>
            </w:pPr>
            <w:r>
              <w:t>1.500</w:t>
            </w:r>
          </w:p>
        </w:tc>
        <w:tc>
          <w:tcPr>
            <w:tcW w:w="2376" w:type="dxa"/>
          </w:tcPr>
          <w:p w14:paraId="1F5C6AAE" w14:textId="77777777" w:rsidR="00AD2C25" w:rsidRDefault="00000000">
            <w:pPr>
              <w:pStyle w:val="Compact"/>
            </w:pPr>
            <w:del w:id="2212" w:author="Author" w:date="2026-07-14T09:14:00Z" w16du:dateUtc="2026-07-14T08:14:00Z">
              <w:r>
                <w:delText>Primacy decay used in simulations</w:delText>
              </w:r>
            </w:del>
            <w:ins w:id="2213" w:author="Author" w:date="2026-07-14T09:14:00Z" w16du:dateUtc="2026-07-14T08:14:00Z">
              <w:r>
                <w:t xml:space="preserve">Decay parameter for the primacy profile </w:t>
              </w:r>
            </w:ins>
            <m:oMath>
              <m:sSub>
                <m:sSubPr>
                  <m:ctrlPr>
                    <w:ins w:id="2214" w:author="Author" w:date="2026-07-14T09:14:00Z" w16du:dateUtc="2026-07-14T08:14:00Z">
                      <w:rPr>
                        <w:rFonts w:ascii="Cambria Math" w:hAnsi="Cambria Math"/>
                      </w:rPr>
                    </w:ins>
                  </m:ctrlPr>
                </m:sSubPr>
                <m:e>
                  <m:r>
                    <w:ins w:id="2215" w:author="Author" w:date="2026-07-14T09:14:00Z" w16du:dateUtc="2026-07-14T08:14:00Z">
                      <w:rPr>
                        <w:rFonts w:ascii="Cambria Math" w:hAnsi="Cambria Math"/>
                      </w:rPr>
                      <m:t>ϕ</m:t>
                    </w:ins>
                  </m:r>
                </m:e>
                <m:sub>
                  <m:r>
                    <w:ins w:id="2216" w:author="Author" w:date="2026-07-14T09:14:00Z" w16du:dateUtc="2026-07-14T08:14:00Z">
                      <w:rPr>
                        <w:rFonts w:ascii="Cambria Math" w:hAnsi="Cambria Math"/>
                      </w:rPr>
                      <m:t>i</m:t>
                    </w:ins>
                  </m:r>
                </m:sub>
              </m:sSub>
            </m:oMath>
          </w:p>
        </w:tc>
      </w:tr>
      <w:tr w:rsidR="00AD2C25" w14:paraId="7A929709" w14:textId="77777777">
        <w:tc>
          <w:tcPr>
            <w:tcW w:w="2376" w:type="dxa"/>
          </w:tcPr>
          <w:p w14:paraId="29DCB4D3" w14:textId="77777777" w:rsidR="00AD2C25" w:rsidRDefault="00000000">
            <w:pPr>
              <w:pStyle w:val="Compact"/>
            </w:pPr>
            <m:oMathPara>
              <m:oMath>
                <m:r>
                  <w:rPr>
                    <w:rFonts w:ascii="Cambria Math" w:hAnsi="Cambria Math"/>
                  </w:rPr>
                  <m:t>τ</m:t>
                </m:r>
              </m:oMath>
            </m:oMathPara>
          </w:p>
        </w:tc>
        <w:tc>
          <w:tcPr>
            <w:tcW w:w="3168" w:type="dxa"/>
          </w:tcPr>
          <w:p w14:paraId="1311DD05" w14:textId="77777777" w:rsidR="00AD2C25" w:rsidRDefault="00000000">
            <w:pPr>
              <w:pStyle w:val="Compact"/>
              <w:jc w:val="right"/>
            </w:pPr>
            <w:r>
              <w:t>3.562</w:t>
            </w:r>
          </w:p>
        </w:tc>
        <w:tc>
          <w:tcPr>
            <w:tcW w:w="2376" w:type="dxa"/>
          </w:tcPr>
          <w:p w14:paraId="2F58BE8B" w14:textId="77777777" w:rsidR="00AD2C25" w:rsidRDefault="00000000">
            <w:pPr>
              <w:pStyle w:val="Compact"/>
            </w:pPr>
            <w:del w:id="2217" w:author="Author" w:date="2026-07-14T09:14:00Z" w16du:dateUtc="2026-07-14T08:14:00Z">
              <w:r>
                <w:delText>Choice sensitivity</w:delText>
              </w:r>
            </w:del>
            <w:ins w:id="2218" w:author="Author" w:date="2026-07-14T09:14:00Z" w16du:dateUtc="2026-07-14T08:14:00Z">
              <w:r>
                <w:t>Luce-choice exponent for candidate sampling</w:t>
              </w:r>
            </w:ins>
          </w:p>
        </w:tc>
      </w:tr>
      <w:tr w:rsidR="00AD2C25" w14:paraId="4D059B86" w14:textId="77777777">
        <w:tc>
          <w:tcPr>
            <w:tcW w:w="2376" w:type="dxa"/>
          </w:tcPr>
          <w:p w14:paraId="64B92B7B" w14:textId="77777777" w:rsidR="00AD2C25" w:rsidRDefault="00000000">
            <w:pPr>
              <w:pStyle w:val="Compact"/>
            </w:pPr>
            <m:oMathPara>
              <m:oMath>
                <m:sSub>
                  <m:sSubPr>
                    <m:ctrlPr>
                      <w:rPr>
                        <w:rFonts w:ascii="Cambria Math" w:hAnsi="Cambria Math"/>
                      </w:rPr>
                    </m:ctrlPr>
                  </m:sSubPr>
                  <m:e>
                    <m:r>
                      <w:rPr>
                        <w:rFonts w:ascii="Cambria Math" w:hAnsi="Cambria Math"/>
                      </w:rPr>
                      <m:t>β</m:t>
                    </m:r>
                  </m:e>
                  <m:sub>
                    <m:r>
                      <w:rPr>
                        <w:rFonts w:ascii="Cambria Math" w:hAnsi="Cambria Math"/>
                      </w:rPr>
                      <m:t>emot</m:t>
                    </m:r>
                  </m:sub>
                </m:sSub>
              </m:oMath>
            </m:oMathPara>
          </w:p>
        </w:tc>
        <w:tc>
          <w:tcPr>
            <w:tcW w:w="3168" w:type="dxa"/>
          </w:tcPr>
          <w:p w14:paraId="2EC5E739" w14:textId="77777777" w:rsidR="00AD2C25" w:rsidRDefault="00000000">
            <w:pPr>
              <w:pStyle w:val="Compact"/>
              <w:jc w:val="right"/>
            </w:pPr>
            <w:r>
              <w:t>0.696</w:t>
            </w:r>
          </w:p>
        </w:tc>
        <w:tc>
          <w:tcPr>
            <w:tcW w:w="2376" w:type="dxa"/>
          </w:tcPr>
          <w:p w14:paraId="794451DE" w14:textId="77777777" w:rsidR="00AD2C25" w:rsidRDefault="00000000">
            <w:pPr>
              <w:pStyle w:val="Compact"/>
            </w:pPr>
            <w:del w:id="2219" w:author="Author" w:date="2026-07-14T09:14:00Z" w16du:dateUtc="2026-07-14T08:14:00Z">
              <w:r>
                <w:delText>Source-context drift rate</w:delText>
              </w:r>
            </w:del>
            <w:ins w:id="2220" w:author="Author" w:date="2026-07-14T09:14:00Z" w16du:dateUtc="2026-07-14T08:14:00Z">
              <w:r>
                <w:t>Drift toward the active source feature</w:t>
              </w:r>
            </w:ins>
          </w:p>
        </w:tc>
      </w:tr>
      <w:tr w:rsidR="00AD2C25" w14:paraId="30DAD3EB" w14:textId="77777777">
        <w:tc>
          <w:tcPr>
            <w:tcW w:w="2376" w:type="dxa"/>
          </w:tcPr>
          <w:p w14:paraId="6B2C307B" w14:textId="77777777" w:rsidR="00AD2C25" w:rsidRDefault="00000000">
            <w:pPr>
              <w:pStyle w:val="Compact"/>
            </w:pPr>
            <m:oMathPara>
              <m:oMath>
                <m:sSub>
                  <m:sSubPr>
                    <m:ctrlPr>
                      <w:rPr>
                        <w:rFonts w:ascii="Cambria Math" w:hAnsi="Cambria Math"/>
                      </w:rPr>
                    </m:ctrlPr>
                  </m:sSubPr>
                  <m:e>
                    <m:r>
                      <w:rPr>
                        <w:rFonts w:ascii="Cambria Math" w:hAnsi="Cambria Math"/>
                      </w:rPr>
                      <m:t>ϕ</m:t>
                    </m:r>
                  </m:e>
                  <m:sub>
                    <m:r>
                      <m:rPr>
                        <m:sty m:val="p"/>
                      </m:rPr>
                      <w:rPr>
                        <w:rFonts w:ascii="Cambria Math" w:hAnsi="Cambria Math"/>
                      </w:rPr>
                      <m:t>emot</m:t>
                    </m:r>
                  </m:sub>
                </m:sSub>
              </m:oMath>
            </m:oMathPara>
          </w:p>
        </w:tc>
        <w:tc>
          <w:tcPr>
            <w:tcW w:w="3168" w:type="dxa"/>
          </w:tcPr>
          <w:p w14:paraId="194CBF7E" w14:textId="77777777" w:rsidR="00AD2C25" w:rsidRDefault="00000000">
            <w:pPr>
              <w:pStyle w:val="Compact"/>
              <w:jc w:val="right"/>
            </w:pPr>
            <w:r>
              <w:t>0.130</w:t>
            </w:r>
          </w:p>
        </w:tc>
        <w:tc>
          <w:tcPr>
            <w:tcW w:w="2376" w:type="dxa"/>
          </w:tcPr>
          <w:p w14:paraId="305B1253" w14:textId="77777777" w:rsidR="00AD2C25" w:rsidRDefault="00000000">
            <w:pPr>
              <w:pStyle w:val="Compact"/>
            </w:pPr>
            <w:del w:id="2221" w:author="Author" w:date="2026-07-14T09:14:00Z" w16du:dateUtc="2026-07-14T08:14:00Z">
              <w:r>
                <w:delText>Learning scale for the marked</w:delText>
              </w:r>
            </w:del>
            <w:ins w:id="2222" w:author="Author" w:date="2026-07-14T09:14:00Z" w16du:dateUtc="2026-07-14T08:14:00Z">
              <w:r>
                <w:t>Added</w:t>
              </w:r>
            </w:ins>
            <w:r>
              <w:t xml:space="preserve"> source</w:t>
            </w:r>
            <w:del w:id="2223" w:author="Author" w:date="2026-07-14T09:14:00Z" w16du:dateUtc="2026-07-14T08:14:00Z">
              <w:r>
                <w:delText xml:space="preserve"> feature</w:delText>
              </w:r>
            </w:del>
            <w:ins w:id="2224" w:author="Author" w:date="2026-07-14T09:14:00Z" w16du:dateUtc="2026-07-14T08:14:00Z">
              <w:r>
                <w:t>-context learning for film items</w:t>
              </w:r>
            </w:ins>
          </w:p>
        </w:tc>
      </w:tr>
      <w:tr w:rsidR="00AD2C25" w14:paraId="5665BBC5" w14:textId="77777777">
        <w:tc>
          <w:tcPr>
            <w:tcW w:w="2376" w:type="dxa"/>
          </w:tcPr>
          <w:p w14:paraId="5600A913" w14:textId="77777777" w:rsidR="00AD2C25" w:rsidRDefault="00000000">
            <w:pPr>
              <w:pStyle w:val="Compact"/>
            </w:pPr>
            <m:oMathPara>
              <m:oMath>
                <m:sSub>
                  <m:sSubPr>
                    <m:ctrlPr>
                      <w:rPr>
                        <w:rFonts w:ascii="Cambria Math" w:hAnsi="Cambria Math"/>
                      </w:rPr>
                    </m:ctrlPr>
                  </m:sSubPr>
                  <m:e>
                    <m:r>
                      <w:rPr>
                        <w:rFonts w:ascii="Cambria Math" w:hAnsi="Cambria Math"/>
                      </w:rPr>
                      <m:t>η</m:t>
                    </m:r>
                  </m:e>
                  <m:sub>
                    <m:r>
                      <w:rPr>
                        <w:rFonts w:ascii="Cambria Math" w:hAnsi="Cambria Math"/>
                      </w:rPr>
                      <m:t>s</m:t>
                    </m:r>
                  </m:sub>
                </m:sSub>
              </m:oMath>
            </m:oMathPara>
          </w:p>
        </w:tc>
        <w:tc>
          <w:tcPr>
            <w:tcW w:w="3168" w:type="dxa"/>
          </w:tcPr>
          <w:p w14:paraId="72631B69" w14:textId="77777777" w:rsidR="00AD2C25" w:rsidRDefault="00000000">
            <w:pPr>
              <w:pStyle w:val="Compact"/>
              <w:jc w:val="right"/>
            </w:pPr>
            <w:r>
              <w:t>0.050</w:t>
            </w:r>
          </w:p>
        </w:tc>
        <w:tc>
          <w:tcPr>
            <w:tcW w:w="2376" w:type="dxa"/>
          </w:tcPr>
          <w:p w14:paraId="5F1F7F5B" w14:textId="77777777" w:rsidR="00AD2C25" w:rsidRDefault="00000000">
            <w:pPr>
              <w:pStyle w:val="Compact"/>
            </w:pPr>
            <w:r>
              <w:t>Baseline source-context-to-feature learning</w:t>
            </w:r>
            <w:ins w:id="2225" w:author="Author" w:date="2026-07-14T09:14:00Z" w16du:dateUtc="2026-07-14T08:14:00Z">
              <w:r>
                <w:t xml:space="preserve"> for all items</w:t>
              </w:r>
            </w:ins>
          </w:p>
        </w:tc>
      </w:tr>
      <w:tr w:rsidR="00AD5D39" w14:paraId="6CFA935F" w14:textId="77777777">
        <w:trPr>
          <w:del w:id="2226" w:author="Author" w:date="2026-07-14T09:14:00Z" w16du:dateUtc="2026-07-14T08:14:00Z"/>
        </w:trPr>
        <w:tc>
          <w:tcPr>
            <w:tcW w:w="2376" w:type="dxa"/>
          </w:tcPr>
          <w:p w14:paraId="0917B78B" w14:textId="77777777" w:rsidR="007E0EE0" w:rsidRDefault="00000000">
            <w:pPr>
              <w:pStyle w:val="Compact"/>
              <w:rPr>
                <w:del w:id="2227" w:author="Author" w:date="2026-07-14T09:14:00Z" w16du:dateUtc="2026-07-14T08:14:00Z"/>
              </w:rPr>
            </w:pPr>
            <m:oMathPara>
              <m:oMath>
                <m:sSub>
                  <m:sSubPr>
                    <m:ctrlPr>
                      <w:del w:id="2228" w:author="Author" w:date="2026-07-14T09:14:00Z" w16du:dateUtc="2026-07-14T08:14:00Z">
                        <w:rPr>
                          <w:rFonts w:ascii="Cambria Math" w:hAnsi="Cambria Math"/>
                        </w:rPr>
                      </w:del>
                    </m:ctrlPr>
                  </m:sSubPr>
                  <m:e>
                    <m:r>
                      <w:del w:id="2229" w:author="Author" w:date="2026-07-14T09:14:00Z" w16du:dateUtc="2026-07-14T08:14:00Z">
                        <w:rPr>
                          <w:rFonts w:ascii="Cambria Math" w:hAnsi="Cambria Math"/>
                        </w:rPr>
                        <m:t>β</m:t>
                      </w:del>
                    </m:r>
                  </m:e>
                  <m:sub>
                    <m:r>
                      <w:del w:id="2230" w:author="Author" w:date="2026-07-14T09:14:00Z" w16du:dateUtc="2026-07-14T08:14:00Z">
                        <m:rPr>
                          <m:sty m:val="p"/>
                        </m:rPr>
                        <w:rPr>
                          <w:rFonts w:ascii="Cambria Math" w:hAnsi="Cambria Math"/>
                        </w:rPr>
                        <m:t>film-src</m:t>
                      </w:del>
                    </m:r>
                  </m:sub>
                </m:sSub>
              </m:oMath>
            </m:oMathPara>
          </w:p>
        </w:tc>
        <w:tc>
          <w:tcPr>
            <w:tcW w:w="3168" w:type="dxa"/>
          </w:tcPr>
          <w:p w14:paraId="6DE90465" w14:textId="77777777" w:rsidR="007E0EE0" w:rsidRDefault="00000000">
            <w:pPr>
              <w:pStyle w:val="Compact"/>
              <w:jc w:val="right"/>
              <w:rPr>
                <w:del w:id="2231" w:author="Author" w:date="2026-07-14T09:14:00Z" w16du:dateUtc="2026-07-14T08:14:00Z"/>
              </w:rPr>
            </w:pPr>
            <w:del w:id="2232" w:author="Author" w:date="2026-07-14T09:14:00Z" w16du:dateUtc="2026-07-14T08:14:00Z">
              <w:r>
                <w:delText>0.500</w:delText>
              </w:r>
            </w:del>
          </w:p>
        </w:tc>
        <w:tc>
          <w:tcPr>
            <w:tcW w:w="2376" w:type="dxa"/>
          </w:tcPr>
          <w:p w14:paraId="1F5A79AD" w14:textId="77777777" w:rsidR="007E0EE0" w:rsidRDefault="00000000">
            <w:pPr>
              <w:pStyle w:val="Compact"/>
              <w:rPr>
                <w:del w:id="2233" w:author="Author" w:date="2026-07-14T09:14:00Z" w16du:dateUtc="2026-07-14T08:14:00Z"/>
              </w:rPr>
            </w:pPr>
            <w:del w:id="2234" w:author="Author" w:date="2026-07-14T09:14:00Z" w16du:dateUtc="2026-07-14T08:14:00Z">
              <w:r>
                <w:delText>Fixed film-source reinstatement at retrieval onset</w:delText>
              </w:r>
            </w:del>
          </w:p>
        </w:tc>
      </w:tr>
      <w:tr w:rsidR="00AD2C25" w14:paraId="2E1A58BD" w14:textId="77777777">
        <w:tc>
          <w:tcPr>
            <w:tcW w:w="2376" w:type="dxa"/>
          </w:tcPr>
          <w:p w14:paraId="17E15C1F" w14:textId="77777777" w:rsidR="00AD2C25" w:rsidRDefault="00000000">
            <w:pPr>
              <w:pStyle w:val="Compact"/>
            </w:pPr>
            <m:oMathPara>
              <m:oMath>
                <m:sSub>
                  <m:sSubPr>
                    <m:ctrlPr>
                      <w:rPr>
                        <w:rFonts w:ascii="Cambria Math" w:hAnsi="Cambria Math"/>
                      </w:rPr>
                    </m:ctrlPr>
                  </m:sSubPr>
                  <m:e>
                    <m:r>
                      <w:rPr>
                        <w:rFonts w:ascii="Cambria Math" w:hAnsi="Cambria Math"/>
                      </w:rPr>
                      <m:t>θ</m:t>
                    </m:r>
                  </m:e>
                  <m:sub>
                    <m:r>
                      <w:rPr>
                        <w:rFonts w:ascii="Cambria Math" w:hAnsi="Cambria Math"/>
                      </w:rPr>
                      <m:t>s</m:t>
                    </m:r>
                  </m:sub>
                </m:sSub>
              </m:oMath>
            </m:oMathPara>
          </w:p>
        </w:tc>
        <w:tc>
          <w:tcPr>
            <w:tcW w:w="3168" w:type="dxa"/>
          </w:tcPr>
          <w:p w14:paraId="3B97C5C9" w14:textId="77777777" w:rsidR="00AD2C25" w:rsidRDefault="00000000">
            <w:pPr>
              <w:pStyle w:val="Compact"/>
              <w:jc w:val="right"/>
            </w:pPr>
            <w:r>
              <w:t>0.0123</w:t>
            </w:r>
          </w:p>
        </w:tc>
        <w:tc>
          <w:tcPr>
            <w:tcW w:w="2376" w:type="dxa"/>
          </w:tcPr>
          <w:p w14:paraId="488B9685" w14:textId="77777777" w:rsidR="00AD2C25" w:rsidRDefault="00000000">
            <w:pPr>
              <w:pStyle w:val="Compact"/>
            </w:pPr>
            <w:del w:id="2235" w:author="Author" w:date="2026-07-14T09:14:00Z" w16du:dateUtc="2026-07-14T08:14:00Z">
              <w:r>
                <w:delText>Stop scale</w:delText>
              </w:r>
            </w:del>
            <w:ins w:id="2236" w:author="Author" w:date="2026-07-14T09:14:00Z" w16du:dateUtc="2026-07-14T08:14:00Z">
              <w:r>
                <w:t>Initial scale of the position-dependent stopping hazard</w:t>
              </w:r>
            </w:ins>
          </w:p>
        </w:tc>
      </w:tr>
      <w:tr w:rsidR="00AD2C25" w14:paraId="5AD250DD" w14:textId="77777777">
        <w:tc>
          <w:tcPr>
            <w:tcW w:w="2376" w:type="dxa"/>
          </w:tcPr>
          <w:p w14:paraId="43CB1E21" w14:textId="77777777" w:rsidR="00AD2C25" w:rsidRDefault="00000000">
            <w:pPr>
              <w:pStyle w:val="Compact"/>
            </w:pPr>
            <m:oMathPara>
              <m:oMath>
                <m:sSub>
                  <m:sSubPr>
                    <m:ctrlPr>
                      <w:rPr>
                        <w:rFonts w:ascii="Cambria Math" w:hAnsi="Cambria Math"/>
                      </w:rPr>
                    </m:ctrlPr>
                  </m:sSubPr>
                  <m:e>
                    <m:r>
                      <w:rPr>
                        <w:rFonts w:ascii="Cambria Math" w:hAnsi="Cambria Math"/>
                      </w:rPr>
                      <m:t>θ</m:t>
                    </m:r>
                  </m:e>
                  <m:sub>
                    <m:r>
                      <w:rPr>
                        <w:rFonts w:ascii="Cambria Math" w:hAnsi="Cambria Math"/>
                      </w:rPr>
                      <m:t>r</m:t>
                    </m:r>
                  </m:sub>
                </m:sSub>
              </m:oMath>
            </m:oMathPara>
          </w:p>
        </w:tc>
        <w:tc>
          <w:tcPr>
            <w:tcW w:w="3168" w:type="dxa"/>
          </w:tcPr>
          <w:p w14:paraId="624FBF2A" w14:textId="77777777" w:rsidR="00AD2C25" w:rsidRDefault="00000000">
            <w:pPr>
              <w:pStyle w:val="Compact"/>
              <w:jc w:val="right"/>
            </w:pPr>
            <w:r>
              <w:t>0.372</w:t>
            </w:r>
          </w:p>
        </w:tc>
        <w:tc>
          <w:tcPr>
            <w:tcW w:w="2376" w:type="dxa"/>
          </w:tcPr>
          <w:p w14:paraId="28658CAB" w14:textId="77777777" w:rsidR="00AD2C25" w:rsidRDefault="00000000">
            <w:pPr>
              <w:pStyle w:val="Compact"/>
            </w:pPr>
            <w:del w:id="2237" w:author="Author" w:date="2026-07-14T09:14:00Z" w16du:dateUtc="2026-07-14T08:14:00Z">
              <w:r>
                <w:delText>Stop growth</w:delText>
              </w:r>
            </w:del>
            <w:ins w:id="2238" w:author="Author" w:date="2026-07-14T09:14:00Z" w16du:dateUtc="2026-07-14T08:14:00Z">
              <w:r>
                <w:t>Growth of the stopping hazard across sampled outputs</w:t>
              </w:r>
            </w:ins>
          </w:p>
        </w:tc>
      </w:tr>
    </w:tbl>
    <w:bookmarkEnd w:id="2190"/>
    <w:p w14:paraId="517518D5" w14:textId="77777777" w:rsidR="00AD2C25" w:rsidRDefault="00000000">
      <w:pPr>
        <w:pStyle w:val="AfterWithoutNote"/>
        <w:rPr>
          <w:ins w:id="2239" w:author="Author" w:date="2026-07-14T09:14:00Z" w16du:dateUtc="2026-07-14T08:14:00Z"/>
        </w:rPr>
      </w:pPr>
      <w:del w:id="2240" w:author="Author" w:date="2026-07-14T09:14:00Z" w16du:dateUtc="2026-07-14T08:14:00Z">
        <w:r>
          <w:delText>The</w:delText>
        </w:r>
      </w:del>
      <w:ins w:id="2241" w:author="Author" w:date="2026-07-14T09:14:00Z" w16du:dateUtc="2026-07-14T08:14:00Z">
        <w:r>
          <w:t>In all</w:t>
        </w:r>
      </w:ins>
      <w:r>
        <w:t xml:space="preserve"> simulations</w:t>
      </w:r>
      <w:del w:id="2242" w:author="Author" w:date="2026-07-14T09:14:00Z" w16du:dateUtc="2026-07-14T08:14:00Z">
        <w:r>
          <w:delText xml:space="preserve"> update associations after context integration and disallow repeated sampling of the same item. Across simulations, each condition sets phase-specific drift, learning, and retrieval-control parameters, then runs</w:delText>
        </w:r>
      </w:del>
      <w:ins w:id="2243" w:author="Author" w:date="2026-07-14T09:14:00Z" w16du:dateUtc="2026-07-14T08:14:00Z">
        <w:r>
          <w:t>,</w:t>
        </w:r>
      </w:ins>
      <w:r>
        <w:t xml:space="preserve"> the model </w:t>
      </w:r>
      <w:del w:id="2244" w:author="Author" w:date="2026-07-14T09:14:00Z" w16du:dateUtc="2026-07-14T08:14:00Z">
        <w:r>
          <w:delText>through encoding</w:delText>
        </w:r>
      </w:del>
      <w:ins w:id="2245" w:author="Author" w:date="2026-07-14T09:14:00Z" w16du:dateUtc="2026-07-14T08:14:00Z">
        <w:r>
          <w:t>first encodes the paradigm events</w:t>
        </w:r>
      </w:ins>
      <w:r>
        <w:t xml:space="preserve"> and </w:t>
      </w:r>
      <w:ins w:id="2246" w:author="Author" w:date="2026-07-14T09:14:00Z" w16du:dateUtc="2026-07-14T08:14:00Z">
        <w:r>
          <w:t xml:space="preserve">then enters </w:t>
        </w:r>
      </w:ins>
      <w:r>
        <w:t xml:space="preserve">retrieval. Film, break/buffer, task, and filler items are encoded by the </w:t>
      </w:r>
      <w:del w:id="2247" w:author="Author" w:date="2026-07-14T09:14:00Z" w16du:dateUtc="2026-07-14T08:14:00Z">
        <w:r>
          <w:delText xml:space="preserve">same </w:delText>
        </w:r>
      </w:del>
      <w:r>
        <w:t xml:space="preserve">CMR operations defined above. </w:t>
      </w:r>
      <w:del w:id="2248" w:author="Author" w:date="2026-07-14T09:14:00Z" w16du:dateUtc="2026-07-14T08:14:00Z">
        <w:r>
          <w:delText xml:space="preserve">When modeled as cue events, reminder cues and candidate film items presented by the test update context through </w:delText>
        </w:r>
        <w:r w:rsidR="007E0EE0">
          <w:fldChar w:fldCharType="begin"/>
        </w:r>
        <w:r w:rsidR="007E0EE0">
          <w:delInstrText>HYPERLINK \l "eq-context-input" \h</w:delInstrText>
        </w:r>
        <w:r w:rsidR="007E0EE0">
          <w:fldChar w:fldCharType="separate"/>
        </w:r>
        <w:r w:rsidR="007E0EE0">
          <w:rPr>
            <w:rStyle w:val="Hyperlink"/>
          </w:rPr>
          <w:delText>Equation 3</w:delText>
        </w:r>
        <w:r w:rsidR="007E0EE0">
          <w:fldChar w:fldCharType="end"/>
        </w:r>
        <w:r>
          <w:delText xml:space="preserve"> and </w:delText>
        </w:r>
        <w:r w:rsidR="007E0EE0">
          <w:fldChar w:fldCharType="begin"/>
        </w:r>
        <w:r w:rsidR="007E0EE0">
          <w:delInstrText>HYPERLINK \l "eq-context-update" \h</w:delInstrText>
        </w:r>
        <w:r w:rsidR="007E0EE0">
          <w:fldChar w:fldCharType="separate"/>
        </w:r>
        <w:r w:rsidR="007E0EE0">
          <w:rPr>
            <w:rStyle w:val="Hyperlink"/>
          </w:rPr>
          <w:delText>Equation 4</w:delText>
        </w:r>
        <w:r w:rsidR="007E0EE0">
          <w:fldChar w:fldCharType="end"/>
        </w:r>
        <w:r>
          <w:delText xml:space="preserve"> without adding new recallable items. Simulations that present candidate item information in a different test format state that separately. </w:delText>
        </w:r>
      </w:del>
      <w:r>
        <w:t xml:space="preserve">Each simulated trial contains 16 film items, 16 break/buffer items, 16 task items, and 16 filler items unless otherwise noted. </w:t>
      </w:r>
      <w:ins w:id="2249" w:author="Author" w:date="2026-07-14T09:14:00Z" w16du:dateUtc="2026-07-14T08:14:00Z">
        <w:r>
          <w:t xml:space="preserve">Break/buffer items implement the delay before the reminder or task, and filler items implement the post-task delay. </w:t>
        </w:r>
      </w:ins>
      <w:r>
        <w:t>Equal phase lengths make redistribution across film, task, and filler periods directly comparable.</w:t>
      </w:r>
      <w:del w:id="2250" w:author="Author" w:date="2026-07-14T09:14:00Z" w16du:dateUtc="2026-07-14T08:14:00Z">
        <w:r>
          <w:delText xml:space="preserve"> Retrieval allows up to 48 sampling attempts.</w:delText>
        </w:r>
      </w:del>
    </w:p>
    <w:p w14:paraId="14468876" w14:textId="77777777" w:rsidR="00AD2C25" w:rsidRDefault="00000000">
      <w:pPr>
        <w:pStyle w:val="BodyText"/>
        <w:pPrChange w:id="2251" w:author="Author" w:date="2026-07-14T09:14:00Z" w16du:dateUtc="2026-07-14T08:14:00Z">
          <w:pPr>
            <w:pStyle w:val="AfterWithoutNote"/>
          </w:pPr>
        </w:pPrChange>
      </w:pPr>
      <w:ins w:id="2252" w:author="Author" w:date="2026-07-14T09:14:00Z" w16du:dateUtc="2026-07-14T08:14:00Z">
        <w:r>
          <w:t>Weak film cues are included during recall to approximate laboratory retrieval settings in which film stills or blurred film images appear while participants monitor for, or deliberately search for, film memories (</w:t>
        </w:r>
        <w:r>
          <w:fldChar w:fldCharType="begin"/>
        </w:r>
        <w:r>
          <w:instrText>HYPERLINK \l "ref-lau2019intrusive" \h</w:instrText>
        </w:r>
        <w:r>
          <w:fldChar w:fldCharType="separate"/>
        </w:r>
        <w:r>
          <w:rPr>
            <w:rStyle w:val="Hyperlink"/>
          </w:rPr>
          <w:t>Lau-Zhu et al., 2019</w:t>
        </w:r>
        <w:r>
          <w:fldChar w:fldCharType="end"/>
        </w:r>
        <w:r>
          <w:t xml:space="preserve">, </w:t>
        </w:r>
        <w:r>
          <w:fldChar w:fldCharType="begin"/>
        </w:r>
        <w:r>
          <w:instrText>HYPERLINK \l "ref-lau2021selectively" \h</w:instrText>
        </w:r>
        <w:r>
          <w:fldChar w:fldCharType="separate"/>
        </w:r>
        <w:r>
          <w:rPr>
            <w:rStyle w:val="Hyperlink"/>
          </w:rPr>
          <w:t>2021</w:t>
        </w:r>
        <w:r>
          <w:fldChar w:fldCharType="end"/>
        </w:r>
        <w:r>
          <w:t xml:space="preserve">; </w:t>
        </w:r>
        <w:r>
          <w:fldChar w:fldCharType="begin"/>
        </w:r>
        <w:r>
          <w:instrText>HYPERLINK \l "ref-mcconnell2026testing" \h</w:instrText>
        </w:r>
        <w:r>
          <w:fldChar w:fldCharType="separate"/>
        </w:r>
        <w:r>
          <w:rPr>
            <w:rStyle w:val="Hyperlink"/>
          </w:rPr>
          <w:t>McConnell et al., 2026</w:t>
        </w:r>
        <w:r>
          <w:fldChar w:fldCharType="end"/>
        </w:r>
        <w:r>
          <w:t xml:space="preserve">). They are held constant across recall conditions so that condition differences reflect the pre-task reminder, task-encoding strength, and retrieval-control manipulations, rather than differences in test-phase cueing. Reminder cues and test-phase film cues update context through </w:t>
        </w:r>
        <w:r>
          <w:fldChar w:fldCharType="begin"/>
        </w:r>
        <w:r>
          <w:instrText>HYPERLINK \l "eq-context-input" \h</w:instrText>
        </w:r>
        <w:r>
          <w:fldChar w:fldCharType="separate"/>
        </w:r>
        <w:r>
          <w:rPr>
            <w:rStyle w:val="Hyperlink"/>
          </w:rPr>
          <w:t>Equation 3</w:t>
        </w:r>
        <w:r>
          <w:fldChar w:fldCharType="end"/>
        </w:r>
        <w:r>
          <w:t xml:space="preserve"> and </w:t>
        </w:r>
        <w:r>
          <w:fldChar w:fldCharType="begin"/>
        </w:r>
        <w:r>
          <w:instrText>HYPERLINK \l "eq-context-update" \h</w:instrText>
        </w:r>
        <w:r>
          <w:fldChar w:fldCharType="separate"/>
        </w:r>
        <w:r>
          <w:rPr>
            <w:rStyle w:val="Hyperlink"/>
          </w:rPr>
          <w:t>Equation 4</w:t>
        </w:r>
        <w:r>
          <w:fldChar w:fldCharType="end"/>
        </w:r>
        <w:r>
          <w:t>, but they do not add recallable items or new item-context learning. Simulations that present candidate item information in a different test format specify that route separately.</w:t>
        </w:r>
      </w:ins>
      <w:r>
        <w:t xml:space="preserve"> In context-to-item recall simulations, all encoded film, break/buffer, task, and filler items can enter the retrieval competition. </w:t>
      </w:r>
      <w:ins w:id="2253" w:author="Author" w:date="2026-07-14T09:14:00Z" w16du:dateUtc="2026-07-14T08:14:00Z">
        <w:r>
          <w:t xml:space="preserve">Retrieval allows up to 48 sampling steps, and sampled items are removed from the candidate set so the same item is not sampled twice. </w:t>
        </w:r>
      </w:ins>
      <w:r>
        <w:t xml:space="preserve">The simulated retrieval sequence records sampled candidates </w:t>
      </w:r>
      <w:ins w:id="2254" w:author="Author" w:date="2026-07-14T09:14:00Z" w16du:dateUtc="2026-07-14T08:14:00Z">
        <w:r>
          <w:t xml:space="preserve">by type and encoded position, </w:t>
        </w:r>
      </w:ins>
      <w:r>
        <w:t xml:space="preserve">rather than only final </w:t>
      </w:r>
      <w:del w:id="2255" w:author="Author" w:date="2026-07-14T09:14:00Z" w16du:dateUtc="2026-07-14T08:14:00Z">
        <w:r>
          <w:delText>accepted responses.</w:delText>
        </w:r>
      </w:del>
      <w:ins w:id="2256" w:author="Author" w:date="2026-07-14T09:14:00Z" w16du:dateUtc="2026-07-14T08:14:00Z">
        <w:r>
          <w:t xml:space="preserve">film </w:t>
        </w:r>
        <w:r>
          <w:lastRenderedPageBreak/>
          <w:t>counts.</w:t>
        </w:r>
      </w:ins>
      <w:r>
        <w:t xml:space="preserve"> This convention </w:t>
      </w:r>
      <w:del w:id="2257" w:author="Author" w:date="2026-07-14T09:14:00Z" w16du:dateUtc="2026-07-14T08:14:00Z">
        <w:r>
          <w:delText>lets retrieval monitoring count an off-target sample as a retrieval attempt, attenuate its context update, and still allow search to continue</w:delText>
        </w:r>
      </w:del>
      <w:ins w:id="2258" w:author="Author" w:date="2026-07-14T09:14:00Z" w16du:dateUtc="2026-07-14T08:14:00Z">
        <w:r>
          <w:t>makes it possible to examine predictions about how interference redistributes recall across the encoded stream, rather than only reporting final recall counts</w:t>
        </w:r>
      </w:ins>
      <w:r>
        <w:t>.</w:t>
      </w:r>
    </w:p>
    <w:p w14:paraId="70EDCB9D" w14:textId="77777777" w:rsidR="00AD2C25" w:rsidRDefault="00000000">
      <w:pPr>
        <w:pStyle w:val="BodyText"/>
      </w:pPr>
      <w:del w:id="2259" w:author="Author" w:date="2026-07-14T09:14:00Z" w16du:dateUtc="2026-07-14T08:14:00Z">
        <w:r>
          <w:delText>A parameter sweep involves rerunning</w:delText>
        </w:r>
      </w:del>
      <w:ins w:id="2260" w:author="Author" w:date="2026-07-14T09:14:00Z" w16du:dateUtc="2026-07-14T08:14:00Z">
        <w:r>
          <w:t>Parameter sweeps rerun</w:t>
        </w:r>
      </w:ins>
      <w:r>
        <w:t xml:space="preserve"> the full encode-then-retrieve simulation across planned values of a manipulated parameter. For each</w:t>
      </w:r>
      <w:del w:id="2261" w:author="Author" w:date="2026-07-14T09:14:00Z" w16du:dateUtc="2026-07-14T08:14:00Z">
        <w:r>
          <w:delText xml:space="preserve"> simulation</w:delText>
        </w:r>
      </w:del>
      <w:r>
        <w:t xml:space="preserve"> condition and manipulated parameter value, the model first completes the phase sequence, then enters retrieval and samples recallable items using </w:t>
      </w:r>
      <w:r>
        <w:fldChar w:fldCharType="begin"/>
      </w:r>
      <w:r>
        <w:instrText>HYPERLINK \l "eq-luce-choice" \h</w:instrText>
      </w:r>
      <w:r>
        <w:fldChar w:fldCharType="separate"/>
      </w:r>
      <w:r>
        <w:rPr>
          <w:rStyle w:val="Hyperlink"/>
        </w:rPr>
        <w:t>Equation </w:t>
      </w:r>
      <w:del w:id="2262" w:author="Author" w:date="2026-07-14T09:14:00Z" w16du:dateUtc="2026-07-14T08:14:00Z">
        <w:r w:rsidR="007E0EE0">
          <w:rPr>
            <w:rStyle w:val="Hyperlink"/>
          </w:rPr>
          <w:delText>11</w:delText>
        </w:r>
      </w:del>
      <w:ins w:id="2263" w:author="Author" w:date="2026-07-14T09:14:00Z" w16du:dateUtc="2026-07-14T08:14:00Z">
        <w:r>
          <w:rPr>
            <w:rStyle w:val="Hyperlink"/>
          </w:rPr>
          <w:t>10</w:t>
        </w:r>
      </w:ins>
      <w:r>
        <w:fldChar w:fldCharType="end"/>
      </w:r>
      <w:r>
        <w:t xml:space="preserve"> and </w:t>
      </w:r>
      <w:r>
        <w:fldChar w:fldCharType="begin"/>
      </w:r>
      <w:r>
        <w:instrText>HYPERLINK \l "eq-stopping" \h</w:instrText>
      </w:r>
      <w:r>
        <w:fldChar w:fldCharType="separate"/>
      </w:r>
      <w:r>
        <w:rPr>
          <w:rStyle w:val="Hyperlink"/>
        </w:rPr>
        <w:t>Equation </w:t>
      </w:r>
      <w:del w:id="2264" w:author="Author" w:date="2026-07-14T09:14:00Z" w16du:dateUtc="2026-07-14T08:14:00Z">
        <w:r w:rsidR="007E0EE0">
          <w:rPr>
            <w:rStyle w:val="Hyperlink"/>
          </w:rPr>
          <w:delText>12</w:delText>
        </w:r>
      </w:del>
      <w:ins w:id="2265" w:author="Author" w:date="2026-07-14T09:14:00Z" w16du:dateUtc="2026-07-14T08:14:00Z">
        <w:r>
          <w:rPr>
            <w:rStyle w:val="Hyperlink"/>
          </w:rPr>
          <w:t>11</w:t>
        </w:r>
      </w:ins>
      <w:r>
        <w:fldChar w:fldCharType="end"/>
      </w:r>
      <w:r>
        <w:t xml:space="preserve">. This procedure is repeated across simulated trials within each </w:t>
      </w:r>
      <w:del w:id="2266" w:author="Author" w:date="2026-07-14T09:14:00Z" w16du:dateUtc="2026-07-14T08:14:00Z">
        <w:r>
          <w:delText xml:space="preserve">condition/value </w:delText>
        </w:r>
      </w:del>
      <w:r>
        <w:t xml:space="preserve">cell. When figures plot recall across the encoded stream, they summarize retrieval after the full phase sequence has been encoded. </w:t>
      </w:r>
      <w:del w:id="2267" w:author="Author" w:date="2026-07-14T09:14:00Z" w16du:dateUtc="2026-07-14T08:14:00Z">
        <w:r>
          <w:delText xml:space="preserve">Recall curves are estimated across simulated trials by scoring which encoded items appeared in each retrieval sequence. </w:delText>
        </w:r>
      </w:del>
      <w:r>
        <w:t xml:space="preserve">Serial-position curves plot the proportion of trials in which each encoding position was retrieved, and phase summaries average those proportions within </w:t>
      </w:r>
      <w:ins w:id="2268" w:author="Author" w:date="2026-07-14T09:14:00Z" w16du:dateUtc="2026-07-14T08:14:00Z">
        <w:r>
          <w:t xml:space="preserve">each </w:t>
        </w:r>
      </w:ins>
      <w:r>
        <w:t>phase. Thus, position and phase labels identify</w:t>
      </w:r>
      <w:del w:id="2269" w:author="Author" w:date="2026-07-14T09:14:00Z" w16du:dateUtc="2026-07-14T08:14:00Z">
        <w:r>
          <w:delText xml:space="preserve"> the</w:delText>
        </w:r>
      </w:del>
      <w:r>
        <w:t xml:space="preserve"> encoding positions, whereas recall probabilities refer to subsequent retrieval.</w:t>
      </w:r>
    </w:p>
    <w:p w14:paraId="6DA94171" w14:textId="77777777" w:rsidR="00AD2C25" w:rsidRDefault="00000000">
      <w:pPr>
        <w:pStyle w:val="Heading2"/>
      </w:pPr>
      <w:bookmarkStart w:id="2270" w:name="X0b57449337501b368012fcfcd473e33f3217151"/>
      <w:bookmarkStart w:id="2271" w:name="X2c2b19ca61f0d8679fb357e3aa386e7efdd5f9f"/>
      <w:bookmarkEnd w:id="2094"/>
      <w:r>
        <w:t xml:space="preserve">Simulation 1: Task Encoding and </w:t>
      </w:r>
      <w:del w:id="2272" w:author="Author" w:date="2026-07-14T09:14:00Z" w16du:dateUtc="2026-07-14T08:14:00Z">
        <w:r>
          <w:delText>Contextual Overlap</w:delText>
        </w:r>
      </w:del>
      <w:ins w:id="2273" w:author="Author" w:date="2026-07-14T09:14:00Z" w16du:dateUtc="2026-07-14T08:14:00Z">
        <w:r>
          <w:t>Context Similarity</w:t>
        </w:r>
      </w:ins>
    </w:p>
    <w:p w14:paraId="11406C30" w14:textId="77777777" w:rsidR="00AD2C25" w:rsidRDefault="00000000">
      <w:pPr>
        <w:pStyle w:val="FirstParagraph"/>
      </w:pPr>
      <w:r>
        <w:t xml:space="preserve">Simulation 1 </w:t>
      </w:r>
      <w:del w:id="2274" w:author="Author" w:date="2026-07-14T09:14:00Z" w16du:dateUtc="2026-07-14T08:14:00Z">
        <w:r>
          <w:delText>demonstrates how a post-film task can reduce later film recall when task events are encoded in context states that overlap with the film sequence. To separate</w:delText>
        </w:r>
      </w:del>
      <w:ins w:id="2275" w:author="Author" w:date="2026-07-14T09:14:00Z" w16du:dateUtc="2026-07-14T08:14:00Z">
        <w:r>
          <w:t>tests whether reminder-linked</w:t>
        </w:r>
      </w:ins>
      <w:r>
        <w:t xml:space="preserve"> task encoding </w:t>
      </w:r>
      <w:del w:id="2276" w:author="Author" w:date="2026-07-14T09:14:00Z" w16du:dateUtc="2026-07-14T08:14:00Z">
        <w:r>
          <w:delText xml:space="preserve">strength from reminder-driven context reinstatement, the simulation runs both the no-reminder and with-reminder conditions across the same set of task encoding strengths. We express task encoding strength as a task encoding multiplier that scales task-phase context-to-feature learning in </w:delText>
        </w:r>
        <w:r w:rsidR="007E0EE0">
          <w:fldChar w:fldCharType="begin"/>
        </w:r>
        <w:r w:rsidR="007E0EE0">
          <w:delInstrText>HYPERLINK \l "eq-mcf-learning" \h</w:delInstrText>
        </w:r>
        <w:r w:rsidR="007E0EE0">
          <w:fldChar w:fldCharType="separate"/>
        </w:r>
        <w:r w:rsidR="007E0EE0">
          <w:rPr>
            <w:rStyle w:val="Hyperlink"/>
          </w:rPr>
          <w:delText>Equation 8</w:delText>
        </w:r>
        <w:r w:rsidR="007E0EE0">
          <w:fldChar w:fldCharType="end"/>
        </w:r>
        <w:r>
          <w:delText>: 0 removes new task context-to-feature learning, 1 applies the baseline fitted rate, and values above 1 strengthen task item-context binding.</w:delText>
        </w:r>
      </w:del>
      <w:ins w:id="2277" w:author="Author" w:date="2026-07-14T09:14:00Z" w16du:dateUtc="2026-07-14T08:14:00Z">
        <w:r>
          <w:t>can create competitors for unguided film recall. Retrieval settings are held fixed, so differences across conditions reflect associations formed before retrieval rather than deliberate control. The design crosses pre-task reminder presence with task encoding strength while weak film cues are supplied periodically during recall in all conditions.</w:t>
        </w:r>
      </w:ins>
      <w:r>
        <w:t xml:space="preserve"> In the no-reminder condition, the reminder-start and film-cue drift scales are set to zero. In the with-reminder condition, context first shifts toward the start state and then receives sequential film reminder cues before task encoding. Reminder cues update context without applying </w:t>
      </w:r>
      <w:r>
        <w:fldChar w:fldCharType="begin"/>
      </w:r>
      <w:r>
        <w:instrText>HYPERLINK \l "eq-mfc-learning" \h</w:instrText>
      </w:r>
      <w:r>
        <w:fldChar w:fldCharType="separate"/>
      </w:r>
      <w:r>
        <w:rPr>
          <w:rStyle w:val="Hyperlink"/>
        </w:rPr>
        <w:t>Equation </w:t>
      </w:r>
      <w:del w:id="2278" w:author="Author" w:date="2026-07-14T09:14:00Z" w16du:dateUtc="2026-07-14T08:14:00Z">
        <w:r w:rsidR="007E0EE0">
          <w:rPr>
            <w:rStyle w:val="Hyperlink"/>
          </w:rPr>
          <w:delText>6</w:delText>
        </w:r>
      </w:del>
      <w:ins w:id="2279" w:author="Author" w:date="2026-07-14T09:14:00Z" w16du:dateUtc="2026-07-14T08:14:00Z">
        <w:r>
          <w:rPr>
            <w:rStyle w:val="Hyperlink"/>
          </w:rPr>
          <w:t>5</w:t>
        </w:r>
      </w:ins>
      <w:r>
        <w:fldChar w:fldCharType="end"/>
      </w:r>
      <w:r>
        <w:t xml:space="preserve"> or </w:t>
      </w:r>
      <w:r>
        <w:fldChar w:fldCharType="begin"/>
      </w:r>
      <w:r>
        <w:instrText>HYPERLINK \l "eq-mcf-learning" \h</w:instrText>
      </w:r>
      <w:r>
        <w:fldChar w:fldCharType="separate"/>
      </w:r>
      <w:r>
        <w:rPr>
          <w:rStyle w:val="Hyperlink"/>
        </w:rPr>
        <w:t>Equation </w:t>
      </w:r>
      <w:del w:id="2280" w:author="Author" w:date="2026-07-14T09:14:00Z" w16du:dateUtc="2026-07-14T08:14:00Z">
        <w:r w:rsidR="007E0EE0">
          <w:rPr>
            <w:rStyle w:val="Hyperlink"/>
          </w:rPr>
          <w:delText>8</w:delText>
        </w:r>
      </w:del>
      <w:ins w:id="2281" w:author="Author" w:date="2026-07-14T09:14:00Z" w16du:dateUtc="2026-07-14T08:14:00Z">
        <w:r>
          <w:rPr>
            <w:rStyle w:val="Hyperlink"/>
          </w:rPr>
          <w:t>6</w:t>
        </w:r>
      </w:ins>
      <w:r>
        <w:fldChar w:fldCharType="end"/>
      </w:r>
      <w:r>
        <w:t xml:space="preserve"> and without adding </w:t>
      </w:r>
      <w:del w:id="2282" w:author="Author" w:date="2026-07-14T09:14:00Z" w16du:dateUtc="2026-07-14T08:14:00Z">
        <w:r>
          <w:delText xml:space="preserve">new </w:delText>
        </w:r>
      </w:del>
      <w:r>
        <w:t xml:space="preserve">recallable items. </w:t>
      </w:r>
      <w:del w:id="2283" w:author="Author" w:date="2026-07-14T09:14:00Z" w16du:dateUtc="2026-07-14T08:14:00Z">
        <w:r>
          <w:delText xml:space="preserve">Retrieval settings are held fixed, so differences in recall reflect the item-context associations formed before retrieval rather than changes in retrieval control. Because each film position is encoded with a different temporal-context state, the model predicts a serial-position pattern, not only an overall change in film recall. </w:delText>
        </w:r>
      </w:del>
      <w:r>
        <w:t xml:space="preserve">Task </w:t>
      </w:r>
      <w:del w:id="2284" w:author="Author" w:date="2026-07-14T09:14:00Z" w16du:dateUtc="2026-07-14T08:14:00Z">
        <w:r>
          <w:delText xml:space="preserve">items should compete most with the film positions whose encoding contexts are most similar to the contexts active during task encoding. Simulation 1 first isolates the unguided side of the effect summarized in </w:delText>
        </w:r>
        <w:r w:rsidR="007E0EE0">
          <w:fldChar w:fldCharType="begin"/>
        </w:r>
        <w:r w:rsidR="007E0EE0">
          <w:delInstrText>HYPERLINK \l "fig-empirical-target" \h</w:delInstrText>
        </w:r>
        <w:r w:rsidR="007E0EE0">
          <w:fldChar w:fldCharType="separate"/>
        </w:r>
        <w:r w:rsidR="007E0EE0">
          <w:rPr>
            <w:rStyle w:val="Hyperlink"/>
          </w:rPr>
          <w:delText>Figure 1</w:delText>
        </w:r>
        <w:r w:rsidR="007E0EE0">
          <w:fldChar w:fldCharType="end"/>
        </w:r>
        <w:r>
          <w:delText xml:space="preserve">. It implements the empirical task contrast as a manipulation of task encoding strength, crossed with whether a film reminder precedes task encoding. In the fixed-cue version shown in </w:delText>
        </w:r>
        <w:r w:rsidR="007E0EE0">
          <w:fldChar w:fldCharType="begin"/>
        </w:r>
        <w:r w:rsidR="007E0EE0">
          <w:delInstrText>HYPERLINK \l "fig-simulation1-unguided-sequence" \h</w:delInstrText>
        </w:r>
        <w:r w:rsidR="007E0EE0">
          <w:fldChar w:fldCharType="separate"/>
        </w:r>
        <w:r w:rsidR="007E0EE0">
          <w:rPr>
            <w:rStyle w:val="Hyperlink"/>
          </w:rPr>
          <w:delText>Figure 5</w:delText>
        </w:r>
        <w:r w:rsidR="007E0EE0">
          <w:fldChar w:fldCharType="end"/>
        </w:r>
        <w:r>
          <w:delText>, weak film cues are supplied periodically during recall in all conditions.</w:delText>
        </w:r>
      </w:del>
      <w:ins w:id="2285" w:author="Author" w:date="2026-07-14T09:14:00Z" w16du:dateUtc="2026-07-14T08:14:00Z">
        <w:r>
          <w:t xml:space="preserve">encoding strength is modeled as a multiplier on task-phase context-to-feature learning in </w:t>
        </w:r>
        <w:r>
          <w:fldChar w:fldCharType="begin"/>
        </w:r>
        <w:r>
          <w:instrText>HYPERLINK \l "eq-mcf-learning" \h</w:instrText>
        </w:r>
        <w:r>
          <w:fldChar w:fldCharType="separate"/>
        </w:r>
        <w:r>
          <w:rPr>
            <w:rStyle w:val="Hyperlink"/>
          </w:rPr>
          <w:t>Equation 6</w:t>
        </w:r>
        <w:r>
          <w:fldChar w:fldCharType="end"/>
        </w:r>
        <w:r>
          <w:t>.</w:t>
        </w:r>
      </w:ins>
    </w:p>
    <w:p w14:paraId="6F8322B5" w14:textId="77777777" w:rsidR="00AD2C25" w:rsidRDefault="00000000">
      <w:pPr>
        <w:pStyle w:val="FigureTitle"/>
      </w:pPr>
      <w:bookmarkStart w:id="2286" w:name="fig-simulation1-unguided-sequence"/>
      <w:commentRangeStart w:id="2287"/>
      <w:r>
        <w:lastRenderedPageBreak/>
        <w:t>Figure 5</w:t>
      </w:r>
      <w:commentRangeEnd w:id="2287"/>
      <w:r w:rsidR="007B25E4">
        <w:rPr>
          <w:rStyle w:val="CommentReference"/>
          <w:sz w:val="24"/>
          <w:szCs w:val="24"/>
        </w:rPr>
        <w:commentReference w:id="2287"/>
      </w:r>
    </w:p>
    <w:p w14:paraId="14D77F94" w14:textId="77777777" w:rsidR="00AD2C25" w:rsidRDefault="00000000">
      <w:pPr>
        <w:pStyle w:val="Caption"/>
      </w:pPr>
      <w:r>
        <w:rPr>
          <w:b/>
          <w:bCs/>
        </w:rPr>
        <w:t xml:space="preserve">Simulation 1: unguided film recall </w:t>
      </w:r>
      <w:del w:id="2288" w:author="Author" w:date="2026-07-14T09:14:00Z" w16du:dateUtc="2026-07-14T08:14:00Z">
        <w:r>
          <w:rPr>
            <w:b/>
            <w:bCs/>
          </w:rPr>
          <w:delText>after</w:delText>
        </w:r>
      </w:del>
      <w:ins w:id="2289" w:author="Author" w:date="2026-07-14T09:14:00Z" w16du:dateUtc="2026-07-14T08:14:00Z">
        <w:r>
          <w:rPr>
            <w:b/>
            <w:bCs/>
          </w:rPr>
          <w:t>by reminder condition and</w:t>
        </w:r>
      </w:ins>
      <w:r>
        <w:rPr>
          <w:b/>
          <w:bCs/>
        </w:rPr>
        <w:t xml:space="preserve"> task encoding</w:t>
      </w:r>
      <w:ins w:id="2290" w:author="Author" w:date="2026-07-14T09:14:00Z" w16du:dateUtc="2026-07-14T08:14:00Z">
        <w:r>
          <w:rPr>
            <w:b/>
            <w:bCs/>
          </w:rPr>
          <w:t xml:space="preserve"> strength</w:t>
        </w:r>
      </w:ins>
      <w:r>
        <w:rPr>
          <w:b/>
          <w:bCs/>
        </w:rPr>
        <w:t>.</w:t>
      </w:r>
      <w:r>
        <w:t xml:space="preserve"> Reminder condition and task encoding strength were crossed while retrieval mode was held unguided; weak film cues were supplied periodically during recall in every condition. </w:t>
      </w:r>
      <w:r>
        <w:rPr>
          <w:b/>
          <w:bCs/>
        </w:rPr>
        <w:t>(A)</w:t>
      </w:r>
      <w:r>
        <w:t xml:space="preserve"> Example generated recall sequences for each condition. Each </w:t>
      </w:r>
      <w:del w:id="2291" w:author="Author" w:date="2026-07-14T09:14:00Z" w16du:dateUtc="2026-07-14T08:14:00Z">
        <w:r>
          <w:delText>horizontal lane is</w:delText>
        </w:r>
      </w:del>
      <w:ins w:id="2292" w:author="Author" w:date="2026-07-14T09:14:00Z" w16du:dateUtc="2026-07-14T08:14:00Z">
        <w:r>
          <w:t>row shows</w:t>
        </w:r>
      </w:ins>
      <w:r>
        <w:t xml:space="preserve"> one simulated trial selected near the condition mean for </w:t>
      </w:r>
      <w:ins w:id="2293" w:author="Author" w:date="2026-07-14T09:14:00Z" w16du:dateUtc="2026-07-14T08:14:00Z">
        <w:r>
          <w:t xml:space="preserve">the number of </w:t>
        </w:r>
      </w:ins>
      <w:r>
        <w:t xml:space="preserve">film </w:t>
      </w:r>
      <w:del w:id="2294" w:author="Author" w:date="2026-07-14T09:14:00Z" w16du:dateUtc="2026-07-14T08:14:00Z">
        <w:r>
          <w:delText>output, with output positions running</w:delText>
        </w:r>
      </w:del>
      <w:ins w:id="2295" w:author="Author" w:date="2026-07-14T09:14:00Z" w16du:dateUtc="2026-07-14T08:14:00Z">
        <w:r>
          <w:t>items recalled; recalled items are ordered</w:t>
        </w:r>
      </w:ins>
      <w:r>
        <w:t xml:space="preserve"> left to right</w:t>
      </w:r>
      <w:ins w:id="2296" w:author="Author" w:date="2026-07-14T09:14:00Z" w16du:dateUtc="2026-07-14T08:14:00Z">
        <w:r>
          <w:t xml:space="preserve"> by output position</w:t>
        </w:r>
      </w:ins>
      <w:r>
        <w:t xml:space="preserve">. Colors mark film items, task items, delay/filler items, and unfilled output positions. </w:t>
      </w:r>
      <w:r>
        <w:rPr>
          <w:b/>
          <w:bCs/>
        </w:rPr>
        <w:t>(B)</w:t>
      </w:r>
      <w:r>
        <w:t xml:space="preserve"> Mean number of film items recalled across all simulated trials. </w:t>
      </w:r>
      <w:del w:id="2297" w:author="Author" w:date="2026-07-14T09:14:00Z" w16du:dateUtc="2026-07-14T08:14:00Z">
        <w:r>
          <w:delText>Film-item</w:delText>
        </w:r>
      </w:del>
      <w:ins w:id="2298" w:author="Author" w:date="2026-07-14T09:14:00Z" w16du:dateUtc="2026-07-14T08:14:00Z">
        <w:r>
          <w:t>The bracket marks the larger reduction from weak to strong task encoding when the task follows a film reminder. Film</w:t>
        </w:r>
      </w:ins>
      <w:r>
        <w:t xml:space="preserve"> recall was lowest when a film reminder preceded strong task encoding, isolating the unguided-retrieval component of the selective interference effect.</w:t>
      </w:r>
    </w:p>
    <w:p w14:paraId="3149E9F5" w14:textId="77777777" w:rsidR="007E0EE0" w:rsidRDefault="00000000">
      <w:pPr>
        <w:pStyle w:val="FigureWithoutNote"/>
        <w:rPr>
          <w:del w:id="2299" w:author="Author" w:date="2026-07-14T09:14:00Z" w16du:dateUtc="2026-07-14T08:14:00Z"/>
        </w:rPr>
      </w:pPr>
      <w:del w:id="2300" w:author="Author" w:date="2026-07-14T09:14:00Z" w16du:dateUtc="2026-07-14T08:14:00Z">
        <w:r>
          <w:rPr>
            <w:noProof/>
          </w:rPr>
          <w:drawing>
            <wp:inline distT="0" distB="0" distL="0" distR="0" wp14:anchorId="74CCF1F1" wp14:editId="756AB2EB">
              <wp:extent cx="5943600" cy="5248831"/>
              <wp:effectExtent l="0" t="0" r="0" b="0"/>
              <wp:docPr id="862652501" name="Picture"/>
              <wp:cNvGraphicFramePr/>
              <a:graphic xmlns:a="http://schemas.openxmlformats.org/drawingml/2006/main">
                <a:graphicData uri="http://schemas.openxmlformats.org/drawingml/2006/picture">
                  <pic:pic xmlns:pic="http://schemas.openxmlformats.org/drawingml/2006/picture">
                    <pic:nvPicPr>
                      <pic:cNvPr id="77" name="Picture" descr="work/simulation1_unguided_cued/simulation1_unguided_cued_sequence_summary.png"/>
                      <pic:cNvPicPr>
                        <a:picLocks noChangeAspect="1" noChangeArrowheads="1"/>
                      </pic:cNvPicPr>
                    </pic:nvPicPr>
                    <pic:blipFill>
                      <a:blip r:embed="rId19"/>
                      <a:stretch>
                        <a:fillRect/>
                      </a:stretch>
                    </pic:blipFill>
                    <pic:spPr bwMode="auto">
                      <a:xfrm>
                        <a:off x="0" y="0"/>
                        <a:ext cx="5943600" cy="5248831"/>
                      </a:xfrm>
                      <a:prstGeom prst="rect">
                        <a:avLst/>
                      </a:prstGeom>
                      <a:noFill/>
                      <a:ln w="9525">
                        <a:noFill/>
                        <a:headEnd/>
                        <a:tailEnd/>
                      </a:ln>
                    </pic:spPr>
                  </pic:pic>
                </a:graphicData>
              </a:graphic>
            </wp:inline>
          </w:drawing>
        </w:r>
      </w:del>
    </w:p>
    <w:p w14:paraId="7BA133AB" w14:textId="77777777" w:rsidR="007E0EE0" w:rsidRDefault="00000000">
      <w:pPr>
        <w:pStyle w:val="AfterWithoutNote"/>
        <w:rPr>
          <w:del w:id="2301" w:author="Author" w:date="2026-07-14T09:14:00Z" w16du:dateUtc="2026-07-14T08:14:00Z"/>
        </w:rPr>
      </w:pPr>
      <w:del w:id="2302" w:author="Author" w:date="2026-07-14T09:14:00Z" w16du:dateUtc="2026-07-14T08:14:00Z">
        <w:r>
          <w:delText xml:space="preserve">These aggregate results establish the unguided interference component. The diagnostics below first show how this redistribution appears across encoded positions, then examine how it follows from context overlap; Simulation 2 then asks which deliberate-retrieval controls attenuate this loss. </w:delText>
        </w:r>
        <w:r w:rsidR="007E0EE0">
          <w:fldChar w:fldCharType="begin"/>
        </w:r>
        <w:r w:rsidR="007E0EE0">
          <w:delInstrText>HYPERLINK \l "tbl-simulation1-phase-settings" \h</w:delInstrText>
        </w:r>
        <w:r w:rsidR="007E0EE0">
          <w:fldChar w:fldCharType="separate"/>
        </w:r>
        <w:r w:rsidR="007E0EE0">
          <w:rPr>
            <w:rStyle w:val="Hyperlink"/>
          </w:rPr>
          <w:delText>Table 4</w:delText>
        </w:r>
        <w:r w:rsidR="007E0EE0">
          <w:fldChar w:fldCharType="end"/>
        </w:r>
        <w:r>
          <w:delText xml:space="preserve"> summarizes the phase structure and settings used for Simulation 1. In the table, break/buffer items implement the intervening delay, and filler items implement the post-task delay. For each reminder condition and task encoding strength, serial-position curves show retrieval-test outcomes sorted by where each item appeared in the encoded sequence. </w:delText>
        </w:r>
        <w:r w:rsidR="007E0EE0">
          <w:fldChar w:fldCharType="begin"/>
        </w:r>
        <w:r w:rsidR="007E0EE0">
          <w:delInstrText>HYPERLINK \l "fig-simulation1-context-overlap" \h</w:delInstrText>
        </w:r>
        <w:r w:rsidR="007E0EE0">
          <w:fldChar w:fldCharType="separate"/>
        </w:r>
        <w:r w:rsidR="007E0EE0">
          <w:rPr>
            <w:rStyle w:val="Hyperlink"/>
          </w:rPr>
          <w:delText>Figure 7</w:delText>
        </w:r>
        <w:r w:rsidR="007E0EE0">
          <w:fldChar w:fldCharType="end"/>
        </w:r>
        <w:r>
          <w:delText xml:space="preserve"> inspects the context-overlap structure that helps explain the aggregate film and task output in </w:delText>
        </w:r>
        <w:r w:rsidR="007E0EE0">
          <w:fldChar w:fldCharType="begin"/>
        </w:r>
        <w:r w:rsidR="007E0EE0">
          <w:delInstrText>HYPERLINK \l "fig-simulation1-unguided-sequence" \h</w:delInstrText>
        </w:r>
        <w:r w:rsidR="007E0EE0">
          <w:fldChar w:fldCharType="separate"/>
        </w:r>
        <w:r w:rsidR="007E0EE0">
          <w:rPr>
            <w:rStyle w:val="Hyperlink"/>
          </w:rPr>
          <w:delText>Figure 5</w:delText>
        </w:r>
        <w:r w:rsidR="007E0EE0">
          <w:fldChar w:fldCharType="end"/>
        </w:r>
        <w:r>
          <w:delText>. The context-similarity analysis asks how similar each film-encoding context is to the contexts active while task items are encoded, using cosine similarity over unit-normalized temporal context states.</w:delText>
        </w:r>
      </w:del>
    </w:p>
    <w:p w14:paraId="724814E3" w14:textId="77777777" w:rsidR="007E0EE0" w:rsidRDefault="00000000">
      <w:pPr>
        <w:pStyle w:val="FigureTitle"/>
        <w:rPr>
          <w:del w:id="2303" w:author="Author" w:date="2026-07-14T09:14:00Z" w16du:dateUtc="2026-07-14T08:14:00Z"/>
        </w:rPr>
      </w:pPr>
      <w:bookmarkStart w:id="2304" w:name="tbl-simulation1-phase-settings"/>
      <w:del w:id="2305" w:author="Author" w:date="2026-07-14T09:14:00Z" w16du:dateUtc="2026-07-14T08:14:00Z">
        <w:r>
          <w:delText>Table 4</w:delText>
        </w:r>
      </w:del>
    </w:p>
    <w:p w14:paraId="52564CB6" w14:textId="77777777" w:rsidR="007E0EE0" w:rsidRDefault="00000000">
      <w:pPr>
        <w:pStyle w:val="Caption"/>
        <w:rPr>
          <w:del w:id="2306" w:author="Author" w:date="2026-07-14T09:14:00Z" w16du:dateUtc="2026-07-14T08:14:00Z"/>
        </w:rPr>
      </w:pPr>
      <w:del w:id="2307" w:author="Author" w:date="2026-07-14T09:14:00Z" w16du:dateUtc="2026-07-14T08:14:00Z">
        <w:r>
          <w:delText>Phase structure and settings for Simulation 1. Scale values multiply the corresponding base rates or learning strengths.</w:delText>
        </w:r>
      </w:del>
    </w:p>
    <w:tbl>
      <w:tblPr>
        <w:tblStyle w:val="Table"/>
        <w:tblW w:w="5000" w:type="pct"/>
        <w:tblLayout w:type="fixed"/>
        <w:tblLook w:val="0020" w:firstRow="1" w:lastRow="0" w:firstColumn="0" w:lastColumn="0" w:noHBand="0" w:noVBand="0"/>
      </w:tblPr>
      <w:tblGrid>
        <w:gridCol w:w="2808"/>
        <w:gridCol w:w="3744"/>
        <w:gridCol w:w="2808"/>
      </w:tblGrid>
      <w:tr w:rsidR="00AD5D39" w14:paraId="6C1C2D6E" w14:textId="77777777" w:rsidTr="00AD5D39">
        <w:trPr>
          <w:cnfStyle w:val="100000000000" w:firstRow="1" w:lastRow="0" w:firstColumn="0" w:lastColumn="0" w:oddVBand="0" w:evenVBand="0" w:oddHBand="0" w:evenHBand="0" w:firstRowFirstColumn="0" w:firstRowLastColumn="0" w:lastRowFirstColumn="0" w:lastRowLastColumn="0"/>
          <w:tblHeader/>
          <w:del w:id="2308" w:author="Author" w:date="2026-07-14T09:14:00Z" w16du:dateUtc="2026-07-14T08:14:00Z"/>
        </w:trPr>
        <w:tc>
          <w:tcPr>
            <w:tcW w:w="2376" w:type="dxa"/>
          </w:tcPr>
          <w:p w14:paraId="53C9D2E2" w14:textId="77777777" w:rsidR="007E0EE0" w:rsidRDefault="00000000">
            <w:pPr>
              <w:pStyle w:val="Compact"/>
              <w:rPr>
                <w:del w:id="2309" w:author="Author" w:date="2026-07-14T09:14:00Z" w16du:dateUtc="2026-07-14T08:14:00Z"/>
              </w:rPr>
            </w:pPr>
            <w:del w:id="2310" w:author="Author" w:date="2026-07-14T09:14:00Z" w16du:dateUtc="2026-07-14T08:14:00Z">
              <w:r>
                <w:delText>Phase or setting</w:delText>
              </w:r>
            </w:del>
          </w:p>
        </w:tc>
        <w:tc>
          <w:tcPr>
            <w:tcW w:w="3168" w:type="dxa"/>
          </w:tcPr>
          <w:p w14:paraId="00AC101B" w14:textId="77777777" w:rsidR="007E0EE0" w:rsidRDefault="00000000">
            <w:pPr>
              <w:pStyle w:val="Compact"/>
              <w:jc w:val="right"/>
              <w:rPr>
                <w:del w:id="2311" w:author="Author" w:date="2026-07-14T09:14:00Z" w16du:dateUtc="2026-07-14T08:14:00Z"/>
              </w:rPr>
            </w:pPr>
            <w:del w:id="2312" w:author="Author" w:date="2026-07-14T09:14:00Z" w16du:dateUtc="2026-07-14T08:14:00Z">
              <w:r>
                <w:delText>Current value</w:delText>
              </w:r>
            </w:del>
          </w:p>
        </w:tc>
        <w:tc>
          <w:tcPr>
            <w:tcW w:w="2376" w:type="dxa"/>
          </w:tcPr>
          <w:p w14:paraId="63F293C7" w14:textId="77777777" w:rsidR="007E0EE0" w:rsidRDefault="00000000">
            <w:pPr>
              <w:pStyle w:val="Compact"/>
              <w:rPr>
                <w:del w:id="2313" w:author="Author" w:date="2026-07-14T09:14:00Z" w16du:dateUtc="2026-07-14T08:14:00Z"/>
              </w:rPr>
            </w:pPr>
            <w:del w:id="2314" w:author="Author" w:date="2026-07-14T09:14:00Z" w16du:dateUtc="2026-07-14T08:14:00Z">
              <w:r>
                <w:delText>Role</w:delText>
              </w:r>
            </w:del>
          </w:p>
        </w:tc>
      </w:tr>
      <w:tr w:rsidR="00AD5D39" w14:paraId="3FE2A8C7" w14:textId="77777777">
        <w:trPr>
          <w:del w:id="2315" w:author="Author" w:date="2026-07-14T09:14:00Z" w16du:dateUtc="2026-07-14T08:14:00Z"/>
        </w:trPr>
        <w:tc>
          <w:tcPr>
            <w:tcW w:w="2376" w:type="dxa"/>
          </w:tcPr>
          <w:p w14:paraId="1007CF19" w14:textId="77777777" w:rsidR="007E0EE0" w:rsidRDefault="00000000">
            <w:pPr>
              <w:pStyle w:val="Compact"/>
              <w:rPr>
                <w:del w:id="2316" w:author="Author" w:date="2026-07-14T09:14:00Z" w16du:dateUtc="2026-07-14T08:14:00Z"/>
              </w:rPr>
            </w:pPr>
            <w:del w:id="2317" w:author="Author" w:date="2026-07-14T09:14:00Z" w16du:dateUtc="2026-07-14T08:14:00Z">
              <w:r>
                <w:delText>Film items</w:delText>
              </w:r>
            </w:del>
          </w:p>
        </w:tc>
        <w:tc>
          <w:tcPr>
            <w:tcW w:w="3168" w:type="dxa"/>
          </w:tcPr>
          <w:p w14:paraId="16A0A88F" w14:textId="77777777" w:rsidR="007E0EE0" w:rsidRDefault="00000000">
            <w:pPr>
              <w:pStyle w:val="Compact"/>
              <w:jc w:val="right"/>
              <w:rPr>
                <w:del w:id="2318" w:author="Author" w:date="2026-07-14T09:14:00Z" w16du:dateUtc="2026-07-14T08:14:00Z"/>
              </w:rPr>
            </w:pPr>
            <w:del w:id="2319" w:author="Author" w:date="2026-07-14T09:14:00Z" w16du:dateUtc="2026-07-14T08:14:00Z">
              <w:r>
                <w:delText>16</w:delText>
              </w:r>
            </w:del>
          </w:p>
        </w:tc>
        <w:tc>
          <w:tcPr>
            <w:tcW w:w="2376" w:type="dxa"/>
          </w:tcPr>
          <w:p w14:paraId="2C6F2B73" w14:textId="77777777" w:rsidR="007E0EE0" w:rsidRDefault="00000000">
            <w:pPr>
              <w:pStyle w:val="Compact"/>
              <w:rPr>
                <w:del w:id="2320" w:author="Author" w:date="2026-07-14T09:14:00Z" w16du:dateUtc="2026-07-14T08:14:00Z"/>
              </w:rPr>
            </w:pPr>
            <w:del w:id="2321" w:author="Author" w:date="2026-07-14T09:14:00Z" w16du:dateUtc="2026-07-14T08:14:00Z">
              <w:r>
                <w:delText>Target episode</w:delText>
              </w:r>
            </w:del>
          </w:p>
        </w:tc>
      </w:tr>
      <w:tr w:rsidR="00AD5D39" w14:paraId="1A934943" w14:textId="77777777">
        <w:trPr>
          <w:del w:id="2322" w:author="Author" w:date="2026-07-14T09:14:00Z" w16du:dateUtc="2026-07-14T08:14:00Z"/>
        </w:trPr>
        <w:tc>
          <w:tcPr>
            <w:tcW w:w="2376" w:type="dxa"/>
          </w:tcPr>
          <w:p w14:paraId="7571B780" w14:textId="77777777" w:rsidR="007E0EE0" w:rsidRDefault="00000000">
            <w:pPr>
              <w:pStyle w:val="Compact"/>
              <w:rPr>
                <w:del w:id="2323" w:author="Author" w:date="2026-07-14T09:14:00Z" w16du:dateUtc="2026-07-14T08:14:00Z"/>
              </w:rPr>
            </w:pPr>
            <w:del w:id="2324" w:author="Author" w:date="2026-07-14T09:14:00Z" w16du:dateUtc="2026-07-14T08:14:00Z">
              <w:r>
                <w:delText>Break/buffer items</w:delText>
              </w:r>
            </w:del>
          </w:p>
        </w:tc>
        <w:tc>
          <w:tcPr>
            <w:tcW w:w="3168" w:type="dxa"/>
          </w:tcPr>
          <w:p w14:paraId="2699A835" w14:textId="77777777" w:rsidR="007E0EE0" w:rsidRDefault="00000000">
            <w:pPr>
              <w:pStyle w:val="Compact"/>
              <w:jc w:val="right"/>
              <w:rPr>
                <w:del w:id="2325" w:author="Author" w:date="2026-07-14T09:14:00Z" w16du:dateUtc="2026-07-14T08:14:00Z"/>
              </w:rPr>
            </w:pPr>
            <w:del w:id="2326" w:author="Author" w:date="2026-07-14T09:14:00Z" w16du:dateUtc="2026-07-14T08:14:00Z">
              <w:r>
                <w:delText>16</w:delText>
              </w:r>
            </w:del>
          </w:p>
        </w:tc>
        <w:tc>
          <w:tcPr>
            <w:tcW w:w="2376" w:type="dxa"/>
          </w:tcPr>
          <w:p w14:paraId="6FD6B2B9" w14:textId="77777777" w:rsidR="007E0EE0" w:rsidRDefault="00000000">
            <w:pPr>
              <w:pStyle w:val="Compact"/>
              <w:rPr>
                <w:del w:id="2327" w:author="Author" w:date="2026-07-14T09:14:00Z" w16du:dateUtc="2026-07-14T08:14:00Z"/>
              </w:rPr>
            </w:pPr>
            <w:del w:id="2328" w:author="Author" w:date="2026-07-14T09:14:00Z" w16du:dateUtc="2026-07-14T08:14:00Z">
              <w:r>
                <w:delText>Intervening non-film experience before reminder/task</w:delText>
              </w:r>
            </w:del>
          </w:p>
        </w:tc>
      </w:tr>
      <w:tr w:rsidR="00AD5D39" w14:paraId="169ABB0D" w14:textId="77777777">
        <w:trPr>
          <w:del w:id="2329" w:author="Author" w:date="2026-07-14T09:14:00Z" w16du:dateUtc="2026-07-14T08:14:00Z"/>
        </w:trPr>
        <w:tc>
          <w:tcPr>
            <w:tcW w:w="2376" w:type="dxa"/>
          </w:tcPr>
          <w:p w14:paraId="1F6E521A" w14:textId="77777777" w:rsidR="007E0EE0" w:rsidRDefault="00000000">
            <w:pPr>
              <w:pStyle w:val="Compact"/>
              <w:rPr>
                <w:del w:id="2330" w:author="Author" w:date="2026-07-14T09:14:00Z" w16du:dateUtc="2026-07-14T08:14:00Z"/>
              </w:rPr>
            </w:pPr>
            <w:del w:id="2331" w:author="Author" w:date="2026-07-14T09:14:00Z" w16du:dateUtc="2026-07-14T08:14:00Z">
              <w:r>
                <w:delText>Film reminder cues</w:delText>
              </w:r>
            </w:del>
          </w:p>
        </w:tc>
        <w:tc>
          <w:tcPr>
            <w:tcW w:w="3168" w:type="dxa"/>
          </w:tcPr>
          <w:p w14:paraId="66508337" w14:textId="77777777" w:rsidR="007E0EE0" w:rsidRDefault="00000000">
            <w:pPr>
              <w:pStyle w:val="Compact"/>
              <w:jc w:val="right"/>
              <w:rPr>
                <w:del w:id="2332" w:author="Author" w:date="2026-07-14T09:14:00Z" w16du:dateUtc="2026-07-14T08:14:00Z"/>
              </w:rPr>
            </w:pPr>
            <w:del w:id="2333" w:author="Author" w:date="2026-07-14T09:14:00Z" w16du:dateUtc="2026-07-14T08:14:00Z">
              <w:r>
                <w:delText>16</w:delText>
              </w:r>
            </w:del>
          </w:p>
        </w:tc>
        <w:tc>
          <w:tcPr>
            <w:tcW w:w="2376" w:type="dxa"/>
          </w:tcPr>
          <w:p w14:paraId="39C6B1AB" w14:textId="77777777" w:rsidR="007E0EE0" w:rsidRDefault="00000000">
            <w:pPr>
              <w:pStyle w:val="Compact"/>
              <w:rPr>
                <w:del w:id="2334" w:author="Author" w:date="2026-07-14T09:14:00Z" w16du:dateUtc="2026-07-14T08:14:00Z"/>
              </w:rPr>
            </w:pPr>
            <w:del w:id="2335" w:author="Author" w:date="2026-07-14T09:14:00Z" w16du:dateUtc="2026-07-14T08:14:00Z">
              <w:r>
                <w:delText>Sequential film cues, no new learning</w:delText>
              </w:r>
            </w:del>
          </w:p>
        </w:tc>
      </w:tr>
      <w:tr w:rsidR="00AD5D39" w14:paraId="2697F3DE" w14:textId="77777777">
        <w:trPr>
          <w:del w:id="2336" w:author="Author" w:date="2026-07-14T09:14:00Z" w16du:dateUtc="2026-07-14T08:14:00Z"/>
        </w:trPr>
        <w:tc>
          <w:tcPr>
            <w:tcW w:w="2376" w:type="dxa"/>
          </w:tcPr>
          <w:p w14:paraId="4906919A" w14:textId="77777777" w:rsidR="007E0EE0" w:rsidRDefault="00000000">
            <w:pPr>
              <w:pStyle w:val="Compact"/>
              <w:rPr>
                <w:del w:id="2337" w:author="Author" w:date="2026-07-14T09:14:00Z" w16du:dateUtc="2026-07-14T08:14:00Z"/>
              </w:rPr>
            </w:pPr>
            <w:del w:id="2338" w:author="Author" w:date="2026-07-14T09:14:00Z" w16du:dateUtc="2026-07-14T08:14:00Z">
              <w:r>
                <w:delText>Task items</w:delText>
              </w:r>
            </w:del>
          </w:p>
        </w:tc>
        <w:tc>
          <w:tcPr>
            <w:tcW w:w="3168" w:type="dxa"/>
          </w:tcPr>
          <w:p w14:paraId="1C0C9D69" w14:textId="77777777" w:rsidR="007E0EE0" w:rsidRDefault="00000000">
            <w:pPr>
              <w:pStyle w:val="Compact"/>
              <w:jc w:val="right"/>
              <w:rPr>
                <w:del w:id="2339" w:author="Author" w:date="2026-07-14T09:14:00Z" w16du:dateUtc="2026-07-14T08:14:00Z"/>
              </w:rPr>
            </w:pPr>
            <w:del w:id="2340" w:author="Author" w:date="2026-07-14T09:14:00Z" w16du:dateUtc="2026-07-14T08:14:00Z">
              <w:r>
                <w:delText>16</w:delText>
              </w:r>
            </w:del>
          </w:p>
        </w:tc>
        <w:tc>
          <w:tcPr>
            <w:tcW w:w="2376" w:type="dxa"/>
          </w:tcPr>
          <w:p w14:paraId="2AFF7E2B" w14:textId="77777777" w:rsidR="007E0EE0" w:rsidRDefault="00000000">
            <w:pPr>
              <w:pStyle w:val="Compact"/>
              <w:rPr>
                <w:del w:id="2341" w:author="Author" w:date="2026-07-14T09:14:00Z" w16du:dateUtc="2026-07-14T08:14:00Z"/>
              </w:rPr>
            </w:pPr>
            <w:del w:id="2342" w:author="Author" w:date="2026-07-14T09:14:00Z" w16du:dateUtc="2026-07-14T08:14:00Z">
              <w:r>
                <w:delText>Potential competitors</w:delText>
              </w:r>
            </w:del>
          </w:p>
        </w:tc>
      </w:tr>
      <w:tr w:rsidR="00AD5D39" w14:paraId="1114BB49" w14:textId="77777777">
        <w:trPr>
          <w:del w:id="2343" w:author="Author" w:date="2026-07-14T09:14:00Z" w16du:dateUtc="2026-07-14T08:14:00Z"/>
        </w:trPr>
        <w:tc>
          <w:tcPr>
            <w:tcW w:w="2376" w:type="dxa"/>
          </w:tcPr>
          <w:p w14:paraId="2E7340A0" w14:textId="77777777" w:rsidR="007E0EE0" w:rsidRDefault="00000000">
            <w:pPr>
              <w:pStyle w:val="Compact"/>
              <w:rPr>
                <w:del w:id="2344" w:author="Author" w:date="2026-07-14T09:14:00Z" w16du:dateUtc="2026-07-14T08:14:00Z"/>
              </w:rPr>
            </w:pPr>
            <w:del w:id="2345" w:author="Author" w:date="2026-07-14T09:14:00Z" w16du:dateUtc="2026-07-14T08:14:00Z">
              <w:r>
                <w:delText>Filler items</w:delText>
              </w:r>
            </w:del>
          </w:p>
        </w:tc>
        <w:tc>
          <w:tcPr>
            <w:tcW w:w="3168" w:type="dxa"/>
          </w:tcPr>
          <w:p w14:paraId="1682FDB7" w14:textId="77777777" w:rsidR="007E0EE0" w:rsidRDefault="00000000">
            <w:pPr>
              <w:pStyle w:val="Compact"/>
              <w:jc w:val="right"/>
              <w:rPr>
                <w:del w:id="2346" w:author="Author" w:date="2026-07-14T09:14:00Z" w16du:dateUtc="2026-07-14T08:14:00Z"/>
              </w:rPr>
            </w:pPr>
            <w:del w:id="2347" w:author="Author" w:date="2026-07-14T09:14:00Z" w16du:dateUtc="2026-07-14T08:14:00Z">
              <w:r>
                <w:delText>16</w:delText>
              </w:r>
            </w:del>
          </w:p>
        </w:tc>
        <w:tc>
          <w:tcPr>
            <w:tcW w:w="2376" w:type="dxa"/>
          </w:tcPr>
          <w:p w14:paraId="3A4C02D0" w14:textId="77777777" w:rsidR="007E0EE0" w:rsidRDefault="00000000">
            <w:pPr>
              <w:pStyle w:val="Compact"/>
              <w:rPr>
                <w:del w:id="2348" w:author="Author" w:date="2026-07-14T09:14:00Z" w16du:dateUtc="2026-07-14T08:14:00Z"/>
              </w:rPr>
            </w:pPr>
            <w:del w:id="2349" w:author="Author" w:date="2026-07-14T09:14:00Z" w16du:dateUtc="2026-07-14T08:14:00Z">
              <w:r>
                <w:delText>Post-task non-film experience</w:delText>
              </w:r>
            </w:del>
          </w:p>
        </w:tc>
      </w:tr>
      <w:tr w:rsidR="00AD5D39" w14:paraId="4718BD7E" w14:textId="77777777">
        <w:trPr>
          <w:del w:id="2350" w:author="Author" w:date="2026-07-14T09:14:00Z" w16du:dateUtc="2026-07-14T08:14:00Z"/>
        </w:trPr>
        <w:tc>
          <w:tcPr>
            <w:tcW w:w="2376" w:type="dxa"/>
          </w:tcPr>
          <w:p w14:paraId="63618B33" w14:textId="77777777" w:rsidR="007E0EE0" w:rsidRDefault="00000000">
            <w:pPr>
              <w:pStyle w:val="Compact"/>
              <w:rPr>
                <w:del w:id="2351" w:author="Author" w:date="2026-07-14T09:14:00Z" w16du:dateUtc="2026-07-14T08:14:00Z"/>
              </w:rPr>
            </w:pPr>
            <w:del w:id="2352" w:author="Author" w:date="2026-07-14T09:14:00Z" w16du:dateUtc="2026-07-14T08:14:00Z">
              <w:r>
                <w:delText>Maximum sampling attempts</w:delText>
              </w:r>
            </w:del>
          </w:p>
        </w:tc>
        <w:tc>
          <w:tcPr>
            <w:tcW w:w="3168" w:type="dxa"/>
          </w:tcPr>
          <w:p w14:paraId="30261FC2" w14:textId="77777777" w:rsidR="007E0EE0" w:rsidRDefault="00000000">
            <w:pPr>
              <w:pStyle w:val="Compact"/>
              <w:jc w:val="right"/>
              <w:rPr>
                <w:del w:id="2353" w:author="Author" w:date="2026-07-14T09:14:00Z" w16du:dateUtc="2026-07-14T08:14:00Z"/>
              </w:rPr>
            </w:pPr>
            <w:del w:id="2354" w:author="Author" w:date="2026-07-14T09:14:00Z" w16du:dateUtc="2026-07-14T08:14:00Z">
              <w:r>
                <w:delText>48</w:delText>
              </w:r>
            </w:del>
          </w:p>
        </w:tc>
        <w:tc>
          <w:tcPr>
            <w:tcW w:w="2376" w:type="dxa"/>
          </w:tcPr>
          <w:p w14:paraId="419D3576" w14:textId="77777777" w:rsidR="007E0EE0" w:rsidRDefault="00000000">
            <w:pPr>
              <w:pStyle w:val="Compact"/>
              <w:rPr>
                <w:del w:id="2355" w:author="Author" w:date="2026-07-14T09:14:00Z" w16du:dateUtc="2026-07-14T08:14:00Z"/>
              </w:rPr>
            </w:pPr>
            <w:del w:id="2356" w:author="Author" w:date="2026-07-14T09:14:00Z" w16du:dateUtc="2026-07-14T08:14:00Z">
              <w:r>
                <w:delText>Upper bound on sampled retrieval attempts</w:delText>
              </w:r>
            </w:del>
          </w:p>
        </w:tc>
      </w:tr>
      <w:tr w:rsidR="00AD5D39" w14:paraId="756FAD51" w14:textId="77777777">
        <w:trPr>
          <w:del w:id="2357" w:author="Author" w:date="2026-07-14T09:14:00Z" w16du:dateUtc="2026-07-14T08:14:00Z"/>
        </w:trPr>
        <w:tc>
          <w:tcPr>
            <w:tcW w:w="2376" w:type="dxa"/>
          </w:tcPr>
          <w:p w14:paraId="1B2A6B82" w14:textId="77777777" w:rsidR="007E0EE0" w:rsidRDefault="00000000">
            <w:pPr>
              <w:pStyle w:val="Compact"/>
              <w:rPr>
                <w:del w:id="2358" w:author="Author" w:date="2026-07-14T09:14:00Z" w16du:dateUtc="2026-07-14T08:14:00Z"/>
              </w:rPr>
            </w:pPr>
            <w:del w:id="2359" w:author="Author" w:date="2026-07-14T09:14:00Z" w16du:dateUtc="2026-07-14T08:14:00Z">
              <w:r>
                <w:delText>Simulated trials per condition</w:delText>
              </w:r>
            </w:del>
          </w:p>
        </w:tc>
        <w:tc>
          <w:tcPr>
            <w:tcW w:w="3168" w:type="dxa"/>
          </w:tcPr>
          <w:p w14:paraId="456B20CF" w14:textId="77777777" w:rsidR="007E0EE0" w:rsidRDefault="00000000">
            <w:pPr>
              <w:pStyle w:val="Compact"/>
              <w:jc w:val="right"/>
              <w:rPr>
                <w:del w:id="2360" w:author="Author" w:date="2026-07-14T09:14:00Z" w16du:dateUtc="2026-07-14T08:14:00Z"/>
              </w:rPr>
            </w:pPr>
            <w:del w:id="2361" w:author="Author" w:date="2026-07-14T09:14:00Z" w16du:dateUtc="2026-07-14T08:14:00Z">
              <w:r>
                <w:delText>5000</w:delText>
              </w:r>
            </w:del>
          </w:p>
        </w:tc>
        <w:tc>
          <w:tcPr>
            <w:tcW w:w="2376" w:type="dxa"/>
          </w:tcPr>
          <w:p w14:paraId="39D68316" w14:textId="77777777" w:rsidR="007E0EE0" w:rsidRDefault="00000000">
            <w:pPr>
              <w:pStyle w:val="Compact"/>
              <w:rPr>
                <w:del w:id="2362" w:author="Author" w:date="2026-07-14T09:14:00Z" w16du:dateUtc="2026-07-14T08:14:00Z"/>
              </w:rPr>
            </w:pPr>
            <w:del w:id="2363" w:author="Author" w:date="2026-07-14T09:14:00Z" w16du:dateUtc="2026-07-14T08:14:00Z">
              <w:r>
                <w:delText>For each reminder condition and task encoding multiplier</w:delText>
              </w:r>
            </w:del>
          </w:p>
        </w:tc>
      </w:tr>
      <w:tr w:rsidR="00AD5D39" w14:paraId="04DF701B" w14:textId="77777777">
        <w:trPr>
          <w:del w:id="2364" w:author="Author" w:date="2026-07-14T09:14:00Z" w16du:dateUtc="2026-07-14T08:14:00Z"/>
        </w:trPr>
        <w:tc>
          <w:tcPr>
            <w:tcW w:w="2376" w:type="dxa"/>
          </w:tcPr>
          <w:p w14:paraId="585903D2" w14:textId="77777777" w:rsidR="007E0EE0" w:rsidRDefault="00000000">
            <w:pPr>
              <w:pStyle w:val="Compact"/>
              <w:rPr>
                <w:del w:id="2365" w:author="Author" w:date="2026-07-14T09:14:00Z" w16du:dateUtc="2026-07-14T08:14:00Z"/>
              </w:rPr>
            </w:pPr>
            <w:del w:id="2366" w:author="Author" w:date="2026-07-14T09:14:00Z" w16du:dateUtc="2026-07-14T08:14:00Z">
              <w:r>
                <w:delText>Break and filler drift/learning scales</w:delText>
              </w:r>
            </w:del>
          </w:p>
        </w:tc>
        <w:tc>
          <w:tcPr>
            <w:tcW w:w="3168" w:type="dxa"/>
          </w:tcPr>
          <w:p w14:paraId="69F471D1" w14:textId="77777777" w:rsidR="007E0EE0" w:rsidRDefault="00000000">
            <w:pPr>
              <w:pStyle w:val="Compact"/>
              <w:jc w:val="right"/>
              <w:rPr>
                <w:del w:id="2367" w:author="Author" w:date="2026-07-14T09:14:00Z" w16du:dateUtc="2026-07-14T08:14:00Z"/>
              </w:rPr>
            </w:pPr>
            <w:del w:id="2368" w:author="Author" w:date="2026-07-14T09:14:00Z" w16du:dateUtc="2026-07-14T08:14:00Z">
              <w:r>
                <w:delText>1.0</w:delText>
              </w:r>
            </w:del>
          </w:p>
        </w:tc>
        <w:tc>
          <w:tcPr>
            <w:tcW w:w="2376" w:type="dxa"/>
          </w:tcPr>
          <w:p w14:paraId="61BF59A8" w14:textId="77777777" w:rsidR="007E0EE0" w:rsidRDefault="00000000">
            <w:pPr>
              <w:pStyle w:val="Compact"/>
              <w:rPr>
                <w:del w:id="2369" w:author="Author" w:date="2026-07-14T09:14:00Z" w16du:dateUtc="2026-07-14T08:14:00Z"/>
              </w:rPr>
            </w:pPr>
            <w:del w:id="2370" w:author="Author" w:date="2026-07-14T09:14:00Z" w16du:dateUtc="2026-07-14T08:14:00Z">
              <w:r>
                <w:delText>Baseline non-film encoding settings</w:delText>
              </w:r>
            </w:del>
          </w:p>
        </w:tc>
      </w:tr>
      <w:tr w:rsidR="00AD5D39" w14:paraId="49A82E63" w14:textId="77777777">
        <w:trPr>
          <w:del w:id="2371" w:author="Author" w:date="2026-07-14T09:14:00Z" w16du:dateUtc="2026-07-14T08:14:00Z"/>
        </w:trPr>
        <w:tc>
          <w:tcPr>
            <w:tcW w:w="2376" w:type="dxa"/>
          </w:tcPr>
          <w:p w14:paraId="0ADC68C5" w14:textId="77777777" w:rsidR="007E0EE0" w:rsidRDefault="00000000">
            <w:pPr>
              <w:pStyle w:val="Compact"/>
              <w:rPr>
                <w:del w:id="2372" w:author="Author" w:date="2026-07-14T09:14:00Z" w16du:dateUtc="2026-07-14T08:14:00Z"/>
              </w:rPr>
            </w:pPr>
            <w:del w:id="2373" w:author="Author" w:date="2026-07-14T09:14:00Z" w16du:dateUtc="2026-07-14T08:14:00Z">
              <w:r>
                <w:delText>No-reminder drift scales</w:delText>
              </w:r>
            </w:del>
          </w:p>
        </w:tc>
        <w:tc>
          <w:tcPr>
            <w:tcW w:w="3168" w:type="dxa"/>
          </w:tcPr>
          <w:p w14:paraId="44AC0071" w14:textId="77777777" w:rsidR="007E0EE0" w:rsidRDefault="00000000">
            <w:pPr>
              <w:pStyle w:val="Compact"/>
              <w:jc w:val="right"/>
              <w:rPr>
                <w:del w:id="2374" w:author="Author" w:date="2026-07-14T09:14:00Z" w16du:dateUtc="2026-07-14T08:14:00Z"/>
              </w:rPr>
            </w:pPr>
            <w:del w:id="2375" w:author="Author" w:date="2026-07-14T09:14:00Z" w16du:dateUtc="2026-07-14T08:14:00Z">
              <w:r>
                <w:delText>0.0</w:delText>
              </w:r>
            </w:del>
          </w:p>
        </w:tc>
        <w:tc>
          <w:tcPr>
            <w:tcW w:w="2376" w:type="dxa"/>
          </w:tcPr>
          <w:p w14:paraId="1599D5B5" w14:textId="77777777" w:rsidR="007E0EE0" w:rsidRDefault="00000000">
            <w:pPr>
              <w:pStyle w:val="Compact"/>
              <w:rPr>
                <w:del w:id="2376" w:author="Author" w:date="2026-07-14T09:14:00Z" w16du:dateUtc="2026-07-14T08:14:00Z"/>
              </w:rPr>
            </w:pPr>
            <w:del w:id="2377" w:author="Author" w:date="2026-07-14T09:14:00Z" w16du:dateUtc="2026-07-14T08:14:00Z">
              <w:r>
                <w:delText>Omits reminder-start and reminder-cue reinstatement</w:delText>
              </w:r>
            </w:del>
          </w:p>
        </w:tc>
      </w:tr>
      <w:tr w:rsidR="00AD5D39" w14:paraId="17891116" w14:textId="77777777">
        <w:trPr>
          <w:del w:id="2378" w:author="Author" w:date="2026-07-14T09:14:00Z" w16du:dateUtc="2026-07-14T08:14:00Z"/>
        </w:trPr>
        <w:tc>
          <w:tcPr>
            <w:tcW w:w="2376" w:type="dxa"/>
          </w:tcPr>
          <w:p w14:paraId="54085731" w14:textId="77777777" w:rsidR="007E0EE0" w:rsidRDefault="00000000">
            <w:pPr>
              <w:pStyle w:val="Compact"/>
              <w:rPr>
                <w:del w:id="2379" w:author="Author" w:date="2026-07-14T09:14:00Z" w16du:dateUtc="2026-07-14T08:14:00Z"/>
              </w:rPr>
            </w:pPr>
            <w:del w:id="2380" w:author="Author" w:date="2026-07-14T09:14:00Z" w16du:dateUtc="2026-07-14T08:14:00Z">
              <w:r>
                <w:delText>With-reminder drift scales</w:delText>
              </w:r>
            </w:del>
          </w:p>
        </w:tc>
        <w:tc>
          <w:tcPr>
            <w:tcW w:w="3168" w:type="dxa"/>
          </w:tcPr>
          <w:p w14:paraId="5F05DABA" w14:textId="77777777" w:rsidR="007E0EE0" w:rsidRDefault="00000000">
            <w:pPr>
              <w:pStyle w:val="Compact"/>
              <w:jc w:val="right"/>
              <w:rPr>
                <w:del w:id="2381" w:author="Author" w:date="2026-07-14T09:14:00Z" w16du:dateUtc="2026-07-14T08:14:00Z"/>
              </w:rPr>
            </w:pPr>
            <w:del w:id="2382" w:author="Author" w:date="2026-07-14T09:14:00Z" w16du:dateUtc="2026-07-14T08:14:00Z">
              <w:r>
                <w:delText>1.0</w:delText>
              </w:r>
            </w:del>
          </w:p>
        </w:tc>
        <w:tc>
          <w:tcPr>
            <w:tcW w:w="2376" w:type="dxa"/>
          </w:tcPr>
          <w:p w14:paraId="7EA4E8EF" w14:textId="77777777" w:rsidR="007E0EE0" w:rsidRDefault="00000000">
            <w:pPr>
              <w:pStyle w:val="Compact"/>
              <w:rPr>
                <w:del w:id="2383" w:author="Author" w:date="2026-07-14T09:14:00Z" w16du:dateUtc="2026-07-14T08:14:00Z"/>
              </w:rPr>
            </w:pPr>
            <w:del w:id="2384" w:author="Author" w:date="2026-07-14T09:14:00Z" w16du:dateUtc="2026-07-14T08:14:00Z">
              <w:r>
                <w:delText>Applies reminder-start and film cue reinstatement</w:delText>
              </w:r>
            </w:del>
          </w:p>
        </w:tc>
      </w:tr>
      <w:tr w:rsidR="00AD5D39" w14:paraId="1166BFE4" w14:textId="77777777">
        <w:trPr>
          <w:del w:id="2385" w:author="Author" w:date="2026-07-14T09:14:00Z" w16du:dateUtc="2026-07-14T08:14:00Z"/>
        </w:trPr>
        <w:tc>
          <w:tcPr>
            <w:tcW w:w="2376" w:type="dxa"/>
          </w:tcPr>
          <w:p w14:paraId="00614101" w14:textId="77777777" w:rsidR="007E0EE0" w:rsidRDefault="00000000">
            <w:pPr>
              <w:pStyle w:val="Compact"/>
              <w:rPr>
                <w:del w:id="2386" w:author="Author" w:date="2026-07-14T09:14:00Z" w16du:dateUtc="2026-07-14T08:14:00Z"/>
              </w:rPr>
            </w:pPr>
            <w:del w:id="2387" w:author="Author" w:date="2026-07-14T09:14:00Z" w16du:dateUtc="2026-07-14T08:14:00Z">
              <w:r>
                <w:delText>Task encoding multiplier</w:delText>
              </w:r>
            </w:del>
          </w:p>
        </w:tc>
        <w:tc>
          <w:tcPr>
            <w:tcW w:w="3168" w:type="dxa"/>
          </w:tcPr>
          <w:p w14:paraId="2E0765D5" w14:textId="77777777" w:rsidR="007E0EE0" w:rsidRDefault="00000000">
            <w:pPr>
              <w:pStyle w:val="Compact"/>
              <w:jc w:val="right"/>
              <w:rPr>
                <w:del w:id="2388" w:author="Author" w:date="2026-07-14T09:14:00Z" w16du:dateUtc="2026-07-14T08:14:00Z"/>
              </w:rPr>
            </w:pPr>
            <w:del w:id="2389" w:author="Author" w:date="2026-07-14T09:14:00Z" w16du:dateUtc="2026-07-14T08:14:00Z">
              <w:r>
                <w:delText>1.0 or 2.0</w:delText>
              </w:r>
            </w:del>
          </w:p>
        </w:tc>
        <w:tc>
          <w:tcPr>
            <w:tcW w:w="2376" w:type="dxa"/>
          </w:tcPr>
          <w:p w14:paraId="6CDA6522" w14:textId="77777777" w:rsidR="007E0EE0" w:rsidRDefault="00000000">
            <w:pPr>
              <w:pStyle w:val="Compact"/>
              <w:rPr>
                <w:del w:id="2390" w:author="Author" w:date="2026-07-14T09:14:00Z" w16du:dateUtc="2026-07-14T08:14:00Z"/>
              </w:rPr>
            </w:pPr>
            <w:del w:id="2391" w:author="Author" w:date="2026-07-14T09:14:00Z" w16du:dateUtc="2026-07-14T08:14:00Z">
              <w:r>
                <w:delText>Multiplies task-phase context-to-feature learning during task encoding</w:delText>
              </w:r>
            </w:del>
          </w:p>
        </w:tc>
      </w:tr>
      <w:tr w:rsidR="00AD5D39" w14:paraId="28A31782" w14:textId="77777777">
        <w:trPr>
          <w:del w:id="2392" w:author="Author" w:date="2026-07-14T09:14:00Z" w16du:dateUtc="2026-07-14T08:14:00Z"/>
        </w:trPr>
        <w:tc>
          <w:tcPr>
            <w:tcW w:w="2376" w:type="dxa"/>
          </w:tcPr>
          <w:p w14:paraId="2DDC4F18" w14:textId="77777777" w:rsidR="007E0EE0" w:rsidRDefault="00000000">
            <w:pPr>
              <w:pStyle w:val="Compact"/>
              <w:rPr>
                <w:del w:id="2393" w:author="Author" w:date="2026-07-14T09:14:00Z" w16du:dateUtc="2026-07-14T08:14:00Z"/>
              </w:rPr>
            </w:pPr>
            <w:del w:id="2394" w:author="Author" w:date="2026-07-14T09:14:00Z" w16du:dateUtc="2026-07-14T08:14:00Z">
              <w:r>
                <w:delText>Film source marking</w:delText>
              </w:r>
            </w:del>
          </w:p>
        </w:tc>
        <w:tc>
          <w:tcPr>
            <w:tcW w:w="3168" w:type="dxa"/>
          </w:tcPr>
          <w:p w14:paraId="77D30735" w14:textId="77777777" w:rsidR="007E0EE0" w:rsidRDefault="00000000">
            <w:pPr>
              <w:pStyle w:val="Compact"/>
              <w:jc w:val="right"/>
              <w:rPr>
                <w:del w:id="2395" w:author="Author" w:date="2026-07-14T09:14:00Z" w16du:dateUtc="2026-07-14T08:14:00Z"/>
              </w:rPr>
            </w:pPr>
            <w:del w:id="2396" w:author="Author" w:date="2026-07-14T09:14:00Z" w16du:dateUtc="2026-07-14T08:14:00Z">
              <w:r>
                <w:delText>On</w:delText>
              </w:r>
            </w:del>
          </w:p>
        </w:tc>
        <w:tc>
          <w:tcPr>
            <w:tcW w:w="2376" w:type="dxa"/>
          </w:tcPr>
          <w:p w14:paraId="75C884FF" w14:textId="77777777" w:rsidR="007E0EE0" w:rsidRDefault="00000000">
            <w:pPr>
              <w:pStyle w:val="Compact"/>
              <w:rPr>
                <w:del w:id="2397" w:author="Author" w:date="2026-07-14T09:14:00Z" w16du:dateUtc="2026-07-14T08:14:00Z"/>
              </w:rPr>
            </w:pPr>
            <w:del w:id="2398" w:author="Author" w:date="2026-07-14T09:14:00Z" w16du:dateUtc="2026-07-14T08:14:00Z">
              <w:r>
                <w:delText>Film items carry the marked source feature</w:delText>
              </w:r>
            </w:del>
          </w:p>
        </w:tc>
      </w:tr>
      <w:tr w:rsidR="00AD5D39" w14:paraId="375A0C3A" w14:textId="77777777">
        <w:trPr>
          <w:del w:id="2399" w:author="Author" w:date="2026-07-14T09:14:00Z" w16du:dateUtc="2026-07-14T08:14:00Z"/>
        </w:trPr>
        <w:tc>
          <w:tcPr>
            <w:tcW w:w="2376" w:type="dxa"/>
          </w:tcPr>
          <w:p w14:paraId="13C9AD39" w14:textId="77777777" w:rsidR="007E0EE0" w:rsidRDefault="00000000">
            <w:pPr>
              <w:pStyle w:val="Compact"/>
              <w:rPr>
                <w:del w:id="2400" w:author="Author" w:date="2026-07-14T09:14:00Z" w16du:dateUtc="2026-07-14T08:14:00Z"/>
              </w:rPr>
            </w:pPr>
            <w:del w:id="2401" w:author="Author" w:date="2026-07-14T09:14:00Z" w16du:dateUtc="2026-07-14T08:14:00Z">
              <w:r>
                <w:delText>Task source marking</w:delText>
              </w:r>
            </w:del>
          </w:p>
        </w:tc>
        <w:tc>
          <w:tcPr>
            <w:tcW w:w="3168" w:type="dxa"/>
          </w:tcPr>
          <w:p w14:paraId="3B0712C3" w14:textId="77777777" w:rsidR="007E0EE0" w:rsidRDefault="00000000">
            <w:pPr>
              <w:pStyle w:val="Compact"/>
              <w:jc w:val="right"/>
              <w:rPr>
                <w:del w:id="2402" w:author="Author" w:date="2026-07-14T09:14:00Z" w16du:dateUtc="2026-07-14T08:14:00Z"/>
              </w:rPr>
            </w:pPr>
            <w:del w:id="2403" w:author="Author" w:date="2026-07-14T09:14:00Z" w16du:dateUtc="2026-07-14T08:14:00Z">
              <w:r>
                <w:delText>Off</w:delText>
              </w:r>
            </w:del>
          </w:p>
        </w:tc>
        <w:tc>
          <w:tcPr>
            <w:tcW w:w="2376" w:type="dxa"/>
          </w:tcPr>
          <w:p w14:paraId="19679F61" w14:textId="77777777" w:rsidR="007E0EE0" w:rsidRDefault="00000000">
            <w:pPr>
              <w:pStyle w:val="Compact"/>
              <w:rPr>
                <w:del w:id="2404" w:author="Author" w:date="2026-07-14T09:14:00Z" w16du:dateUtc="2026-07-14T08:14:00Z"/>
              </w:rPr>
            </w:pPr>
            <w:del w:id="2405" w:author="Author" w:date="2026-07-14T09:14:00Z" w16du:dateUtc="2026-07-14T08:14:00Z">
              <w:r>
                <w:delText>Task items use the neutral/default source feature</w:delText>
              </w:r>
            </w:del>
          </w:p>
        </w:tc>
      </w:tr>
      <w:tr w:rsidR="00AD5D39" w14:paraId="53FD32B9" w14:textId="77777777">
        <w:trPr>
          <w:del w:id="2406" w:author="Author" w:date="2026-07-14T09:14:00Z" w16du:dateUtc="2026-07-14T08:14:00Z"/>
        </w:trPr>
        <w:tc>
          <w:tcPr>
            <w:tcW w:w="2376" w:type="dxa"/>
          </w:tcPr>
          <w:p w14:paraId="1493EB8F" w14:textId="77777777" w:rsidR="007E0EE0" w:rsidRDefault="00000000">
            <w:pPr>
              <w:pStyle w:val="Compact"/>
              <w:rPr>
                <w:del w:id="2407" w:author="Author" w:date="2026-07-14T09:14:00Z" w16du:dateUtc="2026-07-14T08:14:00Z"/>
              </w:rPr>
            </w:pPr>
            <w:del w:id="2408" w:author="Author" w:date="2026-07-14T09:14:00Z" w16du:dateUtc="2026-07-14T08:14:00Z">
              <w:r>
                <w:delText>Baseline source learning</w:delText>
              </w:r>
            </w:del>
          </w:p>
        </w:tc>
        <w:tc>
          <w:tcPr>
            <w:tcW w:w="3168" w:type="dxa"/>
          </w:tcPr>
          <w:p w14:paraId="09C0824D" w14:textId="77777777" w:rsidR="007E0EE0" w:rsidRDefault="00000000">
            <w:pPr>
              <w:pStyle w:val="Compact"/>
              <w:jc w:val="right"/>
              <w:rPr>
                <w:del w:id="2409" w:author="Author" w:date="2026-07-14T09:14:00Z" w16du:dateUtc="2026-07-14T08:14:00Z"/>
              </w:rPr>
            </w:pPr>
            <w:del w:id="2410" w:author="Author" w:date="2026-07-14T09:14:00Z" w16du:dateUtc="2026-07-14T08:14:00Z">
              <w:r>
                <w:delText>0.05</w:delText>
              </w:r>
            </w:del>
          </w:p>
        </w:tc>
        <w:tc>
          <w:tcPr>
            <w:tcW w:w="2376" w:type="dxa"/>
          </w:tcPr>
          <w:p w14:paraId="39538409" w14:textId="77777777" w:rsidR="007E0EE0" w:rsidRDefault="00000000">
            <w:pPr>
              <w:pStyle w:val="Compact"/>
              <w:rPr>
                <w:del w:id="2411" w:author="Author" w:date="2026-07-14T09:14:00Z" w16du:dateUtc="2026-07-14T08:14:00Z"/>
              </w:rPr>
            </w:pPr>
            <w:del w:id="2412" w:author="Author" w:date="2026-07-14T09:14:00Z" w16du:dateUtc="2026-07-14T08:14:00Z">
              <w:r>
                <w:delText>Neutral/default items weakly bind active source context</w:delText>
              </w:r>
            </w:del>
          </w:p>
        </w:tc>
      </w:tr>
      <w:tr w:rsidR="00AD5D39" w14:paraId="219FE6C1" w14:textId="77777777">
        <w:trPr>
          <w:del w:id="2413" w:author="Author" w:date="2026-07-14T09:14:00Z" w16du:dateUtc="2026-07-14T08:14:00Z"/>
        </w:trPr>
        <w:tc>
          <w:tcPr>
            <w:tcW w:w="2376" w:type="dxa"/>
          </w:tcPr>
          <w:p w14:paraId="338FBACD" w14:textId="77777777" w:rsidR="007E0EE0" w:rsidRDefault="00000000">
            <w:pPr>
              <w:pStyle w:val="Compact"/>
              <w:rPr>
                <w:del w:id="2414" w:author="Author" w:date="2026-07-14T09:14:00Z" w16du:dateUtc="2026-07-14T08:14:00Z"/>
              </w:rPr>
            </w:pPr>
            <w:del w:id="2415" w:author="Author" w:date="2026-07-14T09:14:00Z" w16du:dateUtc="2026-07-14T08:14:00Z">
              <w:r>
                <w:delText>Film-source retrieval orientation</w:delText>
              </w:r>
            </w:del>
          </w:p>
        </w:tc>
        <w:tc>
          <w:tcPr>
            <w:tcW w:w="3168" w:type="dxa"/>
          </w:tcPr>
          <w:p w14:paraId="2BFE0AEA" w14:textId="77777777" w:rsidR="007E0EE0" w:rsidRDefault="00000000">
            <w:pPr>
              <w:pStyle w:val="Compact"/>
              <w:jc w:val="right"/>
              <w:rPr>
                <w:del w:id="2416" w:author="Author" w:date="2026-07-14T09:14:00Z" w16du:dateUtc="2026-07-14T08:14:00Z"/>
              </w:rPr>
            </w:pPr>
            <w:del w:id="2417" w:author="Author" w:date="2026-07-14T09:14:00Z" w16du:dateUtc="2026-07-14T08:14:00Z">
              <w:r>
                <w:delText>0.5</w:delText>
              </w:r>
            </w:del>
          </w:p>
        </w:tc>
        <w:tc>
          <w:tcPr>
            <w:tcW w:w="2376" w:type="dxa"/>
          </w:tcPr>
          <w:p w14:paraId="4BF56E93" w14:textId="77777777" w:rsidR="007E0EE0" w:rsidRDefault="00000000">
            <w:pPr>
              <w:pStyle w:val="Compact"/>
              <w:rPr>
                <w:del w:id="2418" w:author="Author" w:date="2026-07-14T09:14:00Z" w16du:dateUtc="2026-07-14T08:14:00Z"/>
              </w:rPr>
            </w:pPr>
            <w:del w:id="2419" w:author="Author" w:date="2026-07-14T09:14:00Z" w16du:dateUtc="2026-07-14T08:14:00Z">
              <w:r>
                <w:delText>Fixed partial reinstatement of marked film-source context at retrieval onset</w:delText>
              </w:r>
            </w:del>
          </w:p>
        </w:tc>
      </w:tr>
    </w:tbl>
    <w:bookmarkEnd w:id="2304"/>
    <w:p w14:paraId="2A4613FA" w14:textId="77777777" w:rsidR="00AD2C25" w:rsidRDefault="00000000">
      <w:pPr>
        <w:pStyle w:val="FigureWithoutNote"/>
        <w:rPr>
          <w:ins w:id="2420" w:author="Author" w:date="2026-07-14T09:14:00Z" w16du:dateUtc="2026-07-14T08:14:00Z"/>
        </w:rPr>
      </w:pPr>
      <w:ins w:id="2421" w:author="Author" w:date="2026-07-14T09:14:00Z" w16du:dateUtc="2026-07-14T08:14:00Z">
        <w:r>
          <w:rPr>
            <w:noProof/>
          </w:rPr>
          <w:lastRenderedPageBreak/>
          <w:drawing>
            <wp:inline distT="0" distB="0" distL="0" distR="0" wp14:anchorId="65F493CA" wp14:editId="72D69EA5">
              <wp:extent cx="5943600" cy="5253037"/>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work/simulation1_unguided_cued/simulation1_unguided_cued_sequence_summary.png"/>
                      <pic:cNvPicPr>
                        <a:picLocks noChangeAspect="1" noChangeArrowheads="1"/>
                      </pic:cNvPicPr>
                    </pic:nvPicPr>
                    <pic:blipFill>
                      <a:blip r:embed="rId20"/>
                      <a:stretch>
                        <a:fillRect/>
                      </a:stretch>
                    </pic:blipFill>
                    <pic:spPr bwMode="auto">
                      <a:xfrm>
                        <a:off x="0" y="0"/>
                        <a:ext cx="5943600" cy="5253037"/>
                      </a:xfrm>
                      <a:prstGeom prst="rect">
                        <a:avLst/>
                      </a:prstGeom>
                      <a:noFill/>
                      <a:ln w="9525">
                        <a:noFill/>
                        <a:headEnd/>
                        <a:tailEnd/>
                      </a:ln>
                    </pic:spPr>
                  </pic:pic>
                </a:graphicData>
              </a:graphic>
            </wp:inline>
          </w:drawing>
        </w:r>
      </w:ins>
    </w:p>
    <w:bookmarkEnd w:id="2286"/>
    <w:p w14:paraId="63F4A62F" w14:textId="77777777" w:rsidR="00AD2C25" w:rsidRDefault="00000000">
      <w:pPr>
        <w:pStyle w:val="AfterWithoutNote"/>
        <w:rPr>
          <w:moveFrom w:id="2422" w:author="Author" w:date="2026-07-14T09:14:00Z" w16du:dateUtc="2026-07-14T08:14:00Z"/>
        </w:rPr>
      </w:pPr>
      <w:ins w:id="2423" w:author="Author" w:date="2026-07-14T09:14:00Z" w16du:dateUtc="2026-07-14T08:14:00Z">
        <w:r>
          <w:fldChar w:fldCharType="begin"/>
        </w:r>
        <w:r>
          <w:instrText>HYPERLINK \l "fig-simulation1-unguided-sequence" \h</w:instrText>
        </w:r>
        <w:r>
          <w:fldChar w:fldCharType="separate"/>
        </w:r>
        <w:r>
          <w:rPr>
            <w:rStyle w:val="Hyperlink"/>
          </w:rPr>
          <w:t>Figure 5</w:t>
        </w:r>
        <w:r>
          <w:fldChar w:fldCharType="end"/>
        </w:r>
        <w:r>
          <w:t xml:space="preserve"> shows the aggregate result. Film recall is lowest when strong task encoding follows a film reminder, and task output increases in the same condition. The film loss therefore reflects redistribution toward task competitors under fixed retrieval settings. </w:t>
        </w:r>
        <w:r>
          <w:fldChar w:fldCharType="begin"/>
        </w:r>
        <w:r>
          <w:instrText>HYPERLINK \l "fig-simulation1-recall-distributions" \h</w:instrText>
        </w:r>
        <w:r>
          <w:fldChar w:fldCharType="separate"/>
        </w:r>
        <w:r>
          <w:rPr>
            <w:rStyle w:val="Hyperlink"/>
          </w:rPr>
          <w:t>Figure 6</w:t>
        </w:r>
        <w:r>
          <w:fldChar w:fldCharType="end"/>
        </w:r>
        <w:r>
          <w:t xml:space="preserve"> shows that the redistribution is position-resolved. Without a pre-task film reminder, increasing the task encoding multiplier produces only modest film loss and task gain, because task items become associated with later context states reached after drift away from the film. </w:t>
        </w:r>
      </w:ins>
      <w:moveFromRangeStart w:id="2424" w:author="Author" w:date="2026-07-14T09:14:00Z" w:name="move234912924"/>
      <w:moveFrom w:id="2425" w:author="Author" w:date="2026-07-14T09:14:00Z" w16du:dateUtc="2026-07-14T08:14:00Z">
        <w:r>
          <w:t xml:space="preserve"> </w:t>
        </w:r>
      </w:moveFrom>
    </w:p>
    <w:p w14:paraId="5D793509" w14:textId="77777777" w:rsidR="00AD2C25" w:rsidRDefault="00000000">
      <w:pPr>
        <w:pStyle w:val="AfterWithoutNote"/>
        <w:rPr>
          <w:moveTo w:id="2426" w:author="Author" w:date="2026-07-14T09:14:00Z" w16du:dateUtc="2026-07-14T08:14:00Z"/>
        </w:rPr>
      </w:pPr>
      <w:commentRangeStart w:id="2427"/>
      <w:moveFrom w:id="2428" w:author="Author" w:date="2026-07-14T09:14:00Z" w16du:dateUtc="2026-07-14T08:14:00Z">
        <w:r>
          <w:t>Figure </w:t>
        </w:r>
      </w:moveFrom>
      <w:moveFromRangeEnd w:id="2424"/>
      <w:moveToRangeStart w:id="2429" w:author="Author" w:date="2026-07-14T09:14:00Z" w:name="move234912925"/>
      <w:moveTo w:id="2430" w:author="Author" w:date="2026-07-14T09:14:00Z" w16du:dateUtc="2026-07-14T08:14:00Z">
        <w:r>
          <w:t xml:space="preserve">With a pre-task film reminder, the same task-encoding manipulation produces a larger drop in film-position recall and </w:t>
        </w:r>
        <w:r>
          <w:lastRenderedPageBreak/>
          <w:t xml:space="preserve">a larger rise in task-position recall. </w:t>
        </w:r>
        <w:moveToRangeStart w:id="2431" w:author="Author" w:date="2026-07-14T09:14:00Z" w:name="move234912926"/>
        <w:moveToRangeEnd w:id="2429"/>
        <w:r>
          <w:t>In the selected weak-versus-strong comparison, mean film recall in the no-reminder condition changes from 3.211 to 2.562 items, while mean task recall changes from 0.143 to 2.105 items. In the condition with a pre-task film reminder, mean film recall changes from 2.852 to 0.830 items, while mean task recall changes from 0.987 to 5.282 items.</w:t>
        </w:r>
      </w:moveTo>
    </w:p>
    <w:p w14:paraId="0DF48499" w14:textId="77777777" w:rsidR="00AD2C25" w:rsidRDefault="00000000">
      <w:pPr>
        <w:pStyle w:val="FigureTitle"/>
      </w:pPr>
      <w:bookmarkStart w:id="2432" w:name="fig-simulation1-recall-distributions"/>
      <w:moveTo w:id="2433" w:author="Author" w:date="2026-07-14T09:14:00Z" w16du:dateUtc="2026-07-14T08:14:00Z">
        <w:r>
          <w:lastRenderedPageBreak/>
          <w:t>Figure </w:t>
        </w:r>
      </w:moveTo>
      <w:moveToRangeEnd w:id="2431"/>
      <w:r>
        <w:t>6</w:t>
      </w:r>
      <w:commentRangeEnd w:id="2427"/>
      <w:r w:rsidR="00090A7A">
        <w:rPr>
          <w:rStyle w:val="CommentReference"/>
          <w:sz w:val="24"/>
          <w:szCs w:val="24"/>
        </w:rPr>
        <w:commentReference w:id="2427"/>
      </w:r>
    </w:p>
    <w:p w14:paraId="788F8B64" w14:textId="77777777" w:rsidR="00AD2C25" w:rsidRDefault="00000000">
      <w:pPr>
        <w:pStyle w:val="Caption"/>
      </w:pPr>
      <w:r>
        <w:rPr>
          <w:b/>
          <w:bCs/>
        </w:rPr>
        <w:t>Simulation 1: reminder-linked task encoding redistributes recall probability by encoded position.</w:t>
      </w:r>
      <w:r>
        <w:t xml:space="preserve"> Reminder condition and task encoding strength were crossed while retrieval was held unguided; weak film cues were supplied periodically during recall in all conditions. </w:t>
      </w:r>
      <w:r>
        <w:rPr>
          <w:b/>
          <w:bCs/>
        </w:rPr>
        <w:t>(A)</w:t>
      </w:r>
      <w:r>
        <w:t xml:space="preserve"> Without a pre-task film reminder, recall probability by encoded position changes only modestly when task encoding is strengthened. </w:t>
      </w:r>
      <w:r>
        <w:rPr>
          <w:b/>
          <w:bCs/>
        </w:rPr>
        <w:t>(B)</w:t>
      </w:r>
      <w:r>
        <w:t xml:space="preserve"> With a pre-task film reminder, strong task encoding reduces recall from film positions and increases recall from task positions. Curves compare weak and strong task encoding; shaded bands mark film, break, task, and filler positions, and the green vertical line marks the pre-task film reminder. Task encoding strength therefore changes recall probability by encoded position most clearly when task encoding follows a film reminder.</w:t>
      </w:r>
    </w:p>
    <w:p w14:paraId="163B1FB3" w14:textId="77777777" w:rsidR="007E0EE0" w:rsidRDefault="00000000">
      <w:pPr>
        <w:pStyle w:val="FigureWithoutNote"/>
        <w:rPr>
          <w:del w:id="2434" w:author="Author" w:date="2026-07-14T09:14:00Z" w16du:dateUtc="2026-07-14T08:14:00Z"/>
        </w:rPr>
      </w:pPr>
      <w:del w:id="2435" w:author="Author" w:date="2026-07-14T09:14:00Z" w16du:dateUtc="2026-07-14T08:14:00Z">
        <w:r>
          <w:rPr>
            <w:noProof/>
          </w:rPr>
          <w:lastRenderedPageBreak/>
          <w:drawing>
            <wp:inline distT="0" distB="0" distL="0" distR="0" wp14:anchorId="195ED1B1" wp14:editId="659F3190">
              <wp:extent cx="5943600" cy="5583695"/>
              <wp:effectExtent l="0" t="0" r="0" b="0"/>
              <wp:docPr id="81" name="Picture"/>
              <wp:cNvGraphicFramePr/>
              <a:graphic xmlns:a="http://schemas.openxmlformats.org/drawingml/2006/main">
                <a:graphicData uri="http://schemas.openxmlformats.org/drawingml/2006/picture">
                  <pic:pic xmlns:pic="http://schemas.openxmlformats.org/drawingml/2006/picture">
                    <pic:nvPicPr>
                      <pic:cNvPr id="82" name="Picture" descr="work/simulation1_unguided_cued/simulation1_unguided_cued_recall_distributions.png"/>
                      <pic:cNvPicPr>
                        <a:picLocks noChangeAspect="1" noChangeArrowheads="1"/>
                      </pic:cNvPicPr>
                    </pic:nvPicPr>
                    <pic:blipFill>
                      <a:blip r:embed="rId21"/>
                      <a:stretch>
                        <a:fillRect/>
                      </a:stretch>
                    </pic:blipFill>
                    <pic:spPr bwMode="auto">
                      <a:xfrm>
                        <a:off x="0" y="0"/>
                        <a:ext cx="5943600" cy="5583695"/>
                      </a:xfrm>
                      <a:prstGeom prst="rect">
                        <a:avLst/>
                      </a:prstGeom>
                      <a:noFill/>
                      <a:ln w="9525">
                        <a:noFill/>
                        <a:headEnd/>
                        <a:tailEnd/>
                      </a:ln>
                    </pic:spPr>
                  </pic:pic>
                </a:graphicData>
              </a:graphic>
            </wp:inline>
          </w:drawing>
        </w:r>
      </w:del>
    </w:p>
    <w:p w14:paraId="3B9850E3" w14:textId="77777777" w:rsidR="00AD2C25" w:rsidRDefault="00000000">
      <w:pPr>
        <w:pStyle w:val="AfterWithoutNote"/>
        <w:rPr>
          <w:moveFrom w:id="2436" w:author="Author" w:date="2026-07-14T09:14:00Z" w16du:dateUtc="2026-07-14T08:14:00Z"/>
        </w:rPr>
      </w:pPr>
      <w:del w:id="2437" w:author="Author" w:date="2026-07-14T09:14:00Z" w16du:dateUtc="2026-07-14T08:14:00Z">
        <w:r>
          <w:delText xml:space="preserve">Without a pre-task film reminder, increasing the task encoding multiplier produces only modest loss of film recall and only modest gain in task recall, because task items become associated with later context states reached after drift away from the film. </w:delText>
        </w:r>
      </w:del>
      <w:moveFromRangeStart w:id="2438" w:author="Author" w:date="2026-07-14T09:14:00Z" w:name="move234912925"/>
      <w:moveFrom w:id="2439" w:author="Author" w:date="2026-07-14T09:14:00Z" w16du:dateUtc="2026-07-14T08:14:00Z">
        <w:r>
          <w:t xml:space="preserve">With a pre-task film reminder, the same task-encoding manipulation produces a larger drop in film-position recall and a larger rise in task-position recall. </w:t>
        </w:r>
      </w:moveFrom>
      <w:moveFromRangeEnd w:id="2438"/>
      <w:del w:id="2440" w:author="Author" w:date="2026-07-14T09:14:00Z" w16du:dateUtc="2026-07-14T08:14:00Z">
        <w:r>
          <w:delText xml:space="preserve">The condition with a pre-task film reminder therefore shows that task encoding strength matters most when task items are encoded in a film-related context state. </w:delText>
        </w:r>
      </w:del>
      <w:moveFromRangeStart w:id="2441" w:author="Author" w:date="2026-07-14T09:14:00Z" w:name="move234912926"/>
      <w:moveFrom w:id="2442" w:author="Author" w:date="2026-07-14T09:14:00Z" w16du:dateUtc="2026-07-14T08:14:00Z">
        <w:r>
          <w:t>In the selected weak-versus-strong comparison, mean film recall in the no-reminder condition changes from 3.211 to 2.562 items, while mean task recall changes from 0.143 to 2.105 items. In the condition with a pre-task film reminder, mean film recall changes from 2.852 to 0.830 items, while mean task recall changes from 0.987 to 5.282 items.</w:t>
        </w:r>
      </w:moveFrom>
    </w:p>
    <w:p w14:paraId="35E362CE" w14:textId="77777777" w:rsidR="00AD2C25" w:rsidRDefault="00000000">
      <w:pPr>
        <w:pStyle w:val="FigureWithoutNote"/>
        <w:rPr>
          <w:ins w:id="2443" w:author="Author" w:date="2026-07-14T09:14:00Z" w16du:dateUtc="2026-07-14T08:14:00Z"/>
        </w:rPr>
      </w:pPr>
      <w:commentRangeStart w:id="2444"/>
      <w:moveFrom w:id="2445" w:author="Author" w:date="2026-07-14T09:14:00Z" w16du:dateUtc="2026-07-14T08:14:00Z">
        <w:r>
          <w:t>Figure </w:t>
        </w:r>
      </w:moveFrom>
      <w:moveFromRangeEnd w:id="2441"/>
      <w:ins w:id="2446" w:author="Author" w:date="2026-07-14T09:14:00Z" w16du:dateUtc="2026-07-14T08:14:00Z">
        <w:r>
          <w:rPr>
            <w:noProof/>
          </w:rPr>
          <w:drawing>
            <wp:inline distT="0" distB="0" distL="0" distR="0" wp14:anchorId="2E912038" wp14:editId="108DDCFD">
              <wp:extent cx="5943600" cy="5589783"/>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work/simulation1_unguided_cued/simulation1_unguided_cued_recall_distributions.png"/>
                      <pic:cNvPicPr>
                        <a:picLocks noChangeAspect="1" noChangeArrowheads="1"/>
                      </pic:cNvPicPr>
                    </pic:nvPicPr>
                    <pic:blipFill>
                      <a:blip r:embed="rId22"/>
                      <a:stretch>
                        <a:fillRect/>
                      </a:stretch>
                    </pic:blipFill>
                    <pic:spPr bwMode="auto">
                      <a:xfrm>
                        <a:off x="0" y="0"/>
                        <a:ext cx="5943600" cy="5589783"/>
                      </a:xfrm>
                      <a:prstGeom prst="rect">
                        <a:avLst/>
                      </a:prstGeom>
                      <a:noFill/>
                      <a:ln w="9525">
                        <a:noFill/>
                        <a:headEnd/>
                        <a:tailEnd/>
                      </a:ln>
                    </pic:spPr>
                  </pic:pic>
                </a:graphicData>
              </a:graphic>
            </wp:inline>
          </w:drawing>
        </w:r>
      </w:ins>
    </w:p>
    <w:bookmarkEnd w:id="2432"/>
    <w:p w14:paraId="6F524CD4" w14:textId="77777777" w:rsidR="00AD2C25" w:rsidRDefault="00000000">
      <w:pPr>
        <w:pStyle w:val="AfterWithoutNote"/>
        <w:rPr>
          <w:moveTo w:id="2447" w:author="Author" w:date="2026-07-14T09:14:00Z" w16du:dateUtc="2026-07-14T08:14:00Z"/>
        </w:rPr>
      </w:pPr>
      <w:moveToRangeStart w:id="2448" w:author="Author" w:date="2026-07-14T09:14:00Z" w:name="move234912924"/>
      <w:moveTo w:id="2449" w:author="Author" w:date="2026-07-14T09:14:00Z" w16du:dateUtc="2026-07-14T08:14:00Z">
        <w:r>
          <w:t xml:space="preserve"> </w:t>
        </w:r>
      </w:moveTo>
    </w:p>
    <w:p w14:paraId="435A529B" w14:textId="77777777" w:rsidR="00AD2C25" w:rsidRDefault="00000000">
      <w:pPr>
        <w:pStyle w:val="FigureTitle"/>
      </w:pPr>
      <w:bookmarkStart w:id="2450" w:name="fig-simulation1-context-overlap"/>
      <w:moveTo w:id="2451" w:author="Author" w:date="2026-07-14T09:14:00Z" w16du:dateUtc="2026-07-14T08:14:00Z">
        <w:r>
          <w:lastRenderedPageBreak/>
          <w:t>Figure </w:t>
        </w:r>
      </w:moveTo>
      <w:moveToRangeEnd w:id="2448"/>
      <w:r>
        <w:t>7</w:t>
      </w:r>
      <w:commentRangeEnd w:id="2444"/>
      <w:r w:rsidR="00090A7A">
        <w:rPr>
          <w:rStyle w:val="CommentReference"/>
          <w:sz w:val="24"/>
          <w:szCs w:val="24"/>
        </w:rPr>
        <w:commentReference w:id="2444"/>
      </w:r>
    </w:p>
    <w:p w14:paraId="7B1FEC3B" w14:textId="77777777" w:rsidR="00AD2C25" w:rsidRDefault="00000000">
      <w:pPr>
        <w:pStyle w:val="Caption"/>
      </w:pPr>
      <w:r>
        <w:rPr>
          <w:b/>
          <w:bCs/>
        </w:rPr>
        <w:t xml:space="preserve">Simulation 1: reminder reinstatement increases </w:t>
      </w:r>
      <w:del w:id="2452" w:author="Author" w:date="2026-07-14T09:14:00Z" w16du:dateUtc="2026-07-14T08:14:00Z">
        <w:r>
          <w:rPr>
            <w:b/>
            <w:bCs/>
          </w:rPr>
          <w:delText>overlap</w:delText>
        </w:r>
      </w:del>
      <w:ins w:id="2453" w:author="Author" w:date="2026-07-14T09:14:00Z" w16du:dateUtc="2026-07-14T08:14:00Z">
        <w:r>
          <w:rPr>
            <w:b/>
            <w:bCs/>
          </w:rPr>
          <w:t>similarity</w:t>
        </w:r>
      </w:ins>
      <w:r>
        <w:rPr>
          <w:b/>
          <w:bCs/>
        </w:rPr>
        <w:t xml:space="preserve"> between film</w:t>
      </w:r>
      <w:ins w:id="2454" w:author="Author" w:date="2026-07-14T09:14:00Z" w16du:dateUtc="2026-07-14T08:14:00Z">
        <w:r>
          <w:rPr>
            <w:b/>
            <w:bCs/>
          </w:rPr>
          <w:t>-</w:t>
        </w:r>
      </w:ins>
      <w:r>
        <w:rPr>
          <w:b/>
          <w:bCs/>
        </w:rPr>
        <w:t xml:space="preserve"> and task</w:t>
      </w:r>
      <w:ins w:id="2455" w:author="Author" w:date="2026-07-14T09:14:00Z" w16du:dateUtc="2026-07-14T08:14:00Z">
        <w:r>
          <w:rPr>
            <w:b/>
            <w:bCs/>
          </w:rPr>
          <w:t>-encoding</w:t>
        </w:r>
      </w:ins>
      <w:r>
        <w:rPr>
          <w:b/>
          <w:bCs/>
        </w:rPr>
        <w:t xml:space="preserve"> contexts.</w:t>
      </w:r>
      <w:r>
        <w:t xml:space="preserve"> Reminder condition was varied before task encoding while retrieval was held unguided. </w:t>
      </w:r>
      <w:r>
        <w:rPr>
          <w:b/>
          <w:bCs/>
        </w:rPr>
        <w:t>(A)</w:t>
      </w:r>
      <w:r>
        <w:t xml:space="preserve"> Mean </w:t>
      </w:r>
      <w:del w:id="2456" w:author="Author" w:date="2026-07-14T09:14:00Z" w16du:dateUtc="2026-07-14T08:14:00Z">
        <w:r>
          <w:delText>task-</w:delText>
        </w:r>
      </w:del>
      <w:r>
        <w:t xml:space="preserve">context </w:t>
      </w:r>
      <w:del w:id="2457" w:author="Author" w:date="2026-07-14T09:14:00Z" w16du:dateUtc="2026-07-14T08:14:00Z">
        <w:r>
          <w:delText>overlap for</w:delText>
        </w:r>
      </w:del>
      <w:ins w:id="2458" w:author="Author" w:date="2026-07-14T09:14:00Z" w16du:dateUtc="2026-07-14T08:14:00Z">
        <w:r>
          <w:t>similarity between</w:t>
        </w:r>
      </w:ins>
      <w:r>
        <w:t xml:space="preserve"> each encoded film </w:t>
      </w:r>
      <w:ins w:id="2459" w:author="Author" w:date="2026-07-14T09:14:00Z" w16du:dateUtc="2026-07-14T08:14:00Z">
        <w:r>
          <w:t xml:space="preserve">and task item </w:t>
        </w:r>
      </w:ins>
      <w:r>
        <w:t xml:space="preserve">position, averaging across encoded task positions. </w:t>
      </w:r>
      <w:r>
        <w:rPr>
          <w:b/>
          <w:bCs/>
        </w:rPr>
        <w:t>(B)</w:t>
      </w:r>
      <w:r>
        <w:t xml:space="preserve"> Full film-by-task context-</w:t>
      </w:r>
      <w:del w:id="2460" w:author="Author" w:date="2026-07-14T09:14:00Z" w16du:dateUtc="2026-07-14T08:14:00Z">
        <w:r>
          <w:delText>overlap</w:delText>
        </w:r>
      </w:del>
      <w:ins w:id="2461" w:author="Author" w:date="2026-07-14T09:14:00Z" w16du:dateUtc="2026-07-14T08:14:00Z">
        <w:r>
          <w:t>similarity</w:t>
        </w:r>
      </w:ins>
      <w:r>
        <w:t xml:space="preserve"> matrices for the same conditions; each cell compares the context state associated with one encoded film position to the context state active at one encoded task position. Brighter cells indicate greater context </w:t>
      </w:r>
      <w:del w:id="2462" w:author="Author" w:date="2026-07-14T09:14:00Z" w16du:dateUtc="2026-07-14T08:14:00Z">
        <w:r>
          <w:delText>overlap</w:delText>
        </w:r>
      </w:del>
      <w:ins w:id="2463" w:author="Author" w:date="2026-07-14T09:14:00Z" w16du:dateUtc="2026-07-14T08:14:00Z">
        <w:r>
          <w:t>similarity</w:t>
        </w:r>
      </w:ins>
      <w:r>
        <w:t xml:space="preserve">. The film reminder increases </w:t>
      </w:r>
      <w:del w:id="2464" w:author="Author" w:date="2026-07-14T09:14:00Z" w16du:dateUtc="2026-07-14T08:14:00Z">
        <w:r>
          <w:delText>overlap</w:delText>
        </w:r>
      </w:del>
      <w:ins w:id="2465" w:author="Author" w:date="2026-07-14T09:14:00Z" w16du:dateUtc="2026-07-14T08:14:00Z">
        <w:r>
          <w:t>similarity</w:t>
        </w:r>
      </w:ins>
      <w:r>
        <w:t xml:space="preserve"> between film-encoding and task-encoding contexts, especially for later film positions and early task positions.</w:t>
      </w:r>
    </w:p>
    <w:p w14:paraId="7AD94290" w14:textId="77777777" w:rsidR="007E0EE0" w:rsidRDefault="00000000">
      <w:pPr>
        <w:pStyle w:val="FigureWithoutNote"/>
        <w:rPr>
          <w:del w:id="2466" w:author="Author" w:date="2026-07-14T09:14:00Z" w16du:dateUtc="2026-07-14T08:14:00Z"/>
        </w:rPr>
      </w:pPr>
      <w:del w:id="2467" w:author="Author" w:date="2026-07-14T09:14:00Z" w16du:dateUtc="2026-07-14T08:14:00Z">
        <w:r>
          <w:rPr>
            <w:noProof/>
          </w:rPr>
          <w:lastRenderedPageBreak/>
          <w:drawing>
            <wp:inline distT="0" distB="0" distL="0" distR="0" wp14:anchorId="273D5F58" wp14:editId="787F7A5F">
              <wp:extent cx="5943600" cy="5653668"/>
              <wp:effectExtent l="0" t="0" r="0" b="0"/>
              <wp:docPr id="1025236681" name="Picture"/>
              <wp:cNvGraphicFramePr/>
              <a:graphic xmlns:a="http://schemas.openxmlformats.org/drawingml/2006/main">
                <a:graphicData uri="http://schemas.openxmlformats.org/drawingml/2006/picture">
                  <pic:pic xmlns:pic="http://schemas.openxmlformats.org/drawingml/2006/picture">
                    <pic:nvPicPr>
                      <pic:cNvPr id="86" name="Picture" descr="work/simulation1_unguided_cued/simulation1_unguided_cued_context_overlap.png"/>
                      <pic:cNvPicPr>
                        <a:picLocks noChangeAspect="1" noChangeArrowheads="1"/>
                      </pic:cNvPicPr>
                    </pic:nvPicPr>
                    <pic:blipFill>
                      <a:blip r:embed="rId23"/>
                      <a:stretch>
                        <a:fillRect/>
                      </a:stretch>
                    </pic:blipFill>
                    <pic:spPr bwMode="auto">
                      <a:xfrm>
                        <a:off x="0" y="0"/>
                        <a:ext cx="5943600" cy="5653668"/>
                      </a:xfrm>
                      <a:prstGeom prst="rect">
                        <a:avLst/>
                      </a:prstGeom>
                      <a:noFill/>
                      <a:ln w="9525">
                        <a:noFill/>
                        <a:headEnd/>
                        <a:tailEnd/>
                      </a:ln>
                    </pic:spPr>
                  </pic:pic>
                </a:graphicData>
              </a:graphic>
            </wp:inline>
          </w:drawing>
        </w:r>
      </w:del>
    </w:p>
    <w:p w14:paraId="12B6912B" w14:textId="77777777" w:rsidR="00AD2C25" w:rsidRDefault="00000000">
      <w:pPr>
        <w:pStyle w:val="FigureWithoutNote"/>
        <w:rPr>
          <w:ins w:id="2468" w:author="Author" w:date="2026-07-14T09:14:00Z" w16du:dateUtc="2026-07-14T08:14:00Z"/>
        </w:rPr>
      </w:pPr>
      <w:ins w:id="2469" w:author="Author" w:date="2026-07-14T09:14:00Z" w16du:dateUtc="2026-07-14T08:14:00Z">
        <w:r>
          <w:rPr>
            <w:noProof/>
          </w:rPr>
          <w:drawing>
            <wp:inline distT="0" distB="0" distL="0" distR="0" wp14:anchorId="2D6384D1" wp14:editId="5DEB1486">
              <wp:extent cx="5943600" cy="5660571"/>
              <wp:effectExtent l="0" t="0" r="0" b="0"/>
              <wp:docPr id="80" name="Picture"/>
              <wp:cNvGraphicFramePr/>
              <a:graphic xmlns:a="http://schemas.openxmlformats.org/drawingml/2006/main">
                <a:graphicData uri="http://schemas.openxmlformats.org/drawingml/2006/picture">
                  <pic:pic xmlns:pic="http://schemas.openxmlformats.org/drawingml/2006/picture">
                    <pic:nvPicPr>
                      <pic:cNvPr id="81" name="Picture" descr="work/simulation1_unguided_cued/simulation1_unguided_cued_context_overlap.png"/>
                      <pic:cNvPicPr>
                        <a:picLocks noChangeAspect="1" noChangeArrowheads="1"/>
                      </pic:cNvPicPr>
                    </pic:nvPicPr>
                    <pic:blipFill>
                      <a:blip r:embed="rId24"/>
                      <a:stretch>
                        <a:fillRect/>
                      </a:stretch>
                    </pic:blipFill>
                    <pic:spPr bwMode="auto">
                      <a:xfrm>
                        <a:off x="0" y="0"/>
                        <a:ext cx="5943600" cy="5660571"/>
                      </a:xfrm>
                      <a:prstGeom prst="rect">
                        <a:avLst/>
                      </a:prstGeom>
                      <a:noFill/>
                      <a:ln w="9525">
                        <a:noFill/>
                        <a:headEnd/>
                        <a:tailEnd/>
                      </a:ln>
                    </pic:spPr>
                  </pic:pic>
                </a:graphicData>
              </a:graphic>
            </wp:inline>
          </w:drawing>
        </w:r>
      </w:ins>
    </w:p>
    <w:bookmarkEnd w:id="2450"/>
    <w:p w14:paraId="00EBCA29" w14:textId="77777777" w:rsidR="00AD2C25" w:rsidRDefault="00000000">
      <w:pPr>
        <w:pStyle w:val="AfterWithoutNote"/>
      </w:pPr>
      <w:r>
        <w:fldChar w:fldCharType="begin"/>
      </w:r>
      <w:r>
        <w:instrText>HYPERLINK \l "fig-simulation1-context-overlap" \h</w:instrText>
      </w:r>
      <w:r>
        <w:fldChar w:fldCharType="separate"/>
      </w:r>
      <w:r>
        <w:rPr>
          <w:rStyle w:val="Hyperlink"/>
        </w:rPr>
        <w:t>Figure 7</w:t>
      </w:r>
      <w:r>
        <w:fldChar w:fldCharType="end"/>
      </w:r>
      <w:r>
        <w:t xml:space="preserve"> </w:t>
      </w:r>
      <w:del w:id="2470" w:author="Author" w:date="2026-07-14T09:14:00Z" w16du:dateUtc="2026-07-14T08:14:00Z">
        <w:r>
          <w:delText>explains</w:delText>
        </w:r>
      </w:del>
      <w:ins w:id="2471" w:author="Author" w:date="2026-07-14T09:14:00Z" w16du:dateUtc="2026-07-14T08:14:00Z">
        <w:r>
          <w:t>helps interpret</w:t>
        </w:r>
      </w:ins>
      <w:r>
        <w:t xml:space="preserve"> why the no-reminder and with-reminder curves diverge. </w:t>
      </w:r>
      <w:del w:id="2472" w:author="Author" w:date="2026-07-14T09:14:00Z" w16du:dateUtc="2026-07-14T08:14:00Z">
        <w:r>
          <w:delText>Panel A summarizes temporal-</w:delText>
        </w:r>
      </w:del>
      <w:ins w:id="2473" w:author="Author" w:date="2026-07-14T09:14:00Z" w16du:dateUtc="2026-07-14T08:14:00Z">
        <w:r>
          <w:t xml:space="preserve">Sequential film reminders do not reinstate a single </w:t>
        </w:r>
      </w:ins>
      <w:r>
        <w:t xml:space="preserve">context </w:t>
      </w:r>
      <w:del w:id="2474" w:author="Author" w:date="2026-07-14T09:14:00Z" w16du:dateUtc="2026-07-14T08:14:00Z">
        <w:r>
          <w:delText xml:space="preserve">overlap between </w:delText>
        </w:r>
      </w:del>
      <w:ins w:id="2475" w:author="Author" w:date="2026-07-14T09:14:00Z" w16du:dateUtc="2026-07-14T08:14:00Z">
        <w:r>
          <w:t xml:space="preserve">state for </w:t>
        </w:r>
      </w:ins>
      <w:r>
        <w:t xml:space="preserve">the </w:t>
      </w:r>
      <w:del w:id="2476" w:author="Author" w:date="2026-07-14T09:14:00Z" w16du:dateUtc="2026-07-14T08:14:00Z">
        <w:r>
          <w:delText>states associated with film items and the states active during task encoding. When a sequential</w:delText>
        </w:r>
      </w:del>
      <w:ins w:id="2477" w:author="Author" w:date="2026-07-14T09:14:00Z" w16du:dateUtc="2026-07-14T08:14:00Z">
        <w:r>
          <w:t>whole</w:t>
        </w:r>
      </w:ins>
      <w:r>
        <w:t xml:space="preserve"> film</w:t>
      </w:r>
      <w:del w:id="2478" w:author="Author" w:date="2026-07-14T09:14:00Z" w16du:dateUtc="2026-07-14T08:14:00Z">
        <w:r>
          <w:delText xml:space="preserve"> reminder reinstates</w:delText>
        </w:r>
      </w:del>
      <w:ins w:id="2479" w:author="Author" w:date="2026-07-14T09:14:00Z" w16du:dateUtc="2026-07-14T08:14:00Z">
        <w:r>
          <w:t>. They reinstate</w:t>
        </w:r>
      </w:ins>
      <w:r>
        <w:t xml:space="preserve"> film-associated </w:t>
      </w:r>
      <w:del w:id="2480" w:author="Author" w:date="2026-07-14T09:14:00Z" w16du:dateUtc="2026-07-14T08:14:00Z">
        <w:r>
          <w:delText>context</w:delText>
        </w:r>
      </w:del>
      <w:ins w:id="2481" w:author="Author" w:date="2026-07-14T09:14:00Z" w16du:dateUtc="2026-07-14T08:14:00Z">
        <w:r>
          <w:t>states</w:t>
        </w:r>
      </w:ins>
      <w:r>
        <w:t xml:space="preserve"> before task encoding, </w:t>
      </w:r>
      <w:del w:id="2482" w:author="Author" w:date="2026-07-14T09:14:00Z" w16du:dateUtc="2026-07-14T08:14:00Z">
        <w:r>
          <w:delText xml:space="preserve">the </w:delText>
        </w:r>
      </w:del>
      <w:ins w:id="2483" w:author="Author" w:date="2026-07-14T09:14:00Z" w16du:dateUtc="2026-07-14T08:14:00Z">
        <w:r>
          <w:t xml:space="preserve">increasing similarity between </w:t>
        </w:r>
      </w:ins>
      <w:r>
        <w:t xml:space="preserve">task-encoding contexts </w:t>
      </w:r>
      <w:del w:id="2484" w:author="Author" w:date="2026-07-14T09:14:00Z" w16du:dateUtc="2026-07-14T08:14:00Z">
        <w:r>
          <w:delText>become more similar to some</w:delText>
        </w:r>
      </w:del>
      <w:ins w:id="2485" w:author="Author" w:date="2026-07-14T09:14:00Z" w16du:dateUtc="2026-07-14T08:14:00Z">
        <w:r>
          <w:t>and the context states active at particular</w:t>
        </w:r>
      </w:ins>
      <w:r>
        <w:t xml:space="preserve"> film</w:t>
      </w:r>
      <w:del w:id="2486" w:author="Author" w:date="2026-07-14T09:14:00Z" w16du:dateUtc="2026-07-14T08:14:00Z">
        <w:r>
          <w:delText>-position contexts than to others. Panel B shows the corresponding film-position by task-position overlap matrix.</w:delText>
        </w:r>
      </w:del>
      <w:ins w:id="2487" w:author="Author" w:date="2026-07-14T09:14:00Z" w16du:dateUtc="2026-07-14T08:14:00Z">
        <w:r>
          <w:t xml:space="preserve"> positions.</w:t>
        </w:r>
      </w:ins>
      <w:r>
        <w:t xml:space="preserve"> Task encoding strength then determines how strongly task items are </w:t>
      </w:r>
      <w:del w:id="2488" w:author="Author" w:date="2026-07-14T09:14:00Z" w16du:dateUtc="2026-07-14T08:14:00Z">
        <w:r>
          <w:delText>bound to these overlapping task-encoding contexts</w:delText>
        </w:r>
      </w:del>
      <w:ins w:id="2489" w:author="Author" w:date="2026-07-14T09:14:00Z" w16du:dateUtc="2026-07-14T08:14:00Z">
        <w:r>
          <w:t>learned in those reinstated states</w:t>
        </w:r>
      </w:ins>
      <w:r>
        <w:t xml:space="preserve">, while film encoding settings remain unchanged. </w:t>
      </w:r>
      <w:del w:id="2490" w:author="Author" w:date="2026-07-14T09:14:00Z" w16du:dateUtc="2026-07-14T08:14:00Z">
        <w:r>
          <w:delText xml:space="preserve">The loss of film recall comes from stronger support for task items that can be cued by film-associated context. In paradigm terms, the reminder leaves the model partly oriented toward the film as task encoding begins, so task events become linked to film-like temporal context as well as the active film-source state. </w:delText>
        </w:r>
      </w:del>
      <w:r>
        <w:t>Task items remain distinct from film items</w:t>
      </w:r>
      <w:del w:id="2491" w:author="Author" w:date="2026-07-14T09:14:00Z" w16du:dateUtc="2026-07-14T08:14:00Z">
        <w:r>
          <w:delText xml:space="preserve"> but become increasingly likely to win retrieval from film-related cues.</w:delText>
        </w:r>
      </w:del>
      <w:ins w:id="2492" w:author="Author" w:date="2026-07-14T09:14:00Z" w16du:dateUtc="2026-07-14T08:14:00Z">
        <w:r>
          <w:t xml:space="preserve">, and film-item </w:t>
        </w:r>
        <w:r>
          <w:lastRenderedPageBreak/>
          <w:t>associations are not weakened. The loss of film recall occurs because task items become more likely to be sampled from context states that also support film material. Simulation 1 therefore establishes a retrieved-context account of how reminder-linked task encoding can create competitors for unguided film recall.</w:t>
        </w:r>
      </w:ins>
      <w:r>
        <w:t xml:space="preserve"> Simulation 2 </w:t>
      </w:r>
      <w:del w:id="2493" w:author="Author" w:date="2026-07-14T09:14:00Z" w16du:dateUtc="2026-07-14T08:14:00Z">
        <w:r>
          <w:delText xml:space="preserve">next </w:delText>
        </w:r>
      </w:del>
      <w:r>
        <w:t xml:space="preserve">examines whether deliberate retrieval control reduces the </w:t>
      </w:r>
      <w:del w:id="2494" w:author="Author" w:date="2026-07-14T09:14:00Z" w16du:dateUtc="2026-07-14T08:14:00Z">
        <w:r>
          <w:delText>impact of these task-item associations through start-</w:delText>
        </w:r>
      </w:del>
      <w:ins w:id="2495" w:author="Author" w:date="2026-07-14T09:14:00Z" w16du:dateUtc="2026-07-14T08:14:00Z">
        <w:r>
          <w:t xml:space="preserve">effect </w:t>
        </w:r>
      </w:ins>
      <w:r>
        <w:t>of</w:t>
      </w:r>
      <w:del w:id="2496" w:author="Author" w:date="2026-07-14T09:14:00Z" w16du:dateUtc="2026-07-14T08:14:00Z">
        <w:r>
          <w:delText>-film context reinstatement, a maintained film-retrieval goal, and retrieval monitoring</w:delText>
        </w:r>
      </w:del>
      <w:ins w:id="2497" w:author="Author" w:date="2026-07-14T09:14:00Z" w16du:dateUtc="2026-07-14T08:14:00Z">
        <w:r>
          <w:t xml:space="preserve"> those learned competitors</w:t>
        </w:r>
      </w:ins>
      <w:r>
        <w:t>.</w:t>
      </w:r>
    </w:p>
    <w:p w14:paraId="70B72876" w14:textId="77777777" w:rsidR="00AD2C25" w:rsidRDefault="00000000">
      <w:pPr>
        <w:pStyle w:val="Heading2"/>
      </w:pPr>
      <w:bookmarkStart w:id="2498" w:name="X01bab10be8432eead1f631bed9fce6a815fd83d"/>
      <w:bookmarkEnd w:id="2270"/>
      <w:bookmarkEnd w:id="2271"/>
      <w:r>
        <w:t>Simulation 2: Control Mechanisms for Deliberate Recall</w:t>
      </w:r>
    </w:p>
    <w:p w14:paraId="6DA36514" w14:textId="1C1BA5A0" w:rsidR="007E0EE0" w:rsidRDefault="00000000">
      <w:pPr>
        <w:pStyle w:val="FirstParagraph"/>
        <w:rPr>
          <w:del w:id="2499" w:author="Author" w:date="2026-07-14T09:14:00Z" w16du:dateUtc="2026-07-14T08:14:00Z"/>
        </w:rPr>
      </w:pPr>
      <w:r>
        <w:t xml:space="preserve">Simulation 2 </w:t>
      </w:r>
      <w:del w:id="2500" w:author="Author" w:date="2026-07-14T09:14:00Z" w16du:dateUtc="2026-07-14T08:14:00Z">
        <w:r>
          <w:delText xml:space="preserve">turns from encoding conditions to retrieval control. It </w:delText>
        </w:r>
      </w:del>
      <w:r>
        <w:t xml:space="preserve">examines </w:t>
      </w:r>
      <w:del w:id="2501" w:author="Author" w:date="2026-07-14T09:14:00Z" w16du:dateUtc="2026-07-14T08:14:00Z">
        <w:r>
          <w:delText xml:space="preserve">the extent to which </w:delText>
        </w:r>
      </w:del>
      <w:ins w:id="2502" w:author="Author" w:date="2026-07-14T09:14:00Z" w16du:dateUtc="2026-07-14T08:14:00Z">
        <w:r>
          <w:t xml:space="preserve">how deliberate </w:t>
        </w:r>
      </w:ins>
      <w:r>
        <w:t xml:space="preserve">retrieval control can protect </w:t>
      </w:r>
      <w:del w:id="2503" w:author="Author" w:date="2026-07-14T09:14:00Z" w16du:dateUtc="2026-07-14T08:14:00Z">
        <w:r>
          <w:delText xml:space="preserve">deliberate </w:delText>
        </w:r>
      </w:del>
      <w:r>
        <w:t xml:space="preserve">film recall </w:t>
      </w:r>
      <w:del w:id="2504" w:author="Author" w:date="2026-07-14T09:14:00Z" w16du:dateUtc="2026-07-14T08:14:00Z">
        <w:r>
          <w:delText>and whether the degree of protection depends on</w:delText>
        </w:r>
      </w:del>
      <w:ins w:id="2505" w:author="Author" w:date="2026-07-14T09:14:00Z" w16du:dateUtc="2026-07-14T08:14:00Z">
        <w:r>
          <w:t>across the same</w:t>
        </w:r>
      </w:ins>
      <w:r>
        <w:t xml:space="preserve"> reminder </w:t>
      </w:r>
      <w:del w:id="2506" w:author="Author" w:date="2026-07-14T09:14:00Z" w16du:dateUtc="2026-07-14T08:14:00Z">
        <w:r>
          <w:delText>condition</w:delText>
        </w:r>
      </w:del>
      <w:ins w:id="2507" w:author="Author" w:date="2026-07-14T09:14:00Z" w16du:dateUtc="2026-07-14T08:14:00Z">
        <w:r>
          <w:t>conditions</w:t>
        </w:r>
      </w:ins>
      <w:r>
        <w:t xml:space="preserve"> and task encoding </w:t>
      </w:r>
      <w:del w:id="2508" w:author="Author" w:date="2026-07-14T09:14:00Z" w16du:dateUtc="2026-07-14T08:14:00Z">
        <w:r>
          <w:delText>strength. The deliberate-recall setting combines three control mechanisms</w:delText>
        </w:r>
      </w:del>
      <w:ins w:id="2509" w:author="Author" w:date="2026-07-14T09:14:00Z" w16du:dateUtc="2026-07-14T08:14:00Z">
        <w:r>
          <w:t>strengths used in Simulation 1. It first compares unguided and deliberate film recall across that design, then decomposes the control operations available during deliberate recall. The full deliberate-control condition combines three operations</w:t>
        </w:r>
      </w:ins>
      <w:r>
        <w:t>: start-of-film context reinstatement</w:t>
      </w:r>
      <w:ins w:id="2510" w:author="Author" w:date="2026-07-14T09:14:00Z" w16du:dateUtc="2026-07-14T08:14:00Z">
        <w:r>
          <w:t xml:space="preserve"> before sampling</w:t>
        </w:r>
      </w:ins>
      <w:r>
        <w:t>, a maintained film-</w:t>
      </w:r>
      <w:del w:id="2511" w:author="Author" w:date="2026-07-14T09:14:00Z" w16du:dateUtc="2026-07-14T08:14:00Z">
        <w:r>
          <w:delText>retrieval goal</w:delText>
        </w:r>
      </w:del>
      <w:ins w:id="2512" w:author="Author" w:date="2026-07-14T09:14:00Z" w16du:dateUtc="2026-07-14T08:14:00Z">
        <w:r>
          <w:t>category cue during sampling</w:t>
        </w:r>
      </w:ins>
      <w:r>
        <w:t xml:space="preserve">, and retrieval monitoring after </w:t>
      </w:r>
      <w:del w:id="2513" w:author="Author" w:date="2026-07-14T09:14:00Z" w16du:dateUtc="2026-07-14T08:14:00Z">
        <w:r>
          <w:delText xml:space="preserve">off-target samples. Start-of-film context reinstatement drifts context toward the state present at the start of </w:delText>
        </w:r>
      </w:del>
      <w:ins w:id="2514" w:author="Author" w:date="2026-07-14T09:14:00Z" w16du:dateUtc="2026-07-14T08:14:00Z">
        <w:r>
          <w:t>non-</w:t>
        </w:r>
      </w:ins>
      <w:r>
        <w:t xml:space="preserve">film </w:t>
      </w:r>
      <w:del w:id="2515" w:author="Author" w:date="2026-07-14T09:14:00Z" w16du:dateUtc="2026-07-14T08:14:00Z">
        <w:r>
          <w:delText>encoding before the first retrieval attempt.</w:delText>
        </w:r>
      </w:del>
      <w:ins w:id="2516" w:author="Author" w:date="2026-07-14T09:14:00Z" w16du:dateUtc="2026-07-14T08:14:00Z">
        <w:r>
          <w:t>candidates are sampled.</w:t>
        </w:r>
      </w:ins>
      <w:r>
        <w:t xml:space="preserve"> The </w:t>
      </w:r>
      <w:del w:id="2517" w:author="Author" w:date="2026-07-14T09:14:00Z" w16du:dateUtc="2026-07-14T08:14:00Z">
        <w:r>
          <w:delText xml:space="preserve">maintained film-retrieval goal adds support for film items during candidate sampling. Retrieval monitoring dampens context updating after off-target samples; in the anchor simulation, off-target context updates are partially dampened rather than fully suppressed. </w:delText>
        </w:r>
      </w:del>
    </w:p>
    <w:p w14:paraId="3D981F18" w14:textId="77777777" w:rsidR="00AD2C25" w:rsidRDefault="00000000">
      <w:pPr>
        <w:pStyle w:val="FirstParagraph"/>
      </w:pPr>
      <w:del w:id="2518" w:author="Author" w:date="2026-07-14T09:14:00Z" w16du:dateUtc="2026-07-14T08:14:00Z">
        <w:r>
          <w:delText xml:space="preserve">Figure 8 compares deliberate recall setting with unguided recall. Simulation 1 has already shown that in unguided recall, </w:delText>
        </w:r>
      </w:del>
      <w:ins w:id="2519" w:author="Author" w:date="2026-07-14T09:14:00Z" w16du:dateUtc="2026-07-14T08:14:00Z">
        <w:r>
          <w:t xml:space="preserve">main readout is how much </w:t>
        </w:r>
      </w:ins>
      <w:r>
        <w:t xml:space="preserve">strengthening task encoding </w:t>
      </w:r>
      <w:del w:id="2520" w:author="Author" w:date="2026-07-14T09:14:00Z" w16du:dateUtc="2026-07-14T08:14:00Z">
        <w:r>
          <w:delText>reduced</w:delText>
        </w:r>
      </w:del>
      <w:ins w:id="2521" w:author="Author" w:date="2026-07-14T09:14:00Z" w16du:dateUtc="2026-07-14T08:14:00Z">
        <w:r>
          <w:t>reduces</w:t>
        </w:r>
      </w:ins>
      <w:r>
        <w:t xml:space="preserve"> film </w:t>
      </w:r>
      <w:del w:id="2522" w:author="Author" w:date="2026-07-14T09:14:00Z" w16du:dateUtc="2026-07-14T08:14:00Z">
        <w:r>
          <w:delText>output modestly without a film</w:delText>
        </w:r>
      </w:del>
      <w:ins w:id="2523" w:author="Author" w:date="2026-07-14T09:14:00Z" w16du:dateUtc="2026-07-14T08:14:00Z">
        <w:r>
          <w:t>recall in each</w:t>
        </w:r>
      </w:ins>
      <w:r>
        <w:t xml:space="preserve"> reminder </w:t>
      </w:r>
      <w:del w:id="2524" w:author="Author" w:date="2026-07-14T09:14:00Z" w16du:dateUtc="2026-07-14T08:14:00Z">
        <w:r>
          <w:delText xml:space="preserve">and strongly after a film reminder. In deliberate film recall, the corresponding reduction after a film reminder is much smaller. </w:delText>
        </w:r>
      </w:del>
      <w:ins w:id="2525" w:author="Author" w:date="2026-07-14T09:14:00Z" w16du:dateUtc="2026-07-14T08:14:00Z">
        <w:r>
          <w:t>condition, rather than total film recall alone.</w:t>
        </w:r>
      </w:ins>
    </w:p>
    <w:p w14:paraId="70945D2E" w14:textId="77777777" w:rsidR="007E0EE0" w:rsidRPr="00D72BD0" w:rsidRDefault="007E0EE0" w:rsidP="00E9500A">
      <w:pPr>
        <w:pStyle w:val="BodyText"/>
        <w:rPr>
          <w:del w:id="2526" w:author="Author" w:date="2026-07-14T09:14:00Z" w16du:dateUtc="2026-07-14T08:14:00Z"/>
        </w:rPr>
      </w:pPr>
    </w:p>
    <w:p w14:paraId="0FEDB410" w14:textId="77777777" w:rsidR="00AD2C25" w:rsidRDefault="00000000">
      <w:pPr>
        <w:pStyle w:val="FigureTitle"/>
      </w:pPr>
      <w:bookmarkStart w:id="2527" w:name="fig-simulation2-control-cued-behavioral"/>
      <w:commentRangeStart w:id="2528"/>
      <w:r>
        <w:t>Figure 8</w:t>
      </w:r>
      <w:commentRangeEnd w:id="2528"/>
      <w:r w:rsidR="00B1267B">
        <w:rPr>
          <w:rStyle w:val="CommentReference"/>
          <w:sz w:val="24"/>
          <w:szCs w:val="24"/>
        </w:rPr>
        <w:commentReference w:id="2528"/>
      </w:r>
    </w:p>
    <w:p w14:paraId="2D218336" w14:textId="77777777" w:rsidR="00AD2C25" w:rsidRDefault="00000000">
      <w:pPr>
        <w:pStyle w:val="Caption"/>
      </w:pPr>
      <w:r>
        <w:rPr>
          <w:b/>
          <w:bCs/>
        </w:rPr>
        <w:t>Simulation 2: deliberate film recall is protected from reminder-linked task interference.</w:t>
      </w:r>
      <w:r>
        <w:t xml:space="preserve"> Reminder condition and task encoding strength were crossed as in Simulation 1 while retrieval mode was varied between unguided </w:t>
      </w:r>
      <w:ins w:id="2529" w:author="Author" w:date="2026-07-14T09:14:00Z" w16du:dateUtc="2026-07-14T08:14:00Z">
        <w:r>
          <w:t xml:space="preserve">film </w:t>
        </w:r>
      </w:ins>
      <w:r>
        <w:t>recall and deliberate film recall. Deliberate film recall combined start-of-film context reinstatement, a maintained film-</w:t>
      </w:r>
      <w:del w:id="2530" w:author="Author" w:date="2026-07-14T09:14:00Z" w16du:dateUtc="2026-07-14T08:14:00Z">
        <w:r>
          <w:delText>retrieval goal</w:delText>
        </w:r>
      </w:del>
      <w:ins w:id="2531" w:author="Author" w:date="2026-07-14T09:14:00Z" w16du:dateUtc="2026-07-14T08:14:00Z">
        <w:r>
          <w:t>category cue</w:t>
        </w:r>
      </w:ins>
      <w:r>
        <w:t xml:space="preserve">, and </w:t>
      </w:r>
      <w:del w:id="2532" w:author="Author" w:date="2026-07-14T09:14:00Z" w16du:dateUtc="2026-07-14T08:14:00Z">
        <w:r>
          <w:delText xml:space="preserve">moderate </w:delText>
        </w:r>
      </w:del>
      <w:r>
        <w:t xml:space="preserve">retrieval monitoring. Weak film cues were supplied periodically during recall in all conditions. Rows compare retrieval modes, columns compare reminder conditions, and paired bars compare weak versus strong task encoding. </w:t>
      </w:r>
      <w:ins w:id="2533" w:author="Author" w:date="2026-07-14T09:14:00Z" w16du:dateUtc="2026-07-14T08:14:00Z">
        <w:r>
          <w:t xml:space="preserve">In the with-reminder column, brackets label the selective reduction under unguided film recall and relative preservation under deliberate film recall. </w:t>
        </w:r>
      </w:ins>
      <w:r>
        <w:t xml:space="preserve">Strong task encoding reduced film recall most clearly when it followed a film reminder, but this reduction was much larger under unguided </w:t>
      </w:r>
      <w:ins w:id="2534" w:author="Author" w:date="2026-07-14T09:14:00Z" w16du:dateUtc="2026-07-14T08:14:00Z">
        <w:r>
          <w:t xml:space="preserve">film </w:t>
        </w:r>
      </w:ins>
      <w:r>
        <w:t xml:space="preserve">recall than under deliberate film recall. The model therefore simulates a selective interference effect: </w:t>
      </w:r>
      <w:del w:id="2535" w:author="Author" w:date="2026-07-14T09:14:00Z" w16du:dateUtc="2026-07-14T08:14:00Z">
        <w:r>
          <w:delText>the reminder-plus-</w:delText>
        </w:r>
      </w:del>
      <w:r>
        <w:t>strong</w:t>
      </w:r>
      <w:del w:id="2536" w:author="Author" w:date="2026-07-14T09:14:00Z" w16du:dateUtc="2026-07-14T08:14:00Z">
        <w:r>
          <w:delText>-</w:delText>
        </w:r>
      </w:del>
      <w:ins w:id="2537" w:author="Author" w:date="2026-07-14T09:14:00Z" w16du:dateUtc="2026-07-14T08:14:00Z">
        <w:r>
          <w:t xml:space="preserve"> </w:t>
        </w:r>
      </w:ins>
      <w:r>
        <w:t xml:space="preserve">task </w:t>
      </w:r>
      <w:del w:id="2538" w:author="Author" w:date="2026-07-14T09:14:00Z" w16du:dateUtc="2026-07-14T08:14:00Z">
        <w:r>
          <w:delText>intervention strongly</w:delText>
        </w:r>
      </w:del>
      <w:ins w:id="2539" w:author="Author" w:date="2026-07-14T09:14:00Z" w16du:dateUtc="2026-07-14T08:14:00Z">
        <w:r>
          <w:t>encoding after a film reminder substantially</w:t>
        </w:r>
      </w:ins>
      <w:r>
        <w:t xml:space="preserve"> reduces unguided film </w:t>
      </w:r>
      <w:del w:id="2540" w:author="Author" w:date="2026-07-14T09:14:00Z" w16du:dateUtc="2026-07-14T08:14:00Z">
        <w:r>
          <w:delText>access</w:delText>
        </w:r>
      </w:del>
      <w:ins w:id="2541" w:author="Author" w:date="2026-07-14T09:14:00Z" w16du:dateUtc="2026-07-14T08:14:00Z">
        <w:r>
          <w:t>recall</w:t>
        </w:r>
      </w:ins>
      <w:r>
        <w:t xml:space="preserve"> while leaving deliberate film recall relatively preserved.</w:t>
      </w:r>
    </w:p>
    <w:p w14:paraId="3F155F7B" w14:textId="77777777" w:rsidR="007E0EE0" w:rsidRDefault="00000000">
      <w:pPr>
        <w:pStyle w:val="FigureWithoutNote"/>
        <w:rPr>
          <w:del w:id="2542" w:author="Author" w:date="2026-07-14T09:14:00Z" w16du:dateUtc="2026-07-14T08:14:00Z"/>
        </w:rPr>
      </w:pPr>
      <w:del w:id="2543" w:author="Author" w:date="2026-07-14T09:14:00Z" w16du:dateUtc="2026-07-14T08:14:00Z">
        <w:r>
          <w:rPr>
            <w:noProof/>
          </w:rPr>
          <w:lastRenderedPageBreak/>
          <w:drawing>
            <wp:inline distT="0" distB="0" distL="0" distR="0" wp14:anchorId="4D8692AF" wp14:editId="3EB62D4C">
              <wp:extent cx="5943600" cy="3596194"/>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work/simulation2_control_cued_behavioral/simulation2_control_cued_behavioral.png"/>
                      <pic:cNvPicPr>
                        <a:picLocks noChangeAspect="1" noChangeArrowheads="1"/>
                      </pic:cNvPicPr>
                    </pic:nvPicPr>
                    <pic:blipFill>
                      <a:blip r:embed="rId25"/>
                      <a:stretch>
                        <a:fillRect/>
                      </a:stretch>
                    </pic:blipFill>
                    <pic:spPr bwMode="auto">
                      <a:xfrm>
                        <a:off x="0" y="0"/>
                        <a:ext cx="5943600" cy="3596194"/>
                      </a:xfrm>
                      <a:prstGeom prst="rect">
                        <a:avLst/>
                      </a:prstGeom>
                      <a:noFill/>
                      <a:ln w="9525">
                        <a:noFill/>
                        <a:headEnd/>
                        <a:tailEnd/>
                      </a:ln>
                    </pic:spPr>
                  </pic:pic>
                </a:graphicData>
              </a:graphic>
            </wp:inline>
          </w:drawing>
        </w:r>
      </w:del>
    </w:p>
    <w:p w14:paraId="00CE13D5" w14:textId="498E7C8B" w:rsidR="007E0EE0" w:rsidRDefault="00000000" w:rsidP="00826B58">
      <w:pPr>
        <w:pStyle w:val="AfterWithoutNote"/>
        <w:rPr>
          <w:del w:id="2544" w:author="Author" w:date="2026-07-14T09:14:00Z" w16du:dateUtc="2026-07-14T08:14:00Z"/>
        </w:rPr>
      </w:pPr>
      <w:del w:id="2545" w:author="Author" w:date="2026-07-14T09:14:00Z" w16du:dateUtc="2026-07-14T08:14:00Z">
        <w:r>
          <w:delText xml:space="preserve">Figure </w:delText>
        </w:r>
        <w:r>
          <w:fldChar w:fldCharType="begin"/>
        </w:r>
        <w:r>
          <w:delInstrText>HYPERLINK \l "X3f1d862adb125e692948a0e1917736f72c3ad35" \h</w:delInstrText>
        </w:r>
        <w:r>
          <w:fldChar w:fldCharType="separate"/>
        </w:r>
        <w:r>
          <w:rPr>
            <w:rStyle w:val="Hyperlink"/>
          </w:rPr>
          <w:delText>Figure 9</w:delText>
        </w:r>
        <w:r>
          <w:fldChar w:fldCharType="end"/>
        </w:r>
        <w:r>
          <w:delText xml:space="preserve"> decomposes deliberate recall to uncover which control ingredients are responsible for preserving film recall when task encoding is strong, simulating high interference.</w:delText>
        </w:r>
        <w:r w:rsidRPr="00826B58">
          <w:delText xml:space="preserve"> </w:delText>
        </w:r>
        <w:r>
          <w:delText xml:space="preserve">It shows that decrease in memory recall remain large whenever the film-retrieval goal is absent. Start-of-film reinstatement and retrieval monitoring increase film recall in some conditions, yet the smallest effects of the intervention are observed in the goal-present conditions. </w:delText>
        </w:r>
        <w:commentRangeStart w:id="2546"/>
        <w:r>
          <w:delText>The key protection comes from film-directed support that task competitors do not receive.</w:delText>
        </w:r>
        <w:commentRangeEnd w:id="2546"/>
        <w:r>
          <w:rPr>
            <w:rStyle w:val="CommentReference"/>
            <w:sz w:val="24"/>
            <w:szCs w:val="24"/>
          </w:rPr>
          <w:commentReference w:id="2546"/>
        </w:r>
      </w:del>
    </w:p>
    <w:p w14:paraId="31FCD99C" w14:textId="7CDB79DD" w:rsidR="007E0EE0" w:rsidRDefault="007E0EE0" w:rsidP="00E9500A">
      <w:pPr>
        <w:pStyle w:val="FirstParagraph"/>
        <w:rPr>
          <w:del w:id="2547" w:author="Author" w:date="2026-07-14T09:14:00Z" w16du:dateUtc="2026-07-14T08:14:00Z"/>
        </w:rPr>
      </w:pPr>
    </w:p>
    <w:p w14:paraId="79B36756" w14:textId="77777777" w:rsidR="00AD2C25" w:rsidRDefault="00000000">
      <w:pPr>
        <w:pStyle w:val="FigureWithoutNote"/>
        <w:rPr>
          <w:ins w:id="2548" w:author="Author" w:date="2026-07-14T09:14:00Z" w16du:dateUtc="2026-07-14T08:14:00Z"/>
        </w:rPr>
      </w:pPr>
      <w:ins w:id="2549" w:author="Author" w:date="2026-07-14T09:14:00Z" w16du:dateUtc="2026-07-14T08:14:00Z">
        <w:r>
          <w:rPr>
            <w:noProof/>
          </w:rPr>
          <w:drawing>
            <wp:inline distT="0" distB="0" distL="0" distR="0" wp14:anchorId="1E7F4747" wp14:editId="13DE262B">
              <wp:extent cx="5943600" cy="3596194"/>
              <wp:effectExtent l="0" t="0" r="0" b="0"/>
              <wp:docPr id="85" name="Picture"/>
              <wp:cNvGraphicFramePr/>
              <a:graphic xmlns:a="http://schemas.openxmlformats.org/drawingml/2006/main">
                <a:graphicData uri="http://schemas.openxmlformats.org/drawingml/2006/picture">
                  <pic:pic xmlns:pic="http://schemas.openxmlformats.org/drawingml/2006/picture">
                    <pic:nvPicPr>
                      <pic:cNvPr id="86" name="Picture" descr="work/simulation2_control_cued_behavioral/simulation2_control_cued_behavioral.png"/>
                      <pic:cNvPicPr>
                        <a:picLocks noChangeAspect="1" noChangeArrowheads="1"/>
                      </pic:cNvPicPr>
                    </pic:nvPicPr>
                    <pic:blipFill>
                      <a:blip r:embed="rId26"/>
                      <a:stretch>
                        <a:fillRect/>
                      </a:stretch>
                    </pic:blipFill>
                    <pic:spPr bwMode="auto">
                      <a:xfrm>
                        <a:off x="0" y="0"/>
                        <a:ext cx="5943600" cy="3596194"/>
                      </a:xfrm>
                      <a:prstGeom prst="rect">
                        <a:avLst/>
                      </a:prstGeom>
                      <a:noFill/>
                      <a:ln w="9525">
                        <a:noFill/>
                        <a:headEnd/>
                        <a:tailEnd/>
                      </a:ln>
                    </pic:spPr>
                  </pic:pic>
                </a:graphicData>
              </a:graphic>
            </wp:inline>
          </w:drawing>
        </w:r>
      </w:ins>
    </w:p>
    <w:bookmarkEnd w:id="2527"/>
    <w:p w14:paraId="72903B56" w14:textId="77777777" w:rsidR="00AD2C25" w:rsidRDefault="00000000">
      <w:pPr>
        <w:pStyle w:val="AfterWithoutNote"/>
        <w:rPr>
          <w:ins w:id="2550" w:author="Author" w:date="2026-07-14T09:14:00Z" w16du:dateUtc="2026-07-14T08:14:00Z"/>
        </w:rPr>
      </w:pPr>
      <w:ins w:id="2551" w:author="Author" w:date="2026-07-14T09:14:00Z" w16du:dateUtc="2026-07-14T08:14:00Z">
        <w:r>
          <w:fldChar w:fldCharType="begin"/>
        </w:r>
        <w:r>
          <w:instrText>HYPERLINK \l "fig-simulation2-control-cued-behavioral" \h</w:instrText>
        </w:r>
        <w:r>
          <w:fldChar w:fldCharType="separate"/>
        </w:r>
        <w:r>
          <w:rPr>
            <w:rStyle w:val="Hyperlink"/>
          </w:rPr>
          <w:t>Figure 8</w:t>
        </w:r>
        <w:r>
          <w:fldChar w:fldCharType="end"/>
        </w:r>
        <w:r>
          <w:t xml:space="preserve"> demonstrates the model’s simulation of the selective interference effect. In unguided film recall, strong task encoding produces a small film-recall loss without a pre-task reminder and a much larger loss after a film reminder. Under deliberate film recall, strong task encoding after a film reminder produces a much smaller reduction. Mean film recall in the with-reminder condition drops from 2.790 to 0.793 items under unguided film recall, but from 7.572 to 6.995 items under deliberate film recall. The full deliberate-control setting therefore reproduces the selective-interference pattern under the same learned task competitors.</w:t>
        </w:r>
      </w:ins>
    </w:p>
    <w:p w14:paraId="22413E11" w14:textId="77777777" w:rsidR="00AD2C25" w:rsidRDefault="00000000">
      <w:pPr>
        <w:pStyle w:val="FigureTitle"/>
      </w:pPr>
      <w:bookmarkStart w:id="2552" w:name="X3f1d862adb125e692948a0e1917736f72c3ad35"/>
      <w:commentRangeStart w:id="2553"/>
      <w:r>
        <w:lastRenderedPageBreak/>
        <w:t>Figure 9</w:t>
      </w:r>
      <w:commentRangeEnd w:id="2553"/>
      <w:r w:rsidR="00B1267B">
        <w:rPr>
          <w:rStyle w:val="CommentReference"/>
          <w:sz w:val="24"/>
          <w:szCs w:val="24"/>
        </w:rPr>
        <w:commentReference w:id="2553"/>
      </w:r>
    </w:p>
    <w:p w14:paraId="3BF6D457" w14:textId="77777777" w:rsidR="00AD2C25" w:rsidRDefault="00000000">
      <w:pPr>
        <w:pStyle w:val="Caption"/>
      </w:pPr>
      <w:r>
        <w:rPr>
          <w:b/>
          <w:bCs/>
        </w:rPr>
        <w:t>Simulation 2: different retrieval controls preserve film recall to different degrees.</w:t>
      </w:r>
      <w:r>
        <w:t xml:space="preserve"> Each control setting was evaluated </w:t>
      </w:r>
      <w:del w:id="2554" w:author="Author" w:date="2026-07-14T09:14:00Z" w16du:dateUtc="2026-07-14T08:14:00Z">
        <w:r>
          <w:delText>at</w:delText>
        </w:r>
      </w:del>
      <w:ins w:id="2555" w:author="Author" w:date="2026-07-14T09:14:00Z" w16du:dateUtc="2026-07-14T08:14:00Z">
        <w:r>
          <w:t>in</w:t>
        </w:r>
      </w:ins>
      <w:r>
        <w:t xml:space="preserve"> two </w:t>
      </w:r>
      <w:del w:id="2556" w:author="Author" w:date="2026-07-14T09:14:00Z" w16du:dateUtc="2026-07-14T08:14:00Z">
        <w:r>
          <w:delText xml:space="preserve">endpoints of the </w:delText>
        </w:r>
      </w:del>
      <w:ins w:id="2557" w:author="Author" w:date="2026-07-14T09:14:00Z" w16du:dateUtc="2026-07-14T08:14:00Z">
        <w:r>
          <w:t>conditions: a low-</w:t>
        </w:r>
      </w:ins>
      <w:r>
        <w:t xml:space="preserve">interference </w:t>
      </w:r>
      <w:del w:id="2558" w:author="Author" w:date="2026-07-14T09:14:00Z" w16du:dateUtc="2026-07-14T08:14:00Z">
        <w:r>
          <w:delText xml:space="preserve">manipulation: one without a </w:delText>
        </w:r>
      </w:del>
      <w:ins w:id="2559" w:author="Author" w:date="2026-07-14T09:14:00Z" w16du:dateUtc="2026-07-14T08:14:00Z">
        <w:r>
          <w:t xml:space="preserve">condition with no </w:t>
        </w:r>
      </w:ins>
      <w:r>
        <w:t xml:space="preserve">pre-task reminder and </w:t>
      </w:r>
      <w:del w:id="2560" w:author="Author" w:date="2026-07-14T09:14:00Z" w16du:dateUtc="2026-07-14T08:14:00Z">
        <w:r>
          <w:delText xml:space="preserve">with </w:delText>
        </w:r>
      </w:del>
      <w:r>
        <w:t xml:space="preserve">weak task encoding, and </w:t>
      </w:r>
      <w:del w:id="2561" w:author="Author" w:date="2026-07-14T09:14:00Z" w16du:dateUtc="2026-07-14T08:14:00Z">
        <w:r>
          <w:delText>one</w:delText>
        </w:r>
      </w:del>
      <w:ins w:id="2562" w:author="Author" w:date="2026-07-14T09:14:00Z" w16du:dateUtc="2026-07-14T08:14:00Z">
        <w:r>
          <w:t>a high-interference condition</w:t>
        </w:r>
      </w:ins>
      <w:r>
        <w:t xml:space="preserve"> with a pre-task film reminder and </w:t>
      </w:r>
      <w:del w:id="2563" w:author="Author" w:date="2026-07-14T09:14:00Z" w16du:dateUtc="2026-07-14T08:14:00Z">
        <w:r>
          <w:delText xml:space="preserve">with </w:delText>
        </w:r>
      </w:del>
      <w:r>
        <w:t xml:space="preserve">strong task encoding. </w:t>
      </w:r>
      <w:del w:id="2564" w:author="Author" w:date="2026-07-14T09:14:00Z" w16du:dateUtc="2026-07-14T08:14:00Z">
        <w:r>
          <w:delText>As in all simulations reported in this manuscript, weak</w:delText>
        </w:r>
      </w:del>
      <w:ins w:id="2565" w:author="Author" w:date="2026-07-14T09:14:00Z" w16du:dateUtc="2026-07-14T08:14:00Z">
        <w:r>
          <w:t>Weak</w:t>
        </w:r>
      </w:ins>
      <w:r>
        <w:t xml:space="preserve"> film cues were supplied periodically during recall in all conditions. </w:t>
      </w:r>
      <w:del w:id="2566" w:author="Author" w:date="2026-07-14T09:14:00Z" w16du:dateUtc="2026-07-14T08:14:00Z">
        <w:r>
          <w:delText>Mean</w:delText>
        </w:r>
      </w:del>
      <w:ins w:id="2567" w:author="Author" w:date="2026-07-14T09:14:00Z" w16du:dateUtc="2026-07-14T08:14:00Z">
        <w:r>
          <w:t>Unguided</w:t>
        </w:r>
      </w:ins>
      <w:r>
        <w:t xml:space="preserve"> film</w:t>
      </w:r>
      <w:del w:id="2568" w:author="Author" w:date="2026-07-14T09:14:00Z" w16du:dateUtc="2026-07-14T08:14:00Z">
        <w:r>
          <w:delText>-item</w:delText>
        </w:r>
      </w:del>
      <w:r>
        <w:t xml:space="preserve"> recall </w:t>
      </w:r>
      <w:del w:id="2569" w:author="Author" w:date="2026-07-14T09:14:00Z" w16du:dateUtc="2026-07-14T08:14:00Z">
        <w:r>
          <w:delText>is shown</w:delText>
        </w:r>
      </w:del>
      <w:ins w:id="2570" w:author="Author" w:date="2026-07-14T09:14:00Z" w16du:dateUtc="2026-07-14T08:14:00Z">
        <w:r>
          <w:t>includes none of the three deliberate-control operations. Bars show mean number of film items recalled</w:t>
        </w:r>
      </w:ins>
      <w:r>
        <w:t xml:space="preserve"> for each control setting </w:t>
      </w:r>
      <w:commentRangeStart w:id="2571"/>
      <w:del w:id="2572" w:author="Author" w:date="2026-07-14T09:14:00Z" w16du:dateUtc="2026-07-14T08:14:00Z">
        <w:r>
          <w:delText>at the two endpoints</w:delText>
        </w:r>
        <w:commentRangeEnd w:id="2571"/>
        <w:r>
          <w:rPr>
            <w:rStyle w:val="CommentReference"/>
            <w:sz w:val="24"/>
            <w:szCs w:val="24"/>
          </w:rPr>
          <w:commentReference w:id="2571"/>
        </w:r>
      </w:del>
      <w:ins w:id="2573" w:author="Author" w:date="2026-07-14T09:14:00Z" w16du:dateUtc="2026-07-14T08:14:00Z">
        <w:r>
          <w:t>in both conditions</w:t>
        </w:r>
      </w:ins>
      <w:r>
        <w:t xml:space="preserve">. Start-of-film reinstatement and retrieval monitoring increase film recall in some conditions, but the </w:t>
      </w:r>
      <w:del w:id="2574" w:author="Author" w:date="2026-07-14T09:14:00Z" w16du:dateUtc="2026-07-14T08:14:00Z">
        <w:r>
          <w:delText>least when deliberate recall includes a film-retrieval goal</w:delText>
        </w:r>
      </w:del>
      <w:ins w:id="2575" w:author="Author" w:date="2026-07-14T09:14:00Z" w16du:dateUtc="2026-07-14T08:14:00Z">
        <w:r>
          <w:t>loss from the low- to high-interference condition is smallest when a maintained film-category cue is included</w:t>
        </w:r>
      </w:ins>
      <w:r>
        <w:t>.</w:t>
      </w:r>
    </w:p>
    <w:p w14:paraId="429ACB56" w14:textId="77777777" w:rsidR="007E0EE0" w:rsidRDefault="00000000">
      <w:pPr>
        <w:pStyle w:val="FigureWithoutNote"/>
        <w:rPr>
          <w:del w:id="2576" w:author="Author" w:date="2026-07-14T09:14:00Z" w16du:dateUtc="2026-07-14T08:14:00Z"/>
        </w:rPr>
      </w:pPr>
      <w:del w:id="2577" w:author="Author" w:date="2026-07-14T09:14:00Z" w16du:dateUtc="2026-07-14T08:14:00Z">
        <w:r>
          <w:rPr>
            <w:noProof/>
          </w:rPr>
          <w:drawing>
            <wp:inline distT="0" distB="0" distL="0" distR="0" wp14:anchorId="6DF4A1C3" wp14:editId="5CEE97EB">
              <wp:extent cx="5943600" cy="2657138"/>
              <wp:effectExtent l="0" t="0" r="0" b="0"/>
              <wp:docPr id="94" name="Picture"/>
              <wp:cNvGraphicFramePr/>
              <a:graphic xmlns:a="http://schemas.openxmlformats.org/drawingml/2006/main">
                <a:graphicData uri="http://schemas.openxmlformats.org/drawingml/2006/picture">
                  <pic:pic xmlns:pic="http://schemas.openxmlformats.org/drawingml/2006/picture">
                    <pic:nvPicPr>
                      <pic:cNvPr id="95" name="Picture" descr="work/simulation2_retrieval_control_decomposition/simulation2_retrieval_control_decomposition.png"/>
                      <pic:cNvPicPr>
                        <a:picLocks noChangeAspect="1" noChangeArrowheads="1"/>
                      </pic:cNvPicPr>
                    </pic:nvPicPr>
                    <pic:blipFill>
                      <a:blip r:embed="rId27"/>
                      <a:stretch>
                        <a:fillRect/>
                      </a:stretch>
                    </pic:blipFill>
                    <pic:spPr bwMode="auto">
                      <a:xfrm>
                        <a:off x="0" y="0"/>
                        <a:ext cx="5943600" cy="2657138"/>
                      </a:xfrm>
                      <a:prstGeom prst="rect">
                        <a:avLst/>
                      </a:prstGeom>
                      <a:noFill/>
                      <a:ln w="9525">
                        <a:noFill/>
                        <a:headEnd/>
                        <a:tailEnd/>
                      </a:ln>
                    </pic:spPr>
                  </pic:pic>
                </a:graphicData>
              </a:graphic>
            </wp:inline>
          </w:drawing>
        </w:r>
      </w:del>
    </w:p>
    <w:p w14:paraId="41C4C7BF" w14:textId="2C8ECF8E" w:rsidR="007E0EE0" w:rsidRDefault="00000000" w:rsidP="00D72BD0">
      <w:pPr>
        <w:pStyle w:val="AfterWithoutNote"/>
        <w:rPr>
          <w:del w:id="2578" w:author="Author" w:date="2026-07-14T09:14:00Z" w16du:dateUtc="2026-07-14T08:14:00Z"/>
        </w:rPr>
      </w:pPr>
      <w:del w:id="2579" w:author="Author" w:date="2026-07-14T09:14:00Z" w16du:dateUtc="2026-07-14T08:14:00Z">
        <w:r>
          <w:delText xml:space="preserve">Figure </w:delText>
        </w:r>
        <w:r>
          <w:fldChar w:fldCharType="begin"/>
        </w:r>
        <w:r>
          <w:delInstrText>HYPERLINK \l "X6daa0b906c5e98f8ec58936bb9080f274712771" \h</w:delInstrText>
        </w:r>
        <w:r>
          <w:fldChar w:fldCharType="separate"/>
        </w:r>
        <w:r>
          <w:rPr>
            <w:rStyle w:val="Hyperlink"/>
          </w:rPr>
          <w:delText>Figure 10</w:delText>
        </w:r>
        <w:r>
          <w:fldChar w:fldCharType="end"/>
        </w:r>
        <w:r>
          <w:delText xml:space="preserve"> explains why the goal-present conditions are less affected by reminder-linked task encoding. While the temporal context supports retrieval of both film and task items,  the goal, in the form of film context retrieval cues, natureally increases the overlap of the test context </w:delText>
        </w:r>
        <w:commentRangeStart w:id="2580"/>
        <w:r>
          <w:delText>with</w:delText>
        </w:r>
        <w:commentRangeEnd w:id="2580"/>
        <w:r>
          <w:rPr>
            <w:rStyle w:val="CommentReference"/>
            <w:sz w:val="24"/>
            <w:szCs w:val="24"/>
          </w:rPr>
          <w:commentReference w:id="2580"/>
        </w:r>
        <w:r>
          <w:delText xml:space="preserve"> the encoding context of film, relative to the overlap with task competitors, thereby supporting film recall. </w:delText>
        </w:r>
      </w:del>
    </w:p>
    <w:p w14:paraId="073CCFFF" w14:textId="77777777" w:rsidR="00AD2C25" w:rsidRDefault="00000000">
      <w:pPr>
        <w:pStyle w:val="FigureWithoutNote"/>
        <w:rPr>
          <w:ins w:id="2581" w:author="Author" w:date="2026-07-14T09:14:00Z" w16du:dateUtc="2026-07-14T08:14:00Z"/>
        </w:rPr>
      </w:pPr>
      <w:ins w:id="2582" w:author="Author" w:date="2026-07-14T09:14:00Z" w16du:dateUtc="2026-07-14T08:14:00Z">
        <w:r>
          <w:rPr>
            <w:noProof/>
          </w:rPr>
          <w:drawing>
            <wp:inline distT="0" distB="0" distL="0" distR="0" wp14:anchorId="4C6AFC03" wp14:editId="3F52E85D">
              <wp:extent cx="5943600" cy="2657138"/>
              <wp:effectExtent l="0" t="0" r="0" b="0"/>
              <wp:docPr id="89" name="Picture"/>
              <wp:cNvGraphicFramePr/>
              <a:graphic xmlns:a="http://schemas.openxmlformats.org/drawingml/2006/main">
                <a:graphicData uri="http://schemas.openxmlformats.org/drawingml/2006/picture">
                  <pic:pic xmlns:pic="http://schemas.openxmlformats.org/drawingml/2006/picture">
                    <pic:nvPicPr>
                      <pic:cNvPr id="90" name="Picture" descr="work/simulation2_retrieval_control_decomposition/simulation2_retrieval_control_decomposition.png"/>
                      <pic:cNvPicPr>
                        <a:picLocks noChangeAspect="1" noChangeArrowheads="1"/>
                      </pic:cNvPicPr>
                    </pic:nvPicPr>
                    <pic:blipFill>
                      <a:blip r:embed="rId28"/>
                      <a:stretch>
                        <a:fillRect/>
                      </a:stretch>
                    </pic:blipFill>
                    <pic:spPr bwMode="auto">
                      <a:xfrm>
                        <a:off x="0" y="0"/>
                        <a:ext cx="5943600" cy="2657138"/>
                      </a:xfrm>
                      <a:prstGeom prst="rect">
                        <a:avLst/>
                      </a:prstGeom>
                      <a:noFill/>
                      <a:ln w="9525">
                        <a:noFill/>
                        <a:headEnd/>
                        <a:tailEnd/>
                      </a:ln>
                    </pic:spPr>
                  </pic:pic>
                </a:graphicData>
              </a:graphic>
            </wp:inline>
          </w:drawing>
        </w:r>
      </w:ins>
    </w:p>
    <w:bookmarkEnd w:id="2552"/>
    <w:p w14:paraId="43041A91" w14:textId="77777777" w:rsidR="00AD2C25" w:rsidRDefault="00000000">
      <w:pPr>
        <w:pStyle w:val="AfterWithoutNote"/>
        <w:rPr>
          <w:ins w:id="2583" w:author="Author" w:date="2026-07-14T09:14:00Z" w16du:dateUtc="2026-07-14T08:14:00Z"/>
        </w:rPr>
      </w:pPr>
      <w:ins w:id="2584" w:author="Author" w:date="2026-07-14T09:14:00Z" w16du:dateUtc="2026-07-14T08:14:00Z">
        <w:r>
          <w:fldChar w:fldCharType="begin"/>
        </w:r>
        <w:r>
          <w:instrText>HYPERLINK \l "X3f1d862adb125e692948a0e1917736f72c3ad35" \h</w:instrText>
        </w:r>
        <w:r>
          <w:fldChar w:fldCharType="separate"/>
        </w:r>
        <w:r>
          <w:rPr>
            <w:rStyle w:val="Hyperlink"/>
          </w:rPr>
          <w:t>Figure 9</w:t>
        </w:r>
        <w:r>
          <w:fldChar w:fldCharType="end"/>
        </w:r>
        <w:r>
          <w:t xml:space="preserve"> decomposes how retrieval-control operations alter the film-recall loss produced when a film reminder precedes strong task encoding. The figure compares film recall in a low-interference condition, with no reminder and weak task encoding, against film recall in a high-interference condition, where a film reminder precedes strong task encoding. When the </w:t>
        </w:r>
        <w:r>
          <w:lastRenderedPageBreak/>
          <w:t>maintained film-category cue is absent, film recall remains much lower in the high-interference condition. Start-of-film reinstatement and retrieval monitoring can raise film recall, but the loss between the low- and high-interference conditions remains large. When a maintained film-category cue is active, the loss remains below one film item across the tested control packages; with all three controls present, film recall drops by about half an item. The maintained film-category cue most strongly reduces this loss by helping film candidates overcome competition from task competitors.</w:t>
        </w:r>
      </w:ins>
    </w:p>
    <w:p w14:paraId="0F7BF79B" w14:textId="77777777" w:rsidR="00AD2C25" w:rsidRDefault="00000000">
      <w:pPr>
        <w:pStyle w:val="FigureTitle"/>
      </w:pPr>
      <w:bookmarkStart w:id="2585" w:name="X6daa0b906c5e98f8ec58936bb9080f274712771"/>
      <w:commentRangeStart w:id="2586"/>
      <w:r>
        <w:lastRenderedPageBreak/>
        <w:t>Figure 10</w:t>
      </w:r>
      <w:commentRangeEnd w:id="2586"/>
      <w:r w:rsidR="0072228E">
        <w:rPr>
          <w:rStyle w:val="CommentReference"/>
          <w:sz w:val="24"/>
          <w:szCs w:val="24"/>
        </w:rPr>
        <w:commentReference w:id="2586"/>
      </w:r>
    </w:p>
    <w:p w14:paraId="21D6C15D" w14:textId="77777777" w:rsidR="00AD2C25" w:rsidRDefault="00000000">
      <w:pPr>
        <w:pStyle w:val="Caption"/>
      </w:pPr>
      <w:r>
        <w:rPr>
          <w:b/>
          <w:bCs/>
        </w:rPr>
        <w:t xml:space="preserve">Simulation 2: a </w:t>
      </w:r>
      <w:ins w:id="2587" w:author="Author" w:date="2026-07-14T09:14:00Z" w16du:dateUtc="2026-07-14T08:14:00Z">
        <w:r>
          <w:rPr>
            <w:b/>
            <w:bCs/>
          </w:rPr>
          <w:t xml:space="preserve">maintained </w:t>
        </w:r>
      </w:ins>
      <w:r>
        <w:rPr>
          <w:b/>
          <w:bCs/>
        </w:rPr>
        <w:t>film-</w:t>
      </w:r>
      <w:del w:id="2588" w:author="Author" w:date="2026-07-14T09:14:00Z" w16du:dateUtc="2026-07-14T08:14:00Z">
        <w:r>
          <w:rPr>
            <w:b/>
            <w:bCs/>
          </w:rPr>
          <w:delText xml:space="preserve">retrieval goal </w:delText>
        </w:r>
        <w:commentRangeStart w:id="2589"/>
        <w:r>
          <w:rPr>
            <w:b/>
            <w:bCs/>
          </w:rPr>
          <w:delText>separates</w:delText>
        </w:r>
      </w:del>
      <w:ins w:id="2590" w:author="Author" w:date="2026-07-14T09:14:00Z" w16du:dateUtc="2026-07-14T08:14:00Z">
        <w:r>
          <w:rPr>
            <w:b/>
            <w:bCs/>
          </w:rPr>
          <w:t>category cue makes</w:t>
        </w:r>
      </w:ins>
      <w:r>
        <w:rPr>
          <w:b/>
          <w:bCs/>
        </w:rPr>
        <w:t xml:space="preserve"> film-directed retrieval </w:t>
      </w:r>
      <w:del w:id="2591" w:author="Author" w:date="2026-07-14T09:14:00Z" w16du:dateUtc="2026-07-14T08:14:00Z">
        <w:r>
          <w:rPr>
            <w:b/>
            <w:bCs/>
          </w:rPr>
          <w:delText>from</w:delText>
        </w:r>
      </w:del>
      <w:ins w:id="2592" w:author="Author" w:date="2026-07-14T09:14:00Z" w16du:dateUtc="2026-07-14T08:14:00Z">
        <w:r>
          <w:rPr>
            <w:b/>
            <w:bCs/>
          </w:rPr>
          <w:t>cues less similar to</w:t>
        </w:r>
      </w:ins>
      <w:r>
        <w:rPr>
          <w:b/>
          <w:bCs/>
        </w:rPr>
        <w:t xml:space="preserve"> task</w:t>
      </w:r>
      <w:ins w:id="2593" w:author="Author" w:date="2026-07-14T09:14:00Z" w16du:dateUtc="2026-07-14T08:14:00Z">
        <w:r>
          <w:rPr>
            <w:b/>
            <w:bCs/>
          </w:rPr>
          <w:t>-encoding</w:t>
        </w:r>
      </w:ins>
      <w:r>
        <w:rPr>
          <w:b/>
          <w:bCs/>
        </w:rPr>
        <w:t xml:space="preserve"> context</w:t>
      </w:r>
      <w:del w:id="2594" w:author="Author" w:date="2026-07-14T09:14:00Z" w16du:dateUtc="2026-07-14T08:14:00Z">
        <w:r>
          <w:rPr>
            <w:b/>
            <w:bCs/>
          </w:rPr>
          <w:delText xml:space="preserve"> overlap</w:delText>
        </w:r>
      </w:del>
      <w:commentRangeEnd w:id="2589"/>
      <w:r>
        <w:rPr>
          <w:rStyle w:val="CommentReference"/>
          <w:b/>
          <w:bCs/>
          <w:sz w:val="24"/>
          <w:szCs w:val="24"/>
        </w:rPr>
        <w:commentReference w:id="2589"/>
      </w:r>
      <w:r>
        <w:rPr>
          <w:b/>
          <w:bCs/>
        </w:rPr>
        <w:t>.</w:t>
      </w:r>
      <w:r>
        <w:t xml:space="preserve"> The high-interference condition was held fixed: a film reminder preceded strong task encoding, and weak film cues were supplied periodically during recall. A </w:t>
      </w:r>
      <w:del w:id="2595" w:author="Author" w:date="2026-07-14T09:14:00Z" w16du:dateUtc="2026-07-14T08:14:00Z">
        <w:r>
          <w:delText xml:space="preserve">film-retrieval goal is an internally </w:delText>
        </w:r>
      </w:del>
      <w:r>
        <w:t xml:space="preserve">maintained </w:t>
      </w:r>
      <w:del w:id="2596" w:author="Author" w:date="2026-07-14T09:14:00Z" w16du:dateUtc="2026-07-14T08:14:00Z">
        <w:r>
          <w:delText>retrieval state that</w:delText>
        </w:r>
      </w:del>
      <w:ins w:id="2597" w:author="Author" w:date="2026-07-14T09:14:00Z" w16du:dateUtc="2026-07-14T08:14:00Z">
        <w:r>
          <w:t>film-category cue</w:t>
        </w:r>
      </w:ins>
      <w:r>
        <w:t xml:space="preserve"> supports film items during deliberate recall</w:t>
      </w:r>
      <w:del w:id="2598" w:author="Author" w:date="2026-07-14T09:14:00Z" w16du:dateUtc="2026-07-14T08:14:00Z">
        <w:r>
          <w:delText>,</w:delText>
        </w:r>
      </w:del>
      <w:ins w:id="2599" w:author="Author" w:date="2026-07-14T09:14:00Z" w16du:dateUtc="2026-07-14T08:14:00Z">
        <w:r>
          <w:t xml:space="preserve"> and is</w:t>
        </w:r>
      </w:ins>
      <w:r>
        <w:t xml:space="preserve"> distinct from the external film reminder and test-phase film cues. </w:t>
      </w:r>
      <w:r>
        <w:rPr>
          <w:b/>
          <w:bCs/>
        </w:rPr>
        <w:t>(A)</w:t>
      </w:r>
      <w:r>
        <w:t xml:space="preserve"> Mean </w:t>
      </w:r>
      <w:del w:id="2600" w:author="Author" w:date="2026-07-14T09:14:00Z" w16du:dateUtc="2026-07-14T08:14:00Z">
        <w:r>
          <w:delText>overlap</w:delText>
        </w:r>
      </w:del>
      <w:ins w:id="2601" w:author="Author" w:date="2026-07-14T09:14:00Z" w16du:dateUtc="2026-07-14T08:14:00Z">
        <w:r>
          <w:t>similarity</w:t>
        </w:r>
      </w:ins>
      <w:r>
        <w:t xml:space="preserve"> between task-encoding contexts and film-directed retrieval cues, averaging across encoded task positions for each encoded film position. </w:t>
      </w:r>
      <w:r>
        <w:rPr>
          <w:b/>
          <w:bCs/>
        </w:rPr>
        <w:t>(B)</w:t>
      </w:r>
      <w:r>
        <w:t xml:space="preserve"> Full </w:t>
      </w:r>
      <w:del w:id="2602" w:author="Author" w:date="2026-07-14T09:14:00Z" w16du:dateUtc="2026-07-14T08:14:00Z">
        <w:r>
          <w:delText>overlap</w:delText>
        </w:r>
      </w:del>
      <w:ins w:id="2603" w:author="Author" w:date="2026-07-14T09:14:00Z" w16du:dateUtc="2026-07-14T08:14:00Z">
        <w:r>
          <w:t>similarity</w:t>
        </w:r>
      </w:ins>
      <w:r>
        <w:t xml:space="preserve"> matrices for the same condition. </w:t>
      </w:r>
      <w:commentRangeStart w:id="2604"/>
      <w:r>
        <w:t xml:space="preserve">The left matrix uses temporal context alone; the right matrix </w:t>
      </w:r>
      <w:ins w:id="2605" w:author="Author" w:date="2026-07-14T09:14:00Z" w16du:dateUtc="2026-07-14T08:14:00Z">
        <w:r>
          <w:t xml:space="preserve">schematically </w:t>
        </w:r>
      </w:ins>
      <w:r>
        <w:t xml:space="preserve">adds the </w:t>
      </w:r>
      <w:ins w:id="2606" w:author="Author" w:date="2026-07-14T09:14:00Z" w16du:dateUtc="2026-07-14T08:14:00Z">
        <w:r>
          <w:t xml:space="preserve">maintained </w:t>
        </w:r>
      </w:ins>
      <w:r>
        <w:t>film-</w:t>
      </w:r>
      <w:del w:id="2607" w:author="Author" w:date="2026-07-14T09:14:00Z" w16du:dateUtc="2026-07-14T08:14:00Z">
        <w:r>
          <w:delText>retrieval goal</w:delText>
        </w:r>
      </w:del>
      <w:ins w:id="2608" w:author="Author" w:date="2026-07-14T09:14:00Z" w16du:dateUtc="2026-07-14T08:14:00Z">
        <w:r>
          <w:t>category cue</w:t>
        </w:r>
      </w:ins>
      <w:r>
        <w:t xml:space="preserve"> to the film-directed retrieval cue.</w:t>
      </w:r>
      <w:commentRangeEnd w:id="2604"/>
      <w:r>
        <w:rPr>
          <w:rStyle w:val="CommentReference"/>
          <w:sz w:val="24"/>
          <w:szCs w:val="24"/>
        </w:rPr>
        <w:commentReference w:id="2604"/>
      </w:r>
      <w:r>
        <w:t xml:space="preserve"> Brighter cells indicate greater </w:t>
      </w:r>
      <w:del w:id="2609" w:author="Author" w:date="2026-07-14T09:14:00Z" w16du:dateUtc="2026-07-14T08:14:00Z">
        <w:r>
          <w:delText>overlap with</w:delText>
        </w:r>
      </w:del>
      <w:ins w:id="2610" w:author="Author" w:date="2026-07-14T09:14:00Z" w16du:dateUtc="2026-07-14T08:14:00Z">
        <w:r>
          <w:t>similarity to</w:t>
        </w:r>
      </w:ins>
      <w:r>
        <w:t xml:space="preserve"> task-encoding context. Adding the </w:t>
      </w:r>
      <w:ins w:id="2611" w:author="Author" w:date="2026-07-14T09:14:00Z" w16du:dateUtc="2026-07-14T08:14:00Z">
        <w:r>
          <w:t xml:space="preserve">maintained </w:t>
        </w:r>
      </w:ins>
      <w:r>
        <w:t>film-</w:t>
      </w:r>
      <w:del w:id="2612" w:author="Author" w:date="2026-07-14T09:14:00Z" w16du:dateUtc="2026-07-14T08:14:00Z">
        <w:r>
          <w:delText>retrieval goal</w:delText>
        </w:r>
      </w:del>
      <w:ins w:id="2613" w:author="Author" w:date="2026-07-14T09:14:00Z" w16du:dateUtc="2026-07-14T08:14:00Z">
        <w:r>
          <w:t>category cue</w:t>
        </w:r>
      </w:ins>
      <w:r>
        <w:t xml:space="preserve"> reduces </w:t>
      </w:r>
      <w:del w:id="2614" w:author="Author" w:date="2026-07-14T09:14:00Z" w16du:dateUtc="2026-07-14T08:14:00Z">
        <w:r>
          <w:delText>overlap</w:delText>
        </w:r>
      </w:del>
      <w:ins w:id="2615" w:author="Author" w:date="2026-07-14T09:14:00Z" w16du:dateUtc="2026-07-14T08:14:00Z">
        <w:r>
          <w:t>similarity</w:t>
        </w:r>
      </w:ins>
      <w:r>
        <w:t xml:space="preserve"> between film-directed retrieval cues and task-encoding contexts, providing a route to film recall that depends less on temporal context remaining selective for film items.</w:t>
      </w:r>
    </w:p>
    <w:p w14:paraId="4EFE36F1" w14:textId="77777777" w:rsidR="007E0EE0" w:rsidRDefault="00000000">
      <w:pPr>
        <w:pStyle w:val="FigureWithoutNote"/>
        <w:rPr>
          <w:del w:id="2616" w:author="Author" w:date="2026-07-14T09:14:00Z" w16du:dateUtc="2026-07-14T08:14:00Z"/>
        </w:rPr>
      </w:pPr>
      <w:del w:id="2617" w:author="Author" w:date="2026-07-14T09:14:00Z" w16du:dateUtc="2026-07-14T08:14:00Z">
        <w:r>
          <w:rPr>
            <w:noProof/>
          </w:rPr>
          <w:lastRenderedPageBreak/>
          <w:drawing>
            <wp:inline distT="0" distB="0" distL="0" distR="0" wp14:anchorId="484709BB" wp14:editId="684D3255">
              <wp:extent cx="5943600" cy="5653668"/>
              <wp:effectExtent l="0" t="0" r="0" b="0"/>
              <wp:docPr id="98" name="Picture"/>
              <wp:cNvGraphicFramePr/>
              <a:graphic xmlns:a="http://schemas.openxmlformats.org/drawingml/2006/main">
                <a:graphicData uri="http://schemas.openxmlformats.org/drawingml/2006/picture">
                  <pic:pic xmlns:pic="http://schemas.openxmlformats.org/drawingml/2006/picture">
                    <pic:nvPicPr>
                      <pic:cNvPr id="99" name="Picture" descr="work/simulation2_film_retrieval_goal_context_overlap/simulation2_film_retrieval_goal_context_overlap.png"/>
                      <pic:cNvPicPr>
                        <a:picLocks noChangeAspect="1" noChangeArrowheads="1"/>
                      </pic:cNvPicPr>
                    </pic:nvPicPr>
                    <pic:blipFill>
                      <a:blip r:embed="rId29"/>
                      <a:stretch>
                        <a:fillRect/>
                      </a:stretch>
                    </pic:blipFill>
                    <pic:spPr bwMode="auto">
                      <a:xfrm>
                        <a:off x="0" y="0"/>
                        <a:ext cx="5943600" cy="5653668"/>
                      </a:xfrm>
                      <a:prstGeom prst="rect">
                        <a:avLst/>
                      </a:prstGeom>
                      <a:noFill/>
                      <a:ln w="9525">
                        <a:noFill/>
                        <a:headEnd/>
                        <a:tailEnd/>
                      </a:ln>
                    </pic:spPr>
                  </pic:pic>
                </a:graphicData>
              </a:graphic>
            </wp:inline>
          </w:drawing>
        </w:r>
      </w:del>
    </w:p>
    <w:p w14:paraId="3E116E7C" w14:textId="77777777" w:rsidR="007E0EE0" w:rsidRDefault="00000000">
      <w:pPr>
        <w:pStyle w:val="BodyText"/>
        <w:rPr>
          <w:del w:id="2618" w:author="Author" w:date="2026-07-14T09:14:00Z" w16du:dateUtc="2026-07-14T08:14:00Z"/>
        </w:rPr>
      </w:pPr>
      <w:del w:id="2619" w:author="Author" w:date="2026-07-14T09:14:00Z" w16du:dateUtc="2026-07-14T08:14:00Z">
        <w:r>
          <w:delText>The remaining diagnostics show how the other controls help without providing the same broad protection. Start-of-film context reinstatement changes where search begins, so its benefits are concentrated around early film positions.</w:delText>
        </w:r>
      </w:del>
    </w:p>
    <w:p w14:paraId="46C4CE46" w14:textId="77777777" w:rsidR="00AD2C25" w:rsidRDefault="00000000">
      <w:pPr>
        <w:pStyle w:val="FigureWithoutNote"/>
        <w:rPr>
          <w:ins w:id="2620" w:author="Author" w:date="2026-07-14T09:14:00Z" w16du:dateUtc="2026-07-14T08:14:00Z"/>
        </w:rPr>
      </w:pPr>
      <w:ins w:id="2621" w:author="Author" w:date="2026-07-14T09:14:00Z" w16du:dateUtc="2026-07-14T08:14:00Z">
        <w:r>
          <w:rPr>
            <w:noProof/>
          </w:rPr>
          <w:drawing>
            <wp:inline distT="0" distB="0" distL="0" distR="0" wp14:anchorId="6AA9197D" wp14:editId="7443CB37">
              <wp:extent cx="5943600" cy="5660571"/>
              <wp:effectExtent l="0" t="0" r="0" b="0"/>
              <wp:docPr id="93" name="Picture"/>
              <wp:cNvGraphicFramePr/>
              <a:graphic xmlns:a="http://schemas.openxmlformats.org/drawingml/2006/main">
                <a:graphicData uri="http://schemas.openxmlformats.org/drawingml/2006/picture">
                  <pic:pic xmlns:pic="http://schemas.openxmlformats.org/drawingml/2006/picture">
                    <pic:nvPicPr>
                      <pic:cNvPr id="94" name="Picture" descr="work/simulation2_film_retrieval_goal_context_overlap/simulation2_film_retrieval_goal_context_overlap.png"/>
                      <pic:cNvPicPr>
                        <a:picLocks noChangeAspect="1" noChangeArrowheads="1"/>
                      </pic:cNvPicPr>
                    </pic:nvPicPr>
                    <pic:blipFill>
                      <a:blip r:embed="rId30"/>
                      <a:stretch>
                        <a:fillRect/>
                      </a:stretch>
                    </pic:blipFill>
                    <pic:spPr bwMode="auto">
                      <a:xfrm>
                        <a:off x="0" y="0"/>
                        <a:ext cx="5943600" cy="5660571"/>
                      </a:xfrm>
                      <a:prstGeom prst="rect">
                        <a:avLst/>
                      </a:prstGeom>
                      <a:noFill/>
                      <a:ln w="9525">
                        <a:noFill/>
                        <a:headEnd/>
                        <a:tailEnd/>
                      </a:ln>
                    </pic:spPr>
                  </pic:pic>
                </a:graphicData>
              </a:graphic>
            </wp:inline>
          </w:drawing>
        </w:r>
      </w:ins>
    </w:p>
    <w:bookmarkEnd w:id="2585"/>
    <w:p w14:paraId="072A23D5" w14:textId="77777777" w:rsidR="00AD2C25" w:rsidRDefault="00000000">
      <w:pPr>
        <w:pStyle w:val="AfterWithoutNote"/>
        <w:rPr>
          <w:ins w:id="2622" w:author="Author" w:date="2026-07-14T09:14:00Z" w16du:dateUtc="2026-07-14T08:14:00Z"/>
        </w:rPr>
      </w:pPr>
      <w:ins w:id="2623" w:author="Author" w:date="2026-07-14T09:14:00Z" w16du:dateUtc="2026-07-14T08:14:00Z">
        <w:r>
          <w:t xml:space="preserve"> </w:t>
        </w:r>
      </w:ins>
    </w:p>
    <w:p w14:paraId="76AD5208" w14:textId="77777777" w:rsidR="00AD2C25" w:rsidRDefault="00000000">
      <w:pPr>
        <w:pStyle w:val="FigureTitle"/>
      </w:pPr>
      <w:bookmarkStart w:id="2624" w:name="Xe96feb7454d6b23e449dfafb9c326dcfa9c3226"/>
      <w:commentRangeStart w:id="2625"/>
      <w:r>
        <w:lastRenderedPageBreak/>
        <w:t>Figure 11</w:t>
      </w:r>
      <w:commentRangeEnd w:id="2625"/>
      <w:r w:rsidR="00C53C3B">
        <w:rPr>
          <w:rStyle w:val="CommentReference"/>
          <w:sz w:val="24"/>
          <w:szCs w:val="24"/>
        </w:rPr>
        <w:commentReference w:id="2625"/>
      </w:r>
    </w:p>
    <w:p w14:paraId="7230EAD3" w14:textId="77777777" w:rsidR="00AD2C25" w:rsidRDefault="00000000">
      <w:pPr>
        <w:pStyle w:val="Caption"/>
      </w:pPr>
      <w:r>
        <w:rPr>
          <w:b/>
          <w:bCs/>
        </w:rPr>
        <w:t>Simulation 2: start-of-film context reinstatement protects early encoded film positions.</w:t>
      </w:r>
      <w:r>
        <w:t xml:space="preserve"> Unguided recall was compared with start-of-film context reinstatement while the condition with a pre-task film reminder and strong task encoding was held fixed and retrieval monitoring was disabled. Start-of-film context reinstatement initializes retrieval by drifting the current context toward the state present at the start of film encoding. Weak film cues were supplied periodically during recall. Shaded bands mark film, break, task, and filler positions; the green line marks the reminder immediately before </w:t>
      </w:r>
      <w:ins w:id="2626" w:author="Author" w:date="2026-07-14T09:14:00Z" w16du:dateUtc="2026-07-14T08:14:00Z">
        <w:r>
          <w:t xml:space="preserve">the </w:t>
        </w:r>
      </w:ins>
      <w:r>
        <w:t xml:space="preserve">task </w:t>
      </w:r>
      <w:del w:id="2627" w:author="Author" w:date="2026-07-14T09:14:00Z" w16du:dateUtc="2026-07-14T08:14:00Z">
        <w:r>
          <w:delText>encoding</w:delText>
        </w:r>
      </w:del>
      <w:ins w:id="2628" w:author="Author" w:date="2026-07-14T09:14:00Z" w16du:dateUtc="2026-07-14T08:14:00Z">
        <w:r>
          <w:t>phase</w:t>
        </w:r>
      </w:ins>
      <w:r>
        <w:t xml:space="preserve">. </w:t>
      </w:r>
      <w:r>
        <w:rPr>
          <w:b/>
          <w:bCs/>
        </w:rPr>
        <w:t>(A)</w:t>
      </w:r>
      <w:r>
        <w:t xml:space="preserve"> Item accessibility before the first recall attempt. Reinstatement increases accessibility most strongly for early encoded film positions. </w:t>
      </w:r>
      <w:r>
        <w:rPr>
          <w:b/>
          <w:bCs/>
        </w:rPr>
        <w:t>(B)</w:t>
      </w:r>
      <w:r>
        <w:t xml:space="preserve"> First recall probability distribution. Reinstatement shifts recall initiation toward early film positions. </w:t>
      </w:r>
      <w:r>
        <w:rPr>
          <w:b/>
          <w:bCs/>
        </w:rPr>
        <w:t>(C)</w:t>
      </w:r>
      <w:r>
        <w:t xml:space="preserve"> Full recall probability distribution. The early-film bias remains visible across the recall period, while later film positions remain more vulnerable </w:t>
      </w:r>
      <w:del w:id="2629" w:author="Author" w:date="2026-07-14T09:14:00Z" w16du:dateUtc="2026-07-14T08:14:00Z">
        <w:r>
          <w:delText>under reminder-linked</w:delText>
        </w:r>
      </w:del>
      <w:ins w:id="2630" w:author="Author" w:date="2026-07-14T09:14:00Z" w16du:dateUtc="2026-07-14T08:14:00Z">
        <w:r>
          <w:t>when</w:t>
        </w:r>
      </w:ins>
      <w:r>
        <w:t xml:space="preserve"> strong task encoding</w:t>
      </w:r>
      <w:ins w:id="2631" w:author="Author" w:date="2026-07-14T09:14:00Z" w16du:dateUtc="2026-07-14T08:14:00Z">
        <w:r>
          <w:t xml:space="preserve"> follows a film reminder</w:t>
        </w:r>
      </w:ins>
      <w:r>
        <w:t>. Start-of-film context reinstatement therefore protects early encoded film positions by shifting retrieval initiation toward the start of the film sequence.</w:t>
      </w:r>
    </w:p>
    <w:p w14:paraId="24DADED1" w14:textId="77777777" w:rsidR="007E0EE0" w:rsidRDefault="00000000">
      <w:pPr>
        <w:pStyle w:val="FigureWithoutNote"/>
        <w:rPr>
          <w:del w:id="2632" w:author="Author" w:date="2026-07-14T09:14:00Z" w16du:dateUtc="2026-07-14T08:14:00Z"/>
        </w:rPr>
      </w:pPr>
      <w:del w:id="2633" w:author="Author" w:date="2026-07-14T09:14:00Z" w16du:dateUtc="2026-07-14T08:14:00Z">
        <w:r>
          <w:rPr>
            <w:noProof/>
          </w:rPr>
          <w:lastRenderedPageBreak/>
          <w:drawing>
            <wp:inline distT="0" distB="0" distL="0" distR="0" wp14:anchorId="7490DA31" wp14:editId="740F788B">
              <wp:extent cx="5943600" cy="5612321"/>
              <wp:effectExtent l="0" t="0" r="0" b="0"/>
              <wp:docPr id="102" name="Picture"/>
              <wp:cNvGraphicFramePr/>
              <a:graphic xmlns:a="http://schemas.openxmlformats.org/drawingml/2006/main">
                <a:graphicData uri="http://schemas.openxmlformats.org/drawingml/2006/picture">
                  <pic:pic xmlns:pic="http://schemas.openxmlformats.org/drawingml/2006/picture">
                    <pic:nvPicPr>
                      <pic:cNvPr id="103" name="Picture" descr="work/simulation2_start_context_reinstatement/simulation2_start_context_reinstatement.png"/>
                      <pic:cNvPicPr>
                        <a:picLocks noChangeAspect="1" noChangeArrowheads="1"/>
                      </pic:cNvPicPr>
                    </pic:nvPicPr>
                    <pic:blipFill>
                      <a:blip r:embed="rId31"/>
                      <a:stretch>
                        <a:fillRect/>
                      </a:stretch>
                    </pic:blipFill>
                    <pic:spPr bwMode="auto">
                      <a:xfrm>
                        <a:off x="0" y="0"/>
                        <a:ext cx="5943600" cy="5612321"/>
                      </a:xfrm>
                      <a:prstGeom prst="rect">
                        <a:avLst/>
                      </a:prstGeom>
                      <a:noFill/>
                      <a:ln w="9525">
                        <a:noFill/>
                        <a:headEnd/>
                        <a:tailEnd/>
                      </a:ln>
                    </pic:spPr>
                  </pic:pic>
                </a:graphicData>
              </a:graphic>
            </wp:inline>
          </w:drawing>
        </w:r>
      </w:del>
    </w:p>
    <w:p w14:paraId="7BA2BE35" w14:textId="77777777" w:rsidR="007E0EE0" w:rsidRDefault="00000000">
      <w:pPr>
        <w:pStyle w:val="AfterWithoutNote"/>
        <w:rPr>
          <w:del w:id="2634" w:author="Author" w:date="2026-07-14T09:14:00Z" w16du:dateUtc="2026-07-14T08:14:00Z"/>
        </w:rPr>
      </w:pPr>
      <w:del w:id="2635" w:author="Author" w:date="2026-07-14T09:14:00Z" w16du:dateUtc="2026-07-14T08:14:00Z">
        <w:r>
          <w:delText>Retrieval monitoring addresses a later part of the retrieval sequence. When search samples a non-film item, monitoring limits how strongly that sample redirects subsequent retrieval.</w:delText>
        </w:r>
      </w:del>
    </w:p>
    <w:p w14:paraId="59AD8C79" w14:textId="77777777" w:rsidR="00AD2C25" w:rsidRDefault="00000000">
      <w:pPr>
        <w:pStyle w:val="FigureWithoutNote"/>
        <w:rPr>
          <w:ins w:id="2636" w:author="Author" w:date="2026-07-14T09:14:00Z" w16du:dateUtc="2026-07-14T08:14:00Z"/>
        </w:rPr>
      </w:pPr>
      <w:ins w:id="2637" w:author="Author" w:date="2026-07-14T09:14:00Z" w16du:dateUtc="2026-07-14T08:14:00Z">
        <w:r>
          <w:rPr>
            <w:noProof/>
          </w:rPr>
          <w:drawing>
            <wp:inline distT="0" distB="0" distL="0" distR="0" wp14:anchorId="67D7F204" wp14:editId="626C7904">
              <wp:extent cx="5943600" cy="5618437"/>
              <wp:effectExtent l="0" t="0" r="0" b="0"/>
              <wp:docPr id="97" name="Picture"/>
              <wp:cNvGraphicFramePr/>
              <a:graphic xmlns:a="http://schemas.openxmlformats.org/drawingml/2006/main">
                <a:graphicData uri="http://schemas.openxmlformats.org/drawingml/2006/picture">
                  <pic:pic xmlns:pic="http://schemas.openxmlformats.org/drawingml/2006/picture">
                    <pic:nvPicPr>
                      <pic:cNvPr id="98" name="Picture" descr="work/simulation2_start_context_reinstatement/simulation2_start_context_reinstatement.png"/>
                      <pic:cNvPicPr>
                        <a:picLocks noChangeAspect="1" noChangeArrowheads="1"/>
                      </pic:cNvPicPr>
                    </pic:nvPicPr>
                    <pic:blipFill>
                      <a:blip r:embed="rId32"/>
                      <a:stretch>
                        <a:fillRect/>
                      </a:stretch>
                    </pic:blipFill>
                    <pic:spPr bwMode="auto">
                      <a:xfrm>
                        <a:off x="0" y="0"/>
                        <a:ext cx="5943600" cy="5618437"/>
                      </a:xfrm>
                      <a:prstGeom prst="rect">
                        <a:avLst/>
                      </a:prstGeom>
                      <a:noFill/>
                      <a:ln w="9525">
                        <a:noFill/>
                        <a:headEnd/>
                        <a:tailEnd/>
                      </a:ln>
                    </pic:spPr>
                  </pic:pic>
                </a:graphicData>
              </a:graphic>
            </wp:inline>
          </w:drawing>
        </w:r>
      </w:ins>
    </w:p>
    <w:bookmarkEnd w:id="2624"/>
    <w:p w14:paraId="71F2E67B" w14:textId="77777777" w:rsidR="00AD2C25" w:rsidRDefault="00000000">
      <w:pPr>
        <w:pStyle w:val="AfterWithoutNote"/>
        <w:rPr>
          <w:ins w:id="2638" w:author="Author" w:date="2026-07-14T09:14:00Z" w16du:dateUtc="2026-07-14T08:14:00Z"/>
        </w:rPr>
      </w:pPr>
      <w:ins w:id="2639" w:author="Author" w:date="2026-07-14T09:14:00Z" w16du:dateUtc="2026-07-14T08:14:00Z">
        <w:r>
          <w:fldChar w:fldCharType="begin"/>
        </w:r>
        <w:r>
          <w:instrText>HYPERLINK \l "Xe96feb7454d6b23e449dfafb9c326dcfa9c3226" \h</w:instrText>
        </w:r>
        <w:r>
          <w:fldChar w:fldCharType="separate"/>
        </w:r>
        <w:r>
          <w:rPr>
            <w:rStyle w:val="Hyperlink"/>
          </w:rPr>
          <w:t>Figure 11</w:t>
        </w:r>
        <w:r>
          <w:fldChar w:fldCharType="end"/>
        </w:r>
        <w:r>
          <w:t xml:space="preserve"> holds the high-interference condition fixed and isolates start-of-film context reinstatement. Reinstatement increases access to early film positions and shifts the first sampled item toward the beginning of the film sequence. Those gains persist in the full recall curve, but later film positions remain vulnerable because the start state does not remove task support from the contexts that cue later film items. The model therefore predicts that start-of-film context </w:t>
        </w:r>
        <w:r>
          <w:lastRenderedPageBreak/>
          <w:t>reinstatement will preferentially protect early film material, while later film material remains vulnerable to reminder-linked task competition.</w:t>
        </w:r>
      </w:ins>
    </w:p>
    <w:p w14:paraId="0E80E570" w14:textId="77777777" w:rsidR="00AD2C25" w:rsidRDefault="00000000">
      <w:pPr>
        <w:pStyle w:val="BodyText"/>
        <w:rPr>
          <w:ins w:id="2640" w:author="Author" w:date="2026-07-14T09:14:00Z" w16du:dateUtc="2026-07-14T08:14:00Z"/>
        </w:rPr>
      </w:pPr>
      <w:ins w:id="2641" w:author="Author" w:date="2026-07-14T09:14:00Z" w16du:dateUtc="2026-07-14T08:14:00Z">
        <w:r>
          <w:t xml:space="preserve">Retrieval monitoring acts after a non-film item has already been sampled. By dampening that item’s context update, monitoring limits how much the sample redirects subsequent retrieval. </w:t>
        </w:r>
        <w:r>
          <w:fldChar w:fldCharType="begin"/>
        </w:r>
        <w:r>
          <w:instrText>HYPERLINK \l "Xa9c4b5e1618786b5f440768b73dd7732a592b1f" \h</w:instrText>
        </w:r>
        <w:r>
          <w:fldChar w:fldCharType="separate"/>
        </w:r>
        <w:r>
          <w:rPr>
            <w:rStyle w:val="Hyperlink"/>
          </w:rPr>
          <w:t>Figure 12</w:t>
        </w:r>
        <w:r>
          <w:fldChar w:fldCharType="end"/>
        </w:r>
        <w:r>
          <w:t xml:space="preserve"> shows that monitoring increases the probability that a sampled non-film item is followed by recall of a film item. Monitoring therefore helps recall recover after task or filler material has entered the output sequence. It does not supply film-directed support before sampling occurs, so it provides only limited protection against task competition during film recall. Simulation 2 therefore constrains the account: deliberate recall is not spared by a generic voluntary-memory setting. It is less affected when control supplies film-directed support that task competitors do not share, whereas controls that only change retrieval initiation or post-sampling carryover remain more vulnerable.</w:t>
        </w:r>
      </w:ins>
    </w:p>
    <w:p w14:paraId="01EEAA9F" w14:textId="77777777" w:rsidR="00AD2C25" w:rsidRDefault="00000000">
      <w:pPr>
        <w:pStyle w:val="FigureTitle"/>
      </w:pPr>
      <w:bookmarkStart w:id="2642" w:name="Xa9c4b5e1618786b5f440768b73dd7732a592b1f"/>
      <w:r>
        <w:lastRenderedPageBreak/>
        <w:t>Figure 12</w:t>
      </w:r>
    </w:p>
    <w:p w14:paraId="3C143A54" w14:textId="77777777" w:rsidR="00AD2C25" w:rsidRDefault="00000000">
      <w:pPr>
        <w:pStyle w:val="Caption"/>
      </w:pPr>
      <w:r>
        <w:rPr>
          <w:b/>
          <w:bCs/>
        </w:rPr>
        <w:t>Simulation 2: retrieval monitoring supports return to film recall.</w:t>
      </w:r>
      <w:r>
        <w:t xml:space="preserve"> The condition with a pre-task film reminder and strong task encoding was held fixed, start-of-film context reinstatement was present, and retrieval monitoring strength was varied. Retrieval monitoring dampens context updating after non-film samples during deliberate recall. Weak film cues were supplied periodically during recall. </w:t>
      </w:r>
      <w:r>
        <w:rPr>
          <w:b/>
          <w:bCs/>
        </w:rPr>
        <w:t>(A)</w:t>
      </w:r>
      <w:r>
        <w:t xml:space="preserve"> Model-diagnostic probability that a non-film sample was followed by </w:t>
      </w:r>
      <w:ins w:id="2643" w:author="Author" w:date="2026-07-14T09:14:00Z" w16du:dateUtc="2026-07-14T08:14:00Z">
        <w:r>
          <w:t xml:space="preserve">recall of </w:t>
        </w:r>
      </w:ins>
      <w:r>
        <w:t xml:space="preserve">a film </w:t>
      </w:r>
      <w:del w:id="2644" w:author="Author" w:date="2026-07-14T09:14:00Z" w16du:dateUtc="2026-07-14T08:14:00Z">
        <w:r>
          <w:delText>output</w:delText>
        </w:r>
      </w:del>
      <w:ins w:id="2645" w:author="Author" w:date="2026-07-14T09:14:00Z" w16du:dateUtc="2026-07-14T08:14:00Z">
        <w:r>
          <w:t>item</w:t>
        </w:r>
      </w:ins>
      <w:r>
        <w:t xml:space="preserve"> as retrieval monitoring increased. </w:t>
      </w:r>
      <w:r>
        <w:rPr>
          <w:b/>
          <w:bCs/>
        </w:rPr>
        <w:t>(B)</w:t>
      </w:r>
      <w:r>
        <w:t xml:space="preserve"> Recall probability by encoded position with no retrieval monitoring versus the moderate retrieval-monitoring setting used in the Simulation 2 anchor figure. Shaded bands mark film, break, task, and filler positions; the green line marks the reminder immediately before </w:t>
      </w:r>
      <w:ins w:id="2646" w:author="Author" w:date="2026-07-14T09:14:00Z" w16du:dateUtc="2026-07-14T08:14:00Z">
        <w:r>
          <w:t xml:space="preserve">the </w:t>
        </w:r>
      </w:ins>
      <w:r>
        <w:t xml:space="preserve">task </w:t>
      </w:r>
      <w:del w:id="2647" w:author="Author" w:date="2026-07-14T09:14:00Z" w16du:dateUtc="2026-07-14T08:14:00Z">
        <w:r>
          <w:delText>encoding</w:delText>
        </w:r>
      </w:del>
      <w:ins w:id="2648" w:author="Author" w:date="2026-07-14T09:14:00Z" w16du:dateUtc="2026-07-14T08:14:00Z">
        <w:r>
          <w:t>phase</w:t>
        </w:r>
      </w:ins>
      <w:r>
        <w:t xml:space="preserve">. Retrieval monitoring therefore supports film recall after search is pulled away from the film sequence, increasing film recall probability </w:t>
      </w:r>
      <w:del w:id="2649" w:author="Author" w:date="2026-07-14T09:14:00Z" w16du:dateUtc="2026-07-14T08:14:00Z">
        <w:r>
          <w:delText>under reminder-linked</w:delText>
        </w:r>
      </w:del>
      <w:ins w:id="2650" w:author="Author" w:date="2026-07-14T09:14:00Z" w16du:dateUtc="2026-07-14T08:14:00Z">
        <w:r>
          <w:t>when</w:t>
        </w:r>
      </w:ins>
      <w:r>
        <w:t xml:space="preserve"> strong task encoding</w:t>
      </w:r>
      <w:ins w:id="2651" w:author="Author" w:date="2026-07-14T09:14:00Z" w16du:dateUtc="2026-07-14T08:14:00Z">
        <w:r>
          <w:t xml:space="preserve"> follows a film reminder</w:t>
        </w:r>
      </w:ins>
      <w:r>
        <w:t>.</w:t>
      </w:r>
    </w:p>
    <w:p w14:paraId="2BFD8F61" w14:textId="77777777" w:rsidR="007E0EE0" w:rsidRDefault="00000000">
      <w:pPr>
        <w:pStyle w:val="FigureWithoutNote"/>
        <w:rPr>
          <w:del w:id="2652" w:author="Author" w:date="2026-07-14T09:14:00Z" w16du:dateUtc="2026-07-14T08:14:00Z"/>
        </w:rPr>
      </w:pPr>
      <w:del w:id="2653" w:author="Author" w:date="2026-07-14T09:14:00Z" w16du:dateUtc="2026-07-14T08:14:00Z">
        <w:r>
          <w:rPr>
            <w:noProof/>
          </w:rPr>
          <w:lastRenderedPageBreak/>
          <w:drawing>
            <wp:inline distT="0" distB="0" distL="0" distR="0" wp14:anchorId="10905852" wp14:editId="0C9903F4">
              <wp:extent cx="5943600" cy="5638967"/>
              <wp:effectExtent l="0" t="0" r="0" b="0"/>
              <wp:docPr id="1843403143" name="Picture"/>
              <wp:cNvGraphicFramePr/>
              <a:graphic xmlns:a="http://schemas.openxmlformats.org/drawingml/2006/main">
                <a:graphicData uri="http://schemas.openxmlformats.org/drawingml/2006/picture">
                  <pic:pic xmlns:pic="http://schemas.openxmlformats.org/drawingml/2006/picture">
                    <pic:nvPicPr>
                      <pic:cNvPr id="107" name="Picture" descr="work/simulation2_target_monitoring_diagnostic/simulation2_target_monitoring_diagnostic.png"/>
                      <pic:cNvPicPr>
                        <a:picLocks noChangeAspect="1" noChangeArrowheads="1"/>
                      </pic:cNvPicPr>
                    </pic:nvPicPr>
                    <pic:blipFill>
                      <a:blip r:embed="rId33"/>
                      <a:stretch>
                        <a:fillRect/>
                      </a:stretch>
                    </pic:blipFill>
                    <pic:spPr bwMode="auto">
                      <a:xfrm>
                        <a:off x="0" y="0"/>
                        <a:ext cx="5943600" cy="5638967"/>
                      </a:xfrm>
                      <a:prstGeom prst="rect">
                        <a:avLst/>
                      </a:prstGeom>
                      <a:noFill/>
                      <a:ln w="9525">
                        <a:noFill/>
                        <a:headEnd/>
                        <a:tailEnd/>
                      </a:ln>
                    </pic:spPr>
                  </pic:pic>
                </a:graphicData>
              </a:graphic>
            </wp:inline>
          </w:drawing>
        </w:r>
      </w:del>
    </w:p>
    <w:p w14:paraId="6F0E7491" w14:textId="77777777" w:rsidR="00AD2C25" w:rsidRDefault="00000000">
      <w:pPr>
        <w:pStyle w:val="FigureWithoutNote"/>
        <w:rPr>
          <w:ins w:id="2654" w:author="Author" w:date="2026-07-14T09:14:00Z" w16du:dateUtc="2026-07-14T08:14:00Z"/>
        </w:rPr>
      </w:pPr>
      <w:ins w:id="2655" w:author="Author" w:date="2026-07-14T09:14:00Z" w16du:dateUtc="2026-07-14T08:14:00Z">
        <w:r>
          <w:rPr>
            <w:noProof/>
          </w:rPr>
          <w:drawing>
            <wp:inline distT="0" distB="0" distL="0" distR="0" wp14:anchorId="766B6810" wp14:editId="1184374F">
              <wp:extent cx="5943600" cy="5645176"/>
              <wp:effectExtent l="0" t="0" r="0" b="0"/>
              <wp:docPr id="101" name="Picture"/>
              <wp:cNvGraphicFramePr/>
              <a:graphic xmlns:a="http://schemas.openxmlformats.org/drawingml/2006/main">
                <a:graphicData uri="http://schemas.openxmlformats.org/drawingml/2006/picture">
                  <pic:pic xmlns:pic="http://schemas.openxmlformats.org/drawingml/2006/picture">
                    <pic:nvPicPr>
                      <pic:cNvPr id="102" name="Picture" descr="work/simulation2_target_monitoring_diagnostic/simulation2_target_monitoring_diagnostic.png"/>
                      <pic:cNvPicPr>
                        <a:picLocks noChangeAspect="1" noChangeArrowheads="1"/>
                      </pic:cNvPicPr>
                    </pic:nvPicPr>
                    <pic:blipFill>
                      <a:blip r:embed="rId34"/>
                      <a:stretch>
                        <a:fillRect/>
                      </a:stretch>
                    </pic:blipFill>
                    <pic:spPr bwMode="auto">
                      <a:xfrm>
                        <a:off x="0" y="0"/>
                        <a:ext cx="5943600" cy="5645176"/>
                      </a:xfrm>
                      <a:prstGeom prst="rect">
                        <a:avLst/>
                      </a:prstGeom>
                      <a:noFill/>
                      <a:ln w="9525">
                        <a:noFill/>
                        <a:headEnd/>
                        <a:tailEnd/>
                      </a:ln>
                    </pic:spPr>
                  </pic:pic>
                </a:graphicData>
              </a:graphic>
            </wp:inline>
          </w:drawing>
        </w:r>
      </w:ins>
    </w:p>
    <w:p w14:paraId="189ADD88" w14:textId="77777777" w:rsidR="00AD2C25" w:rsidRDefault="00000000">
      <w:pPr>
        <w:pStyle w:val="Heading2"/>
      </w:pPr>
      <w:bookmarkStart w:id="2656" w:name="simulation-3-recognition"/>
      <w:bookmarkEnd w:id="2498"/>
      <w:bookmarkEnd w:id="2642"/>
      <w:ins w:id="2657" w:author="Author" w:date="2026-07-14T09:14:00Z" w16du:dateUtc="2026-07-14T08:14:00Z">
        <w:r>
          <w:t xml:space="preserve">Simulation 3: </w:t>
        </w:r>
      </w:ins>
      <w:r>
        <w:t>Recognition</w:t>
      </w:r>
      <w:del w:id="2658" w:author="Author" w:date="2026-07-14T09:14:00Z" w16du:dateUtc="2026-07-14T08:14:00Z">
        <w:r>
          <w:delText>-Like Test Format</w:delText>
        </w:r>
      </w:del>
    </w:p>
    <w:p w14:paraId="12BB23FD" w14:textId="5D0D7274" w:rsidR="007E0EE0" w:rsidRDefault="00000000" w:rsidP="00125579">
      <w:pPr>
        <w:pStyle w:val="FirstParagraph"/>
        <w:rPr>
          <w:del w:id="2659" w:author="Author" w:date="2026-07-14T09:14:00Z" w16du:dateUtc="2026-07-14T08:14:00Z"/>
        </w:rPr>
      </w:pPr>
      <w:del w:id="2660" w:author="Author" w:date="2026-07-14T09:14:00Z" w16du:dateUtc="2026-07-14T08:14:00Z">
        <w:r>
          <w:delText>Recognition tests in the trauma-film literature present candidate film stills or statements and ask participants to judge whether they appeared in the film (</w:delText>
        </w:r>
        <w:r w:rsidR="007E0EE0">
          <w:fldChar w:fldCharType="begin"/>
        </w:r>
        <w:r w:rsidR="007E0EE0">
          <w:delInstrText>HYPERLINK \l "ref-lau2021selectively" \h</w:delInstrText>
        </w:r>
        <w:r w:rsidR="007E0EE0">
          <w:fldChar w:fldCharType="separate"/>
        </w:r>
        <w:r w:rsidR="007E0EE0">
          <w:rPr>
            <w:rStyle w:val="Hyperlink"/>
          </w:rPr>
          <w:delText>Lau-Zhu et al., 2021</w:delText>
        </w:r>
        <w:r w:rsidR="007E0EE0">
          <w:fldChar w:fldCharType="end"/>
        </w:r>
        <w:r>
          <w:delText xml:space="preserve">). Retrieved-context models, which were constructed to account for memory recall, have been extended to account </w:delText>
        </w:r>
        <w:commentRangeStart w:id="2661"/>
        <w:r>
          <w:delText>for some aspects of recognition memory as well</w:delText>
        </w:r>
        <w:commentRangeEnd w:id="2661"/>
        <w:r>
          <w:rPr>
            <w:rStyle w:val="CommentReference"/>
            <w:sz w:val="24"/>
            <w:szCs w:val="24"/>
          </w:rPr>
          <w:commentReference w:id="2661"/>
        </w:r>
        <w:r>
          <w:delText>. In these simulations, a test probe can reinstate its associated context, and the match between reinstated context and the current retrieval context contributes to an old-new decision (</w:delText>
        </w:r>
        <w:r w:rsidR="007E0EE0">
          <w:fldChar w:fldCharType="begin"/>
        </w:r>
        <w:r w:rsidR="007E0EE0">
          <w:delInstrText>HYPERLINK \l "ref-healey2016four" \h</w:delInstrText>
        </w:r>
        <w:r w:rsidR="007E0EE0">
          <w:fldChar w:fldCharType="separate"/>
        </w:r>
        <w:r w:rsidR="007E0EE0">
          <w:rPr>
            <w:rStyle w:val="Hyperlink"/>
          </w:rPr>
          <w:delText>Healey &amp; Kahana, 2016</w:delText>
        </w:r>
        <w:r w:rsidR="007E0EE0">
          <w:fldChar w:fldCharType="end"/>
        </w:r>
        <w:r>
          <w:delText xml:space="preserve">; </w:delText>
        </w:r>
        <w:r w:rsidR="007E0EE0">
          <w:fldChar w:fldCharType="begin"/>
        </w:r>
        <w:r w:rsidR="007E0EE0">
          <w:delInstrText>HYPERLINK \l "ref-kahana2020computational" \h</w:delInstrText>
        </w:r>
        <w:r w:rsidR="007E0EE0">
          <w:fldChar w:fldCharType="separate"/>
        </w:r>
        <w:r w:rsidR="007E0EE0">
          <w:rPr>
            <w:rStyle w:val="Hyperlink"/>
          </w:rPr>
          <w:delText>Kahana, 2020</w:delText>
        </w:r>
        <w:r w:rsidR="007E0EE0">
          <w:fldChar w:fldCharType="end"/>
        </w:r>
        <w:r>
          <w:delText>). Related recognition findings show that temporal context retrieved by one probe can influence recognition of nearby studied probes (</w:delText>
        </w:r>
        <w:r w:rsidR="007E0EE0">
          <w:fldChar w:fldCharType="begin"/>
        </w:r>
        <w:r w:rsidR="007E0EE0">
          <w:delInstrText>HYPERLINK \l "ref-schwartz2005shadows" \h</w:delInstrText>
        </w:r>
        <w:r w:rsidR="007E0EE0">
          <w:fldChar w:fldCharType="separate"/>
        </w:r>
        <w:r w:rsidR="007E0EE0">
          <w:rPr>
            <w:rStyle w:val="Hyperlink"/>
          </w:rPr>
          <w:delText>Schwartz et al., 2005</w:delText>
        </w:r>
        <w:r w:rsidR="007E0EE0">
          <w:fldChar w:fldCharType="end"/>
        </w:r>
        <w:r>
          <w:delText xml:space="preserve">). These models isolate the access that test items provide. The film </w:delText>
        </w:r>
        <w:commentRangeStart w:id="2662"/>
        <w:r>
          <w:delText xml:space="preserve">item that is presented at test is available </w:delText>
        </w:r>
        <w:commentRangeEnd w:id="2662"/>
        <w:r>
          <w:rPr>
            <w:rStyle w:val="CommentReference"/>
            <w:sz w:val="24"/>
            <w:szCs w:val="24"/>
          </w:rPr>
          <w:commentReference w:id="2662"/>
        </w:r>
        <w:r>
          <w:delText xml:space="preserve">and can reinstate associated context, so there is no need for it to win a context-to-item recall competition. They are limited in that they do not model decision criteria, confidence, or complete foil processing, but we use them here to ask whether presenting the candidate item at test </w:delText>
        </w:r>
        <w:commentRangeStart w:id="2663"/>
        <w:r>
          <w:delText>changes where</w:delText>
        </w:r>
        <w:commentRangeEnd w:id="2663"/>
        <w:r>
          <w:rPr>
            <w:rStyle w:val="CommentReference"/>
            <w:sz w:val="24"/>
            <w:szCs w:val="24"/>
          </w:rPr>
          <w:commentReference w:id="2663"/>
        </w:r>
        <w:r>
          <w:delText xml:space="preserve"> reminder-linked task competition enters retrieval.</w:delText>
        </w:r>
      </w:del>
    </w:p>
    <w:p w14:paraId="083171D1" w14:textId="77777777" w:rsidR="00AD2C25" w:rsidRDefault="00000000">
      <w:pPr>
        <w:pStyle w:val="FirstParagraph"/>
        <w:rPr>
          <w:ins w:id="2664" w:author="Author" w:date="2026-07-14T09:14:00Z" w16du:dateUtc="2026-07-14T08:14:00Z"/>
        </w:rPr>
      </w:pPr>
      <w:ins w:id="2665" w:author="Author" w:date="2026-07-14T09:14:00Z" w16du:dateUtc="2026-07-14T08:14:00Z">
        <w:r>
          <w:t xml:space="preserve">The recognition simulation uses the same reminder conditions, task encoding strengths, and resulting item-context associations as the recall simulations. It changes the retrieval operation by presenting each candidate film item as a test probe rather than requiring that item to be sampled from context. Context-guided recall requires a film item to be sampled from the </w:t>
        </w:r>
        <w:r>
          <w:lastRenderedPageBreak/>
          <w:t>candidates supported by current context. Recognition begins with a presented candidate item and asks whether the context retrieved by that item supports its occurrence in the film.</w:t>
        </w:r>
      </w:ins>
    </w:p>
    <w:p w14:paraId="6BE8165F" w14:textId="77777777" w:rsidR="00AD2C25" w:rsidRDefault="00000000">
      <w:pPr>
        <w:pStyle w:val="BodyText"/>
        <w:rPr>
          <w:ins w:id="2666" w:author="Author" w:date="2026-07-14T09:14:00Z" w16du:dateUtc="2026-07-14T08:14:00Z"/>
        </w:rPr>
      </w:pPr>
      <w:ins w:id="2667" w:author="Author" w:date="2026-07-14T09:14:00Z" w16du:dateUtc="2026-07-14T08:14:00Z">
        <w:r>
          <w:t>The simulation presents studied film items and unstudied foil identities that carry the same film-source feature as the studied items. Because item features are localist, these film-source-matched foils do not represent graded perceptual or semantic similarity to studied film items. The source-matched foils provide a baseline with the same broad film-source feature but no study-specific item-context association. This permits the narrower test of whether linking task items to film-associated context reduces the evidence advantage for studied film probes. Each probe retrieves associated temporal and source context through feature-to-context associations, and recognition evidence is computed from the match between the probe-retrieved context and the current test context (</w:t>
        </w:r>
        <w:r>
          <w:fldChar w:fldCharType="begin"/>
        </w:r>
        <w:r>
          <w:instrText>HYPERLINK \l "ref-healey2016four" \h</w:instrText>
        </w:r>
        <w:r>
          <w:fldChar w:fldCharType="separate"/>
        </w:r>
        <w:r>
          <w:rPr>
            <w:rStyle w:val="Hyperlink"/>
          </w:rPr>
          <w:t>Healey &amp; Kahana, 2016</w:t>
        </w:r>
        <w:r>
          <w:fldChar w:fldCharType="end"/>
        </w:r>
        <w:r>
          <w:t xml:space="preserve">; </w:t>
        </w:r>
        <w:r>
          <w:fldChar w:fldCharType="begin"/>
        </w:r>
        <w:r>
          <w:instrText>HYPERLINK \l "ref-jin2024theory" \h</w:instrText>
        </w:r>
        <w:r>
          <w:fldChar w:fldCharType="separate"/>
        </w:r>
        <w:r>
          <w:rPr>
            <w:rStyle w:val="Hyperlink"/>
          </w:rPr>
          <w:t>Jin et al., 2024</w:t>
        </w:r>
        <w:r>
          <w:fldChar w:fldCharType="end"/>
        </w:r>
        <w:r>
          <w:t>). The simulation estimates recognition evidence after the candidate item has already been presented as a probe. Decision criteria, confidence, and detailed foil-processing assumptions are left outside the present implementation.</w:t>
        </w:r>
      </w:ins>
    </w:p>
    <w:p w14:paraId="41AF243C" w14:textId="77777777" w:rsidR="00AD2C25" w:rsidRDefault="00000000">
      <w:pPr>
        <w:pStyle w:val="FigureTitle"/>
      </w:pPr>
      <w:bookmarkStart w:id="2668" w:name="fig-recognition-test-format"/>
      <w:commentRangeStart w:id="2669"/>
      <w:r>
        <w:lastRenderedPageBreak/>
        <w:t>Figure 13</w:t>
      </w:r>
      <w:commentRangeEnd w:id="2669"/>
      <w:r w:rsidR="00C53C3B">
        <w:rPr>
          <w:rStyle w:val="CommentReference"/>
          <w:sz w:val="24"/>
          <w:szCs w:val="24"/>
        </w:rPr>
        <w:commentReference w:id="2669"/>
      </w:r>
    </w:p>
    <w:p w14:paraId="770DF706" w14:textId="77777777" w:rsidR="00AD2C25" w:rsidRDefault="00000000">
      <w:pPr>
        <w:pStyle w:val="Caption"/>
      </w:pPr>
      <w:r>
        <w:rPr>
          <w:b/>
          <w:bCs/>
        </w:rPr>
        <w:t>Item-to-context retrieval bypasses reminder-linked task interference.</w:t>
      </w:r>
      <w:r>
        <w:t xml:space="preserve"> </w:t>
      </w:r>
      <w:r>
        <w:rPr>
          <w:b/>
          <w:bCs/>
        </w:rPr>
        <w:t>(A)</w:t>
      </w:r>
      <w:r>
        <w:t xml:space="preserve"> CMR stores bidirectional associations between item features and context. Feature-to-context memory lets an </w:t>
      </w:r>
      <w:del w:id="2670" w:author="Author" w:date="2026-07-14T09:14:00Z" w16du:dateUtc="2026-07-14T08:14:00Z">
        <w:r>
          <w:delText xml:space="preserve">available </w:delText>
        </w:r>
      </w:del>
      <w:r>
        <w:t xml:space="preserve">item reinstate its associated context, whereas context-to-feature memory lets context cue candidate items. </w:t>
      </w:r>
      <w:r>
        <w:rPr>
          <w:b/>
          <w:bCs/>
        </w:rPr>
        <w:t>(B)</w:t>
      </w:r>
      <w:r>
        <w:t xml:space="preserve"> When film-associated context cues items, film items and </w:t>
      </w:r>
      <w:del w:id="2671" w:author="Author" w:date="2026-07-14T09:14:00Z" w16du:dateUtc="2026-07-14T08:14:00Z">
        <w:r>
          <w:delText xml:space="preserve">reminder-linked </w:delText>
        </w:r>
      </w:del>
      <w:r>
        <w:t xml:space="preserve">task items </w:t>
      </w:r>
      <w:ins w:id="2672" w:author="Author" w:date="2026-07-14T09:14:00Z" w16du:dateUtc="2026-07-14T08:14:00Z">
        <w:r>
          <w:t xml:space="preserve">linked to that context </w:t>
        </w:r>
      </w:ins>
      <w:r>
        <w:t xml:space="preserve">can both receive support. When a film item reinstates context, retrieval targets context units instead, so task items are not competitors in that step. </w:t>
      </w:r>
      <w:r>
        <w:rPr>
          <w:b/>
          <w:bCs/>
        </w:rPr>
        <w:t>(C)</w:t>
      </w:r>
      <w:r>
        <w:t xml:space="preserve"> In recognition, the </w:t>
      </w:r>
      <w:del w:id="2673" w:author="Author" w:date="2026-07-14T09:14:00Z" w16du:dateUtc="2026-07-14T08:14:00Z">
        <w:r>
          <w:delText>tested</w:delText>
        </w:r>
      </w:del>
      <w:ins w:id="2674" w:author="Author" w:date="2026-07-14T09:14:00Z" w16du:dateUtc="2026-07-14T08:14:00Z">
        <w:r>
          <w:t>test presents a candidate</w:t>
        </w:r>
      </w:ins>
      <w:r>
        <w:t xml:space="preserve"> film item </w:t>
      </w:r>
      <w:del w:id="2675" w:author="Author" w:date="2026-07-14T09:14:00Z" w16du:dateUtc="2026-07-14T08:14:00Z">
        <w:r>
          <w:delText>is already available.</w:delText>
        </w:r>
      </w:del>
      <w:ins w:id="2676" w:author="Author" w:date="2026-07-14T09:14:00Z" w16du:dateUtc="2026-07-14T08:14:00Z">
        <w:r>
          <w:t>as the probe.</w:t>
        </w:r>
      </w:ins>
      <w:r>
        <w:t xml:space="preserve"> The </w:t>
      </w:r>
      <w:del w:id="2677" w:author="Author" w:date="2026-07-14T09:14:00Z" w16du:dateUtc="2026-07-14T08:14:00Z">
        <w:r>
          <w:delText>item</w:delText>
        </w:r>
      </w:del>
      <w:ins w:id="2678" w:author="Author" w:date="2026-07-14T09:14:00Z" w16du:dateUtc="2026-07-14T08:14:00Z">
        <w:r>
          <w:t>probe</w:t>
        </w:r>
      </w:ins>
      <w:r>
        <w:t xml:space="preserve"> retrieves associated context, which is compared with ongoing test context; stronger matches provide stronger evidence that the item appeared in the film. </w:t>
      </w:r>
      <w:r>
        <w:rPr>
          <w:b/>
          <w:bCs/>
        </w:rPr>
        <w:t>(D)</w:t>
      </w:r>
      <w:r>
        <w:t xml:space="preserve"> </w:t>
      </w:r>
      <w:del w:id="2679" w:author="Author" w:date="2026-07-14T09:14:00Z" w16du:dateUtc="2026-07-14T08:14:00Z">
        <w:r>
          <w:delText>Film</w:delText>
        </w:r>
      </w:del>
      <w:ins w:id="2680" w:author="Author" w:date="2026-07-14T09:14:00Z" w16du:dateUtc="2026-07-14T08:14:00Z">
        <w:r>
          <w:t>Old-film minus foil</w:t>
        </w:r>
      </w:ins>
      <w:r>
        <w:t xml:space="preserve"> recognition </w:t>
      </w:r>
      <w:del w:id="2681" w:author="Author" w:date="2026-07-14T09:14:00Z" w16du:dateUtc="2026-07-14T08:14:00Z">
        <w:r>
          <w:delText>accuracy</w:delText>
        </w:r>
      </w:del>
      <w:ins w:id="2682" w:author="Author" w:date="2026-07-14T09:14:00Z" w16du:dateUtc="2026-07-14T08:14:00Z">
        <w:r>
          <w:t>evidence</w:t>
        </w:r>
      </w:ins>
      <w:r>
        <w:t xml:space="preserve"> is plotted across the same reminder </w:t>
      </w:r>
      <w:ins w:id="2683" w:author="Author" w:date="2026-07-14T09:14:00Z" w16du:dateUtc="2026-07-14T08:14:00Z">
        <w:r>
          <w:t xml:space="preserve">conditions </w:t>
        </w:r>
      </w:ins>
      <w:r>
        <w:t>and task</w:t>
      </w:r>
      <w:del w:id="2684" w:author="Author" w:date="2026-07-14T09:14:00Z" w16du:dateUtc="2026-07-14T08:14:00Z">
        <w:r>
          <w:delText>-</w:delText>
        </w:r>
      </w:del>
      <w:ins w:id="2685" w:author="Author" w:date="2026-07-14T09:14:00Z" w16du:dateUtc="2026-07-14T08:14:00Z">
        <w:r>
          <w:t xml:space="preserve"> </w:t>
        </w:r>
      </w:ins>
      <w:r>
        <w:t xml:space="preserve">encoding </w:t>
      </w:r>
      <w:del w:id="2686" w:author="Author" w:date="2026-07-14T09:14:00Z" w16du:dateUtc="2026-07-14T08:14:00Z">
        <w:r>
          <w:delText>conditions</w:delText>
        </w:r>
      </w:del>
      <w:ins w:id="2687" w:author="Author" w:date="2026-07-14T09:14:00Z" w16du:dateUtc="2026-07-14T08:14:00Z">
        <w:r>
          <w:t>strengths</w:t>
        </w:r>
      </w:ins>
      <w:r>
        <w:t xml:space="preserve"> used in the recall simulations. </w:t>
      </w:r>
      <w:del w:id="2688" w:author="Author" w:date="2026-07-14T09:14:00Z" w16du:dateUtc="2026-07-14T08:14:00Z">
        <w:r>
          <w:delText>Accuracy is hit rate minus false-alarm rate</w:delText>
        </w:r>
      </w:del>
      <w:ins w:id="2689" w:author="Author" w:date="2026-07-14T09:14:00Z" w16du:dateUtc="2026-07-14T08:14:00Z">
        <w:r>
          <w:t>The measure subtracts mean evidence</w:t>
        </w:r>
      </w:ins>
      <w:r>
        <w:t xml:space="preserve"> for </w:t>
      </w:r>
      <w:del w:id="2690" w:author="Author" w:date="2026-07-14T09:14:00Z" w16du:dateUtc="2026-07-14T08:14:00Z">
        <w:r>
          <w:delText xml:space="preserve">unstudied film-like lures. The </w:delText>
        </w:r>
      </w:del>
      <w:ins w:id="2691" w:author="Author" w:date="2026-07-14T09:14:00Z" w16du:dateUtc="2026-07-14T08:14:00Z">
        <w:r>
          <w:t xml:space="preserve">film-source-matched foils from mean evidence for studied film probes. Strong task encoding after a film </w:t>
        </w:r>
      </w:ins>
      <w:r>
        <w:t>reminder</w:t>
      </w:r>
      <w:del w:id="2692" w:author="Author" w:date="2026-07-14T09:14:00Z" w16du:dateUtc="2026-07-14T08:14:00Z">
        <w:r>
          <w:delText>-plus-strong-task condition</w:delText>
        </w:r>
      </w:del>
      <w:r>
        <w:t xml:space="preserve"> does not produce a corresponding reduction in recognition</w:t>
      </w:r>
      <w:del w:id="2693" w:author="Author" w:date="2026-07-14T09:14:00Z" w16du:dateUtc="2026-07-14T08:14:00Z">
        <w:r>
          <w:delText xml:space="preserve"> accuracy</w:delText>
        </w:r>
      </w:del>
      <w:ins w:id="2694" w:author="Author" w:date="2026-07-14T09:14:00Z" w16du:dateUtc="2026-07-14T08:14:00Z">
        <w:r>
          <w:t>-evidence separation</w:t>
        </w:r>
      </w:ins>
      <w:r>
        <w:t>.</w:t>
      </w:r>
    </w:p>
    <w:p w14:paraId="5DF3677B" w14:textId="77777777" w:rsidR="007E0EE0" w:rsidRDefault="00000000">
      <w:pPr>
        <w:pStyle w:val="FigureWithoutNote"/>
        <w:rPr>
          <w:del w:id="2695" w:author="Author" w:date="2026-07-14T09:14:00Z" w16du:dateUtc="2026-07-14T08:14:00Z"/>
        </w:rPr>
      </w:pPr>
      <w:del w:id="2696" w:author="Author" w:date="2026-07-14T09:14:00Z" w16du:dateUtc="2026-07-14T08:14:00Z">
        <w:r>
          <w:rPr>
            <w:noProof/>
          </w:rPr>
          <w:lastRenderedPageBreak/>
          <w:drawing>
            <wp:inline distT="0" distB="0" distL="0" distR="0" wp14:anchorId="65396A06" wp14:editId="66A565D5">
              <wp:extent cx="5943600" cy="4316185"/>
              <wp:effectExtent l="0" t="0" r="0" b="0"/>
              <wp:docPr id="111" name="Picture"/>
              <wp:cNvGraphicFramePr/>
              <a:graphic xmlns:a="http://schemas.openxmlformats.org/drawingml/2006/main">
                <a:graphicData uri="http://schemas.openxmlformats.org/drawingml/2006/picture">
                  <pic:pic xmlns:pic="http://schemas.openxmlformats.org/drawingml/2006/picture">
                    <pic:nvPicPr>
                      <pic:cNvPr id="112" name="Picture" descr="work/simulation4_recognition_full_figure/item_context_recognition.png"/>
                      <pic:cNvPicPr>
                        <a:picLocks noChangeAspect="1" noChangeArrowheads="1"/>
                      </pic:cNvPicPr>
                    </pic:nvPicPr>
                    <pic:blipFill>
                      <a:blip r:embed="rId35"/>
                      <a:stretch>
                        <a:fillRect/>
                      </a:stretch>
                    </pic:blipFill>
                    <pic:spPr bwMode="auto">
                      <a:xfrm>
                        <a:off x="0" y="0"/>
                        <a:ext cx="5943600" cy="4316185"/>
                      </a:xfrm>
                      <a:prstGeom prst="rect">
                        <a:avLst/>
                      </a:prstGeom>
                      <a:noFill/>
                      <a:ln w="9525">
                        <a:noFill/>
                        <a:headEnd/>
                        <a:tailEnd/>
                      </a:ln>
                    </pic:spPr>
                  </pic:pic>
                </a:graphicData>
              </a:graphic>
            </wp:inline>
          </w:drawing>
        </w:r>
      </w:del>
    </w:p>
    <w:p w14:paraId="6DCA8A3A" w14:textId="77777777" w:rsidR="00AD2C25" w:rsidRDefault="00000000">
      <w:pPr>
        <w:pStyle w:val="FigureWithoutNote"/>
        <w:rPr>
          <w:ins w:id="2697" w:author="Author" w:date="2026-07-14T09:14:00Z" w16du:dateUtc="2026-07-14T08:14:00Z"/>
        </w:rPr>
      </w:pPr>
      <w:ins w:id="2698" w:author="Author" w:date="2026-07-14T09:14:00Z" w16du:dateUtc="2026-07-14T08:14:00Z">
        <w:r>
          <w:rPr>
            <w:noProof/>
          </w:rPr>
          <w:drawing>
            <wp:inline distT="0" distB="0" distL="0" distR="0" wp14:anchorId="184A912B" wp14:editId="7FAFCC53">
              <wp:extent cx="5943600" cy="4316185"/>
              <wp:effectExtent l="0" t="0" r="0" b="0"/>
              <wp:docPr id="106" name="Picture"/>
              <wp:cNvGraphicFramePr/>
              <a:graphic xmlns:a="http://schemas.openxmlformats.org/drawingml/2006/main">
                <a:graphicData uri="http://schemas.openxmlformats.org/drawingml/2006/picture">
                  <pic:pic xmlns:pic="http://schemas.openxmlformats.org/drawingml/2006/picture">
                    <pic:nvPicPr>
                      <pic:cNvPr id="107" name="Picture" descr="work/simulation4_recognition_full_figure/item_context_recognition.png"/>
                      <pic:cNvPicPr>
                        <a:picLocks noChangeAspect="1" noChangeArrowheads="1"/>
                      </pic:cNvPicPr>
                    </pic:nvPicPr>
                    <pic:blipFill>
                      <a:blip r:embed="rId36"/>
                      <a:stretch>
                        <a:fillRect/>
                      </a:stretch>
                    </pic:blipFill>
                    <pic:spPr bwMode="auto">
                      <a:xfrm>
                        <a:off x="0" y="0"/>
                        <a:ext cx="5943600" cy="4316185"/>
                      </a:xfrm>
                      <a:prstGeom prst="rect">
                        <a:avLst/>
                      </a:prstGeom>
                      <a:noFill/>
                      <a:ln w="9525">
                        <a:noFill/>
                        <a:headEnd/>
                        <a:tailEnd/>
                      </a:ln>
                    </pic:spPr>
                  </pic:pic>
                </a:graphicData>
              </a:graphic>
            </wp:inline>
          </w:drawing>
        </w:r>
      </w:ins>
    </w:p>
    <w:bookmarkEnd w:id="2668"/>
    <w:p w14:paraId="0E25C63D" w14:textId="77777777" w:rsidR="00AD2C25" w:rsidRDefault="00000000">
      <w:pPr>
        <w:pStyle w:val="AfterWithoutNote"/>
      </w:pPr>
      <w:r>
        <w:fldChar w:fldCharType="begin"/>
      </w:r>
      <w:r>
        <w:instrText>HYPERLINK \l "fig-recognition-test-format" \h</w:instrText>
      </w:r>
      <w:r>
        <w:fldChar w:fldCharType="separate"/>
      </w:r>
      <w:r>
        <w:rPr>
          <w:rStyle w:val="Hyperlink"/>
        </w:rPr>
        <w:t>Figure 13</w:t>
      </w:r>
      <w:r>
        <w:fldChar w:fldCharType="end"/>
      </w:r>
      <w:r>
        <w:t xml:space="preserve"> shows the resulting test-format consequence. </w:t>
      </w:r>
      <w:del w:id="2699" w:author="Author" w:date="2026-07-14T09:14:00Z" w16du:dateUtc="2026-07-14T08:14:00Z">
        <w:r>
          <w:delText>While</w:delText>
        </w:r>
      </w:del>
      <w:ins w:id="2700" w:author="Author" w:date="2026-07-14T09:14:00Z" w16du:dateUtc="2026-07-14T08:14:00Z">
        <w:r>
          <w:t>Strong task encoding after a film reminder strongly reduces context-guided film recall but does not produce a corresponding reduction</w:t>
        </w:r>
      </w:ins>
      <w:r>
        <w:t xml:space="preserve"> in </w:t>
      </w:r>
      <w:del w:id="2701" w:author="Author" w:date="2026-07-14T09:14:00Z" w16du:dateUtc="2026-07-14T08:14:00Z">
        <w:r>
          <w:delText>simulations 1-2</w:delText>
        </w:r>
      </w:del>
      <w:ins w:id="2702" w:author="Author" w:date="2026-07-14T09:14:00Z" w16du:dateUtc="2026-07-14T08:14:00Z">
        <w:r>
          <w:t>recognition-evidence separation. Old-film minus foil evidence remains essentially unchanged across</w:t>
        </w:r>
      </w:ins>
      <w:r>
        <w:t xml:space="preserve"> the </w:t>
      </w:r>
      <w:del w:id="2703" w:author="Author" w:date="2026-07-14T09:14:00Z" w16du:dateUtc="2026-07-14T08:14:00Z">
        <w:r>
          <w:delText>test context supports both</w:delText>
        </w:r>
      </w:del>
      <w:ins w:id="2704" w:author="Author" w:date="2026-07-14T09:14:00Z" w16du:dateUtc="2026-07-14T08:14:00Z">
        <w:r>
          <w:t>four combinations of reminder presence and task encoding strength, ranging from .640 to .642. In context-guided recall,</w:t>
        </w:r>
      </w:ins>
      <w:r>
        <w:t xml:space="preserve"> film and task candidates</w:t>
      </w:r>
      <w:ins w:id="2705" w:author="Author" w:date="2026-07-14T09:14:00Z" w16du:dateUtc="2026-07-14T08:14:00Z">
        <w:r>
          <w:t xml:space="preserve"> can compete whenever the retrieval context supports both. Recognition reverses that access route: the presented film candidate retrieves associated context directly</w:t>
        </w:r>
      </w:ins>
      <w:r>
        <w:t xml:space="preserve">, so task items </w:t>
      </w:r>
      <w:del w:id="2706" w:author="Author" w:date="2026-07-14T09:14:00Z" w16du:dateUtc="2026-07-14T08:14:00Z">
        <w:r>
          <w:delText xml:space="preserve">compete </w:delText>
        </w:r>
      </w:del>
      <w:ins w:id="2707" w:author="Author" w:date="2026-07-14T09:14:00Z" w16du:dateUtc="2026-07-14T08:14:00Z">
        <w:r>
          <w:t xml:space="preserve">do not compete to be retrieved in place of the film item. The simulation therefore identifies a test-format confound in designs that compare involuntary tests measuring whether film material comes to mind </w:t>
        </w:r>
      </w:ins>
      <w:r>
        <w:t xml:space="preserve">with </w:t>
      </w:r>
      <w:del w:id="2708" w:author="Author" w:date="2026-07-14T09:14:00Z" w16du:dateUtc="2026-07-14T08:14:00Z">
        <w:r>
          <w:delText>film items and decrease their likelihood of being recalled, here the test candidate items reinstate context directly. Even though nothing changes about the memory representation itself, and it still contains the same associations between items and context, the task items have less opportunity to compete at the initial access step. Consequently, recognition memory is</w:delText>
        </w:r>
      </w:del>
      <w:ins w:id="2709" w:author="Author" w:date="2026-07-14T09:14:00Z" w16du:dateUtc="2026-07-14T08:14:00Z">
        <w:r>
          <w:t xml:space="preserve">voluntary tests that supply film material for recognition. Such designs therefore do not isolate </w:t>
        </w:r>
        <w:r>
          <w:lastRenderedPageBreak/>
          <w:t>retrieval intentionality:</w:t>
        </w:r>
      </w:ins>
      <w:r>
        <w:t xml:space="preserve"> preserved </w:t>
      </w:r>
      <w:del w:id="2710" w:author="Author" w:date="2026-07-14T09:14:00Z" w16du:dateUtc="2026-07-14T08:14:00Z">
        <w:r>
          <w:delText>even in the presence of strong task encoding and film reminder, the condition which interfered most with recall in simulation 2</w:delText>
        </w:r>
      </w:del>
      <w:ins w:id="2711" w:author="Author" w:date="2026-07-14T09:14:00Z" w16du:dateUtc="2026-07-14T08:14:00Z">
        <w:r>
          <w:t>recognition alongside reduced intrusions may reflect a difference between test formats rather than a general sparing of voluntary recall</w:t>
        </w:r>
      </w:ins>
      <w:r>
        <w:t>.</w:t>
      </w:r>
    </w:p>
    <w:p w14:paraId="5A32CCAE" w14:textId="77777777" w:rsidR="00AD2C25" w:rsidRDefault="00000000">
      <w:pPr>
        <w:pStyle w:val="Heading1"/>
      </w:pPr>
      <w:bookmarkStart w:id="2712" w:name="general-discussion"/>
      <w:bookmarkEnd w:id="2069"/>
      <w:bookmarkEnd w:id="2656"/>
      <w:r>
        <w:t>General Discussion</w:t>
      </w:r>
    </w:p>
    <w:p w14:paraId="69E303BA" w14:textId="77777777" w:rsidR="00AD2C25" w:rsidRDefault="00000000">
      <w:pPr>
        <w:pStyle w:val="FirstParagraph"/>
        <w:rPr>
          <w:ins w:id="2713" w:author="Author" w:date="2026-07-14T09:14:00Z" w16du:dateUtc="2026-07-14T08:14:00Z"/>
        </w:rPr>
      </w:pPr>
      <w:ins w:id="2714" w:author="Author" w:date="2026-07-14T09:14:00Z" w16du:dateUtc="2026-07-14T08:14:00Z">
        <w:r>
          <w:t>The simulations identify a condition under which goal-directed remembering can remain selective after target-associated context has become linked to competitors. A film reminder made subsequently encoded task items retrievable from film-associated context, reducing film recall when search relied on that context. Start-of-film reinstatement and retrieval monitoring improved film recall, but neither made recall comparably resistant to the learned task competitors. The largest relative protection occurred when deliberate recall included a maintained film-category cue that supported film candidates without equally supporting task competitors. Recognition produced a separate form of preservation because the candidate film item was presented before its associated context was evaluated. Together, these results locate selective interference in the relation between what has been bound to context and how later retrieval selects or evaluates film material.</w:t>
        </w:r>
      </w:ins>
    </w:p>
    <w:p w14:paraId="4512F294" w14:textId="77777777" w:rsidR="00AD2C25" w:rsidRDefault="00000000">
      <w:pPr>
        <w:pStyle w:val="Heading2"/>
        <w:rPr>
          <w:ins w:id="2715" w:author="Author" w:date="2026-07-14T09:14:00Z" w16du:dateUtc="2026-07-14T08:14:00Z"/>
        </w:rPr>
      </w:pPr>
      <w:bookmarkStart w:id="2716" w:name="X6c606fadadb583872d6ebe5f2cdc4b983e49bc5"/>
      <w:ins w:id="2717" w:author="Author" w:date="2026-07-14T09:14:00Z" w16du:dateUtc="2026-07-14T08:14:00Z">
        <w:r>
          <w:t>From Contextual Competition to Selective Retrieval</w:t>
        </w:r>
      </w:ins>
    </w:p>
    <w:p w14:paraId="02F0E2D9" w14:textId="77777777" w:rsidR="00AD2C25" w:rsidRDefault="00000000">
      <w:pPr>
        <w:pStyle w:val="FirstParagraph"/>
        <w:rPr>
          <w:ins w:id="2718" w:author="Author" w:date="2026-07-14T09:14:00Z" w16du:dateUtc="2026-07-14T08:14:00Z"/>
        </w:rPr>
      </w:pPr>
      <w:ins w:id="2719" w:author="Author" w:date="2026-07-14T09:14:00Z" w16du:dateUtc="2026-07-14T08:14:00Z">
        <w:r>
          <w:t>Context binding creates both access and interference. Reinstating a prior context before new learning can link later material to the earlier episode, allowing the earlier context to cue both sets of events (</w:t>
        </w:r>
        <w:r>
          <w:fldChar w:fldCharType="begin"/>
        </w:r>
        <w:r>
          <w:instrText>HYPERLINK \l "ref-hupbach2008dynamics" \h</w:instrText>
        </w:r>
        <w:r>
          <w:fldChar w:fldCharType="separate"/>
        </w:r>
        <w:r>
          <w:rPr>
            <w:rStyle w:val="Hyperlink"/>
          </w:rPr>
          <w:t>Hupbach et al., 2008</w:t>
        </w:r>
        <w:r>
          <w:fldChar w:fldCharType="end"/>
        </w:r>
        <w:r>
          <w:t xml:space="preserve">; </w:t>
        </w:r>
        <w:r>
          <w:fldChar w:fldCharType="begin"/>
        </w:r>
        <w:r>
          <w:instrText>HYPERLINK \l "ref-sederberg2011human" \h</w:instrText>
        </w:r>
        <w:r>
          <w:fldChar w:fldCharType="separate"/>
        </w:r>
        <w:r>
          <w:rPr>
            <w:rStyle w:val="Hyperlink"/>
          </w:rPr>
          <w:t>Sederberg et al., 2011</w:t>
        </w:r>
        <w:r>
          <w:fldChar w:fldCharType="end"/>
        </w:r>
        <w:r>
          <w:t>). Film-associated context can therefore remain available while becoming less diagnostic of film material. Research on category-directed recall provides a complementary principle: people can maintain semantic or category information that favors target memories while temporal associations continue to organize retrieval (</w:t>
        </w:r>
        <w:r>
          <w:fldChar w:fldCharType="begin"/>
        </w:r>
        <w:r>
          <w:instrText>HYPERLINK \l "ref-lohnas2026specialized" \h</w:instrText>
        </w:r>
        <w:r>
          <w:fldChar w:fldCharType="separate"/>
        </w:r>
        <w:r>
          <w:rPr>
            <w:rStyle w:val="Hyperlink"/>
          </w:rPr>
          <w:t>Lohnas et al., 2026</w:t>
        </w:r>
        <w:r>
          <w:fldChar w:fldCharType="end"/>
        </w:r>
        <w:r>
          <w:t xml:space="preserve">; </w:t>
        </w:r>
        <w:r>
          <w:fldChar w:fldCharType="begin"/>
        </w:r>
        <w:r>
          <w:instrText>HYPERLINK \l "ref-norman2017neuronal" \h</w:instrText>
        </w:r>
        <w:r>
          <w:fldChar w:fldCharType="separate"/>
        </w:r>
        <w:r>
          <w:rPr>
            <w:rStyle w:val="Hyperlink"/>
          </w:rPr>
          <w:t>Norman et al., 2017</w:t>
        </w:r>
        <w:r>
          <w:fldChar w:fldCharType="end"/>
        </w:r>
        <w:r>
          <w:t xml:space="preserve">; </w:t>
        </w:r>
        <w:r>
          <w:fldChar w:fldCharType="begin"/>
        </w:r>
        <w:r>
          <w:instrText>HYPERLINK \l "ref-polyn2011semantic" \h</w:instrText>
        </w:r>
        <w:r>
          <w:fldChar w:fldCharType="separate"/>
        </w:r>
        <w:r>
          <w:rPr>
            <w:rStyle w:val="Hyperlink"/>
          </w:rPr>
          <w:t>Polyn et al., 2011</w:t>
        </w:r>
        <w:r>
          <w:fldChar w:fldCharType="end"/>
        </w:r>
        <w:r>
          <w:t xml:space="preserve">). Related retrieval-orientation findings indicate that this selectivity depends jointly on internal goals and </w:t>
        </w:r>
        <w:r>
          <w:lastRenderedPageBreak/>
          <w:t>whether available cues discriminate targets from competing traces (</w:t>
        </w:r>
        <w:r>
          <w:fldChar w:fldCharType="begin"/>
        </w:r>
        <w:r>
          <w:instrText>HYPERLINK \l "ref-moccia2025effects" \h</w:instrText>
        </w:r>
        <w:r>
          <w:fldChar w:fldCharType="separate"/>
        </w:r>
        <w:r>
          <w:rPr>
            <w:rStyle w:val="Hyperlink"/>
          </w:rPr>
          <w:t>Moccia et al., 2025</w:t>
        </w:r>
        <w:r>
          <w:fldChar w:fldCharType="end"/>
        </w:r>
        <w:r>
          <w:t xml:space="preserve">; </w:t>
        </w:r>
        <w:r>
          <w:fldChar w:fldCharType="begin"/>
        </w:r>
        <w:r>
          <w:instrText>HYPERLINK \l "ref-moccia2022cue" \h</w:instrText>
        </w:r>
        <w:r>
          <w:fldChar w:fldCharType="separate"/>
        </w:r>
        <w:r>
          <w:rPr>
            <w:rStyle w:val="Hyperlink"/>
          </w:rPr>
          <w:t>Moccia &amp; Morcom, 2022</w:t>
        </w:r>
        <w:r>
          <w:fldChar w:fldCharType="end"/>
        </w:r>
        <w:r>
          <w:t>). Combined, these findings suggest that goal-directed remembering remains selective when retrieval can supplement a shared contextual cue with target-defining information that competitors do not share.</w:t>
        </w:r>
      </w:ins>
    </w:p>
    <w:p w14:paraId="6E3B5275" w14:textId="77777777" w:rsidR="00AD2C25" w:rsidRDefault="00000000">
      <w:pPr>
        <w:pStyle w:val="BodyText"/>
        <w:rPr>
          <w:ins w:id="2720" w:author="Author" w:date="2026-07-14T09:14:00Z" w16du:dateUtc="2026-07-14T08:14:00Z"/>
        </w:rPr>
      </w:pPr>
      <w:ins w:id="2721" w:author="Author" w:date="2026-07-14T09:14:00Z" w16du:dateUtc="2026-07-14T08:14:00Z">
        <w:r>
          <w:t xml:space="preserve">This account changes what the selective-interference effect can establish about memory architecture. Dual-representation accounts attribute the selective pattern to stronger disruption of sensory-bound representations associated with intrusive re-experiencing than of contextualized representations proposed to support coherent deliberate recollection </w:t>
        </w:r>
      </w:ins>
      <w:moveToRangeStart w:id="2722" w:author="Author" w:date="2026-07-14T09:14:00Z" w:name="move234912914"/>
      <w:moveTo w:id="2723" w:author="Author" w:date="2026-07-14T09:14:00Z" w16du:dateUtc="2026-07-14T08:14:00Z">
        <w:r>
          <w:t>(</w:t>
        </w:r>
        <w:r>
          <w:fldChar w:fldCharType="begin"/>
        </w:r>
        <w:r>
          <w:instrText>HYPERLINK \l "ref-brewin2010intrusive" \h</w:instrText>
        </w:r>
        <w:r>
          <w:fldChar w:fldCharType="separate"/>
        </w:r>
        <w:r>
          <w:rPr>
            <w:rStyle w:val="Hyperlink"/>
          </w:rPr>
          <w:t>Brewin et al., 2010</w:t>
        </w:r>
        <w:r>
          <w:fldChar w:fldCharType="end"/>
        </w:r>
        <w:r>
          <w:t xml:space="preserve">; </w:t>
        </w:r>
        <w:r>
          <w:fldChar w:fldCharType="begin"/>
        </w:r>
        <w:r>
          <w:instrText>HYPERLINK \l "ref-brewin2014episodic" \h</w:instrText>
        </w:r>
        <w:r>
          <w:fldChar w:fldCharType="separate"/>
        </w:r>
        <w:r>
          <w:rPr>
            <w:rStyle w:val="Hyperlink"/>
          </w:rPr>
          <w:t>Brewin, 2014</w:t>
        </w:r>
        <w:r>
          <w:fldChar w:fldCharType="end"/>
        </w:r>
        <w:r>
          <w:t xml:space="preserve">). </w:t>
        </w:r>
      </w:moveTo>
      <w:moveToRangeEnd w:id="2722"/>
      <w:ins w:id="2724" w:author="Author" w:date="2026-07-14T09:14:00Z" w16du:dateUtc="2026-07-14T08:14:00Z">
        <w:r>
          <w:t>The retrieved-context model includes a change in stored associative structure: task events acquire new associations with film-associated context while the learned film associations remain available. Retrieval goals and test format then determine how strongly those new competitors affect performance. Preserved deliberate memory therefore does not determine whether the intervention selectively spared one film representation while disrupting another. Sensory-bound and contextualized representations may still contribute to trauma memory, but the selective-interference contrast alone does not identify their contribution.</w:t>
        </w:r>
      </w:ins>
    </w:p>
    <w:p w14:paraId="74D7321D" w14:textId="77777777" w:rsidR="00AD2C25" w:rsidRDefault="00000000">
      <w:pPr>
        <w:pStyle w:val="BodyText"/>
        <w:rPr>
          <w:ins w:id="2725" w:author="Author" w:date="2026-07-14T09:14:00Z" w16du:dateUtc="2026-07-14T08:14:00Z"/>
        </w:rPr>
      </w:pPr>
      <w:ins w:id="2726" w:author="Author" w:date="2026-07-14T09:14:00Z" w16du:dateUtc="2026-07-14T08:14:00Z">
        <w:r>
          <w:t>The protection produced by the maintained film-category cue depends on an explicit modeling commitment. The implementation gives every film candidate additional support while task and filler candidates receive none. At the psychological level, this operation represents a maintained film-category cue of the kind implicated in category-directed recall; the simulations do not derive how participants construct that cue or which film features it contains. Task encoding strength has a similarly delimited role. Following established CMR parameterizations of encoding priority, it scales newly learned context-to-task associations (</w:t>
        </w:r>
        <w:r>
          <w:fldChar w:fldCharType="begin"/>
        </w:r>
        <w:r>
          <w:instrText>HYPERLINK \l "ref-polyn2009context" \h</w:instrText>
        </w:r>
        <w:r>
          <w:fldChar w:fldCharType="separate"/>
        </w:r>
        <w:r>
          <w:rPr>
            <w:rStyle w:val="Hyperlink"/>
          </w:rPr>
          <w:t>Polyn et al., 2009a</w:t>
        </w:r>
        <w:r>
          <w:fldChar w:fldCharType="end"/>
        </w:r>
        <w:r>
          <w:t xml:space="preserve">; </w:t>
        </w:r>
        <w:r>
          <w:fldChar w:fldCharType="begin"/>
        </w:r>
        <w:r>
          <w:instrText>HYPERLINK \l "ref-sederberg2008context" \h</w:instrText>
        </w:r>
        <w:r>
          <w:fldChar w:fldCharType="separate"/>
        </w:r>
        <w:r>
          <w:rPr>
            <w:rStyle w:val="Hyperlink"/>
          </w:rPr>
          <w:t>Sederberg et al., 2008</w:t>
        </w:r>
        <w:r>
          <w:fldChar w:fldCharType="end"/>
        </w:r>
        <w:r>
          <w:t xml:space="preserve">; </w:t>
        </w:r>
        <w:r>
          <w:fldChar w:fldCharType="begin"/>
        </w:r>
        <w:r>
          <w:instrText>HYPERLINK \l "ref-talmi2019retrieved" \h</w:instrText>
        </w:r>
        <w:r>
          <w:fldChar w:fldCharType="separate"/>
        </w:r>
        <w:r>
          <w:rPr>
            <w:rStyle w:val="Hyperlink"/>
          </w:rPr>
          <w:t>Talmi et al., 2019</w:t>
        </w:r>
        <w:r>
          <w:fldChar w:fldCharType="end"/>
        </w:r>
        <w:r>
          <w:t xml:space="preserve">). It does not itself represent engagement, visuospatial </w:t>
        </w:r>
        <w:r>
          <w:lastRenderedPageBreak/>
          <w:t>processing, or a particular intervention task. The simulations consequently establish what follows when competitor learning varies and film-directed support discriminates film from task material.</w:t>
        </w:r>
      </w:ins>
    </w:p>
    <w:p w14:paraId="7EAA6A9B" w14:textId="77777777" w:rsidR="00AD2C25" w:rsidRDefault="00000000">
      <w:pPr>
        <w:pStyle w:val="Heading2"/>
        <w:rPr>
          <w:ins w:id="2727" w:author="Author" w:date="2026-07-14T09:14:00Z" w16du:dateUtc="2026-07-14T08:14:00Z"/>
        </w:rPr>
      </w:pPr>
      <w:bookmarkStart w:id="2728" w:name="X23a5f04ab4e0b3496314c425351c681f17baff0"/>
      <w:bookmarkEnd w:id="2716"/>
      <w:ins w:id="2729" w:author="Author" w:date="2026-07-14T09:14:00Z" w16du:dateUtc="2026-07-14T08:14:00Z">
        <w:r>
          <w:t>Interpreting Selective-Interference Evidence</w:t>
        </w:r>
      </w:ins>
    </w:p>
    <w:p w14:paraId="6AC8C80C" w14:textId="77777777" w:rsidR="00AD2C25" w:rsidRDefault="00000000">
      <w:pPr>
        <w:pStyle w:val="FirstParagraph"/>
        <w:rPr>
          <w:ins w:id="2730" w:author="Author" w:date="2026-07-14T09:14:00Z" w16du:dateUtc="2026-07-14T08:14:00Z"/>
        </w:rPr>
      </w:pPr>
      <w:ins w:id="2731" w:author="Author" w:date="2026-07-14T09:14:00Z" w16du:dateUtc="2026-07-14T08:14:00Z">
        <w:r>
          <w:t>The recognition analysis changes what the strongest positive selective-interference evidence can establish. Published demonstrations of reduced intrusion reports with preserved voluntary memory are dominated by designs that use recognition as the voluntary-memory test (</w:t>
        </w:r>
        <w:r>
          <w:fldChar w:fldCharType="begin"/>
        </w:r>
        <w:r>
          <w:instrText>HYPERLINK \l "ref-asselbergs2024effectiveness" \h</w:instrText>
        </w:r>
        <w:r>
          <w:fldChar w:fldCharType="separate"/>
        </w:r>
        <w:r>
          <w:rPr>
            <w:rStyle w:val="Hyperlink"/>
          </w:rPr>
          <w:t>Asselbergs et al., 2024</w:t>
        </w:r>
        <w:r>
          <w:fldChar w:fldCharType="end"/>
        </w:r>
        <w:r>
          <w:t xml:space="preserve">; </w:t>
        </w:r>
        <w:r>
          <w:fldChar w:fldCharType="begin"/>
        </w:r>
        <w:r>
          <w:instrText>HYPERLINK \l "ref-holmes2009can" \h</w:instrText>
        </w:r>
        <w:r>
          <w:fldChar w:fldCharType="separate"/>
        </w:r>
        <w:r>
          <w:rPr>
            <w:rStyle w:val="Hyperlink"/>
          </w:rPr>
          <w:t>Holmes et al., 2009</w:t>
        </w:r>
        <w:r>
          <w:fldChar w:fldCharType="end"/>
        </w:r>
      </w:ins>
      <w:moveToRangeStart w:id="2732" w:author="Author" w:date="2026-07-14T09:14:00Z" w:name="move234912915"/>
      <w:moveTo w:id="2733" w:author="Author" w:date="2026-07-14T09:14:00Z" w16du:dateUtc="2026-07-14T08:14:00Z">
        <w:r>
          <w:t xml:space="preserve">, </w:t>
        </w:r>
        <w:r>
          <w:fldChar w:fldCharType="begin"/>
        </w:r>
        <w:r>
          <w:instrText>HYPERLINK \l "ref-holmes2010key" \h</w:instrText>
        </w:r>
        <w:r>
          <w:fldChar w:fldCharType="separate"/>
        </w:r>
        <w:r>
          <w:rPr>
            <w:rStyle w:val="Hyperlink"/>
          </w:rPr>
          <w:t>2010</w:t>
        </w:r>
        <w:r>
          <w:fldChar w:fldCharType="end"/>
        </w:r>
        <w:r>
          <w:t xml:space="preserve">; </w:t>
        </w:r>
        <w:r>
          <w:fldChar w:fldCharType="begin"/>
        </w:r>
        <w:r>
          <w:instrText>HYPERLINK \l "ref-james2015computer" \h</w:instrText>
        </w:r>
        <w:r>
          <w:fldChar w:fldCharType="separate"/>
        </w:r>
        <w:r>
          <w:rPr>
            <w:rStyle w:val="Hyperlink"/>
          </w:rPr>
          <w:t>James et al., 2015</w:t>
        </w:r>
        <w:r>
          <w:fldChar w:fldCharType="end"/>
        </w:r>
        <w:r>
          <w:t xml:space="preserve">; </w:t>
        </w:r>
        <w:r>
          <w:fldChar w:fldCharType="begin"/>
        </w:r>
        <w:r>
          <w:instrText>HYPERLINK \l "ref-kessler2020visuospatial" \h</w:instrText>
        </w:r>
        <w:r>
          <w:fldChar w:fldCharType="separate"/>
        </w:r>
        <w:r>
          <w:rPr>
            <w:rStyle w:val="Hyperlink"/>
          </w:rPr>
          <w:t>Kessler et al., 2020</w:t>
        </w:r>
        <w:r>
          <w:fldChar w:fldCharType="end"/>
        </w:r>
        <w:r>
          <w:t xml:space="preserve">; </w:t>
        </w:r>
        <w:r>
          <w:fldChar w:fldCharType="begin"/>
        </w:r>
        <w:r>
          <w:instrText>HYPERLINK \l "ref-lau2021selectively" \h</w:instrText>
        </w:r>
        <w:r>
          <w:fldChar w:fldCharType="separate"/>
        </w:r>
        <w:r>
          <w:rPr>
            <w:rStyle w:val="Hyperlink"/>
          </w:rPr>
          <w:t>Lau-Zhu et al., 2021</w:t>
        </w:r>
        <w:r>
          <w:fldChar w:fldCharType="end"/>
        </w:r>
        <w:r>
          <w:t xml:space="preserve">). </w:t>
        </w:r>
      </w:moveTo>
      <w:moveToRangeEnd w:id="2732"/>
      <w:ins w:id="2734" w:author="Author" w:date="2026-07-14T09:14:00Z" w16du:dateUtc="2026-07-14T08:14:00Z">
        <w:r>
          <w:t>In the model, a recognition probe does not need to defeat task candidates during context-to-item sampling because the candidate film item is already present. Preserved recognition can therefore accompany impaired context-guided film recall even when both tests depend on the same learned film associations. Such evidence establishes that presented film items can still recover useful contextual evidence, while leaving unresolved whether film material remains similarly available during deliberate recall.</w:t>
        </w:r>
      </w:ins>
    </w:p>
    <w:p w14:paraId="33AF6B6C" w14:textId="77777777" w:rsidR="00AD2C25" w:rsidRDefault="00000000">
      <w:pPr>
        <w:pStyle w:val="BodyText"/>
        <w:rPr>
          <w:ins w:id="2735" w:author="Author" w:date="2026-07-14T09:14:00Z" w16du:dateUtc="2026-07-14T08:14:00Z"/>
        </w:rPr>
      </w:pPr>
      <w:ins w:id="2736" w:author="Author" w:date="2026-07-14T09:14:00Z" w16du:dateUtc="2026-07-14T08:14:00Z">
        <w:r>
          <w:t>Recall-based comparisons improve this inference but do not automatically isolate retrieval intentionality. Vigilance-intrusion tasks require film material to come to mind, yet they can present film cues and ask participants to monitor specifically for film intrusions (</w:t>
        </w:r>
        <w:r>
          <w:fldChar w:fldCharType="begin"/>
        </w:r>
        <w:r>
          <w:instrText>HYPERLINK \l "ref-lau2019intrusive" \h</w:instrText>
        </w:r>
        <w:r>
          <w:fldChar w:fldCharType="separate"/>
        </w:r>
        <w:r>
          <w:rPr>
            <w:rStyle w:val="Hyperlink"/>
          </w:rPr>
          <w:t>Lau-Zhu et al., 2019</w:t>
        </w:r>
        <w:r>
          <w:fldChar w:fldCharType="end"/>
        </w:r>
        <w:r>
          <w:t xml:space="preserve">, </w:t>
        </w:r>
        <w:r>
          <w:fldChar w:fldCharType="begin"/>
        </w:r>
        <w:r>
          <w:instrText>HYPERLINK \l "ref-lau2021selectively" \h</w:instrText>
        </w:r>
        <w:r>
          <w:fldChar w:fldCharType="separate"/>
        </w:r>
        <w:r>
          <w:rPr>
            <w:rStyle w:val="Hyperlink"/>
          </w:rPr>
          <w:t>2021</w:t>
        </w:r>
        <w:r>
          <w:fldChar w:fldCharType="end"/>
        </w:r>
        <w:r>
          <w:t xml:space="preserve">). External film cues can reinstate film-associated context, and film-monitoring instructions may encourage participants to maintain a film-oriented retrieval state. The present simulations include weak film cues during recall but do not activate a maintained film-category cue in the unguided condition. They therefore cannot determine whether vigilance-intrusion-task monitoring engages the same selective support used during deliberate recall. Mixed findings from more closely matched designs should motivate direct manipulations of cueing and retrieval </w:t>
        </w:r>
        <w:r>
          <w:lastRenderedPageBreak/>
          <w:t>goals rather than being explained retrospectively as consequences of those factors (</w:t>
        </w:r>
        <w:r>
          <w:fldChar w:fldCharType="begin"/>
        </w:r>
        <w:r>
          <w:instrText>HYPERLINK \l "ref-mcconnell2026testing" \h</w:instrText>
        </w:r>
        <w:r>
          <w:fldChar w:fldCharType="separate"/>
        </w:r>
        <w:r>
          <w:rPr>
            <w:rStyle w:val="Hyperlink"/>
          </w:rPr>
          <w:t>McConnell et al., 2026</w:t>
        </w:r>
        <w:r>
          <w:fldChar w:fldCharType="end"/>
        </w:r>
        <w:r>
          <w:t>).</w:t>
        </w:r>
      </w:ins>
    </w:p>
    <w:p w14:paraId="6BB8D9D6" w14:textId="77777777" w:rsidR="00AD2C25" w:rsidRDefault="00000000">
      <w:pPr>
        <w:pStyle w:val="BodyText"/>
        <w:rPr>
          <w:ins w:id="2737" w:author="Author" w:date="2026-07-14T09:14:00Z" w16du:dateUtc="2026-07-14T08:14:00Z"/>
        </w:rPr>
      </w:pPr>
      <w:moveToRangeStart w:id="2738" w:author="Author" w:date="2026-07-14T09:14:00Z" w:name="move234912913"/>
      <w:moveTo w:id="2739" w:author="Author" w:date="2026-07-14T09:14:00Z" w16du:dateUtc="2026-07-14T08:14:00Z">
        <w:r>
          <w:t>Related procedures have been extended beyond analogue trauma films to real-life and occupational trauma, including motor vehicle accidents, emergency caesarean section, refugee trauma, and health-care work during COVID-19 (</w:t>
        </w:r>
        <w:r>
          <w:fldChar w:fldCharType="begin"/>
        </w:r>
        <w:r>
          <w:instrText>HYPERLINK \l "ref-beckenstrom2026digital" \h</w:instrText>
        </w:r>
        <w:r>
          <w:fldChar w:fldCharType="separate"/>
        </w:r>
        <w:r>
          <w:rPr>
            <w:rStyle w:val="Hyperlink"/>
          </w:rPr>
          <w:t>Beckenstrom et al., 2026</w:t>
        </w:r>
        <w:r>
          <w:fldChar w:fldCharType="end"/>
        </w:r>
        <w:r>
          <w:t xml:space="preserve">; </w:t>
        </w:r>
        <w:r>
          <w:fldChar w:fldCharType="begin"/>
        </w:r>
        <w:r>
          <w:instrText>HYPERLINK \l "ref-horsch2017reducing" \h</w:instrText>
        </w:r>
        <w:r>
          <w:fldChar w:fldCharType="separate"/>
        </w:r>
        <w:r>
          <w:rPr>
            <w:rStyle w:val="Hyperlink"/>
          </w:rPr>
          <w:t>Horsch et al., 2017</w:t>
        </w:r>
        <w:r>
          <w:fldChar w:fldCharType="end"/>
        </w:r>
        <w:r>
          <w:t xml:space="preserve">; </w:t>
        </w:r>
        <w:r>
          <w:fldChar w:fldCharType="begin"/>
        </w:r>
        <w:r>
          <w:instrText>HYPERLINK \l "ref-iyadurai2018preventing" \h</w:instrText>
        </w:r>
        <w:r>
          <w:fldChar w:fldCharType="separate"/>
        </w:r>
        <w:r>
          <w:rPr>
            <w:rStyle w:val="Hyperlink"/>
          </w:rPr>
          <w:t>Iyadurai et al., 2018</w:t>
        </w:r>
        <w:r>
          <w:fldChar w:fldCharType="end"/>
        </w:r>
        <w:r>
          <w:t xml:space="preserve">, </w:t>
        </w:r>
        <w:r>
          <w:fldChar w:fldCharType="begin"/>
        </w:r>
        <w:r>
          <w:instrText>HYPERLINK \l "ref-iyadurai2023reducing" \h</w:instrText>
        </w:r>
        <w:r>
          <w:fldChar w:fldCharType="separate"/>
        </w:r>
        <w:r>
          <w:rPr>
            <w:rStyle w:val="Hyperlink"/>
          </w:rPr>
          <w:t>2023</w:t>
        </w:r>
        <w:r>
          <w:fldChar w:fldCharType="end"/>
        </w:r>
        <w:r>
          <w:t xml:space="preserve">; </w:t>
        </w:r>
        <w:r>
          <w:fldChar w:fldCharType="begin"/>
        </w:r>
        <w:r>
          <w:instrText>HYPERLINK \l "ref-kanstrup2021single" \h</w:instrText>
        </w:r>
        <w:r>
          <w:fldChar w:fldCharType="separate"/>
        </w:r>
        <w:r>
          <w:rPr>
            <w:rStyle w:val="Hyperlink"/>
          </w:rPr>
          <w:t>Kanstrup et al., 2021</w:t>
        </w:r>
        <w:r>
          <w:fldChar w:fldCharType="end"/>
        </w:r>
        <w:r>
          <w:t xml:space="preserve">, </w:t>
        </w:r>
        <w:r>
          <w:fldChar w:fldCharType="begin"/>
        </w:r>
        <w:r>
          <w:instrText>HYPERLINK \l "ref-kanstrup2024guided" \h</w:instrText>
        </w:r>
        <w:r>
          <w:fldChar w:fldCharType="separate"/>
        </w:r>
        <w:r>
          <w:rPr>
            <w:rStyle w:val="Hyperlink"/>
          </w:rPr>
          <w:t>2024</w:t>
        </w:r>
        <w:r>
          <w:fldChar w:fldCharType="end"/>
        </w:r>
        <w:r>
          <w:t xml:space="preserve">; </w:t>
        </w:r>
        <w:r>
          <w:fldChar w:fldCharType="begin"/>
        </w:r>
        <w:r>
          <w:instrText>HYPERLINK \l "ref-ramineni2023treating" \h</w:instrText>
        </w:r>
        <w:r>
          <w:fldChar w:fldCharType="separate"/>
        </w:r>
        <w:r>
          <w:rPr>
            <w:rStyle w:val="Hyperlink"/>
          </w:rPr>
          <w:t>Ramineni et al., 2023</w:t>
        </w:r>
        <w:r>
          <w:fldChar w:fldCharType="end"/>
        </w:r>
        <w:r>
          <w:t xml:space="preserve">). </w:t>
        </w:r>
      </w:moveTo>
      <w:moveToRangeEnd w:id="2738"/>
      <w:ins w:id="2740" w:author="Author" w:date="2026-07-14T09:14:00Z" w16du:dateUtc="2026-07-14T08:14:00Z">
        <w:r>
          <w:t>Broader reviews and replication attempts likewise caution that selective-interference effects are heterogeneous across trauma-film studies (</w:t>
        </w:r>
        <w:r>
          <w:fldChar w:fldCharType="begin"/>
        </w:r>
        <w:r>
          <w:instrText>HYPERLINK \l "ref-asselbergs2023systematic" \h</w:instrText>
        </w:r>
        <w:r>
          <w:fldChar w:fldCharType="separate"/>
        </w:r>
        <w:r>
          <w:rPr>
            <w:rStyle w:val="Hyperlink"/>
          </w:rPr>
          <w:t>Asselbergs et al., 2023</w:t>
        </w:r>
        <w:r>
          <w:fldChar w:fldCharType="end"/>
        </w:r>
        <w:r>
          <w:t xml:space="preserve">; </w:t>
        </w:r>
        <w:r>
          <w:fldChar w:fldCharType="begin"/>
        </w:r>
        <w:r>
          <w:instrText>HYPERLINK \l "ref-hemi2023cognitive" \h</w:instrText>
        </w:r>
        <w:r>
          <w:fldChar w:fldCharType="separate"/>
        </w:r>
        <w:r>
          <w:rPr>
            <w:rStyle w:val="Hyperlink"/>
          </w:rPr>
          <w:t>Hemi et al., 2023</w:t>
        </w:r>
        <w:r>
          <w:fldChar w:fldCharType="end"/>
        </w:r>
      </w:ins>
      <w:moveToRangeStart w:id="2741" w:author="Author" w:date="2026-07-14T09:14:00Z" w:name="move234912916"/>
      <w:moveTo w:id="2742" w:author="Author" w:date="2026-07-14T09:14:00Z" w16du:dateUtc="2026-07-14T08:14:00Z">
        <w:r>
          <w:t xml:space="preserve">; </w:t>
        </w:r>
        <w:r>
          <w:fldChar w:fldCharType="begin"/>
        </w:r>
        <w:r>
          <w:instrText>HYPERLINK \l "ref-varma2024experimental" \h</w:instrText>
        </w:r>
        <w:r>
          <w:fldChar w:fldCharType="separate"/>
        </w:r>
        <w:r>
          <w:rPr>
            <w:rStyle w:val="Hyperlink"/>
          </w:rPr>
          <w:t>Varma et al., 2024</w:t>
        </w:r>
        <w:r>
          <w:fldChar w:fldCharType="end"/>
        </w:r>
        <w:r>
          <w:t xml:space="preserve">; </w:t>
        </w:r>
        <w:r>
          <w:fldChar w:fldCharType="begin"/>
        </w:r>
        <w:r>
          <w:instrText>HYPERLINK \l "ref-wessel2025evidence" \h</w:instrText>
        </w:r>
        <w:r>
          <w:fldChar w:fldCharType="separate"/>
        </w:r>
        <w:r>
          <w:rPr>
            <w:rStyle w:val="Hyperlink"/>
          </w:rPr>
          <w:t>Wessel et al., 2025</w:t>
        </w:r>
        <w:r>
          <w:fldChar w:fldCharType="end"/>
        </w:r>
        <w:r>
          <w:t>).</w:t>
        </w:r>
      </w:moveTo>
      <w:moveToRangeEnd w:id="2741"/>
      <w:ins w:id="2743" w:author="Author" w:date="2026-07-14T09:14:00Z" w16du:dateUtc="2026-07-14T08:14:00Z">
        <w:r>
          <w:t xml:space="preserve"> The clinical reach of these procedures makes their mechanisms consequential, while the mixed evidence limits the conclusions that can be drawn from any single positive dissociation. Real-world extensions do not themselves establish that retrieved-context competition explains intervention effects outside the laboratory.</w:t>
        </w:r>
      </w:ins>
    </w:p>
    <w:p w14:paraId="2D89CB26" w14:textId="77777777" w:rsidR="00AD2C25" w:rsidRDefault="00000000">
      <w:pPr>
        <w:pStyle w:val="Heading2"/>
        <w:rPr>
          <w:ins w:id="2744" w:author="Author" w:date="2026-07-14T09:14:00Z" w16du:dateUtc="2026-07-14T08:14:00Z"/>
        </w:rPr>
      </w:pPr>
      <w:bookmarkStart w:id="2745" w:name="X5a924f87084a44c52c4925224a8f2b0af2fbb52"/>
      <w:bookmarkEnd w:id="2728"/>
      <w:ins w:id="2746" w:author="Author" w:date="2026-07-14T09:14:00Z" w16du:dateUtc="2026-07-14T08:14:00Z">
        <w:r>
          <w:t>Intervention Tasks and Discriminating Tests</w:t>
        </w:r>
      </w:ins>
    </w:p>
    <w:p w14:paraId="1A433392" w14:textId="77777777" w:rsidR="00AD2C25" w:rsidRDefault="00000000">
      <w:pPr>
        <w:pStyle w:val="FirstParagraph"/>
        <w:rPr>
          <w:ins w:id="2747" w:author="Author" w:date="2026-07-14T09:14:00Z" w16du:dateUtc="2026-07-14T08:14:00Z"/>
        </w:rPr>
      </w:pPr>
      <w:ins w:id="2748" w:author="Author" w:date="2026-07-14T09:14:00Z" w16du:dateUtc="2026-07-14T08:14:00Z">
        <w:r>
          <w:t>The account also suggests why intervention task content should matter. A task must become strongly enough associated with reminder-reinstated context to compete during later film retrieval. Selective preservation additionally requires task material to remain distinguishable from film material under the maintained film-category cue. Tetris can sustain substantial engagement, but active verbal comparison tasks can receive similar engagement ratings, and both visuospatial and verbal tasks have sometimes reduced intrusions (</w:t>
        </w:r>
        <w:r>
          <w:fldChar w:fldCharType="begin"/>
        </w:r>
        <w:r>
          <w:instrText>HYPERLINK \l "ref-hagenaars2017tetris" \h</w:instrText>
        </w:r>
        <w:r>
          <w:fldChar w:fldCharType="separate"/>
        </w:r>
        <w:r>
          <w:rPr>
            <w:rStyle w:val="Hyperlink"/>
          </w:rPr>
          <w:t>Hagenaars et al., 2017</w:t>
        </w:r>
        <w:r>
          <w:fldChar w:fldCharType="end"/>
        </w:r>
        <w:r>
          <w:t xml:space="preserve">; </w:t>
        </w:r>
        <w:r>
          <w:fldChar w:fldCharType="begin"/>
        </w:r>
        <w:r>
          <w:instrText>HYPERLINK \l "ref-holmes2010key" \h</w:instrText>
        </w:r>
        <w:r>
          <w:fldChar w:fldCharType="separate"/>
        </w:r>
        <w:r>
          <w:rPr>
            <w:rStyle w:val="Hyperlink"/>
          </w:rPr>
          <w:t>Holmes et al., 2010</w:t>
        </w:r>
        <w:r>
          <w:fldChar w:fldCharType="end"/>
        </w:r>
        <w:r>
          <w:t xml:space="preserve">; </w:t>
        </w:r>
        <w:r>
          <w:fldChar w:fldCharType="begin"/>
        </w:r>
        <w:r>
          <w:instrText>HYPERLINK \l "ref-kessler2020visuospatial" \h</w:instrText>
        </w:r>
        <w:r>
          <w:fldChar w:fldCharType="separate"/>
        </w:r>
        <w:r>
          <w:rPr>
            <w:rStyle w:val="Hyperlink"/>
          </w:rPr>
          <w:t>Kessler et al., 2020</w:t>
        </w:r>
        <w:r>
          <w:fldChar w:fldCharType="end"/>
        </w:r>
        <w:r>
          <w:t xml:space="preserve">). Engagement may therefore enable competitor learning without explaining why deliberate film recall would exclude one task more successfully than another. The present model represents these proposed ingredients separately: task encoding strength </w:t>
        </w:r>
        <w:r>
          <w:lastRenderedPageBreak/>
          <w:t>controls competitor learning, whereas the maintained film-category cue assumes that film and task candidates can be discriminated.</w:t>
        </w:r>
      </w:ins>
    </w:p>
    <w:p w14:paraId="1F1E1573" w14:textId="77777777" w:rsidR="00AD2C25" w:rsidRDefault="00000000">
      <w:pPr>
        <w:pStyle w:val="BodyText"/>
        <w:rPr>
          <w:ins w:id="2749" w:author="Author" w:date="2026-07-14T09:14:00Z" w16du:dateUtc="2026-07-14T08:14:00Z"/>
        </w:rPr>
      </w:pPr>
      <w:ins w:id="2750" w:author="Author" w:date="2026-07-14T09:14:00Z" w16du:dateUtc="2026-07-14T08:14:00Z">
        <w:r>
          <w:t>A direct test would manipulate competitor strength and task-film discriminability independently. Participants could complete equally engaging post-reminder tasks whose contents vary in how readily a film-directed semantic or category cue distinguishes them from film material, followed by matched unguided and deliberate recall tests. Strong, discriminable task competitors should reduce unguided recall while leaving deliberate recall relatively preserved. Strong competitors that also receive support from the maintained film-category cue should impair both retrieval conditions, reducing or eliminating selective interference. Weak competitors should produce little interference regardless of their discriminability. Measuring task memory and participants’ retrieval strategies would test the assumptions that the current simulations impose. A parallel list-learning or category-recall experiment could evaluate the same prediction without depending on trauma-film-specific procedures.</w:t>
        </w:r>
      </w:ins>
    </w:p>
    <w:p w14:paraId="60299319" w14:textId="77777777" w:rsidR="00AD2C25" w:rsidRDefault="00000000">
      <w:pPr>
        <w:pStyle w:val="Heading2"/>
        <w:rPr>
          <w:ins w:id="2751" w:author="Author" w:date="2026-07-14T09:14:00Z" w16du:dateUtc="2026-07-14T08:14:00Z"/>
        </w:rPr>
      </w:pPr>
      <w:bookmarkStart w:id="2752" w:name="limitations-and-scope"/>
      <w:bookmarkEnd w:id="2745"/>
      <w:ins w:id="2753" w:author="Author" w:date="2026-07-14T09:14:00Z" w16du:dateUtc="2026-07-14T08:14:00Z">
        <w:r>
          <w:t>Limitations and Scope</w:t>
        </w:r>
      </w:ins>
    </w:p>
    <w:p w14:paraId="35FD1A5F" w14:textId="77777777" w:rsidR="00AD2C25" w:rsidRDefault="00000000">
      <w:pPr>
        <w:pStyle w:val="FirstParagraph"/>
        <w:rPr>
          <w:ins w:id="2754" w:author="Author" w:date="2026-07-14T09:14:00Z" w16du:dateUtc="2026-07-14T08:14:00Z"/>
        </w:rPr>
      </w:pPr>
      <w:ins w:id="2755" w:author="Author" w:date="2026-07-14T09:14:00Z" w16du:dateUtc="2026-07-14T08:14:00Z">
        <w:r>
          <w:t>The simulations are qualitative mechanism tests rather than fits to selective-interference data. Core eCMR parameters were estimated from an independent affective free-recall dataset, but the trauma-film sequence and retrieval settings were introduced to examine the consequences of the proposed account. The simulations therefore demonstrate that retrieved-context competitor learning and discriminating retrieval support can produce the qualitative pattern. They do not estimate how often participants use these operations or establish that the operations generated any particular empirical result. A matched dataset containing externalized film and non-film retrieval sequences would provide a stronger basis for parameter anchoring and model comparison.</w:t>
        </w:r>
      </w:ins>
    </w:p>
    <w:p w14:paraId="49E984C1" w14:textId="77777777" w:rsidR="00AD2C25" w:rsidRDefault="00000000">
      <w:pPr>
        <w:pStyle w:val="BodyText"/>
        <w:rPr>
          <w:ins w:id="2756" w:author="Author" w:date="2026-07-14T09:14:00Z" w16du:dateUtc="2026-07-14T08:14:00Z"/>
        </w:rPr>
      </w:pPr>
      <w:ins w:id="2757" w:author="Author" w:date="2026-07-14T09:14:00Z" w16du:dateUtc="2026-07-14T08:14:00Z">
        <w:r>
          <w:lastRenderedPageBreak/>
          <w:t>Several implementation choices further limit the account. Task encoding strength scales context-to-item learning without deriving that learning from task engagement or task content. The maintained film-category cue is perfectly selective, whereas real retrieval cues may support some competitors and fail to support some film details. The recognition simulation stops at item-to-context match evidence. Its film-source-matched foils are sufficient to test whether task items linked to film-associated context reduce the evidence separation between studied and unstudied film-source probes. They do not represent graded item similarity, and the analysis does not model false familiarity, false recollection, recollection rejection, confidence, or criterion placement in responses to similar lures (</w:t>
        </w:r>
        <w:r>
          <w:fldChar w:fldCharType="begin"/>
        </w:r>
        <w:r>
          <w:instrText>HYPERLINK \l "ref-parks2026unified" \h</w:instrText>
        </w:r>
        <w:r>
          <w:fldChar w:fldCharType="separate"/>
        </w:r>
        <w:r>
          <w:rPr>
            <w:rStyle w:val="Hyperlink"/>
          </w:rPr>
          <w:t>Parks et al., 2026</w:t>
        </w:r>
        <w:r>
          <w:fldChar w:fldCharType="end"/>
        </w:r>
        <w:r>
          <w:t>). The recall simulations include test-phase film cues but do not represent all monitoring demands of diary or vigilance-intrusion procedures. Finally, the model addresses episodic retrieval processes relevant to intrusive remembering; it is not a model of PTSD, clinical outcome, or treatment efficacy.</w:t>
        </w:r>
      </w:ins>
    </w:p>
    <w:p w14:paraId="1E96BC94" w14:textId="77777777" w:rsidR="00AD2C25" w:rsidRDefault="00000000">
      <w:pPr>
        <w:pStyle w:val="BodyText"/>
        <w:rPr>
          <w:ins w:id="2758" w:author="Author" w:date="2026-07-14T09:14:00Z" w16du:dateUtc="2026-07-14T08:14:00Z"/>
        </w:rPr>
      </w:pPr>
      <w:ins w:id="2759" w:author="Author" w:date="2026-07-14T09:14:00Z" w16du:dateUtc="2026-07-14T08:14:00Z">
        <w:r>
          <w:t>The broader contribution is to connect an account of how competitors become bound to target-associated context with an account of how goal-directed retrieval remains selective. Context can continue to provide access to an event while losing its ability to distinguish that event from later material. Deliberate recall is protected when a retrieval goal organizes search around information that separates targets from those competitors, whereas item-presenting tests change the route by which the target enters retrieval. Selective interference in the trauma-film paradigm provides a consequential case for specifying these interactions. Grounding that case in general memory theory also sharpens the evidence needed to identify memory processes that are distinctive to trauma.</w:t>
        </w:r>
      </w:ins>
    </w:p>
    <w:p w14:paraId="17CD32CA" w14:textId="77777777" w:rsidR="00AD2C25" w:rsidRDefault="00000000">
      <w:pPr>
        <w:pStyle w:val="Heading1"/>
      </w:pPr>
      <w:bookmarkStart w:id="2760" w:name="references"/>
      <w:bookmarkEnd w:id="2712"/>
      <w:bookmarkEnd w:id="2752"/>
      <w:r>
        <w:lastRenderedPageBreak/>
        <w:t>References</w:t>
      </w:r>
    </w:p>
    <w:p w14:paraId="36222BA0" w14:textId="77777777" w:rsidR="00AD2C25" w:rsidRDefault="00000000">
      <w:pPr>
        <w:pStyle w:val="Bibliography"/>
      </w:pPr>
      <w:bookmarkStart w:id="2761" w:name="ref-asselbergs2024effectiveness"/>
      <w:bookmarkStart w:id="2762" w:name="refs"/>
      <w:r>
        <w:t xml:space="preserve">Asselbergs, J., Riper, H., Engelhard, I. M., Mannes, F., &amp; Sijbrandij, M. (2024). The effectiveness of two novel approaches to prevent intrusions: A pilot study comparing Tetris_dualtask and imagery rescripting to control. </w:t>
      </w:r>
      <w:r>
        <w:rPr>
          <w:i/>
          <w:iCs/>
        </w:rPr>
        <w:t>Journal of Behavior Therapy and Experimental Psychiatry</w:t>
      </w:r>
      <w:r>
        <w:t xml:space="preserve">, </w:t>
      </w:r>
      <w:r>
        <w:rPr>
          <w:i/>
          <w:iCs/>
        </w:rPr>
        <w:t>82</w:t>
      </w:r>
      <w:r>
        <w:t xml:space="preserve">, 101920. </w:t>
      </w:r>
      <w:hyperlink r:id="rId37">
        <w:r>
          <w:rPr>
            <w:rStyle w:val="Hyperlink"/>
          </w:rPr>
          <w:t>https://doi.org/10.1016/j.jbtep.2023.101920</w:t>
        </w:r>
      </w:hyperlink>
    </w:p>
    <w:p w14:paraId="57F07476" w14:textId="77777777" w:rsidR="00AD2C25" w:rsidRDefault="00000000">
      <w:pPr>
        <w:pStyle w:val="Bibliography"/>
      </w:pPr>
      <w:bookmarkStart w:id="2763" w:name="ref-asselbergs2023systematic"/>
      <w:bookmarkEnd w:id="2761"/>
      <w:r>
        <w:t xml:space="preserve">Asselbergs, J., van Bentum, J., Riper, H., Cuijpers, P., Holmes, E. A., &amp; Sijbrandij, M. (2023). A systematic review and meta-analysis of the effect of cognitive interventions to prevent intrusive memories using the trauma film paradigm. </w:t>
      </w:r>
      <w:r>
        <w:rPr>
          <w:i/>
          <w:iCs/>
        </w:rPr>
        <w:t>Journal of Psychiatric Research</w:t>
      </w:r>
      <w:r>
        <w:t xml:space="preserve">, </w:t>
      </w:r>
      <w:r>
        <w:rPr>
          <w:i/>
          <w:iCs/>
        </w:rPr>
        <w:t>159</w:t>
      </w:r>
      <w:r>
        <w:t xml:space="preserve">, 116–129. </w:t>
      </w:r>
      <w:hyperlink r:id="rId38">
        <w:r>
          <w:rPr>
            <w:rStyle w:val="Hyperlink"/>
          </w:rPr>
          <w:t>https://doi.org/10.1016/j.jpsychires.2023.01.028</w:t>
        </w:r>
      </w:hyperlink>
    </w:p>
    <w:p w14:paraId="3EB0BCD1" w14:textId="77777777" w:rsidR="00AD2C25" w:rsidRDefault="00000000">
      <w:pPr>
        <w:pStyle w:val="Bibliography"/>
      </w:pPr>
      <w:bookmarkStart w:id="2764" w:name="ref-baddeley2000working"/>
      <w:bookmarkEnd w:id="2763"/>
      <w:r>
        <w:t xml:space="preserve">Baddeley, A. D., &amp; Andrade, J. (2000). Working memory and the vividness of imagery. </w:t>
      </w:r>
      <w:r>
        <w:rPr>
          <w:i/>
          <w:iCs/>
        </w:rPr>
        <w:t>Journal of Experimental Psychology: General</w:t>
      </w:r>
      <w:r>
        <w:t xml:space="preserve">, </w:t>
      </w:r>
      <w:r>
        <w:rPr>
          <w:i/>
          <w:iCs/>
        </w:rPr>
        <w:t>129</w:t>
      </w:r>
      <w:r>
        <w:t xml:space="preserve">(1), 126–145. </w:t>
      </w:r>
      <w:hyperlink r:id="rId39">
        <w:r>
          <w:rPr>
            <w:rStyle w:val="Hyperlink"/>
          </w:rPr>
          <w:t>https://doi.org/10.1037/0096-3445.129.1.126</w:t>
        </w:r>
      </w:hyperlink>
    </w:p>
    <w:p w14:paraId="1D4871A0" w14:textId="77777777" w:rsidR="00AD2C25" w:rsidRDefault="00000000">
      <w:pPr>
        <w:pStyle w:val="Bibliography"/>
      </w:pPr>
      <w:bookmarkStart w:id="2765" w:name="ref-beckenstrom2026digital"/>
      <w:bookmarkEnd w:id="2764"/>
      <w:r>
        <w:t xml:space="preserve">Beckenstrom, A. C., Bonsall, M. B., Markham, A., Slade, O., Ramineni, V., Iyadurai, L., Islam, Z., Highfield, J., Jaki, T., Goodwin, G. M., Dias, R., Daniels, R., Malik, A., Summers, C., Kingslake, J., &amp; Holmes, E. A. (2026). A digital imagery-competing task intervention for stopping intrusive memories in trauma-exposed health-care staff during the COVID-19 pandemic in the UK: A bayesian adaptive randomised clinical trial. </w:t>
      </w:r>
      <w:r>
        <w:rPr>
          <w:i/>
          <w:iCs/>
        </w:rPr>
        <w:t>The Lancet Psychiatry</w:t>
      </w:r>
      <w:r>
        <w:t xml:space="preserve">, </w:t>
      </w:r>
      <w:r>
        <w:rPr>
          <w:i/>
          <w:iCs/>
        </w:rPr>
        <w:t>13</w:t>
      </w:r>
      <w:r>
        <w:t xml:space="preserve">(3), 233–247. </w:t>
      </w:r>
      <w:hyperlink r:id="rId40">
        <w:r>
          <w:rPr>
            <w:rStyle w:val="Hyperlink"/>
          </w:rPr>
          <w:t>https://doi.org/10.1016/s2215-0366(25)00397-9</w:t>
        </w:r>
      </w:hyperlink>
    </w:p>
    <w:p w14:paraId="7F3BB67A" w14:textId="77777777" w:rsidR="00AD2C25" w:rsidRDefault="00000000">
      <w:pPr>
        <w:pStyle w:val="Bibliography"/>
        <w:rPr>
          <w:ins w:id="2766" w:author="Author" w:date="2026-07-14T09:14:00Z" w16du:dateUtc="2026-07-14T08:14:00Z"/>
        </w:rPr>
      </w:pPr>
      <w:bookmarkStart w:id="2767" w:name="ref-bird2012hippocampus"/>
      <w:bookmarkEnd w:id="2765"/>
      <w:ins w:id="2768" w:author="Author" w:date="2026-07-14T09:14:00Z" w16du:dateUtc="2026-07-14T08:14:00Z">
        <w:r>
          <w:t xml:space="preserve">Bird, C. M., Bisby, J. A., &amp; Burgess, N. (2012). The hippocampus and spatial constraints on mental imagery. </w:t>
        </w:r>
        <w:r>
          <w:rPr>
            <w:i/>
            <w:iCs/>
          </w:rPr>
          <w:t>Frontiers in Human Neuroscience</w:t>
        </w:r>
        <w:r>
          <w:t xml:space="preserve">, </w:t>
        </w:r>
        <w:r>
          <w:rPr>
            <w:i/>
            <w:iCs/>
          </w:rPr>
          <w:t>6</w:t>
        </w:r>
        <w:r>
          <w:t xml:space="preserve">, 142. </w:t>
        </w:r>
        <w:r>
          <w:fldChar w:fldCharType="begin"/>
        </w:r>
        <w:r>
          <w:instrText>HYPERLINK "https://doi.org/10.3389/fnhum.2012.00142" \h</w:instrText>
        </w:r>
        <w:r>
          <w:fldChar w:fldCharType="separate"/>
        </w:r>
        <w:r>
          <w:rPr>
            <w:rStyle w:val="Hyperlink"/>
          </w:rPr>
          <w:t>https://doi.org/10.3389/fnhum.2012.00142</w:t>
        </w:r>
        <w:r>
          <w:fldChar w:fldCharType="end"/>
        </w:r>
      </w:ins>
    </w:p>
    <w:p w14:paraId="30D45EBB" w14:textId="77777777" w:rsidR="00AD2C25" w:rsidRDefault="00000000">
      <w:pPr>
        <w:pStyle w:val="Bibliography"/>
        <w:rPr>
          <w:ins w:id="2769" w:author="Author" w:date="2026-07-14T09:14:00Z" w16du:dateUtc="2026-07-14T08:14:00Z"/>
        </w:rPr>
      </w:pPr>
      <w:bookmarkStart w:id="2770" w:name="ref-bisby2020reduced"/>
      <w:bookmarkEnd w:id="2767"/>
      <w:ins w:id="2771" w:author="Author" w:date="2026-07-14T09:14:00Z" w16du:dateUtc="2026-07-14T08:14:00Z">
        <w:r>
          <w:lastRenderedPageBreak/>
          <w:t xml:space="preserve">Bisby, J. A., Burgess, N., &amp; Brewin, C. R. (2020). Reduced memory coherence for negative events and its relationship to posttraumatic stress disorder. </w:t>
        </w:r>
        <w:r>
          <w:rPr>
            <w:i/>
            <w:iCs/>
          </w:rPr>
          <w:t>Current Directions in Psychological Science</w:t>
        </w:r>
        <w:r>
          <w:t xml:space="preserve">, </w:t>
        </w:r>
        <w:r>
          <w:rPr>
            <w:i/>
            <w:iCs/>
          </w:rPr>
          <w:t>29</w:t>
        </w:r>
        <w:r>
          <w:t xml:space="preserve">(3), 267–272. </w:t>
        </w:r>
        <w:r>
          <w:fldChar w:fldCharType="begin"/>
        </w:r>
        <w:r>
          <w:instrText>HYPERLINK "https://doi.org/10.1177/0963721420917691" \h</w:instrText>
        </w:r>
        <w:r>
          <w:fldChar w:fldCharType="separate"/>
        </w:r>
        <w:r>
          <w:rPr>
            <w:rStyle w:val="Hyperlink"/>
          </w:rPr>
          <w:t>https://doi.org/10.1177/0963721420917691</w:t>
        </w:r>
        <w:r>
          <w:fldChar w:fldCharType="end"/>
        </w:r>
      </w:ins>
    </w:p>
    <w:p w14:paraId="5E4301E0" w14:textId="77777777" w:rsidR="00AD2C25" w:rsidRDefault="00000000">
      <w:pPr>
        <w:pStyle w:val="Bibliography"/>
      </w:pPr>
      <w:bookmarkStart w:id="2772" w:name="ref-brewin2014episodic"/>
      <w:bookmarkEnd w:id="2770"/>
      <w:r>
        <w:t xml:space="preserve">Brewin, C. R. (2014). Episodic memory, perceptual memory, and their interaction: Foundations for a theory of posttraumatic stress disorder. </w:t>
      </w:r>
      <w:r>
        <w:rPr>
          <w:i/>
          <w:iCs/>
        </w:rPr>
        <w:t>Psychological Bulletin</w:t>
      </w:r>
      <w:r>
        <w:t xml:space="preserve">, </w:t>
      </w:r>
      <w:r>
        <w:rPr>
          <w:i/>
          <w:iCs/>
        </w:rPr>
        <w:t>140</w:t>
      </w:r>
      <w:r>
        <w:t xml:space="preserve">(1), 69–97. </w:t>
      </w:r>
      <w:hyperlink r:id="rId41">
        <w:r>
          <w:rPr>
            <w:rStyle w:val="Hyperlink"/>
          </w:rPr>
          <w:t>https://doi.org/10.1037/a0033722</w:t>
        </w:r>
      </w:hyperlink>
    </w:p>
    <w:p w14:paraId="4BABD553" w14:textId="77777777" w:rsidR="00AD2C25" w:rsidRDefault="00000000">
      <w:pPr>
        <w:pStyle w:val="Bibliography"/>
      </w:pPr>
      <w:bookmarkStart w:id="2773" w:name="ref-brewin1996dual"/>
      <w:bookmarkEnd w:id="2772"/>
      <w:r>
        <w:t xml:space="preserve">Brewin, C. R., Dalgleish, T., &amp; Joseph, S. (1996). A dual representation theory of posttraumatic stress disorder. </w:t>
      </w:r>
      <w:r>
        <w:rPr>
          <w:i/>
          <w:iCs/>
        </w:rPr>
        <w:t>Psychological Review</w:t>
      </w:r>
      <w:r>
        <w:t xml:space="preserve">, </w:t>
      </w:r>
      <w:r>
        <w:rPr>
          <w:i/>
          <w:iCs/>
        </w:rPr>
        <w:t>103</w:t>
      </w:r>
      <w:r>
        <w:t xml:space="preserve">(4), 670–686. </w:t>
      </w:r>
      <w:hyperlink r:id="rId42">
        <w:r>
          <w:rPr>
            <w:rStyle w:val="Hyperlink"/>
          </w:rPr>
          <w:t>https://doi.org/10.1037/0033-295X.103.4.670</w:t>
        </w:r>
      </w:hyperlink>
    </w:p>
    <w:p w14:paraId="1A23C106" w14:textId="77777777" w:rsidR="00AD2C25" w:rsidRDefault="00000000">
      <w:pPr>
        <w:pStyle w:val="Bibliography"/>
      </w:pPr>
      <w:bookmarkStart w:id="2774" w:name="ref-brewin2010intrusive"/>
      <w:bookmarkEnd w:id="2773"/>
      <w:r>
        <w:t xml:space="preserve">Brewin, C. R., Gregory, J. D., Lipton, M., &amp; Burgess, N. (2010). Intrusive images in psychological disorders: Characteristics, neural mechanisms, and treatment implications. </w:t>
      </w:r>
      <w:r>
        <w:rPr>
          <w:i/>
          <w:iCs/>
        </w:rPr>
        <w:t>Psychological Review</w:t>
      </w:r>
      <w:r>
        <w:t xml:space="preserve">, </w:t>
      </w:r>
      <w:r>
        <w:rPr>
          <w:i/>
          <w:iCs/>
        </w:rPr>
        <w:t>117</w:t>
      </w:r>
      <w:r>
        <w:t xml:space="preserve">(1), 210–232. </w:t>
      </w:r>
      <w:hyperlink r:id="rId43">
        <w:r>
          <w:rPr>
            <w:rStyle w:val="Hyperlink"/>
          </w:rPr>
          <w:t>https://doi.org/10.1037/a0018113</w:t>
        </w:r>
      </w:hyperlink>
    </w:p>
    <w:p w14:paraId="68B0BDEC" w14:textId="77777777" w:rsidR="00AD2C25" w:rsidRDefault="00000000">
      <w:pPr>
        <w:pStyle w:val="Bibliography"/>
      </w:pPr>
      <w:bookmarkStart w:id="2775" w:name="ref-busemeyer2000model"/>
      <w:bookmarkEnd w:id="2774"/>
      <w:r>
        <w:t xml:space="preserve">Busemeyer, J. R., &amp; Wang, Y.-M. (2000). Model comparisons and model selections based on generalization criterion methodology. </w:t>
      </w:r>
      <w:r>
        <w:rPr>
          <w:i/>
          <w:iCs/>
        </w:rPr>
        <w:t>Journal of Mathematical Psychology</w:t>
      </w:r>
      <w:r>
        <w:t xml:space="preserve">, </w:t>
      </w:r>
      <w:r>
        <w:rPr>
          <w:i/>
          <w:iCs/>
        </w:rPr>
        <w:t>44</w:t>
      </w:r>
      <w:r>
        <w:t xml:space="preserve">(1), 171–189. </w:t>
      </w:r>
      <w:hyperlink r:id="rId44">
        <w:r>
          <w:rPr>
            <w:rStyle w:val="Hyperlink"/>
          </w:rPr>
          <w:t>https://doi.org/10.1006/jmps.1999.1282</w:t>
        </w:r>
      </w:hyperlink>
    </w:p>
    <w:p w14:paraId="5F72F028" w14:textId="77777777" w:rsidR="00AD2C25" w:rsidRDefault="00000000">
      <w:pPr>
        <w:pStyle w:val="Bibliography"/>
      </w:pPr>
      <w:bookmarkStart w:id="2776" w:name="ref-cohen2022memory"/>
      <w:bookmarkEnd w:id="2775"/>
      <w:r>
        <w:t xml:space="preserve">Cohen, R. T., &amp; Kahana, M. J. (2022). A memory-based theory of emotional disorders. </w:t>
      </w:r>
      <w:r>
        <w:rPr>
          <w:i/>
          <w:iCs/>
        </w:rPr>
        <w:t>Psychological Review</w:t>
      </w:r>
      <w:r>
        <w:t xml:space="preserve">, </w:t>
      </w:r>
      <w:r>
        <w:rPr>
          <w:i/>
          <w:iCs/>
        </w:rPr>
        <w:t>129</w:t>
      </w:r>
      <w:r>
        <w:t xml:space="preserve">(4), 742–776. </w:t>
      </w:r>
      <w:hyperlink r:id="rId45">
        <w:r>
          <w:rPr>
            <w:rStyle w:val="Hyperlink"/>
          </w:rPr>
          <w:t>https://doi.org/10.1037/rev0000334</w:t>
        </w:r>
      </w:hyperlink>
    </w:p>
    <w:p w14:paraId="57741E2C" w14:textId="77777777" w:rsidR="00AD2C25" w:rsidRDefault="00000000">
      <w:pPr>
        <w:pStyle w:val="Bibliography"/>
      </w:pPr>
      <w:bookmarkStart w:id="2777" w:name="ref-deeprose2012imagery"/>
      <w:bookmarkEnd w:id="2776"/>
      <w:r>
        <w:t xml:space="preserve">Deeprose, C., Zhang, S., DeJong, H., Dalgleish, T., &amp; Holmes, E. A. (2012). Imagery in the aftermath of viewing a traumatic film: Using cognitive tasks to modulate the development of involuntary memory. </w:t>
      </w:r>
      <w:r>
        <w:rPr>
          <w:i/>
          <w:iCs/>
        </w:rPr>
        <w:t>Journal of Behavior Therapy and Experimental Psychiatry</w:t>
      </w:r>
      <w:r>
        <w:t xml:space="preserve">, </w:t>
      </w:r>
      <w:r>
        <w:rPr>
          <w:i/>
          <w:iCs/>
        </w:rPr>
        <w:t>43</w:t>
      </w:r>
      <w:r>
        <w:t xml:space="preserve">(2), 758–764. </w:t>
      </w:r>
      <w:hyperlink r:id="rId46">
        <w:r>
          <w:rPr>
            <w:rStyle w:val="Hyperlink"/>
          </w:rPr>
          <w:t>https://doi.org/10.1016/j.jbtep.2011.10.008</w:t>
        </w:r>
      </w:hyperlink>
    </w:p>
    <w:p w14:paraId="1CB6708D" w14:textId="77777777" w:rsidR="00AD2C25" w:rsidRDefault="00000000">
      <w:pPr>
        <w:pStyle w:val="Bibliography"/>
      </w:pPr>
      <w:bookmarkStart w:id="2778" w:name="ref-dupertuys2026ukraine"/>
      <w:bookmarkEnd w:id="2777"/>
      <w:r>
        <w:t xml:space="preserve">Dupertuys, J., Shulhan, A., &amp; Talmi, D. (2026). </w:t>
      </w:r>
      <w:r>
        <w:rPr>
          <w:i/>
          <w:iCs/>
        </w:rPr>
        <w:t>Ukraine Memory experiment data set</w:t>
      </w:r>
      <w:r>
        <w:t>.</w:t>
      </w:r>
    </w:p>
    <w:p w14:paraId="1E08A0A6" w14:textId="77777777" w:rsidR="00AD2C25" w:rsidRDefault="00000000">
      <w:pPr>
        <w:pStyle w:val="Bibliography"/>
      </w:pPr>
      <w:bookmarkStart w:id="2779" w:name="ref-ehlers2000cognitive"/>
      <w:bookmarkEnd w:id="2778"/>
      <w:r>
        <w:lastRenderedPageBreak/>
        <w:t xml:space="preserve">Ehlers, A., &amp; Clark, D. M. (2000). A cognitive model of posttraumatic stress disorder. </w:t>
      </w:r>
      <w:r>
        <w:rPr>
          <w:i/>
          <w:iCs/>
        </w:rPr>
        <w:t>Behaviour Research and Therapy</w:t>
      </w:r>
      <w:r>
        <w:t xml:space="preserve">, </w:t>
      </w:r>
      <w:r>
        <w:rPr>
          <w:i/>
          <w:iCs/>
        </w:rPr>
        <w:t>38</w:t>
      </w:r>
      <w:r>
        <w:t xml:space="preserve">(4), 319–345. </w:t>
      </w:r>
      <w:hyperlink r:id="rId47">
        <w:r>
          <w:rPr>
            <w:rStyle w:val="Hyperlink"/>
          </w:rPr>
          <w:t>https://doi.org/10.1016/S0005-7967(99)00123-0</w:t>
        </w:r>
      </w:hyperlink>
    </w:p>
    <w:p w14:paraId="4C07C876" w14:textId="77777777" w:rsidR="00AD2C25" w:rsidRDefault="00000000">
      <w:pPr>
        <w:pStyle w:val="Bibliography"/>
        <w:rPr>
          <w:ins w:id="2780" w:author="Author" w:date="2026-07-14T09:14:00Z" w16du:dateUtc="2026-07-14T08:14:00Z"/>
        </w:rPr>
      </w:pPr>
      <w:bookmarkStart w:id="2781" w:name="ref-hagenaars2017tetris"/>
      <w:bookmarkEnd w:id="2779"/>
      <w:ins w:id="2782" w:author="Author" w:date="2026-07-14T09:14:00Z" w16du:dateUtc="2026-07-14T08:14:00Z">
        <w:r>
          <w:t xml:space="preserve">Hagenaars, M. A., Holmes, E. A., Klaassen, F., &amp; Elzinga, B. (2017). Tetris and word games lead to fewer intrusive memories when applied several days after analogue trauma. </w:t>
        </w:r>
        <w:r>
          <w:rPr>
            <w:i/>
            <w:iCs/>
          </w:rPr>
          <w:t>European Journal of Psychotraumatology</w:t>
        </w:r>
        <w:r>
          <w:t xml:space="preserve">, </w:t>
        </w:r>
        <w:r>
          <w:rPr>
            <w:i/>
            <w:iCs/>
          </w:rPr>
          <w:t>8</w:t>
        </w:r>
        <w:r>
          <w:t xml:space="preserve">(sup1), 1386959. </w:t>
        </w:r>
        <w:r>
          <w:fldChar w:fldCharType="begin"/>
        </w:r>
        <w:r>
          <w:instrText>HYPERLINK "https://doi.org/10.1080/20008198.2017.1386959" \h</w:instrText>
        </w:r>
        <w:r>
          <w:fldChar w:fldCharType="separate"/>
        </w:r>
        <w:r>
          <w:rPr>
            <w:rStyle w:val="Hyperlink"/>
          </w:rPr>
          <w:t>https://doi.org/10.1080/20008198.2017.1386959</w:t>
        </w:r>
        <w:r>
          <w:fldChar w:fldCharType="end"/>
        </w:r>
      </w:ins>
    </w:p>
    <w:p w14:paraId="61A22DA2" w14:textId="77777777" w:rsidR="00AD2C25" w:rsidRDefault="00000000">
      <w:pPr>
        <w:pStyle w:val="Bibliography"/>
      </w:pPr>
      <w:bookmarkStart w:id="2783" w:name="ref-healey2014memory"/>
      <w:bookmarkEnd w:id="2781"/>
      <w:r>
        <w:t xml:space="preserve">Healey, M. K., &amp; Kahana, M. J. (2014). Is memory search governed by universal principles or idiosyncratic strategies? </w:t>
      </w:r>
      <w:r>
        <w:rPr>
          <w:i/>
          <w:iCs/>
        </w:rPr>
        <w:t>Journal of Experimental Psychology: General</w:t>
      </w:r>
      <w:r>
        <w:t xml:space="preserve">, </w:t>
      </w:r>
      <w:r>
        <w:rPr>
          <w:i/>
          <w:iCs/>
        </w:rPr>
        <w:t>143</w:t>
      </w:r>
      <w:r>
        <w:t xml:space="preserve">(2), 575–596. </w:t>
      </w:r>
      <w:hyperlink r:id="rId48">
        <w:r>
          <w:rPr>
            <w:rStyle w:val="Hyperlink"/>
          </w:rPr>
          <w:t>https://doi.org/10.1037/a0033715</w:t>
        </w:r>
      </w:hyperlink>
    </w:p>
    <w:p w14:paraId="25BD86BB" w14:textId="77777777" w:rsidR="00AD2C25" w:rsidRDefault="00000000">
      <w:pPr>
        <w:pStyle w:val="Bibliography"/>
      </w:pPr>
      <w:bookmarkStart w:id="2784" w:name="ref-healey2016four"/>
      <w:bookmarkEnd w:id="2783"/>
      <w:r>
        <w:t xml:space="preserve">Healey, M. K., &amp; Kahana, M. J. (2016). A four-component model of age-related memory change. </w:t>
      </w:r>
      <w:r>
        <w:rPr>
          <w:i/>
          <w:iCs/>
        </w:rPr>
        <w:t>Psychological Review</w:t>
      </w:r>
      <w:r>
        <w:t xml:space="preserve">, </w:t>
      </w:r>
      <w:r>
        <w:rPr>
          <w:i/>
          <w:iCs/>
        </w:rPr>
        <w:t>123</w:t>
      </w:r>
      <w:r>
        <w:t xml:space="preserve">(1), 23–69. </w:t>
      </w:r>
      <w:hyperlink r:id="rId49">
        <w:r>
          <w:rPr>
            <w:rStyle w:val="Hyperlink"/>
          </w:rPr>
          <w:t>https://doi.org/10.1037/rev0000015</w:t>
        </w:r>
      </w:hyperlink>
    </w:p>
    <w:p w14:paraId="72E67678" w14:textId="77777777" w:rsidR="00AD2C25" w:rsidRDefault="00000000">
      <w:pPr>
        <w:pStyle w:val="Bibliography"/>
      </w:pPr>
      <w:bookmarkStart w:id="2785" w:name="ref-healey2024peppr"/>
      <w:bookmarkEnd w:id="2784"/>
      <w:r>
        <w:t xml:space="preserve">Healey, M. K., &amp; Wahlheim, C. N. (2024). PEPPR: A post-encoding pre-production reinstatement model of dual-list free recall. </w:t>
      </w:r>
      <w:r>
        <w:rPr>
          <w:i/>
          <w:iCs/>
        </w:rPr>
        <w:t>Memory &amp; Cognition</w:t>
      </w:r>
      <w:r>
        <w:t xml:space="preserve">, </w:t>
      </w:r>
      <w:r>
        <w:rPr>
          <w:i/>
          <w:iCs/>
        </w:rPr>
        <w:t>52</w:t>
      </w:r>
      <w:r>
        <w:t xml:space="preserve">(1), 163–181. </w:t>
      </w:r>
      <w:hyperlink r:id="rId50">
        <w:r>
          <w:rPr>
            <w:rStyle w:val="Hyperlink"/>
          </w:rPr>
          <w:t>https://doi.org/10.3758/s13421-023-01453-z</w:t>
        </w:r>
      </w:hyperlink>
    </w:p>
    <w:p w14:paraId="0E5BBED3" w14:textId="77777777" w:rsidR="00AD2C25" w:rsidRDefault="00000000">
      <w:pPr>
        <w:pStyle w:val="Bibliography"/>
      </w:pPr>
      <w:bookmarkStart w:id="2786" w:name="ref-hemi2023cognitive"/>
      <w:bookmarkEnd w:id="2785"/>
      <w:r>
        <w:t xml:space="preserve">Hemi, A., Sopp, M. R., Perel, A., Holmes, E. A., &amp; Levy-Gigi, E. (2023). Cognitive flexibility moderates the efficacy of a visuospatial intervention following exposure to analog trauma. </w:t>
      </w:r>
      <w:r>
        <w:rPr>
          <w:i/>
          <w:iCs/>
        </w:rPr>
        <w:t>Journal of Behavior Therapy and Experimental Psychiatry</w:t>
      </w:r>
      <w:r>
        <w:t xml:space="preserve">, </w:t>
      </w:r>
      <w:r>
        <w:rPr>
          <w:i/>
          <w:iCs/>
        </w:rPr>
        <w:t>81</w:t>
      </w:r>
      <w:r>
        <w:t xml:space="preserve">, 101858. </w:t>
      </w:r>
      <w:hyperlink r:id="rId51">
        <w:r>
          <w:rPr>
            <w:rStyle w:val="Hyperlink"/>
          </w:rPr>
          <w:t>https://doi.org/10.1016/j.jbtep.2023.101858</w:t>
        </w:r>
      </w:hyperlink>
    </w:p>
    <w:p w14:paraId="70B46769" w14:textId="77777777" w:rsidR="00AD2C25" w:rsidRDefault="00000000">
      <w:pPr>
        <w:pStyle w:val="Bibliography"/>
      </w:pPr>
      <w:bookmarkStart w:id="2787" w:name="ref-herrema2024first"/>
      <w:bookmarkEnd w:id="2786"/>
      <w:r>
        <w:t xml:space="preserve">Herrema, H. G., &amp; Kahana, M. J. (2024). </w:t>
      </w:r>
      <w:r>
        <w:rPr>
          <w:i/>
          <w:iCs/>
        </w:rPr>
        <w:t>First recall costs and benefits</w:t>
      </w:r>
      <w:r>
        <w:t xml:space="preserve">. PsyArXiv. </w:t>
      </w:r>
      <w:hyperlink r:id="rId52">
        <w:r>
          <w:rPr>
            <w:rStyle w:val="Hyperlink"/>
          </w:rPr>
          <w:t>https://doi.org/10.31234/osf.io/sm3fw</w:t>
        </w:r>
      </w:hyperlink>
    </w:p>
    <w:p w14:paraId="53F02147" w14:textId="77777777" w:rsidR="00AD2C25" w:rsidRDefault="00000000">
      <w:pPr>
        <w:pStyle w:val="Bibliography"/>
      </w:pPr>
      <w:bookmarkStart w:id="2788" w:name="ref-holmes2008inducing"/>
      <w:bookmarkEnd w:id="2787"/>
      <w:r>
        <w:t xml:space="preserve">Holmes, E. A., &amp; Bourne, C. (2008). Inducing and modulating intrusive emotional memories: A review of the trauma film paradigm. </w:t>
      </w:r>
      <w:r>
        <w:rPr>
          <w:i/>
          <w:iCs/>
        </w:rPr>
        <w:t>Acta Psychologica</w:t>
      </w:r>
      <w:r>
        <w:t xml:space="preserve">, </w:t>
      </w:r>
      <w:r>
        <w:rPr>
          <w:i/>
          <w:iCs/>
        </w:rPr>
        <w:t>127</w:t>
      </w:r>
      <w:r>
        <w:t xml:space="preserve">(3), 553–566. </w:t>
      </w:r>
      <w:hyperlink r:id="rId53">
        <w:r>
          <w:rPr>
            <w:rStyle w:val="Hyperlink"/>
          </w:rPr>
          <w:t>https://doi.org/10.1016/j.actpsy.2007.11.002</w:t>
        </w:r>
      </w:hyperlink>
    </w:p>
    <w:p w14:paraId="3E397D7B" w14:textId="77777777" w:rsidR="00AD2C25" w:rsidRDefault="00000000">
      <w:pPr>
        <w:pStyle w:val="Bibliography"/>
      </w:pPr>
      <w:bookmarkStart w:id="2789" w:name="ref-holmes2004trauma"/>
      <w:bookmarkEnd w:id="2788"/>
      <w:r>
        <w:lastRenderedPageBreak/>
        <w:t xml:space="preserve">Holmes, E. A., Brewin, C. R., &amp; Hennessy, R. G. (2004). Trauma films, information processing, and intrusive memory development. </w:t>
      </w:r>
      <w:r>
        <w:rPr>
          <w:i/>
          <w:iCs/>
        </w:rPr>
        <w:t>Journal of Experimental Psychology: General</w:t>
      </w:r>
      <w:r>
        <w:t xml:space="preserve">, </w:t>
      </w:r>
      <w:r>
        <w:rPr>
          <w:i/>
          <w:iCs/>
        </w:rPr>
        <w:t>133</w:t>
      </w:r>
      <w:r>
        <w:t xml:space="preserve">(1), 3–22. </w:t>
      </w:r>
      <w:hyperlink r:id="rId54">
        <w:r>
          <w:rPr>
            <w:rStyle w:val="Hyperlink"/>
          </w:rPr>
          <w:t>https://doi.org/10.1037/0096-3445.133.1.3</w:t>
        </w:r>
      </w:hyperlink>
    </w:p>
    <w:p w14:paraId="3E8FA59C" w14:textId="77777777" w:rsidR="00AD2C25" w:rsidRDefault="00000000">
      <w:pPr>
        <w:pStyle w:val="Bibliography"/>
      </w:pPr>
      <w:bookmarkStart w:id="2790" w:name="ref-holmes2009can"/>
      <w:bookmarkEnd w:id="2789"/>
      <w:r>
        <w:t xml:space="preserve">Holmes, E. A., James, E. L., Coode-Bate, T., &amp; Deeprose, C. (2009). Can playing the computer game Tetris reduce the build-up of flashbacks for trauma? A proposal from cognitive science. </w:t>
      </w:r>
      <w:r>
        <w:rPr>
          <w:i/>
          <w:iCs/>
        </w:rPr>
        <w:t>PLoS ONE</w:t>
      </w:r>
      <w:r>
        <w:t xml:space="preserve">, </w:t>
      </w:r>
      <w:r>
        <w:rPr>
          <w:i/>
          <w:iCs/>
        </w:rPr>
        <w:t>4</w:t>
      </w:r>
      <w:r>
        <w:t xml:space="preserve">(1), e4153. </w:t>
      </w:r>
      <w:hyperlink r:id="rId55">
        <w:r>
          <w:rPr>
            <w:rStyle w:val="Hyperlink"/>
          </w:rPr>
          <w:t>https://doi.org/10.1371/journal.pone.0004153</w:t>
        </w:r>
      </w:hyperlink>
    </w:p>
    <w:p w14:paraId="27D127EB" w14:textId="77777777" w:rsidR="00AD2C25" w:rsidRDefault="00000000">
      <w:pPr>
        <w:pStyle w:val="Bibliography"/>
      </w:pPr>
      <w:bookmarkStart w:id="2791" w:name="ref-holmes2010key"/>
      <w:bookmarkEnd w:id="2790"/>
      <w:r>
        <w:t xml:space="preserve">Holmes, E. A., James, E. L., Kilford, E. J., &amp; Deeprose, C. (2010). Key steps in developing a cognitive vaccine against traumatic flashbacks: Visuospatial Tetris versus verbal Pub Quiz. </w:t>
      </w:r>
      <w:r>
        <w:rPr>
          <w:i/>
          <w:iCs/>
        </w:rPr>
        <w:t>PLoS ONE</w:t>
      </w:r>
      <w:r>
        <w:t xml:space="preserve">, </w:t>
      </w:r>
      <w:r>
        <w:rPr>
          <w:i/>
          <w:iCs/>
        </w:rPr>
        <w:t>5</w:t>
      </w:r>
      <w:r>
        <w:t xml:space="preserve">(11), e13706. </w:t>
      </w:r>
      <w:hyperlink r:id="rId56">
        <w:r>
          <w:rPr>
            <w:rStyle w:val="Hyperlink"/>
          </w:rPr>
          <w:t>https://doi.org/10.1371/journal.pone.0013706</w:t>
        </w:r>
      </w:hyperlink>
    </w:p>
    <w:p w14:paraId="1DF51879" w14:textId="77777777" w:rsidR="00AD2C25" w:rsidRDefault="00000000">
      <w:pPr>
        <w:pStyle w:val="Bibliography"/>
      </w:pPr>
      <w:bookmarkStart w:id="2792" w:name="ref-horsch2017reducing"/>
      <w:bookmarkEnd w:id="2791"/>
      <w:r>
        <w:t xml:space="preserve">Horsch, A., Vial, Y., Favrod, C., Harari, M. M., Blackwell, S. E., Watson, P., Iyadurai, L., Bonsall, M. B., &amp; Holmes, E. A. (2017). Reducing intrusive traumatic memories after emergency caesarean section: A proof-of-principle randomized controlled study. </w:t>
      </w:r>
      <w:r>
        <w:rPr>
          <w:i/>
          <w:iCs/>
        </w:rPr>
        <w:t>Behaviour Research and Therapy</w:t>
      </w:r>
      <w:r>
        <w:t xml:space="preserve">, </w:t>
      </w:r>
      <w:r>
        <w:rPr>
          <w:i/>
          <w:iCs/>
        </w:rPr>
        <w:t>94</w:t>
      </w:r>
      <w:r>
        <w:t xml:space="preserve">, 36–47. </w:t>
      </w:r>
      <w:hyperlink r:id="rId57">
        <w:r>
          <w:rPr>
            <w:rStyle w:val="Hyperlink"/>
          </w:rPr>
          <w:t>https://doi.org/10.1016/j.brat.2017.03.018</w:t>
        </w:r>
      </w:hyperlink>
    </w:p>
    <w:p w14:paraId="5EB892FA" w14:textId="77777777" w:rsidR="00AD2C25" w:rsidRDefault="00000000">
      <w:pPr>
        <w:pStyle w:val="Bibliography"/>
      </w:pPr>
      <w:bookmarkStart w:id="2793" w:name="ref-howard1999contextual"/>
      <w:bookmarkEnd w:id="2792"/>
      <w:r>
        <w:t xml:space="preserve">Howard, M. W., &amp; Kahana, M. J. (1999). Contextual variability and serial position effects in free recall. </w:t>
      </w:r>
      <w:r>
        <w:rPr>
          <w:i/>
          <w:iCs/>
        </w:rPr>
        <w:t>Journal of Experimental Psychology: Learning, Memory, and Cognition</w:t>
      </w:r>
      <w:r>
        <w:t xml:space="preserve">, </w:t>
      </w:r>
      <w:r>
        <w:rPr>
          <w:i/>
          <w:iCs/>
        </w:rPr>
        <w:t>25</w:t>
      </w:r>
      <w:r>
        <w:t xml:space="preserve">(4), 923–941. </w:t>
      </w:r>
      <w:hyperlink r:id="rId58">
        <w:r>
          <w:rPr>
            <w:rStyle w:val="Hyperlink"/>
          </w:rPr>
          <w:t>https://doi.org/10.1037/0278-7393.25.4.923</w:t>
        </w:r>
      </w:hyperlink>
    </w:p>
    <w:p w14:paraId="69EB636C" w14:textId="77777777" w:rsidR="00AD2C25" w:rsidRDefault="00000000">
      <w:pPr>
        <w:pStyle w:val="Bibliography"/>
      </w:pPr>
      <w:bookmarkStart w:id="2794" w:name="ref-howard2002distributed"/>
      <w:bookmarkEnd w:id="2793"/>
      <w:r>
        <w:t xml:space="preserve">Howard, M. W., &amp; Kahana, M. J. (2002). A distributed representation of temporal context. </w:t>
      </w:r>
      <w:r>
        <w:rPr>
          <w:i/>
          <w:iCs/>
        </w:rPr>
        <w:t>Journal of Mathematical Psychology</w:t>
      </w:r>
      <w:r>
        <w:t xml:space="preserve">, </w:t>
      </w:r>
      <w:r>
        <w:rPr>
          <w:i/>
          <w:iCs/>
        </w:rPr>
        <w:t>46</w:t>
      </w:r>
      <w:r>
        <w:t xml:space="preserve">(3), 269–299. </w:t>
      </w:r>
      <w:hyperlink r:id="rId59">
        <w:r>
          <w:rPr>
            <w:rStyle w:val="Hyperlink"/>
          </w:rPr>
          <w:t>https://doi.org/10.1006/jmps.2001.1388</w:t>
        </w:r>
      </w:hyperlink>
    </w:p>
    <w:p w14:paraId="065227F0" w14:textId="77777777" w:rsidR="00AD2C25" w:rsidRDefault="00000000">
      <w:pPr>
        <w:pStyle w:val="Bibliography"/>
      </w:pPr>
      <w:bookmarkStart w:id="2795" w:name="ref-howard2008persistence"/>
      <w:bookmarkEnd w:id="2794"/>
      <w:r>
        <w:t xml:space="preserve">Howard, M. W., Youker, T. E., &amp; Venkatadass, V. S. (2008). The persistence of memory: Contiguity effects across hundreds of seconds. </w:t>
      </w:r>
      <w:r>
        <w:rPr>
          <w:i/>
          <w:iCs/>
        </w:rPr>
        <w:t>Psychonomic Bulletin &amp; Review</w:t>
      </w:r>
      <w:r>
        <w:t xml:space="preserve">, </w:t>
      </w:r>
      <w:r>
        <w:rPr>
          <w:i/>
          <w:iCs/>
        </w:rPr>
        <w:t>15</w:t>
      </w:r>
      <w:r>
        <w:t>(1), 58–63.</w:t>
      </w:r>
    </w:p>
    <w:p w14:paraId="18D2E5C7" w14:textId="77777777" w:rsidR="00AD2C25" w:rsidRDefault="00000000">
      <w:pPr>
        <w:pStyle w:val="Bibliography"/>
      </w:pPr>
      <w:bookmarkStart w:id="2796" w:name="ref-hupbach2008dynamics"/>
      <w:bookmarkEnd w:id="2795"/>
      <w:r>
        <w:lastRenderedPageBreak/>
        <w:t xml:space="preserve">Hupbach, A., Hardt, O., Gomez, R., &amp; Nadel, L. (2008). The dynamics of memory: Context-dependent updating. </w:t>
      </w:r>
      <w:r>
        <w:rPr>
          <w:i/>
          <w:iCs/>
        </w:rPr>
        <w:t>Learning &amp; Memory</w:t>
      </w:r>
      <w:r>
        <w:t xml:space="preserve">, </w:t>
      </w:r>
      <w:r>
        <w:rPr>
          <w:i/>
          <w:iCs/>
        </w:rPr>
        <w:t>15</w:t>
      </w:r>
      <w:r>
        <w:t xml:space="preserve">(8), 574–579. </w:t>
      </w:r>
      <w:hyperlink r:id="rId60">
        <w:r>
          <w:rPr>
            <w:rStyle w:val="Hyperlink"/>
          </w:rPr>
          <w:t>https://doi.org/10.1101/lm.1022308</w:t>
        </w:r>
      </w:hyperlink>
    </w:p>
    <w:p w14:paraId="6DC5B09F" w14:textId="77777777" w:rsidR="00AD2C25" w:rsidRDefault="00000000">
      <w:pPr>
        <w:pStyle w:val="Bibliography"/>
      </w:pPr>
      <w:bookmarkStart w:id="2797" w:name="ref-iyadurai2018preventing"/>
      <w:bookmarkEnd w:id="2796"/>
      <w:r>
        <w:t xml:space="preserve">Iyadurai, L., Blackwell, S. E., Meiser-Stedman, R., Watson, P. C., Bonsall, M. B., Geddes, J. R., Nobre, A. C., &amp; Holmes, E. A. (2018). Preventing intrusive memories after trauma via a brief intervention involving Tetris computer game play in the emergency department: A proof-of-concept randomized controlled trial. </w:t>
      </w:r>
      <w:r>
        <w:rPr>
          <w:i/>
          <w:iCs/>
        </w:rPr>
        <w:t>Molecular Psychiatry</w:t>
      </w:r>
      <w:r>
        <w:t xml:space="preserve">, </w:t>
      </w:r>
      <w:r>
        <w:rPr>
          <w:i/>
          <w:iCs/>
        </w:rPr>
        <w:t>23</w:t>
      </w:r>
      <w:r>
        <w:t xml:space="preserve">(3), 674–682. </w:t>
      </w:r>
      <w:hyperlink r:id="rId61">
        <w:r>
          <w:rPr>
            <w:rStyle w:val="Hyperlink"/>
          </w:rPr>
          <w:t>https://doi.org/10.1038/mp.2017.23</w:t>
        </w:r>
      </w:hyperlink>
    </w:p>
    <w:p w14:paraId="5415BFD8" w14:textId="77777777" w:rsidR="00AD2C25" w:rsidRDefault="00000000">
      <w:pPr>
        <w:pStyle w:val="Bibliography"/>
      </w:pPr>
      <w:bookmarkStart w:id="2798" w:name="ref-iyadurai2023reducing"/>
      <w:bookmarkEnd w:id="2797"/>
      <w:r>
        <w:t xml:space="preserve">Iyadurai, L., Highfield, J., Kanstrup, M., Markham, A., Ramineni, V., Guo, B., Jaki, T., Kingslake, J., Goodwin, G. M., Summers, C., Bonsall, M. B., &amp; Holmes, E. A. (2023). Reducing intrusive memories after trauma via an imagery-competing task intervention in COVID-19 intensive care staff: A randomised controlled trial. </w:t>
      </w:r>
      <w:r>
        <w:rPr>
          <w:i/>
          <w:iCs/>
        </w:rPr>
        <w:t>Translational Psychiatry</w:t>
      </w:r>
      <w:r>
        <w:t xml:space="preserve">, </w:t>
      </w:r>
      <w:r>
        <w:rPr>
          <w:i/>
          <w:iCs/>
        </w:rPr>
        <w:t>13</w:t>
      </w:r>
      <w:r>
        <w:t xml:space="preserve">(1), 290. </w:t>
      </w:r>
      <w:hyperlink r:id="rId62">
        <w:r>
          <w:rPr>
            <w:rStyle w:val="Hyperlink"/>
          </w:rPr>
          <w:t>https://doi.org/10.1038/s41398-023-02578-0</w:t>
        </w:r>
      </w:hyperlink>
    </w:p>
    <w:p w14:paraId="616D9383" w14:textId="77777777" w:rsidR="00AD2C25" w:rsidRDefault="00000000">
      <w:pPr>
        <w:pStyle w:val="Bibliography"/>
      </w:pPr>
      <w:bookmarkStart w:id="2799" w:name="ref-iyadurai2019intrusive"/>
      <w:bookmarkEnd w:id="2798"/>
      <w:r>
        <w:t xml:space="preserve">Iyadurai, L., Visser, R. M., Lau-Zhu, A., Porcheret, K., Horsch, A., Holmes, E. A., &amp; James, E. L. (2019). Intrusive memories of trauma: A target for research bridging cognitive science and its clinical application. </w:t>
      </w:r>
      <w:r>
        <w:rPr>
          <w:i/>
          <w:iCs/>
        </w:rPr>
        <w:t>Clinical Psychology Review</w:t>
      </w:r>
      <w:r>
        <w:t xml:space="preserve">, </w:t>
      </w:r>
      <w:r>
        <w:rPr>
          <w:i/>
          <w:iCs/>
        </w:rPr>
        <w:t>69</w:t>
      </w:r>
      <w:r>
        <w:t xml:space="preserve">, 67–82. </w:t>
      </w:r>
      <w:hyperlink r:id="rId63">
        <w:r>
          <w:rPr>
            <w:rStyle w:val="Hyperlink"/>
          </w:rPr>
          <w:t>https://doi.org/10.1016/j.cpr.2018.08.005</w:t>
        </w:r>
      </w:hyperlink>
    </w:p>
    <w:p w14:paraId="43C104D2" w14:textId="77777777" w:rsidR="00AD2C25" w:rsidRDefault="00000000">
      <w:pPr>
        <w:pStyle w:val="Bibliography"/>
      </w:pPr>
      <w:bookmarkStart w:id="2800" w:name="ref-james2015computer"/>
      <w:bookmarkEnd w:id="2799"/>
      <w:r>
        <w:t xml:space="preserve">James, E. L., Bonsall, M. B., Hoppitt, L., Tunbridge, E. M., Geddes, J. R., Milton, A. L., &amp; Holmes, E. A. (2015). Computer game play reduces intrusive memories of experimental trauma via reconsolidation-update mechanisms. </w:t>
      </w:r>
      <w:r>
        <w:rPr>
          <w:i/>
          <w:iCs/>
        </w:rPr>
        <w:t>Psychological Science</w:t>
      </w:r>
      <w:r>
        <w:t xml:space="preserve">, </w:t>
      </w:r>
      <w:r>
        <w:rPr>
          <w:i/>
          <w:iCs/>
        </w:rPr>
        <w:t>26</w:t>
      </w:r>
      <w:r>
        <w:t xml:space="preserve">(8), 1201–1215. </w:t>
      </w:r>
      <w:hyperlink r:id="rId64">
        <w:r>
          <w:rPr>
            <w:rStyle w:val="Hyperlink"/>
          </w:rPr>
          <w:t>https://doi.org/10.1177/0956797615583071</w:t>
        </w:r>
      </w:hyperlink>
    </w:p>
    <w:p w14:paraId="5EE2CC45" w14:textId="77777777" w:rsidR="00AD2C25" w:rsidRDefault="00000000">
      <w:pPr>
        <w:pStyle w:val="Bibliography"/>
      </w:pPr>
      <w:bookmarkStart w:id="2801" w:name="ref-james2016trauma"/>
      <w:bookmarkEnd w:id="2800"/>
      <w:r>
        <w:t xml:space="preserve">James, E. L., Lau-Zhu, A., Clark, I. A., Visser, R. M., Hagenaars, M. A., &amp; Holmes, E. A. (2016). The trauma film paradigm as an experimental psychopathology model of </w:t>
      </w:r>
      <w:r>
        <w:lastRenderedPageBreak/>
        <w:t xml:space="preserve">psychological trauma: Intrusive memories and beyond. </w:t>
      </w:r>
      <w:r>
        <w:rPr>
          <w:i/>
          <w:iCs/>
        </w:rPr>
        <w:t>Clinical Psychology Review</w:t>
      </w:r>
      <w:r>
        <w:t xml:space="preserve">, </w:t>
      </w:r>
      <w:r>
        <w:rPr>
          <w:i/>
          <w:iCs/>
        </w:rPr>
        <w:t>47</w:t>
      </w:r>
      <w:r>
        <w:t xml:space="preserve">, 106–142. </w:t>
      </w:r>
      <w:hyperlink r:id="rId65">
        <w:r>
          <w:rPr>
            <w:rStyle w:val="Hyperlink"/>
          </w:rPr>
          <w:t>https://doi.org/10.1016/j.cpr.2016.04.010</w:t>
        </w:r>
      </w:hyperlink>
    </w:p>
    <w:p w14:paraId="3DC3670E" w14:textId="77777777" w:rsidR="00AD2C25" w:rsidRDefault="00000000">
      <w:pPr>
        <w:pStyle w:val="Bibliography"/>
      </w:pPr>
      <w:bookmarkStart w:id="2802" w:name="ref-jin2024theory"/>
      <w:bookmarkEnd w:id="2801"/>
      <w:r>
        <w:t xml:space="preserve">Jin, B. J., Halpern, D. J., &amp; Kahana, M. J. (2024). </w:t>
      </w:r>
      <w:r>
        <w:rPr>
          <w:i/>
          <w:iCs/>
        </w:rPr>
        <w:t>A theory of memory for items and associations</w:t>
      </w:r>
      <w:r>
        <w:t xml:space="preserve">. </w:t>
      </w:r>
      <w:hyperlink r:id="rId66">
        <w:r>
          <w:rPr>
            <w:rStyle w:val="Hyperlink"/>
          </w:rPr>
          <w:t>https://memory.psych.upenn.edu/files/pubs/JinEtal24.pdf</w:t>
        </w:r>
      </w:hyperlink>
    </w:p>
    <w:p w14:paraId="0C5564D2" w14:textId="77777777" w:rsidR="00AD2C25" w:rsidRDefault="00000000">
      <w:pPr>
        <w:pStyle w:val="Bibliography"/>
      </w:pPr>
      <w:bookmarkStart w:id="2803" w:name="ref-kahana1996associative"/>
      <w:bookmarkEnd w:id="2802"/>
      <w:r>
        <w:t xml:space="preserve">Kahana, M. J. (1996). Associative retrieval processes in free recall. </w:t>
      </w:r>
      <w:r>
        <w:rPr>
          <w:i/>
          <w:iCs/>
        </w:rPr>
        <w:t>Memory &amp; Cognition</w:t>
      </w:r>
      <w:r>
        <w:t xml:space="preserve">, </w:t>
      </w:r>
      <w:r>
        <w:rPr>
          <w:i/>
          <w:iCs/>
        </w:rPr>
        <w:t>24</w:t>
      </w:r>
      <w:r>
        <w:t>(1), 103–109.</w:t>
      </w:r>
    </w:p>
    <w:p w14:paraId="430992DF" w14:textId="77777777" w:rsidR="00AD2C25" w:rsidRDefault="00000000">
      <w:pPr>
        <w:pStyle w:val="Bibliography"/>
      </w:pPr>
      <w:bookmarkStart w:id="2804" w:name="ref-kahana2020computational"/>
      <w:bookmarkEnd w:id="2803"/>
      <w:r>
        <w:t xml:space="preserve">Kahana, M. J. (2020). Computational models of memory search. </w:t>
      </w:r>
      <w:r>
        <w:rPr>
          <w:i/>
          <w:iCs/>
        </w:rPr>
        <w:t>Annual Review of Psychology</w:t>
      </w:r>
      <w:r>
        <w:t xml:space="preserve">, </w:t>
      </w:r>
      <w:r>
        <w:rPr>
          <w:i/>
          <w:iCs/>
        </w:rPr>
        <w:t>71</w:t>
      </w:r>
      <w:r>
        <w:t xml:space="preserve">, 107–138. </w:t>
      </w:r>
      <w:hyperlink r:id="rId67">
        <w:r>
          <w:rPr>
            <w:rStyle w:val="Hyperlink"/>
          </w:rPr>
          <w:t>https://doi.org/10.1146/annurev-psych-010418-103358</w:t>
        </w:r>
      </w:hyperlink>
    </w:p>
    <w:p w14:paraId="615452E5" w14:textId="77777777" w:rsidR="00AD2C25" w:rsidRDefault="00000000">
      <w:pPr>
        <w:pStyle w:val="Bibliography"/>
      </w:pPr>
      <w:bookmarkStart w:id="2805" w:name="ref-kanstrup2021single"/>
      <w:bookmarkEnd w:id="2804"/>
      <w:r>
        <w:t xml:space="preserve">Kanstrup, M., Kontio, E., Geranmayeh, A., Olofsdotter Lauri, K., Moulds, M. L., &amp; Holmes, E. A. (2021). A single case series using visuospatial task interference to reduce the number of visual intrusive memories of trauma with refugees. </w:t>
      </w:r>
      <w:r>
        <w:rPr>
          <w:i/>
          <w:iCs/>
        </w:rPr>
        <w:t>Clinical Psychology &amp; Psychotherapy</w:t>
      </w:r>
      <w:r>
        <w:t xml:space="preserve">, </w:t>
      </w:r>
      <w:r>
        <w:rPr>
          <w:i/>
          <w:iCs/>
        </w:rPr>
        <w:t>28</w:t>
      </w:r>
      <w:r>
        <w:t xml:space="preserve">(1), 109–123. </w:t>
      </w:r>
      <w:hyperlink r:id="rId68">
        <w:r>
          <w:rPr>
            <w:rStyle w:val="Hyperlink"/>
          </w:rPr>
          <w:t>https://doi.org/10.1002/cpp.2489</w:t>
        </w:r>
      </w:hyperlink>
    </w:p>
    <w:p w14:paraId="7AFD0BE1" w14:textId="77777777" w:rsidR="00AD2C25" w:rsidRDefault="00000000">
      <w:pPr>
        <w:pStyle w:val="Bibliography"/>
      </w:pPr>
      <w:bookmarkStart w:id="2806" w:name="ref-kanstrup2024guided"/>
      <w:bookmarkEnd w:id="2805"/>
      <w:r>
        <w:t xml:space="preserve">Kanstrup, M., Singh, L., Leehr, E. J., Göransson, K. E., Pihlgren, S. A., Iyadurai, L., Dahl, O., Falk, A.-C., Lindström, V., Hadziosmanovic, N., Gabrysch, K., Moulds, M. L., &amp; Holmes, E. A. (2024). A guided single session intervention to reduce intrusive memories of work-related trauma: A randomised controlled trial with healthcare workers in the COVID-19 pandemic. </w:t>
      </w:r>
      <w:r>
        <w:rPr>
          <w:i/>
          <w:iCs/>
        </w:rPr>
        <w:t>BMC Medicine</w:t>
      </w:r>
      <w:r>
        <w:t xml:space="preserve">, </w:t>
      </w:r>
      <w:r>
        <w:rPr>
          <w:i/>
          <w:iCs/>
        </w:rPr>
        <w:t>22</w:t>
      </w:r>
      <w:r>
        <w:t xml:space="preserve">(1), 403. </w:t>
      </w:r>
      <w:hyperlink r:id="rId69">
        <w:r>
          <w:rPr>
            <w:rStyle w:val="Hyperlink"/>
          </w:rPr>
          <w:t>https://doi.org/10.1186/s12916-024-03569-8</w:t>
        </w:r>
      </w:hyperlink>
    </w:p>
    <w:p w14:paraId="58BDBE22" w14:textId="77777777" w:rsidR="00AD2C25" w:rsidRDefault="00000000">
      <w:pPr>
        <w:pStyle w:val="Bibliography"/>
      </w:pPr>
      <w:bookmarkStart w:id="2807" w:name="ref-kessler2020visuospatial"/>
      <w:bookmarkEnd w:id="2806"/>
      <w:r>
        <w:t xml:space="preserve">Kessler, H., Schmidt, A.-C., James, E. L., Blackwell, S. E., von Rauchhaupt, M., Harren, K., Kehyayan, A., Clark, I. A., Sauvage, M., Herpertz, S., Axmacher, N., &amp; Holmes, E. A. (2020). Visuospatial computer game play after memory reminder delivered three days after a traumatic film reduces the number of intrusive memories of the experimental </w:t>
      </w:r>
      <w:r>
        <w:lastRenderedPageBreak/>
        <w:t xml:space="preserve">trauma. </w:t>
      </w:r>
      <w:r>
        <w:rPr>
          <w:i/>
          <w:iCs/>
        </w:rPr>
        <w:t>Journal of Behavior Therapy and Experimental Psychiatry</w:t>
      </w:r>
      <w:r>
        <w:t xml:space="preserve">, </w:t>
      </w:r>
      <w:r>
        <w:rPr>
          <w:i/>
          <w:iCs/>
        </w:rPr>
        <w:t>67</w:t>
      </w:r>
      <w:r>
        <w:t xml:space="preserve">, 101454. </w:t>
      </w:r>
      <w:hyperlink r:id="rId70">
        <w:r>
          <w:rPr>
            <w:rStyle w:val="Hyperlink"/>
          </w:rPr>
          <w:t>https://doi.org/10.1016/j.jbtep.2019.01.006</w:t>
        </w:r>
      </w:hyperlink>
    </w:p>
    <w:p w14:paraId="023400E3" w14:textId="77777777" w:rsidR="00AD2C25" w:rsidRDefault="00000000">
      <w:pPr>
        <w:pStyle w:val="Bibliography"/>
      </w:pPr>
      <w:bookmarkStart w:id="2808" w:name="ref-kindt2009beyond"/>
      <w:bookmarkEnd w:id="2807"/>
      <w:r>
        <w:t xml:space="preserve">Kindt, M., Soeter, M., &amp; Vervliet, B. (2009). Beyond extinction: Erasing human fear responses and preventing the return of fear. </w:t>
      </w:r>
      <w:r>
        <w:rPr>
          <w:i/>
          <w:iCs/>
        </w:rPr>
        <w:t>Nature Neuroscience</w:t>
      </w:r>
      <w:r>
        <w:t xml:space="preserve">, </w:t>
      </w:r>
      <w:r>
        <w:rPr>
          <w:i/>
          <w:iCs/>
        </w:rPr>
        <w:t>12</w:t>
      </w:r>
      <w:r>
        <w:t xml:space="preserve">(3), 256–258. </w:t>
      </w:r>
      <w:hyperlink r:id="rId71">
        <w:r>
          <w:rPr>
            <w:rStyle w:val="Hyperlink"/>
          </w:rPr>
          <w:t>https://doi.org/10.1038/nn.2271</w:t>
        </w:r>
      </w:hyperlink>
    </w:p>
    <w:p w14:paraId="2012B279" w14:textId="77777777" w:rsidR="00AD2C25" w:rsidRDefault="00000000">
      <w:pPr>
        <w:pStyle w:val="Bibliography"/>
      </w:pPr>
      <w:bookmarkStart w:id="2809" w:name="ref-kragel2015neural"/>
      <w:bookmarkEnd w:id="2808"/>
      <w:r>
        <w:t xml:space="preserve">Kragel, J. E., Morton, N. W., &amp; Polyn, S. M. (2015). Neural activity in the medial temporal lobe reveals the fidelity of mental time travel. </w:t>
      </w:r>
      <w:r>
        <w:rPr>
          <w:i/>
          <w:iCs/>
        </w:rPr>
        <w:t>Journal of Neuroscience</w:t>
      </w:r>
      <w:r>
        <w:t xml:space="preserve">, </w:t>
      </w:r>
      <w:r>
        <w:rPr>
          <w:i/>
          <w:iCs/>
        </w:rPr>
        <w:t>35</w:t>
      </w:r>
      <w:r>
        <w:t xml:space="preserve">(7), 2914–2926. </w:t>
      </w:r>
      <w:hyperlink r:id="rId72">
        <w:r>
          <w:rPr>
            <w:rStyle w:val="Hyperlink"/>
          </w:rPr>
          <w:t>https://doi.org/10.1523/JNEUROSCI.3378-14.2015</w:t>
        </w:r>
      </w:hyperlink>
    </w:p>
    <w:p w14:paraId="085593AB" w14:textId="77777777" w:rsidR="00AD2C25" w:rsidRDefault="00000000">
      <w:pPr>
        <w:pStyle w:val="Bibliography"/>
      </w:pPr>
      <w:bookmarkStart w:id="2810" w:name="ref-krans2009intrusive"/>
      <w:bookmarkEnd w:id="2809"/>
      <w:r>
        <w:t xml:space="preserve">Krans, J., Näring, G., Becker, E. S., &amp; Holmes, E. A. (2009). Intrusive trauma memory: A review and functional analysis. </w:t>
      </w:r>
      <w:r>
        <w:rPr>
          <w:i/>
          <w:iCs/>
        </w:rPr>
        <w:t>Applied Cognitive Psychology</w:t>
      </w:r>
      <w:r>
        <w:t xml:space="preserve">, </w:t>
      </w:r>
      <w:r>
        <w:rPr>
          <w:i/>
          <w:iCs/>
        </w:rPr>
        <w:t>23</w:t>
      </w:r>
      <w:r>
        <w:t xml:space="preserve">(8), 1076–1088. </w:t>
      </w:r>
      <w:hyperlink r:id="rId73">
        <w:r>
          <w:rPr>
            <w:rStyle w:val="Hyperlink"/>
          </w:rPr>
          <w:t>https://doi.org/10.1002/acp.1611</w:t>
        </w:r>
      </w:hyperlink>
    </w:p>
    <w:p w14:paraId="560ECB14" w14:textId="77777777" w:rsidR="00AD2C25" w:rsidRDefault="00000000">
      <w:pPr>
        <w:pStyle w:val="Bibliography"/>
      </w:pPr>
      <w:bookmarkStart w:id="2811" w:name="ref-lau2019intrusive"/>
      <w:bookmarkEnd w:id="2810"/>
      <w:r>
        <w:t xml:space="preserve">Lau-Zhu, A., Henson, R. N., &amp; Holmes, E. A. (2019). Intrusive memories and voluntary memory of a trauma film: Differential effects of a cognitive interference task after encoding. </w:t>
      </w:r>
      <w:r>
        <w:rPr>
          <w:i/>
          <w:iCs/>
        </w:rPr>
        <w:t>Journal of Experimental Psychology: General</w:t>
      </w:r>
      <w:r>
        <w:t xml:space="preserve">, </w:t>
      </w:r>
      <w:r>
        <w:rPr>
          <w:i/>
          <w:iCs/>
        </w:rPr>
        <w:t>148</w:t>
      </w:r>
      <w:r>
        <w:t xml:space="preserve">(12), 2154–2180. </w:t>
      </w:r>
      <w:hyperlink r:id="rId74">
        <w:r>
          <w:rPr>
            <w:rStyle w:val="Hyperlink"/>
          </w:rPr>
          <w:t>https://doi.org/10.1037/xge0000598</w:t>
        </w:r>
      </w:hyperlink>
    </w:p>
    <w:p w14:paraId="1091B4CE" w14:textId="77777777" w:rsidR="00AD2C25" w:rsidRDefault="00000000">
      <w:pPr>
        <w:pStyle w:val="Bibliography"/>
      </w:pPr>
      <w:bookmarkStart w:id="2812" w:name="ref-lau2021selectively"/>
      <w:bookmarkEnd w:id="2811"/>
      <w:r>
        <w:t xml:space="preserve">Lau-Zhu, A., Henson, R. N., &amp; Holmes, E. A. (2021). Selectively interfering with intrusive but not voluntary memories of a trauma film: Accounting for the role of associative memory. </w:t>
      </w:r>
      <w:r>
        <w:rPr>
          <w:i/>
          <w:iCs/>
        </w:rPr>
        <w:t>Clinical Psychological Science</w:t>
      </w:r>
      <w:r>
        <w:t xml:space="preserve">, </w:t>
      </w:r>
      <w:r>
        <w:rPr>
          <w:i/>
          <w:iCs/>
        </w:rPr>
        <w:t>9</w:t>
      </w:r>
      <w:r>
        <w:t xml:space="preserve">(6), 1128–1143. </w:t>
      </w:r>
      <w:hyperlink r:id="rId75">
        <w:r>
          <w:rPr>
            <w:rStyle w:val="Hyperlink"/>
          </w:rPr>
          <w:t>https://doi.org/10.1177/2167702621998315</w:t>
        </w:r>
      </w:hyperlink>
    </w:p>
    <w:p w14:paraId="40D203F3" w14:textId="77777777" w:rsidR="00AD2C25" w:rsidRDefault="00000000">
      <w:pPr>
        <w:pStyle w:val="Bibliography"/>
      </w:pPr>
      <w:bookmarkStart w:id="2813" w:name="ref-lohnas2023event"/>
      <w:bookmarkEnd w:id="2812"/>
      <w:r>
        <w:t xml:space="preserve">Lohnas, L. J., Healey, M. K., &amp; Davachi, L. (2023). Neural temporal context reinstatement of event structure during memory recall. </w:t>
      </w:r>
      <w:r>
        <w:rPr>
          <w:i/>
          <w:iCs/>
        </w:rPr>
        <w:t>Journal of Experimental Psychology: General</w:t>
      </w:r>
      <w:r>
        <w:t xml:space="preserve">, </w:t>
      </w:r>
      <w:r>
        <w:rPr>
          <w:i/>
          <w:iCs/>
        </w:rPr>
        <w:t>152</w:t>
      </w:r>
      <w:r>
        <w:t xml:space="preserve">(7), 1840–1872. </w:t>
      </w:r>
      <w:hyperlink r:id="rId76">
        <w:r>
          <w:rPr>
            <w:rStyle w:val="Hyperlink"/>
          </w:rPr>
          <w:t>https://doi.org/10.1037/xge0001354</w:t>
        </w:r>
      </w:hyperlink>
    </w:p>
    <w:p w14:paraId="53EE5532" w14:textId="77777777" w:rsidR="00AD2C25" w:rsidRDefault="00000000">
      <w:pPr>
        <w:pStyle w:val="Bibliography"/>
      </w:pPr>
      <w:bookmarkStart w:id="2814" w:name="ref-lohnas2015expanding"/>
      <w:bookmarkEnd w:id="2813"/>
      <w:r>
        <w:lastRenderedPageBreak/>
        <w:t xml:space="preserve">Lohnas, L. J., Polyn, S. M., &amp; Kahana, M. J. (2015). Expanding the scope of memory search: Modeling intralist and interlist effects in free recall. </w:t>
      </w:r>
      <w:r>
        <w:rPr>
          <w:i/>
          <w:iCs/>
        </w:rPr>
        <w:t>Psychological Review</w:t>
      </w:r>
      <w:r>
        <w:t xml:space="preserve">, </w:t>
      </w:r>
      <w:r>
        <w:rPr>
          <w:i/>
          <w:iCs/>
        </w:rPr>
        <w:t>122</w:t>
      </w:r>
      <w:r>
        <w:t xml:space="preserve">(2), 337–363. </w:t>
      </w:r>
      <w:hyperlink r:id="rId77">
        <w:r>
          <w:rPr>
            <w:rStyle w:val="Hyperlink"/>
          </w:rPr>
          <w:t>https://doi.org/10.1037/a0039036</w:t>
        </w:r>
      </w:hyperlink>
    </w:p>
    <w:p w14:paraId="794749C9" w14:textId="77777777" w:rsidR="00AD2C25" w:rsidRDefault="00000000">
      <w:pPr>
        <w:pStyle w:val="Bibliography"/>
      </w:pPr>
      <w:bookmarkStart w:id="2815" w:name="ref-lohnas2026specialized"/>
      <w:bookmarkEnd w:id="2814"/>
      <w:r>
        <w:t xml:space="preserve">Lohnas, L. J., Polyn, S. M., &amp; Kahana, M. J. (2026). Specialized recall procedures. </w:t>
      </w:r>
      <w:r>
        <w:rPr>
          <w:i/>
          <w:iCs/>
        </w:rPr>
        <w:t>Psychonomic Bulletin &amp; Review</w:t>
      </w:r>
      <w:r>
        <w:t xml:space="preserve">, </w:t>
      </w:r>
      <w:r>
        <w:rPr>
          <w:i/>
          <w:iCs/>
        </w:rPr>
        <w:t>33</w:t>
      </w:r>
      <w:r>
        <w:t xml:space="preserve">(3), 96. </w:t>
      </w:r>
      <w:hyperlink r:id="rId78">
        <w:r>
          <w:rPr>
            <w:rStyle w:val="Hyperlink"/>
          </w:rPr>
          <w:t>https://doi.org/10.3758/s13423-025-02744-z</w:t>
        </w:r>
      </w:hyperlink>
    </w:p>
    <w:p w14:paraId="3EE69011" w14:textId="77777777" w:rsidR="00AD2C25" w:rsidRDefault="00000000">
      <w:pPr>
        <w:pStyle w:val="Bibliography"/>
        <w:rPr>
          <w:ins w:id="2816" w:author="Author" w:date="2026-07-14T09:14:00Z" w16du:dateUtc="2026-07-14T08:14:00Z"/>
        </w:rPr>
      </w:pPr>
      <w:bookmarkStart w:id="2817" w:name="ref-luce1959individual"/>
      <w:bookmarkEnd w:id="2815"/>
      <w:ins w:id="2818" w:author="Author" w:date="2026-07-14T09:14:00Z" w16du:dateUtc="2026-07-14T08:14:00Z">
        <w:r>
          <w:t xml:space="preserve">Luce, R. D. (1959). </w:t>
        </w:r>
        <w:r>
          <w:rPr>
            <w:i/>
            <w:iCs/>
          </w:rPr>
          <w:t>Individual choice behavior: A theoretical analysis</w:t>
        </w:r>
        <w:r>
          <w:t>. Wiley.</w:t>
        </w:r>
      </w:ins>
    </w:p>
    <w:p w14:paraId="2E31B32B" w14:textId="77777777" w:rsidR="00AD2C25" w:rsidRDefault="00000000">
      <w:pPr>
        <w:pStyle w:val="Bibliography"/>
      </w:pPr>
      <w:bookmarkStart w:id="2819" w:name="ref-mcconnell2026testing"/>
      <w:bookmarkEnd w:id="2817"/>
      <w:r>
        <w:t xml:space="preserve">McConnell, T. G. W., Bernhard, H., Holmes, E. A., Henson, R., &amp; Talmi, D. (2026). </w:t>
      </w:r>
      <w:r>
        <w:rPr>
          <w:i/>
          <w:iCs/>
        </w:rPr>
        <w:t>Testing the dual representation account of memory for trauma</w:t>
      </w:r>
      <w:r>
        <w:t xml:space="preserve">. PsyArXiv preprint. </w:t>
      </w:r>
      <w:hyperlink r:id="rId79">
        <w:r>
          <w:rPr>
            <w:rStyle w:val="Hyperlink"/>
          </w:rPr>
          <w:t>https://osf.io/preprints/psyarxiv/m3pnz_v1/</w:t>
        </w:r>
      </w:hyperlink>
    </w:p>
    <w:p w14:paraId="43B34E0A" w14:textId="77777777" w:rsidR="00AD2C25" w:rsidRDefault="00000000">
      <w:pPr>
        <w:pStyle w:val="Bibliography"/>
        <w:rPr>
          <w:ins w:id="2820" w:author="Author" w:date="2026-07-14T09:14:00Z" w16du:dateUtc="2026-07-14T08:14:00Z"/>
        </w:rPr>
      </w:pPr>
      <w:bookmarkStart w:id="2821" w:name="ref-moccia2022cue"/>
      <w:bookmarkEnd w:id="2819"/>
      <w:ins w:id="2822" w:author="Author" w:date="2026-07-14T09:14:00Z" w16du:dateUtc="2026-07-14T08:14:00Z">
        <w:r>
          <w:t xml:space="preserve">Moccia, A., &amp; Morcom, A. M. (2022). Cue overlap supports preretrieval selection in episodic memory: ERP evidence. </w:t>
        </w:r>
        <w:r>
          <w:rPr>
            <w:i/>
            <w:iCs/>
          </w:rPr>
          <w:t>Cognitive, Affective, &amp; Behavioral Neuroscience</w:t>
        </w:r>
        <w:r>
          <w:t xml:space="preserve">, </w:t>
        </w:r>
        <w:r>
          <w:rPr>
            <w:i/>
            <w:iCs/>
          </w:rPr>
          <w:t>22</w:t>
        </w:r>
        <w:r>
          <w:t xml:space="preserve">, 492–508. </w:t>
        </w:r>
        <w:r>
          <w:fldChar w:fldCharType="begin"/>
        </w:r>
        <w:r>
          <w:instrText>HYPERLINK "https://doi.org/10.3758/s13415-021-00971-0" \h</w:instrText>
        </w:r>
        <w:r>
          <w:fldChar w:fldCharType="separate"/>
        </w:r>
        <w:r>
          <w:rPr>
            <w:rStyle w:val="Hyperlink"/>
          </w:rPr>
          <w:t>https://doi.org/10.3758/s13415-021-00971-0</w:t>
        </w:r>
        <w:r>
          <w:fldChar w:fldCharType="end"/>
        </w:r>
      </w:ins>
    </w:p>
    <w:p w14:paraId="50C5B22B" w14:textId="77777777" w:rsidR="00AD2C25" w:rsidRDefault="00000000">
      <w:pPr>
        <w:pStyle w:val="Bibliography"/>
        <w:rPr>
          <w:ins w:id="2823" w:author="Author" w:date="2026-07-14T09:14:00Z" w16du:dateUtc="2026-07-14T08:14:00Z"/>
        </w:rPr>
      </w:pPr>
      <w:bookmarkStart w:id="2824" w:name="ref-moccia2025effects"/>
      <w:bookmarkEnd w:id="2821"/>
      <w:ins w:id="2825" w:author="Author" w:date="2026-07-14T09:14:00Z" w16du:dateUtc="2026-07-14T08:14:00Z">
        <w:r>
          <w:t xml:space="preserve">Moccia, A., Plummer, M., Simpson, I., &amp; Morcom, A. M. (2025). The effects of external cue overlap and internal goals on selective memory retrieval as revealed by electroencephalographic (EEG) neural pattern reinstatement. </w:t>
        </w:r>
        <w:r>
          <w:rPr>
            <w:i/>
            <w:iCs/>
          </w:rPr>
          <w:t>European Journal of Neuroscience</w:t>
        </w:r>
        <w:r>
          <w:t xml:space="preserve">, </w:t>
        </w:r>
        <w:r>
          <w:rPr>
            <w:i/>
            <w:iCs/>
          </w:rPr>
          <w:t>62</w:t>
        </w:r>
        <w:r>
          <w:t xml:space="preserve">(1), e70194. </w:t>
        </w:r>
        <w:r>
          <w:fldChar w:fldCharType="begin"/>
        </w:r>
        <w:r>
          <w:instrText>HYPERLINK "https://doi.org/10.1111/ejn.70194" \h</w:instrText>
        </w:r>
        <w:r>
          <w:fldChar w:fldCharType="separate"/>
        </w:r>
        <w:r>
          <w:rPr>
            <w:rStyle w:val="Hyperlink"/>
          </w:rPr>
          <w:t>https://doi.org/10.1111/ejn.70194</w:t>
        </w:r>
        <w:r>
          <w:fldChar w:fldCharType="end"/>
        </w:r>
      </w:ins>
    </w:p>
    <w:p w14:paraId="4B5101F9" w14:textId="77777777" w:rsidR="00AD2C25" w:rsidRDefault="00000000">
      <w:pPr>
        <w:pStyle w:val="Bibliography"/>
      </w:pPr>
      <w:bookmarkStart w:id="2826" w:name="ref-morton2016predictive"/>
      <w:bookmarkEnd w:id="2824"/>
      <w:r>
        <w:t xml:space="preserve">Morton, N. W., &amp; Polyn, S. M. (2016). A predictive framework for evaluating models of semantic organization in free recall. </w:t>
      </w:r>
      <w:r>
        <w:rPr>
          <w:i/>
          <w:iCs/>
        </w:rPr>
        <w:t>Journal of Memory and Language</w:t>
      </w:r>
      <w:r>
        <w:t xml:space="preserve">, </w:t>
      </w:r>
      <w:r>
        <w:rPr>
          <w:i/>
          <w:iCs/>
        </w:rPr>
        <w:t>86</w:t>
      </w:r>
      <w:r>
        <w:t xml:space="preserve">, 119–140. </w:t>
      </w:r>
      <w:hyperlink r:id="rId80">
        <w:r>
          <w:rPr>
            <w:rStyle w:val="Hyperlink"/>
          </w:rPr>
          <w:t>https://doi.org/10.1016/j.jml.2015.10.002</w:t>
        </w:r>
      </w:hyperlink>
    </w:p>
    <w:p w14:paraId="7DC58BF0" w14:textId="77777777" w:rsidR="00AD2C25" w:rsidRDefault="00000000">
      <w:pPr>
        <w:pStyle w:val="Bibliography"/>
      </w:pPr>
      <w:bookmarkStart w:id="2827" w:name="ref-norman2017neuronal"/>
      <w:bookmarkEnd w:id="2826"/>
      <w:r>
        <w:t xml:space="preserve">Norman, Y., Yeagle, E. M., Harel, M., Mehta, A. D., &amp; Malach, R. (2017). Neuronal baseline shifts underlying boundary setting during free recall. </w:t>
      </w:r>
      <w:r>
        <w:rPr>
          <w:i/>
          <w:iCs/>
        </w:rPr>
        <w:t>Nature Communications</w:t>
      </w:r>
      <w:r>
        <w:t xml:space="preserve">, </w:t>
      </w:r>
      <w:r>
        <w:rPr>
          <w:i/>
          <w:iCs/>
        </w:rPr>
        <w:t>8</w:t>
      </w:r>
      <w:r>
        <w:t xml:space="preserve">(1), 1301. </w:t>
      </w:r>
      <w:hyperlink r:id="rId81">
        <w:r>
          <w:rPr>
            <w:rStyle w:val="Hyperlink"/>
          </w:rPr>
          <w:t>https://doi.org/10.1038/s41467-017-01184-1</w:t>
        </w:r>
      </w:hyperlink>
    </w:p>
    <w:p w14:paraId="1E967844" w14:textId="77777777" w:rsidR="00AD2C25" w:rsidRDefault="00000000">
      <w:pPr>
        <w:pStyle w:val="Bibliography"/>
        <w:rPr>
          <w:ins w:id="2828" w:author="Author" w:date="2026-07-14T09:14:00Z" w16du:dateUtc="2026-07-14T08:14:00Z"/>
        </w:rPr>
      </w:pPr>
      <w:bookmarkStart w:id="2829" w:name="ref-parks2026unified"/>
      <w:bookmarkEnd w:id="2827"/>
      <w:ins w:id="2830" w:author="Author" w:date="2026-07-14T09:14:00Z" w16du:dateUtc="2026-07-14T08:14:00Z">
        <w:r>
          <w:lastRenderedPageBreak/>
          <w:t xml:space="preserve">Parks, C. M., Yonelinas, A. P., &amp; Wahlheim, C. N. (2026). Towards a unified theory of false memory for similar episodes. </w:t>
        </w:r>
        <w:r>
          <w:rPr>
            <w:i/>
            <w:iCs/>
          </w:rPr>
          <w:t>Psychonomic Bulletin &amp; Review</w:t>
        </w:r>
        <w:r>
          <w:t xml:space="preserve">, </w:t>
        </w:r>
        <w:r>
          <w:rPr>
            <w:i/>
            <w:iCs/>
          </w:rPr>
          <w:t>33</w:t>
        </w:r>
        <w:r>
          <w:t xml:space="preserve">, 88. </w:t>
        </w:r>
        <w:r>
          <w:fldChar w:fldCharType="begin"/>
        </w:r>
        <w:r>
          <w:instrText>HYPERLINK "https://doi.org/10.3758/s13423-025-02855-7" \h</w:instrText>
        </w:r>
        <w:r>
          <w:fldChar w:fldCharType="separate"/>
        </w:r>
        <w:r>
          <w:rPr>
            <w:rStyle w:val="Hyperlink"/>
          </w:rPr>
          <w:t>https://doi.org/10.3758/s13423-025-02855-7</w:t>
        </w:r>
        <w:r>
          <w:fldChar w:fldCharType="end"/>
        </w:r>
      </w:ins>
    </w:p>
    <w:p w14:paraId="0D9088C5" w14:textId="77777777" w:rsidR="00AD2C25" w:rsidRDefault="00000000">
      <w:pPr>
        <w:pStyle w:val="Bibliography"/>
      </w:pPr>
      <w:bookmarkStart w:id="2831" w:name="ref-polyn2011semantic"/>
      <w:bookmarkEnd w:id="2829"/>
      <w:r>
        <w:t xml:space="preserve">Polyn, S. M., Erlikhman, G., &amp; Kahana, M. J. (2011). Semantic cuing and the scale insensitivity of recency and contiguity. </w:t>
      </w:r>
      <w:r>
        <w:rPr>
          <w:i/>
          <w:iCs/>
        </w:rPr>
        <w:t>Journal of Experimental Psychology: Learning, Memory, and Cognition</w:t>
      </w:r>
      <w:r>
        <w:t xml:space="preserve">, </w:t>
      </w:r>
      <w:r>
        <w:rPr>
          <w:i/>
          <w:iCs/>
        </w:rPr>
        <w:t>37</w:t>
      </w:r>
      <w:r>
        <w:t xml:space="preserve">(3), 766–775. </w:t>
      </w:r>
      <w:hyperlink r:id="rId82">
        <w:r>
          <w:rPr>
            <w:rStyle w:val="Hyperlink"/>
          </w:rPr>
          <w:t>https://doi.org/10.1037/a0022475</w:t>
        </w:r>
      </w:hyperlink>
    </w:p>
    <w:p w14:paraId="7CDBACA7" w14:textId="77777777" w:rsidR="00AD2C25" w:rsidRDefault="00000000">
      <w:pPr>
        <w:pStyle w:val="Bibliography"/>
      </w:pPr>
      <w:bookmarkStart w:id="2832" w:name="ref-polyn2012neural"/>
      <w:bookmarkEnd w:id="2831"/>
      <w:r>
        <w:t xml:space="preserve">Polyn, S. M., Kragel, J. E., Morton, N. W., McCluey, J. D., &amp; Cohen, Z. D. (2012). The neural dynamics of task context in free recall. </w:t>
      </w:r>
      <w:r>
        <w:rPr>
          <w:i/>
          <w:iCs/>
        </w:rPr>
        <w:t>Neuropsychologia</w:t>
      </w:r>
      <w:r>
        <w:t xml:space="preserve">, </w:t>
      </w:r>
      <w:r>
        <w:rPr>
          <w:i/>
          <w:iCs/>
        </w:rPr>
        <w:t>50</w:t>
      </w:r>
      <w:r>
        <w:t xml:space="preserve">(4), 447–457. </w:t>
      </w:r>
      <w:hyperlink r:id="rId83">
        <w:r>
          <w:rPr>
            <w:rStyle w:val="Hyperlink"/>
          </w:rPr>
          <w:t>https://doi.org/10.1016/j.neuropsychologia.2011.08.025</w:t>
        </w:r>
      </w:hyperlink>
    </w:p>
    <w:p w14:paraId="127B80A0" w14:textId="77777777" w:rsidR="00AD2C25" w:rsidRDefault="00000000">
      <w:pPr>
        <w:pStyle w:val="Bibliography"/>
      </w:pPr>
      <w:bookmarkStart w:id="2833" w:name="ref-polyn2009context"/>
      <w:bookmarkEnd w:id="2832"/>
      <w:r>
        <w:t xml:space="preserve">Polyn, S. M., Norman, K. A., &amp; Kahana, M. J. (2009a). A context maintenance and retrieval model of organizational processes in free recall. </w:t>
      </w:r>
      <w:r>
        <w:rPr>
          <w:i/>
          <w:iCs/>
        </w:rPr>
        <w:t>Psychological Review</w:t>
      </w:r>
      <w:r>
        <w:t xml:space="preserve">, </w:t>
      </w:r>
      <w:r>
        <w:rPr>
          <w:i/>
          <w:iCs/>
        </w:rPr>
        <w:t>116</w:t>
      </w:r>
      <w:r>
        <w:t xml:space="preserve">(1), 129–156. </w:t>
      </w:r>
      <w:hyperlink r:id="rId84">
        <w:r>
          <w:rPr>
            <w:rStyle w:val="Hyperlink"/>
          </w:rPr>
          <w:t>https://doi.org/10.1037/a0014420</w:t>
        </w:r>
      </w:hyperlink>
    </w:p>
    <w:p w14:paraId="27023AA4" w14:textId="77777777" w:rsidR="00AD2C25" w:rsidRDefault="00000000">
      <w:pPr>
        <w:pStyle w:val="Bibliography"/>
      </w:pPr>
      <w:bookmarkStart w:id="2834" w:name="ref-polyn2009task"/>
      <w:bookmarkEnd w:id="2833"/>
      <w:r>
        <w:t xml:space="preserve">Polyn, S. M., Norman, K. A., &amp; Kahana, M. J. (2009b). Task context and organization in free recall. </w:t>
      </w:r>
      <w:r>
        <w:rPr>
          <w:i/>
          <w:iCs/>
        </w:rPr>
        <w:t>Neuropsychologia</w:t>
      </w:r>
      <w:r>
        <w:t xml:space="preserve">, </w:t>
      </w:r>
      <w:r>
        <w:rPr>
          <w:i/>
          <w:iCs/>
        </w:rPr>
        <w:t>47</w:t>
      </w:r>
      <w:r>
        <w:t xml:space="preserve">(11), 2158–2163. </w:t>
      </w:r>
      <w:hyperlink r:id="rId85">
        <w:r>
          <w:rPr>
            <w:rStyle w:val="Hyperlink"/>
          </w:rPr>
          <w:t>https://doi.org/10.1016/j.neuropsychologia.2009.02.013</w:t>
        </w:r>
      </w:hyperlink>
    </w:p>
    <w:p w14:paraId="1B90681E" w14:textId="77777777" w:rsidR="00AD2C25" w:rsidRDefault="00000000">
      <w:pPr>
        <w:pStyle w:val="Bibliography"/>
      </w:pPr>
      <w:bookmarkStart w:id="2835" w:name="ref-raaijmakers1980sam"/>
      <w:bookmarkEnd w:id="2834"/>
      <w:r>
        <w:t xml:space="preserve">Raaijmakers, J. G. W., &amp; Shiffrin, R. M. (1980). SAM: A theory of probabilistic search of associative memory. In G. H. Bower (Ed.), </w:t>
      </w:r>
      <w:r>
        <w:rPr>
          <w:i/>
          <w:iCs/>
        </w:rPr>
        <w:t>The psychology of learning and motivation: Advances in research and theory</w:t>
      </w:r>
      <w:r>
        <w:t xml:space="preserve"> (Vol. 14, pp. 207–262). Academic Press. </w:t>
      </w:r>
      <w:hyperlink r:id="rId86">
        <w:r>
          <w:rPr>
            <w:rStyle w:val="Hyperlink"/>
          </w:rPr>
          <w:t>https://doi.org/10.1016/S0079-7421(08)60162-0</w:t>
        </w:r>
      </w:hyperlink>
    </w:p>
    <w:p w14:paraId="0DF705C4" w14:textId="77777777" w:rsidR="00AD2C25" w:rsidRDefault="00000000">
      <w:pPr>
        <w:pStyle w:val="Bibliography"/>
      </w:pPr>
      <w:bookmarkStart w:id="2836" w:name="ref-ramineni2023treating"/>
      <w:bookmarkEnd w:id="2835"/>
      <w:r>
        <w:t>Ramineni, V., Millroth, P., Iyadurai, L., Jaki, T., Kingslake, J., Highfield, J., Summers, C., Bonsall, M. B., &amp; Holmes, E. A. (2023). Treating intrusive memories after trauma in healthcare workers: A bayesian adaptive randomised trial developing an imagery-</w:t>
      </w:r>
      <w:r>
        <w:lastRenderedPageBreak/>
        <w:t xml:space="preserve">competing task intervention. </w:t>
      </w:r>
      <w:r>
        <w:rPr>
          <w:i/>
          <w:iCs/>
        </w:rPr>
        <w:t>Molecular Psychiatry</w:t>
      </w:r>
      <w:r>
        <w:t xml:space="preserve">, </w:t>
      </w:r>
      <w:r>
        <w:rPr>
          <w:i/>
          <w:iCs/>
        </w:rPr>
        <w:t>28</w:t>
      </w:r>
      <w:r>
        <w:t xml:space="preserve">(7), 2985–2994. </w:t>
      </w:r>
      <w:hyperlink r:id="rId87">
        <w:r>
          <w:rPr>
            <w:rStyle w:val="Hyperlink"/>
          </w:rPr>
          <w:t>https://doi.org/10.1038/s41380-023-02062-7</w:t>
        </w:r>
      </w:hyperlink>
    </w:p>
    <w:p w14:paraId="58A4F2E3" w14:textId="77777777" w:rsidR="00AD2C25" w:rsidRDefault="00000000">
      <w:pPr>
        <w:pStyle w:val="Bibliography"/>
      </w:pPr>
      <w:bookmarkStart w:id="2837" w:name="ref-schwartz2005shadows"/>
      <w:bookmarkEnd w:id="2836"/>
      <w:r>
        <w:t xml:space="preserve">Schwartz, G., Howard, M. W., Jing, B., &amp; Kahana, M. J. (2005). Shadows of the past: Temporal retrieval effects in recognition memory. </w:t>
      </w:r>
      <w:r>
        <w:rPr>
          <w:i/>
          <w:iCs/>
        </w:rPr>
        <w:t>Psychological Science</w:t>
      </w:r>
      <w:r>
        <w:t xml:space="preserve">, </w:t>
      </w:r>
      <w:r>
        <w:rPr>
          <w:i/>
          <w:iCs/>
        </w:rPr>
        <w:t>16</w:t>
      </w:r>
      <w:r>
        <w:t xml:space="preserve">(11), 898–904. </w:t>
      </w:r>
      <w:hyperlink r:id="rId88">
        <w:r>
          <w:rPr>
            <w:rStyle w:val="Hyperlink"/>
          </w:rPr>
          <w:t>https://doi.org/10.1111/j.1467-9280.2005.01634.x</w:t>
        </w:r>
      </w:hyperlink>
    </w:p>
    <w:p w14:paraId="4B06E1A1" w14:textId="77777777" w:rsidR="00AD2C25" w:rsidRDefault="00000000">
      <w:pPr>
        <w:pStyle w:val="Bibliography"/>
      </w:pPr>
      <w:bookmarkStart w:id="2838" w:name="ref-sederberg2011human"/>
      <w:bookmarkEnd w:id="2837"/>
      <w:r>
        <w:t xml:space="preserve">Sederberg, P. B., Gershman, S. J., Polyn, S. M., &amp; Norman, K. A. (2011). Human memory reconsolidation can be explained using the temporal context model. </w:t>
      </w:r>
      <w:r>
        <w:rPr>
          <w:i/>
          <w:iCs/>
        </w:rPr>
        <w:t>Psychonomic Bulletin &amp; Review</w:t>
      </w:r>
      <w:r>
        <w:t xml:space="preserve">, </w:t>
      </w:r>
      <w:r>
        <w:rPr>
          <w:i/>
          <w:iCs/>
        </w:rPr>
        <w:t>18</w:t>
      </w:r>
      <w:r>
        <w:t xml:space="preserve">(3), 455–468. </w:t>
      </w:r>
      <w:hyperlink r:id="rId89">
        <w:r>
          <w:rPr>
            <w:rStyle w:val="Hyperlink"/>
          </w:rPr>
          <w:t>https://doi.org/10.3758/s13423-011-0086-9</w:t>
        </w:r>
      </w:hyperlink>
    </w:p>
    <w:p w14:paraId="620ABE4B" w14:textId="77777777" w:rsidR="00AD2C25" w:rsidRDefault="00000000">
      <w:pPr>
        <w:pStyle w:val="Bibliography"/>
      </w:pPr>
      <w:bookmarkStart w:id="2839" w:name="ref-sederberg2008context"/>
      <w:bookmarkEnd w:id="2838"/>
      <w:r>
        <w:t xml:space="preserve">Sederberg, P. B., Howard, M. W., &amp; Kahana, M. J. (2008). A context-based theory of recency and contiguity in free recall. </w:t>
      </w:r>
      <w:r>
        <w:rPr>
          <w:i/>
          <w:iCs/>
        </w:rPr>
        <w:t>Psychological Review</w:t>
      </w:r>
      <w:r>
        <w:t xml:space="preserve">, </w:t>
      </w:r>
      <w:r>
        <w:rPr>
          <w:i/>
          <w:iCs/>
        </w:rPr>
        <w:t>115</w:t>
      </w:r>
      <w:r>
        <w:t xml:space="preserve">(4), 893–912. </w:t>
      </w:r>
      <w:hyperlink r:id="rId90">
        <w:r>
          <w:rPr>
            <w:rStyle w:val="Hyperlink"/>
          </w:rPr>
          <w:t>https://doi.org/10.1037/a0013396</w:t>
        </w:r>
      </w:hyperlink>
    </w:p>
    <w:p w14:paraId="51333729" w14:textId="77777777" w:rsidR="00AD2C25" w:rsidRDefault="00000000">
      <w:pPr>
        <w:pStyle w:val="Bibliography"/>
      </w:pPr>
      <w:bookmarkStart w:id="2840" w:name="ref-talmi2013enhanced"/>
      <w:bookmarkEnd w:id="2839"/>
      <w:r>
        <w:t xml:space="preserve">Talmi, D. (2013). Enhanced emotional memory: Cognitive and neural mechanisms. </w:t>
      </w:r>
      <w:r>
        <w:rPr>
          <w:i/>
          <w:iCs/>
        </w:rPr>
        <w:t>Current Directions in Psychological Science</w:t>
      </w:r>
      <w:r>
        <w:t xml:space="preserve">, </w:t>
      </w:r>
      <w:r>
        <w:rPr>
          <w:i/>
          <w:iCs/>
        </w:rPr>
        <w:t>22</w:t>
      </w:r>
      <w:r>
        <w:t xml:space="preserve">(6), 430–436. </w:t>
      </w:r>
      <w:hyperlink r:id="rId91">
        <w:r>
          <w:rPr>
            <w:rStyle w:val="Hyperlink"/>
          </w:rPr>
          <w:t>https://doi.org/10.1177/0963721413498893</w:t>
        </w:r>
      </w:hyperlink>
    </w:p>
    <w:p w14:paraId="34D7F9A9" w14:textId="77777777" w:rsidR="00AD2C25" w:rsidRDefault="00000000">
      <w:pPr>
        <w:pStyle w:val="Bibliography"/>
      </w:pPr>
      <w:bookmarkStart w:id="2841" w:name="ref-talmi2019retrieved"/>
      <w:bookmarkEnd w:id="2840"/>
      <w:r>
        <w:t xml:space="preserve">Talmi, D., Lohnas, L. J., &amp; Daw, N. D. (2019). A retrieved context model of the emotional modulation of memory. </w:t>
      </w:r>
      <w:r>
        <w:rPr>
          <w:i/>
          <w:iCs/>
        </w:rPr>
        <w:t>Psychological Review</w:t>
      </w:r>
      <w:r>
        <w:t xml:space="preserve">, </w:t>
      </w:r>
      <w:r>
        <w:rPr>
          <w:i/>
          <w:iCs/>
        </w:rPr>
        <w:t>126</w:t>
      </w:r>
      <w:r>
        <w:t xml:space="preserve">(4), 455–485. </w:t>
      </w:r>
      <w:hyperlink r:id="rId92">
        <w:r>
          <w:rPr>
            <w:rStyle w:val="Hyperlink"/>
          </w:rPr>
          <w:t>https://doi.org/10.1037/rev0000132</w:t>
        </w:r>
      </w:hyperlink>
    </w:p>
    <w:p w14:paraId="5C919319" w14:textId="77777777" w:rsidR="00AD2C25" w:rsidRDefault="00000000">
      <w:pPr>
        <w:pStyle w:val="Bibliography"/>
      </w:pPr>
      <w:bookmarkStart w:id="2842" w:name="ref-talmi2007contribution"/>
      <w:bookmarkEnd w:id="2841"/>
      <w:r>
        <w:t xml:space="preserve">Talmi, D., Luk, B. T. C., McGarry, L. M., &amp; Moscovitch, M. (2007). The contribution of relatedness and distinctiveness to emotionally-enhanced memory. </w:t>
      </w:r>
      <w:r>
        <w:rPr>
          <w:i/>
          <w:iCs/>
        </w:rPr>
        <w:t>Journal of Memory and Language</w:t>
      </w:r>
      <w:r>
        <w:t xml:space="preserve">, </w:t>
      </w:r>
      <w:r>
        <w:rPr>
          <w:i/>
          <w:iCs/>
        </w:rPr>
        <w:t>56</w:t>
      </w:r>
      <w:r>
        <w:t xml:space="preserve">(4), 555–574. </w:t>
      </w:r>
      <w:hyperlink r:id="rId93">
        <w:r>
          <w:rPr>
            <w:rStyle w:val="Hyperlink"/>
          </w:rPr>
          <w:t>https://doi.org/10.1016/j.jml.2007.01.002</w:t>
        </w:r>
      </w:hyperlink>
    </w:p>
    <w:p w14:paraId="57C50397" w14:textId="77777777" w:rsidR="00AD2C25" w:rsidRDefault="00000000">
      <w:pPr>
        <w:pStyle w:val="Bibliography"/>
      </w:pPr>
      <w:bookmarkStart w:id="2843" w:name="ref-talmi2004semantic"/>
      <w:bookmarkEnd w:id="2842"/>
      <w:r>
        <w:t xml:space="preserve">Talmi, D., &amp; Moscovitch, M. (2004). Can semantic relatedness explain the enhancement of memory for emotional words? </w:t>
      </w:r>
      <w:r>
        <w:rPr>
          <w:i/>
          <w:iCs/>
        </w:rPr>
        <w:t>Memory &amp; Cognition</w:t>
      </w:r>
      <w:r>
        <w:t xml:space="preserve">, </w:t>
      </w:r>
      <w:r>
        <w:rPr>
          <w:i/>
          <w:iCs/>
        </w:rPr>
        <w:t>32</w:t>
      </w:r>
      <w:r>
        <w:t xml:space="preserve">(5), 742–751. </w:t>
      </w:r>
      <w:hyperlink r:id="rId94">
        <w:r>
          <w:rPr>
            <w:rStyle w:val="Hyperlink"/>
          </w:rPr>
          <w:t>https://doi.org/10.3758/bf03195864</w:t>
        </w:r>
      </w:hyperlink>
    </w:p>
    <w:p w14:paraId="3C27AC12" w14:textId="77777777" w:rsidR="00AD2C25" w:rsidRDefault="00000000">
      <w:pPr>
        <w:pStyle w:val="Bibliography"/>
      </w:pPr>
      <w:bookmarkStart w:id="2844" w:name="ref-unsworth2010understanding"/>
      <w:bookmarkEnd w:id="2843"/>
      <w:r>
        <w:lastRenderedPageBreak/>
        <w:t xml:space="preserve">Unsworth, N., Brewer, G. A., &amp; Spillers, G. J. (2010). Understanding the dynamics of correct and error responses in free recall: Evidence from externalized free recall. </w:t>
      </w:r>
      <w:r>
        <w:rPr>
          <w:i/>
          <w:iCs/>
        </w:rPr>
        <w:t>Memory &amp; Cognition</w:t>
      </w:r>
      <w:r>
        <w:t xml:space="preserve">, </w:t>
      </w:r>
      <w:r>
        <w:rPr>
          <w:i/>
          <w:iCs/>
        </w:rPr>
        <w:t>38</w:t>
      </w:r>
      <w:r>
        <w:t xml:space="preserve">(4), 419–430. </w:t>
      </w:r>
      <w:hyperlink r:id="rId95">
        <w:r>
          <w:rPr>
            <w:rStyle w:val="Hyperlink"/>
          </w:rPr>
          <w:t>https://doi.org/10.3758/MC.38.4.419</w:t>
        </w:r>
      </w:hyperlink>
    </w:p>
    <w:p w14:paraId="5900FDD0" w14:textId="77777777" w:rsidR="00AD2C25" w:rsidRDefault="00000000">
      <w:pPr>
        <w:pStyle w:val="Bibliography"/>
      </w:pPr>
      <w:bookmarkStart w:id="2845" w:name="ref-varma2024experimental"/>
      <w:bookmarkEnd w:id="2844"/>
      <w:r>
        <w:t xml:space="preserve">Varma, M. M., Zeng, S., Singh, L., Holmes, E. A., Huang, J., Chiu, M. H., &amp; Hu, X. (2024). A systematic review and meta-analysis of experimental methods for modulating intrusive memories following lab-analogue trauma exposure in non-clinical populations. </w:t>
      </w:r>
      <w:r>
        <w:rPr>
          <w:i/>
          <w:iCs/>
        </w:rPr>
        <w:t>Nature Human Behaviour</w:t>
      </w:r>
      <w:r>
        <w:t xml:space="preserve">, </w:t>
      </w:r>
      <w:r>
        <w:rPr>
          <w:i/>
          <w:iCs/>
        </w:rPr>
        <w:t>8</w:t>
      </w:r>
      <w:r>
        <w:t xml:space="preserve">(10), 1968–1987. </w:t>
      </w:r>
      <w:hyperlink r:id="rId96">
        <w:r>
          <w:rPr>
            <w:rStyle w:val="Hyperlink"/>
          </w:rPr>
          <w:t>https://doi.org/10.1038/s41562-024-01956-y</w:t>
        </w:r>
      </w:hyperlink>
    </w:p>
    <w:p w14:paraId="1615F526" w14:textId="77777777" w:rsidR="00AD2C25" w:rsidRDefault="00000000">
      <w:pPr>
        <w:pStyle w:val="Bibliography"/>
      </w:pPr>
      <w:bookmarkStart w:id="2846" w:name="ref-wessel2025evidence"/>
      <w:bookmarkEnd w:id="2845"/>
      <w:r>
        <w:t xml:space="preserve">Wessel, I., Krans, J., Albers, C. J., Chauhan, N., Ferreira de Sá, D. S., Hauck, A., Jaswetz, L., Michael, T., Nixon, R. D. V., Pearson, D. G., Slattery, I., Smeets, T., Takarangi, M. K. T., Willems, T. R. A., &amp; van Schie, K. (2025). Evidence that Tetris reduces immediate but not subsequent daily intrusions of a trauma film: A multilab replication study. </w:t>
      </w:r>
      <w:r>
        <w:rPr>
          <w:i/>
          <w:iCs/>
        </w:rPr>
        <w:t>Collabra: Psychology</w:t>
      </w:r>
      <w:r>
        <w:t xml:space="preserve">, </w:t>
      </w:r>
      <w:r>
        <w:rPr>
          <w:i/>
          <w:iCs/>
        </w:rPr>
        <w:t>11</w:t>
      </w:r>
      <w:r>
        <w:t xml:space="preserve">(1), 130791. </w:t>
      </w:r>
      <w:hyperlink r:id="rId97">
        <w:r>
          <w:rPr>
            <w:rStyle w:val="Hyperlink"/>
          </w:rPr>
          <w:t>https://doi.org/10.1525/collabra.130791</w:t>
        </w:r>
      </w:hyperlink>
    </w:p>
    <w:p w14:paraId="636A6B73" w14:textId="77777777" w:rsidR="00AD2C25" w:rsidRDefault="00000000">
      <w:pPr>
        <w:pStyle w:val="Bibliography"/>
      </w:pPr>
      <w:bookmarkStart w:id="2847" w:name="ref-zaromb2006temporal"/>
      <w:bookmarkEnd w:id="2846"/>
      <w:r>
        <w:t xml:space="preserve">Zaromb, F. M., Howard, M. W., Dolan, E. D., Sirotin, Y. B., Tully, M., Wingfield, A., &amp; Kahana, M. J. (2006). Temporal associations and prior-list intrusions in free recall. </w:t>
      </w:r>
      <w:r>
        <w:rPr>
          <w:i/>
          <w:iCs/>
        </w:rPr>
        <w:t>Journal of Experimental Psychology: Learning, Memory, and Cognition</w:t>
      </w:r>
      <w:r>
        <w:t xml:space="preserve">, </w:t>
      </w:r>
      <w:r>
        <w:rPr>
          <w:i/>
          <w:iCs/>
        </w:rPr>
        <w:t>32</w:t>
      </w:r>
      <w:r>
        <w:t xml:space="preserve">(4), 792–804. </w:t>
      </w:r>
      <w:hyperlink r:id="rId98">
        <w:r>
          <w:rPr>
            <w:rStyle w:val="Hyperlink"/>
          </w:rPr>
          <w:t>https://doi.org/10.1037/0278-7393.32.4.792</w:t>
        </w:r>
      </w:hyperlink>
    </w:p>
    <w:p w14:paraId="04A900E9" w14:textId="77777777" w:rsidR="00AD2C25" w:rsidRDefault="00000000">
      <w:pPr>
        <w:pStyle w:val="Bibliography"/>
      </w:pPr>
      <w:bookmarkStart w:id="2848" w:name="ref-zhou2025episodic"/>
      <w:bookmarkEnd w:id="2847"/>
      <w:r>
        <w:t xml:space="preserve">Zhou, C. Y., Talmi, D., Daw, N. D., &amp; Mattar, M. G. (2025). Episodic retrieval for model-based evaluation in sequential decision tasks. </w:t>
      </w:r>
      <w:r>
        <w:rPr>
          <w:i/>
          <w:iCs/>
        </w:rPr>
        <w:t>Psychological Review</w:t>
      </w:r>
      <w:r>
        <w:t xml:space="preserve">, </w:t>
      </w:r>
      <w:r>
        <w:rPr>
          <w:i/>
          <w:iCs/>
        </w:rPr>
        <w:t>132</w:t>
      </w:r>
      <w:r>
        <w:t xml:space="preserve">(1), 18–49. </w:t>
      </w:r>
      <w:hyperlink r:id="rId99">
        <w:r>
          <w:rPr>
            <w:rStyle w:val="Hyperlink"/>
          </w:rPr>
          <w:t>https://doi.org/10.1037/rev0000505</w:t>
        </w:r>
      </w:hyperlink>
      <w:bookmarkEnd w:id="2760"/>
      <w:bookmarkEnd w:id="2762"/>
      <w:bookmarkEnd w:id="2848"/>
    </w:p>
    <w:sectPr w:rsidR="00AD2C25">
      <w:headerReference w:type="even" r:id="rId100"/>
      <w:headerReference w:type="default" r:id="rId101"/>
      <w:footerReference w:type="even" r:id="rId102"/>
      <w:footerReference w:type="default" r:id="rId103"/>
      <w:headerReference w:type="first" r:id="rId104"/>
      <w:footerReference w:type="first" r:id="rId105"/>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5" w:author="Deborah Talmi" w:date="2026-06-30T16:00:00Z" w:initials="DT">
    <w:p w14:paraId="4464A75A" w14:textId="77777777" w:rsidR="00E46193" w:rsidRDefault="00E46193" w:rsidP="00E46193">
      <w:pPr>
        <w:pStyle w:val="CommentText"/>
      </w:pPr>
      <w:r>
        <w:rPr>
          <w:rStyle w:val="CommentReference"/>
        </w:rPr>
        <w:annotationRef/>
      </w:r>
      <w:r>
        <w:t>Seems too petty for the start, and the phrasing is awkward (later film reminder?)</w:t>
      </w:r>
    </w:p>
  </w:comment>
  <w:comment w:id="64" w:author="Deborah Talmi" w:date="2026-06-30T17:19:00Z" w:initials="DT">
    <w:p w14:paraId="5AE90084" w14:textId="77777777" w:rsidR="00EC14C1" w:rsidRDefault="00EC14C1" w:rsidP="00EC14C1">
      <w:pPr>
        <w:pStyle w:val="CommentText"/>
      </w:pPr>
      <w:r>
        <w:rPr>
          <w:rStyle w:val="CommentReference"/>
        </w:rPr>
        <w:annotationRef/>
      </w:r>
      <w:r>
        <w:t>This last sentence is great. Overall good paragraph</w:t>
      </w:r>
    </w:p>
  </w:comment>
  <w:comment w:id="67" w:author="Deborah Talmi" w:date="2026-06-30T17:20:00Z" w:initials="DT">
    <w:p w14:paraId="5EE77E6F" w14:textId="77777777" w:rsidR="00EC14C1" w:rsidRDefault="00EC14C1" w:rsidP="00EC14C1">
      <w:pPr>
        <w:pStyle w:val="CommentText"/>
      </w:pPr>
      <w:r>
        <w:rPr>
          <w:rStyle w:val="CommentReference"/>
        </w:rPr>
        <w:annotationRef/>
      </w:r>
      <w:r>
        <w:t>Is often only weakly</w:t>
      </w:r>
    </w:p>
  </w:comment>
  <w:comment w:id="79" w:author="Deborah Talmi" w:date="2026-06-30T17:21:00Z" w:initials="DT">
    <w:p w14:paraId="757DC4A3" w14:textId="77777777" w:rsidR="00EC14C1" w:rsidRDefault="00EC14C1" w:rsidP="00EC14C1">
      <w:pPr>
        <w:pStyle w:val="CommentText"/>
      </w:pPr>
      <w:r>
        <w:rPr>
          <w:rStyle w:val="CommentReference"/>
        </w:rPr>
        <w:annotationRef/>
      </w:r>
      <w:r>
        <w:t>More strongly, only they work, without reminder no joy</w:t>
      </w:r>
    </w:p>
  </w:comment>
  <w:comment w:id="83" w:author="Deborah Talmi" w:date="2026-06-30T17:22:00Z" w:initials="DT">
    <w:p w14:paraId="21E06281" w14:textId="77777777" w:rsidR="00EC14C1" w:rsidRDefault="00EC14C1" w:rsidP="00EC14C1">
      <w:pPr>
        <w:pStyle w:val="CommentText"/>
      </w:pPr>
      <w:r>
        <w:rPr>
          <w:rStyle w:val="CommentReference"/>
        </w:rPr>
        <w:annotationRef/>
      </w:r>
      <w:r>
        <w:t>I think this is discussion material</w:t>
      </w:r>
    </w:p>
  </w:comment>
  <w:comment w:id="87" w:author="Deborah Talmi" w:date="2026-06-30T17:23:00Z" w:initials="DT">
    <w:p w14:paraId="163FDB82" w14:textId="77777777" w:rsidR="00EC14C1" w:rsidRDefault="00EC14C1" w:rsidP="00EC14C1">
      <w:pPr>
        <w:pStyle w:val="CommentText"/>
      </w:pPr>
      <w:r>
        <w:rPr>
          <w:rStyle w:val="CommentReference"/>
        </w:rPr>
        <w:annotationRef/>
      </w:r>
      <w:r>
        <w:t xml:space="preserve">Inclear. Target? </w:t>
      </w:r>
    </w:p>
  </w:comment>
  <w:comment w:id="88" w:author="Deborah Talmi" w:date="2026-06-30T17:24:00Z" w:initials="DT">
    <w:p w14:paraId="12272D16" w14:textId="77777777" w:rsidR="00EC14C1" w:rsidRDefault="00EC14C1" w:rsidP="00EC14C1">
      <w:pPr>
        <w:pStyle w:val="CommentText"/>
      </w:pPr>
      <w:r>
        <w:rPr>
          <w:rStyle w:val="CommentReference"/>
        </w:rPr>
        <w:annotationRef/>
      </w:r>
      <w:r>
        <w:t>I think we should add something here from the burgess review, about hippocampus vs. not</w:t>
      </w:r>
    </w:p>
  </w:comment>
  <w:comment w:id="95" w:author="Deborah Talmi" w:date="2026-06-30T17:25:00Z" w:initials="DT">
    <w:p w14:paraId="490C93A7" w14:textId="77777777" w:rsidR="00EC14C1" w:rsidRDefault="00EC14C1" w:rsidP="00EC14C1">
      <w:pPr>
        <w:pStyle w:val="CommentText"/>
      </w:pPr>
      <w:r>
        <w:rPr>
          <w:rStyle w:val="CommentReference"/>
        </w:rPr>
        <w:annotationRef/>
      </w:r>
      <w:r>
        <w:t xml:space="preserve">Above you already commit that it does? </w:t>
      </w:r>
    </w:p>
  </w:comment>
  <w:comment w:id="103" w:author="Deborah Talmi" w:date="2026-06-30T17:26:00Z" w:initials="DT">
    <w:p w14:paraId="01762DA1" w14:textId="77777777" w:rsidR="00EC14C1" w:rsidRDefault="00EC14C1" w:rsidP="00EC14C1">
      <w:pPr>
        <w:pStyle w:val="CommentText"/>
      </w:pPr>
      <w:r>
        <w:rPr>
          <w:rStyle w:val="CommentReference"/>
        </w:rPr>
        <w:annotationRef/>
      </w:r>
      <w:r>
        <w:t xml:space="preserve">Weak phrase - suggest sticking to sensory bound representation. </w:t>
      </w:r>
    </w:p>
  </w:comment>
  <w:comment w:id="108" w:author="Deborah Talmi" w:date="2026-06-30T17:28:00Z" w:initials="DT">
    <w:p w14:paraId="57C1B3F9" w14:textId="77777777" w:rsidR="00EC14C1" w:rsidRDefault="00EC14C1" w:rsidP="00EC14C1">
      <w:pPr>
        <w:pStyle w:val="CommentText"/>
      </w:pPr>
      <w:r>
        <w:rPr>
          <w:rStyle w:val="CommentReference"/>
        </w:rPr>
        <w:annotationRef/>
      </w:r>
      <w:r>
        <w:t xml:space="preserve">I think this paragraph can be expanded to make the conceptual point we discussed earlier today. That there could be one representation that can be accessed more/less readily. You could give example from recognition failure of recallable words - it’s about retrieval not storage. </w:t>
      </w:r>
    </w:p>
  </w:comment>
  <w:comment w:id="109" w:author="Deborah Talmi" w:date="2026-06-30T17:29:00Z" w:initials="DT">
    <w:p w14:paraId="36460262" w14:textId="77777777" w:rsidR="00EC14C1" w:rsidRDefault="00EC14C1" w:rsidP="00EC14C1">
      <w:pPr>
        <w:pStyle w:val="CommentText"/>
      </w:pPr>
      <w:r>
        <w:rPr>
          <w:rStyle w:val="CommentReference"/>
        </w:rPr>
        <w:annotationRef/>
      </w:r>
      <w:r>
        <w:t>It’s not clear what this is about. I think  you are specifying details of a simulation, but the ‘account’ is a general thing, perhaps what you write about in the above paragraph. Perhaps - we simulate a study where…. Even more - the specific study of James</w:t>
      </w:r>
    </w:p>
  </w:comment>
  <w:comment w:id="110" w:author="Deborah Talmi" w:date="2026-06-30T17:29:00Z" w:initials="DT">
    <w:p w14:paraId="5B685197" w14:textId="77777777" w:rsidR="000C470F" w:rsidRDefault="000C470F" w:rsidP="000C470F">
      <w:pPr>
        <w:pStyle w:val="CommentText"/>
      </w:pPr>
      <w:r>
        <w:rPr>
          <w:rStyle w:val="CommentReference"/>
        </w:rPr>
        <w:annotationRef/>
      </w:r>
      <w:r>
        <w:t xml:space="preserve">In the next sentence you already foreshadow results. You’ve not yet told people you are doing model simulations. </w:t>
      </w:r>
    </w:p>
  </w:comment>
  <w:comment w:id="111" w:author="Deborah Talmi" w:date="2026-06-30T17:30:00Z" w:initials="DT">
    <w:p w14:paraId="47A63655" w14:textId="77777777" w:rsidR="000C470F" w:rsidRDefault="000C470F" w:rsidP="000C470F">
      <w:pPr>
        <w:pStyle w:val="CommentText"/>
      </w:pPr>
      <w:r>
        <w:rPr>
          <w:rStyle w:val="CommentReference"/>
        </w:rPr>
        <w:annotationRef/>
      </w:r>
      <w:r>
        <w:t xml:space="preserve">When you next say ‘We formalize this retrieval account it’s not clear to me because the above was already from a formal account. </w:t>
      </w:r>
    </w:p>
  </w:comment>
  <w:comment w:id="136" w:author="Deborah Talmi" w:date="2026-06-30T17:33:00Z" w:initials="DT">
    <w:p w14:paraId="481513B1" w14:textId="77777777" w:rsidR="000C470F" w:rsidRDefault="000C470F" w:rsidP="000C470F">
      <w:pPr>
        <w:pStyle w:val="CommentText"/>
      </w:pPr>
      <w:r>
        <w:rPr>
          <w:rStyle w:val="CommentReference"/>
        </w:rPr>
        <w:annotationRef/>
      </w:r>
      <w:r>
        <w:t>This is given - probably not what you meant to say. This paragraph seems the same as the one before last</w:t>
      </w:r>
    </w:p>
  </w:comment>
  <w:comment w:id="154" w:author="Deborah Talmi" w:date="2026-06-30T17:34:00Z" w:initials="DT">
    <w:p w14:paraId="2DD713EB" w14:textId="77777777" w:rsidR="000C470F" w:rsidRDefault="000C470F" w:rsidP="000C470F">
      <w:pPr>
        <w:pStyle w:val="CommentText"/>
      </w:pPr>
      <w:r>
        <w:rPr>
          <w:rStyle w:val="CommentReference"/>
        </w:rPr>
        <w:annotationRef/>
      </w:r>
      <w:r>
        <w:t xml:space="preserve">Maybe remind the reader between what? </w:t>
      </w:r>
    </w:p>
  </w:comment>
  <w:comment w:id="158" w:author="Jordan Gunn" w:date="2026-07-05T18:05:00Z" w:initials="JG">
    <w:p w14:paraId="563045F5" w14:textId="77777777" w:rsidR="00A4128A" w:rsidRDefault="00A4128A" w:rsidP="00A4128A">
      <w:r>
        <w:rPr>
          <w:rStyle w:val="CommentReference"/>
        </w:rPr>
        <w:annotationRef/>
      </w:r>
      <w:r>
        <w:rPr>
          <w:sz w:val="20"/>
          <w:szCs w:val="20"/>
        </w:rPr>
        <w:t>Meeting note: Keep the current quick-read design, but repeat the bracket/parenthesis convention for the selective-reduction vs relative-preservation contrast. Avoid front-facing acronyms such as VIT; use reader-facing measure labels such as “intrusion-like film access” or “lab-based intrusion” where appropriate. Terminology should remain consistent across later figures, but the notes leave open whether model outputs should be called “unguided recall,” “intrusion-like recall,” or something else.</w:t>
      </w:r>
    </w:p>
  </w:comment>
  <w:comment w:id="213" w:author="Deborah Talmi" w:date="2026-06-30T17:39:00Z" w:initials="DT">
    <w:p w14:paraId="3500EC95" w14:textId="77777777" w:rsidR="000C470F" w:rsidRDefault="000C470F" w:rsidP="000C470F">
      <w:pPr>
        <w:pStyle w:val="CommentText"/>
      </w:pPr>
      <w:r>
        <w:rPr>
          <w:rStyle w:val="CommentReference"/>
        </w:rPr>
        <w:annotationRef/>
      </w:r>
      <w:r>
        <w:t xml:space="preserve">Link isn’t clear. Do you mean to say some of the studies are diary measures and some lab intrusions? </w:t>
      </w:r>
    </w:p>
  </w:comment>
  <w:comment w:id="215" w:author="Deborah Talmi" w:date="2026-06-30T17:40:00Z" w:initials="DT">
    <w:p w14:paraId="253FA61D" w14:textId="77777777" w:rsidR="003025C8" w:rsidRDefault="003025C8" w:rsidP="003025C8">
      <w:pPr>
        <w:pStyle w:val="CommentText"/>
      </w:pPr>
      <w:r>
        <w:rPr>
          <w:rStyle w:val="CommentReference"/>
        </w:rPr>
        <w:annotationRef/>
      </w:r>
      <w:r>
        <w:t xml:space="preserve">Way it is measured? </w:t>
      </w:r>
    </w:p>
  </w:comment>
  <w:comment w:id="218" w:author="Deborah Talmi" w:date="2026-06-30T17:41:00Z" w:initials="DT">
    <w:p w14:paraId="4783E75B" w14:textId="77777777" w:rsidR="003025C8" w:rsidRDefault="003025C8" w:rsidP="003025C8">
      <w:pPr>
        <w:pStyle w:val="CommentText"/>
      </w:pPr>
      <w:r>
        <w:rPr>
          <w:rStyle w:val="CommentReference"/>
        </w:rPr>
        <w:annotationRef/>
      </w:r>
      <w:r>
        <w:t>?</w:t>
      </w:r>
    </w:p>
  </w:comment>
  <w:comment w:id="219" w:author="Deborah Talmi" w:date="2026-06-30T17:43:00Z" w:initials="DT">
    <w:p w14:paraId="39925DCA" w14:textId="77777777" w:rsidR="003025C8" w:rsidRDefault="003025C8" w:rsidP="003025C8">
      <w:pPr>
        <w:pStyle w:val="CommentText"/>
      </w:pPr>
      <w:r>
        <w:rPr>
          <w:rStyle w:val="CommentReference"/>
        </w:rPr>
        <w:annotationRef/>
      </w:r>
      <w:r>
        <w:t>Define with this name above to avoid confusion</w:t>
      </w:r>
    </w:p>
  </w:comment>
  <w:comment w:id="239" w:author="Deborah Talmi" w:date="2026-06-30T17:43:00Z" w:initials="DT">
    <w:p w14:paraId="6E3E74C7" w14:textId="77777777" w:rsidR="003025C8" w:rsidRDefault="003025C8" w:rsidP="003025C8">
      <w:pPr>
        <w:pStyle w:val="CommentText"/>
      </w:pPr>
      <w:r>
        <w:rPr>
          <w:rStyle w:val="CommentReference"/>
        </w:rPr>
        <w:annotationRef/>
      </w:r>
      <w:r>
        <w:t xml:space="preserve">You repeat this phrasing above, in sentences I marked as belonging to discussion. But they fit here. So I suggest remove them from above. </w:t>
      </w:r>
    </w:p>
    <w:p w14:paraId="79EB89B6" w14:textId="77777777" w:rsidR="003025C8" w:rsidRDefault="003025C8" w:rsidP="003025C8">
      <w:pPr>
        <w:pStyle w:val="CommentText"/>
      </w:pPr>
    </w:p>
  </w:comment>
  <w:comment w:id="245" w:author="Deborah Talmi" w:date="2026-06-30T17:44:00Z" w:initials="DT">
    <w:p w14:paraId="44991B09" w14:textId="77777777" w:rsidR="003025C8" w:rsidRDefault="003025C8" w:rsidP="003025C8">
      <w:pPr>
        <w:pStyle w:val="CommentText"/>
      </w:pPr>
      <w:r>
        <w:rPr>
          <w:rStyle w:val="CommentReference"/>
        </w:rPr>
        <w:annotationRef/>
      </w:r>
      <w:r>
        <w:t xml:space="preserve">Not introduced as a problem before. Perhaps avoid this here either, just by deleting the phrase. </w:t>
      </w:r>
    </w:p>
  </w:comment>
  <w:comment w:id="247" w:author="Deborah Talmi" w:date="2026-06-30T17:46:00Z" w:initials="DT">
    <w:p w14:paraId="41F85408" w14:textId="77777777" w:rsidR="003025C8" w:rsidRDefault="003025C8" w:rsidP="003025C8">
      <w:pPr>
        <w:pStyle w:val="CommentText"/>
      </w:pPr>
      <w:r>
        <w:rPr>
          <w:rStyle w:val="CommentReference"/>
        </w:rPr>
        <w:annotationRef/>
      </w:r>
      <w:r>
        <w:t>Phrase is unclear</w:t>
      </w:r>
    </w:p>
  </w:comment>
  <w:comment w:id="252" w:author="Deborah Talmi" w:date="2026-06-30T17:47:00Z" w:initials="DT">
    <w:p w14:paraId="613B9147" w14:textId="77777777" w:rsidR="003025C8" w:rsidRDefault="003025C8" w:rsidP="003025C8">
      <w:pPr>
        <w:pStyle w:val="CommentText"/>
      </w:pPr>
      <w:r>
        <w:rPr>
          <w:rStyle w:val="CommentReference"/>
        </w:rPr>
        <w:annotationRef/>
      </w:r>
      <w:r>
        <w:t xml:space="preserve">Nice twist, but ‘influence’ rather than shape the dissociation? </w:t>
      </w:r>
    </w:p>
  </w:comment>
  <w:comment w:id="255" w:author="Deborah Talmi" w:date="2026-06-30T17:48:00Z" w:initials="DT">
    <w:p w14:paraId="1AE85831" w14:textId="77777777" w:rsidR="003025C8" w:rsidRDefault="003025C8" w:rsidP="003025C8">
      <w:pPr>
        <w:pStyle w:val="CommentText"/>
      </w:pPr>
      <w:r>
        <w:rPr>
          <w:rStyle w:val="CommentReference"/>
        </w:rPr>
        <w:annotationRef/>
      </w:r>
      <w:r>
        <w:t>Just realised that it was not defined above</w:t>
      </w:r>
    </w:p>
  </w:comment>
  <w:comment w:id="257" w:author="Deborah Talmi" w:date="2026-06-30T17:49:00Z" w:initials="DT">
    <w:p w14:paraId="27D0580A" w14:textId="77777777" w:rsidR="003025C8" w:rsidRDefault="003025C8" w:rsidP="003025C8">
      <w:pPr>
        <w:pStyle w:val="CommentText"/>
      </w:pPr>
      <w:r>
        <w:rPr>
          <w:rStyle w:val="CommentReference"/>
        </w:rPr>
        <w:annotationRef/>
      </w:r>
      <w:r>
        <w:t>nice</w:t>
      </w:r>
    </w:p>
  </w:comment>
  <w:comment w:id="260" w:author="Deborah Talmi" w:date="2026-06-30T17:49:00Z" w:initials="DT">
    <w:p w14:paraId="15176606" w14:textId="77777777" w:rsidR="00085445" w:rsidRDefault="00085445" w:rsidP="00085445">
      <w:pPr>
        <w:pStyle w:val="CommentText"/>
      </w:pPr>
      <w:r>
        <w:rPr>
          <w:rStyle w:val="CommentReference"/>
        </w:rPr>
        <w:annotationRef/>
      </w:r>
      <w:r>
        <w:t>Maybe add Tommy here</w:t>
      </w:r>
    </w:p>
  </w:comment>
  <w:comment w:id="274" w:author="Deborah Talmi" w:date="2026-06-30T17:52:00Z" w:initials="DT">
    <w:p w14:paraId="405D0F5A" w14:textId="77777777" w:rsidR="00085445" w:rsidRDefault="00085445" w:rsidP="00085445">
      <w:pPr>
        <w:pStyle w:val="CommentText"/>
      </w:pPr>
      <w:r>
        <w:rPr>
          <w:rStyle w:val="CommentReference"/>
        </w:rPr>
        <w:annotationRef/>
      </w:r>
      <w:r>
        <w:t>Should we say here where this came from? These are not standard but they were taken from previous work</w:t>
      </w:r>
    </w:p>
  </w:comment>
  <w:comment w:id="275" w:author="Deborah Talmi" w:date="2026-06-30T17:53:00Z" w:initials="DT">
    <w:p w14:paraId="159563C5" w14:textId="77777777" w:rsidR="00085445" w:rsidRDefault="00085445" w:rsidP="00085445">
      <w:pPr>
        <w:pStyle w:val="CommentText"/>
      </w:pPr>
      <w:r>
        <w:rPr>
          <w:rStyle w:val="CommentReference"/>
        </w:rPr>
        <w:annotationRef/>
      </w:r>
      <w:r>
        <w:t>?</w:t>
      </w:r>
    </w:p>
  </w:comment>
  <w:comment w:id="276" w:author="Deborah Talmi" w:date="2026-06-30T17:53:00Z" w:initials="DT">
    <w:p w14:paraId="2F3B4425" w14:textId="77777777" w:rsidR="00085445" w:rsidRDefault="00085445" w:rsidP="00085445">
      <w:pPr>
        <w:pStyle w:val="CommentText"/>
      </w:pPr>
      <w:r>
        <w:rPr>
          <w:rStyle w:val="CommentReference"/>
        </w:rPr>
        <w:annotationRef/>
      </w:r>
      <w:r>
        <w:t>Move above; you’ve never quite defined it above; you could move to where you mention reminder first</w:t>
      </w:r>
    </w:p>
  </w:comment>
  <w:comment w:id="277" w:author="Deborah Talmi" w:date="2026-06-30T17:53:00Z" w:initials="DT">
    <w:p w14:paraId="439CF0A5" w14:textId="77777777" w:rsidR="00085445" w:rsidRDefault="00085445" w:rsidP="00085445">
      <w:pPr>
        <w:pStyle w:val="CommentText"/>
      </w:pPr>
      <w:r>
        <w:rPr>
          <w:rStyle w:val="CommentReference"/>
        </w:rPr>
        <w:annotationRef/>
      </w:r>
      <w:r>
        <w:t>Move above to first mention</w:t>
      </w:r>
    </w:p>
  </w:comment>
  <w:comment w:id="278" w:author="Deborah Talmi" w:date="2026-06-30T17:54:00Z" w:initials="DT">
    <w:p w14:paraId="2623F8DA" w14:textId="77777777" w:rsidR="00085445" w:rsidRDefault="00085445" w:rsidP="00085445">
      <w:pPr>
        <w:pStyle w:val="CommentText"/>
      </w:pPr>
      <w:r>
        <w:rPr>
          <w:rStyle w:val="CommentReference"/>
        </w:rPr>
        <w:annotationRef/>
      </w:r>
      <w:r>
        <w:t xml:space="preserve">This needs a motivation - why do this? Is it standard.? Clarify more in this paragraph what you do that’s different from standard and where things come from. </w:t>
      </w:r>
    </w:p>
  </w:comment>
  <w:comment w:id="280" w:author="Deborah Talmi" w:date="2026-06-30T17:54:00Z" w:initials="DT">
    <w:p w14:paraId="69F0D0F3" w14:textId="77777777" w:rsidR="00085445" w:rsidRDefault="00085445" w:rsidP="00085445">
      <w:pPr>
        <w:pStyle w:val="CommentText"/>
      </w:pPr>
      <w:r>
        <w:rPr>
          <w:rStyle w:val="CommentReference"/>
        </w:rPr>
        <w:annotationRef/>
      </w:r>
      <w:r>
        <w:t xml:space="preserve">Readers will know this - what are you trying to say? </w:t>
      </w:r>
    </w:p>
  </w:comment>
  <w:comment w:id="304" w:author="Deborah Talmi" w:date="2026-06-30T17:56:00Z" w:initials="DT">
    <w:p w14:paraId="6EA6DB22" w14:textId="77777777" w:rsidR="00085445" w:rsidRDefault="00085445" w:rsidP="00085445">
      <w:pPr>
        <w:pStyle w:val="CommentText"/>
      </w:pPr>
      <w:r>
        <w:rPr>
          <w:rStyle w:val="CommentReference"/>
        </w:rPr>
        <w:annotationRef/>
      </w:r>
      <w:r>
        <w:t>Row 2 and 3 in panel B still look exactly the same to me</w:t>
      </w:r>
    </w:p>
  </w:comment>
  <w:comment w:id="306" w:author="Jordan Gunn" w:date="2026-07-05T19:16:00Z" w:initials="JG">
    <w:p w14:paraId="05DDCB5E" w14:textId="77777777" w:rsidR="00113145" w:rsidRDefault="00113145" w:rsidP="00113145">
      <w:r>
        <w:rPr>
          <w:rStyle w:val="CommentReference"/>
        </w:rPr>
        <w:annotationRef/>
      </w:r>
      <w:r>
        <w:rPr>
          <w:sz w:val="20"/>
          <w:szCs w:val="20"/>
        </w:rPr>
        <w:t>MEETING NOTE:</w:t>
      </w:r>
    </w:p>
    <w:p w14:paraId="28CF8003" w14:textId="77777777" w:rsidR="00113145" w:rsidRDefault="00113145" w:rsidP="00113145">
      <w:r>
        <w:rPr>
          <w:sz w:val="20"/>
          <w:szCs w:val="20"/>
        </w:rPr>
        <w:t>3b</w:t>
      </w:r>
    </w:p>
    <w:p w14:paraId="3B6EB10B" w14:textId="77777777" w:rsidR="00113145" w:rsidRDefault="00113145" w:rsidP="00113145"/>
    <w:p w14:paraId="208ABE44" w14:textId="77777777" w:rsidR="00113145" w:rsidRDefault="00113145" w:rsidP="00113145">
      <w:r>
        <w:rPr>
          <w:sz w:val="20"/>
          <w:szCs w:val="20"/>
        </w:rPr>
        <w:t>Suggestion:</w:t>
      </w:r>
    </w:p>
    <w:p w14:paraId="05B1E89C" w14:textId="77777777" w:rsidR="00113145" w:rsidRDefault="00113145" w:rsidP="00113145">
      <w:r>
        <w:rPr>
          <w:sz w:val="20"/>
          <w:szCs w:val="20"/>
        </w:rPr>
        <w:t>Maybe instead of grey for "film-related context", use blue for block. Blueish?</w:t>
      </w:r>
    </w:p>
    <w:p w14:paraId="15355B1A" w14:textId="77777777" w:rsidR="00113145" w:rsidRDefault="00113145" w:rsidP="00113145">
      <w:r>
        <w:rPr>
          <w:sz w:val="20"/>
          <w:szCs w:val="20"/>
        </w:rPr>
        <w:t>To degree that has more task in them, mroe stripes.</w:t>
      </w:r>
    </w:p>
    <w:p w14:paraId="3AF4B14A" w14:textId="77777777" w:rsidR="00113145" w:rsidRDefault="00113145" w:rsidP="00113145">
      <w:r>
        <w:rPr>
          <w:sz w:val="20"/>
          <w:szCs w:val="20"/>
        </w:rPr>
        <w:t>After encoding, there's a delay.</w:t>
      </w:r>
    </w:p>
    <w:p w14:paraId="58422A3D" w14:textId="77777777" w:rsidR="00113145" w:rsidRDefault="00113145" w:rsidP="00113145">
      <w:r>
        <w:rPr>
          <w:sz w:val="20"/>
          <w:szCs w:val="20"/>
        </w:rPr>
        <w:t>Reminder reinstatement,e cnoding stays same. Reminder makes context more blue.</w:t>
      </w:r>
    </w:p>
    <w:p w14:paraId="7D5B5580" w14:textId="77777777" w:rsidR="00113145" w:rsidRDefault="00113145" w:rsidP="00113145">
      <w:r>
        <w:rPr>
          <w:sz w:val="20"/>
          <w:szCs w:val="20"/>
        </w:rPr>
        <w:t>Problem: meaning of context unclear.</w:t>
      </w:r>
    </w:p>
    <w:p w14:paraId="33EC0C8E" w14:textId="77777777" w:rsidR="00113145" w:rsidRDefault="00113145" w:rsidP="00113145"/>
    <w:p w14:paraId="01AA8393" w14:textId="77777777" w:rsidR="00113145" w:rsidRDefault="00113145" w:rsidP="00113145">
      <w:r>
        <w:rPr>
          <w:sz w:val="20"/>
          <w:szCs w:val="20"/>
        </w:rPr>
        <w:t>Also:</w:t>
      </w:r>
    </w:p>
    <w:p w14:paraId="058645AB" w14:textId="77777777" w:rsidR="00113145" w:rsidRDefault="00113145" w:rsidP="00113145">
      <w:r>
        <w:rPr>
          <w:sz w:val="20"/>
          <w:szCs w:val="20"/>
        </w:rPr>
        <w:t>Strong encoding part is iffy. Not immeidately picked up.</w:t>
      </w:r>
    </w:p>
    <w:p w14:paraId="0B2B6B7F" w14:textId="77777777" w:rsidR="00113145" w:rsidRDefault="00113145" w:rsidP="00113145">
      <w:r>
        <w:rPr>
          <w:sz w:val="20"/>
          <w:szCs w:val="20"/>
        </w:rPr>
        <w:t>Maybe film encoding links should be strong too? They are encoded more strongly, but perhaps a side issue.</w:t>
      </w:r>
    </w:p>
    <w:p w14:paraId="1BC79E5B" w14:textId="77777777" w:rsidR="00113145" w:rsidRDefault="00113145" w:rsidP="00113145">
      <w:r>
        <w:rPr>
          <w:sz w:val="20"/>
          <w:szCs w:val="20"/>
        </w:rPr>
        <w:t>Strong task encoding: make encoding of T1/t2/t3 thicker/bigger. But context remains more orange</w:t>
      </w:r>
    </w:p>
    <w:p w14:paraId="5412D641" w14:textId="77777777" w:rsidR="00113145" w:rsidRDefault="00113145" w:rsidP="00113145"/>
    <w:p w14:paraId="71B25111" w14:textId="77777777" w:rsidR="00113145" w:rsidRDefault="00113145" w:rsidP="00113145">
      <w:r>
        <w:rPr>
          <w:sz w:val="20"/>
          <w:szCs w:val="20"/>
        </w:rPr>
        <w:t>At the top, you don't see where you are encoding the task. (?)</w:t>
      </w:r>
    </w:p>
    <w:p w14:paraId="60DCEC6A" w14:textId="77777777" w:rsidR="00113145" w:rsidRDefault="00113145" w:rsidP="00113145"/>
    <w:p w14:paraId="16668649" w14:textId="77777777" w:rsidR="00113145" w:rsidRDefault="00113145" w:rsidP="00113145">
      <w:r>
        <w:rPr>
          <w:sz w:val="20"/>
          <w:szCs w:val="20"/>
        </w:rPr>
        <w:t>Connection of all this to retrieval is tough. Could need a total figure redesign? Or better connection to 1A?</w:t>
      </w:r>
    </w:p>
    <w:p w14:paraId="34C3EB3B" w14:textId="77777777" w:rsidR="00113145" w:rsidRDefault="00113145" w:rsidP="00113145"/>
  </w:comment>
  <w:comment w:id="315" w:author="Deborah Talmi" w:date="2026-06-30T17:57:00Z" w:initials="DT">
    <w:p w14:paraId="66110D20" w14:textId="77777777" w:rsidR="00085445" w:rsidRDefault="00085445" w:rsidP="00085445">
      <w:pPr>
        <w:pStyle w:val="CommentText"/>
      </w:pPr>
      <w:r>
        <w:rPr>
          <w:rStyle w:val="CommentReference"/>
        </w:rPr>
        <w:annotationRef/>
      </w:r>
      <w:r>
        <w:t xml:space="preserve">It’s not obvious what the shades of boxes are about. I don’t know how to read the figure. Is left to right time? </w:t>
      </w:r>
    </w:p>
  </w:comment>
  <w:comment w:id="329" w:author="Deborah Talmi" w:date="2026-06-30T18:00:00Z" w:initials="DT">
    <w:p w14:paraId="3D164A69" w14:textId="77777777" w:rsidR="00085445" w:rsidRDefault="00085445" w:rsidP="00085445">
      <w:pPr>
        <w:pStyle w:val="CommentText"/>
      </w:pPr>
      <w:r>
        <w:rPr>
          <w:rStyle w:val="CommentReference"/>
        </w:rPr>
        <w:annotationRef/>
      </w:r>
      <w:r>
        <w:t xml:space="preserve">Keep one term: film-related? Film-associated? </w:t>
      </w:r>
    </w:p>
  </w:comment>
  <w:comment w:id="333" w:author="Deborah Talmi" w:date="2026-06-30T17:58:00Z" w:initials="DT">
    <w:p w14:paraId="77A0E8C9" w14:textId="77777777" w:rsidR="00085445" w:rsidRDefault="00085445" w:rsidP="00085445">
      <w:pPr>
        <w:pStyle w:val="CommentText"/>
      </w:pPr>
      <w:r>
        <w:rPr>
          <w:rStyle w:val="CommentReference"/>
        </w:rPr>
        <w:annotationRef/>
      </w:r>
      <w:r>
        <w:t>This doesn’t come across</w:t>
      </w:r>
    </w:p>
  </w:comment>
  <w:comment w:id="335" w:author="Deborah Talmi" w:date="2026-06-30T17:59:00Z" w:initials="DT">
    <w:p w14:paraId="394C45A0" w14:textId="77777777" w:rsidR="00085445" w:rsidRDefault="00085445" w:rsidP="00085445">
      <w:pPr>
        <w:pStyle w:val="CommentText"/>
      </w:pPr>
      <w:r>
        <w:rPr>
          <w:rStyle w:val="CommentReference"/>
        </w:rPr>
        <w:annotationRef/>
      </w:r>
      <w:r>
        <w:t>Move to start of legend? Otherwise cannot understand the rest</w:t>
      </w:r>
    </w:p>
  </w:comment>
  <w:comment w:id="337" w:author="Deborah Talmi" w:date="2026-06-30T17:59:00Z" w:initials="DT">
    <w:p w14:paraId="204062FC" w14:textId="77777777" w:rsidR="00085445" w:rsidRDefault="00085445" w:rsidP="00085445">
      <w:pPr>
        <w:pStyle w:val="CommentText"/>
      </w:pPr>
      <w:r>
        <w:rPr>
          <w:rStyle w:val="CommentReference"/>
        </w:rPr>
        <w:annotationRef/>
      </w:r>
      <w:r>
        <w:t xml:space="preserve">But you say task items are linked to film overlapping context states that are in grey so they are not neutral? </w:t>
      </w:r>
    </w:p>
  </w:comment>
  <w:comment w:id="338" w:author="Deborah Talmi" w:date="2026-06-30T17:58:00Z" w:initials="DT">
    <w:p w14:paraId="7E8A3C05" w14:textId="77777777" w:rsidR="00085445" w:rsidRDefault="00085445" w:rsidP="00085445">
      <w:pPr>
        <w:pStyle w:val="CommentText"/>
      </w:pPr>
      <w:r>
        <w:rPr>
          <w:rStyle w:val="CommentReference"/>
        </w:rPr>
        <w:annotationRef/>
      </w:r>
      <w:r>
        <w:t>?</w:t>
      </w:r>
    </w:p>
  </w:comment>
  <w:comment w:id="344" w:author="Jordan Gunn" w:date="2026-07-05T19:33:00Z" w:initials="JG">
    <w:p w14:paraId="66A3E9EE" w14:textId="77777777" w:rsidR="00113145" w:rsidRDefault="00113145" w:rsidP="00113145">
      <w:r>
        <w:rPr>
          <w:rStyle w:val="CommentReference"/>
        </w:rPr>
        <w:annotationRef/>
      </w:r>
      <w:r>
        <w:rPr>
          <w:sz w:val="20"/>
          <w:szCs w:val="20"/>
        </w:rPr>
        <w:t>MEETING NOTE:</w:t>
      </w:r>
    </w:p>
    <w:p w14:paraId="39522B40" w14:textId="77777777" w:rsidR="00113145" w:rsidRDefault="00113145" w:rsidP="00113145"/>
    <w:p w14:paraId="2051FD49" w14:textId="77777777" w:rsidR="00113145" w:rsidRDefault="00113145" w:rsidP="00113145"/>
    <w:p w14:paraId="046E947E" w14:textId="77777777" w:rsidR="00113145" w:rsidRDefault="00113145" w:rsidP="00113145">
      <w:r>
        <w:rPr>
          <w:sz w:val="20"/>
          <w:szCs w:val="20"/>
        </w:rPr>
        <w:t>A is working well.</w:t>
      </w:r>
    </w:p>
    <w:p w14:paraId="21435761" w14:textId="77777777" w:rsidR="00113145" w:rsidRDefault="00113145" w:rsidP="00113145"/>
    <w:p w14:paraId="2F7BE128" w14:textId="77777777" w:rsidR="00113145" w:rsidRDefault="00113145" w:rsidP="00113145">
      <w:r>
        <w:rPr>
          <w:sz w:val="20"/>
          <w:szCs w:val="20"/>
        </w:rPr>
        <w:t>Main issue: B and C are getting confused. The useful organizing principle may be the timing of when control enters retrieval. Panel B is supposed to show a maintained film goal during sampling / candidate selection, while Panel C is supposed to show what happens after a sampled output updates context, with or without monitoring. Right now B is not obvious at a glance, and the distinction between B and C may need to be made clearer visually or in the panel titles.</w:t>
      </w:r>
    </w:p>
    <w:p w14:paraId="3E7988DC" w14:textId="77777777" w:rsidR="00113145" w:rsidRDefault="00113145" w:rsidP="00113145"/>
    <w:p w14:paraId="578424C8" w14:textId="77777777" w:rsidR="00113145" w:rsidRDefault="00113145" w:rsidP="00113145">
      <w:r>
        <w:rPr>
          <w:sz w:val="20"/>
          <w:szCs w:val="20"/>
        </w:rPr>
        <w:t>**Separate Theory/Literature Comment**</w:t>
      </w:r>
    </w:p>
    <w:p w14:paraId="0383E3BA" w14:textId="77777777" w:rsidR="00113145" w:rsidRDefault="00113145" w:rsidP="00113145"/>
    <w:p w14:paraId="75C40C97" w14:textId="77777777" w:rsidR="00113145" w:rsidRDefault="00113145" w:rsidP="00113145">
      <w:r>
        <w:rPr>
          <w:sz w:val="20"/>
          <w:szCs w:val="20"/>
        </w:rPr>
        <w:t>Possible related theory note:</w:t>
      </w:r>
    </w:p>
    <w:p w14:paraId="7D23FBA1" w14:textId="77777777" w:rsidR="00113145" w:rsidRDefault="00113145" w:rsidP="00113145"/>
    <w:p w14:paraId="50E98D03" w14:textId="77777777" w:rsidR="00113145" w:rsidRDefault="00113145" w:rsidP="00113145">
      <w:r>
        <w:rPr>
          <w:sz w:val="20"/>
          <w:szCs w:val="20"/>
        </w:rPr>
        <w:t>Yonelinas / MDRS may be relevant here, especially the three-component mixture model of recognition memory, recollection rejection, and false familiarity. This may connect to the later recognition/test-format discussion rather than requiring a Figure 4 change. Deborah said she can review the draft on this point; may be tied to how we explain recognition or source discrimination.</w:t>
      </w:r>
    </w:p>
  </w:comment>
  <w:comment w:id="382" w:author="Deborah Talmi" w:date="2026-06-30T18:00:00Z" w:initials="DT">
    <w:p w14:paraId="4E8283CB" w14:textId="77777777" w:rsidR="00085445" w:rsidRDefault="00085445" w:rsidP="00085445">
      <w:pPr>
        <w:pStyle w:val="CommentText"/>
      </w:pPr>
      <w:r>
        <w:rPr>
          <w:rStyle w:val="CommentReference"/>
        </w:rPr>
        <w:annotationRef/>
      </w:r>
      <w:r>
        <w:t>Link missing - what is this about</w:t>
      </w:r>
    </w:p>
  </w:comment>
  <w:comment w:id="2287" w:author="Jordan Gunn" w:date="2026-07-05T19:37:00Z" w:initials="JG">
    <w:p w14:paraId="47788DC7" w14:textId="77777777" w:rsidR="007B25E4" w:rsidRDefault="007B25E4" w:rsidP="007B25E4">
      <w:r>
        <w:rPr>
          <w:rStyle w:val="CommentReference"/>
        </w:rPr>
        <w:annotationRef/>
      </w:r>
      <w:r>
        <w:rPr>
          <w:sz w:val="20"/>
          <w:szCs w:val="20"/>
        </w:rPr>
        <w:t>MEETING NOTE:</w:t>
      </w:r>
    </w:p>
    <w:p w14:paraId="76E3E32E" w14:textId="77777777" w:rsidR="007B25E4" w:rsidRDefault="007B25E4" w:rsidP="007B25E4"/>
    <w:p w14:paraId="1F8F5E63" w14:textId="77777777" w:rsidR="007B25E4" w:rsidRDefault="007B25E4" w:rsidP="007B25E4">
      <w:r>
        <w:rPr>
          <w:sz w:val="20"/>
          <w:szCs w:val="20"/>
        </w:rPr>
        <w:t>I’d parse Figure 5 as mostly **clear visually**, with the feedback aimed at labels and the interpretation the labels imply.</w:t>
      </w:r>
    </w:p>
    <w:p w14:paraId="5A24CD69" w14:textId="77777777" w:rsidR="007B25E4" w:rsidRDefault="007B25E4" w:rsidP="007B25E4"/>
    <w:p w14:paraId="50E91FFE" w14:textId="77777777" w:rsidR="007B25E4" w:rsidRDefault="007B25E4" w:rsidP="007B25E4">
      <w:r>
        <w:rPr>
          <w:sz w:val="20"/>
          <w:szCs w:val="20"/>
        </w:rPr>
        <w:t>Suggested Word comment:</w:t>
      </w:r>
    </w:p>
    <w:p w14:paraId="1A7D2DDD" w14:textId="77777777" w:rsidR="007B25E4" w:rsidRDefault="007B25E4" w:rsidP="007B25E4"/>
    <w:p w14:paraId="4F5541EA" w14:textId="77777777" w:rsidR="007B25E4" w:rsidRDefault="007B25E4" w:rsidP="007B25E4">
      <w:r>
        <w:rPr>
          <w:sz w:val="20"/>
          <w:szCs w:val="20"/>
        </w:rPr>
        <w:t>Figure 5</w:t>
      </w:r>
    </w:p>
    <w:p w14:paraId="14CE848E" w14:textId="77777777" w:rsidR="007B25E4" w:rsidRDefault="007B25E4" w:rsidP="007B25E4"/>
    <w:p w14:paraId="51BFE732" w14:textId="77777777" w:rsidR="007B25E4" w:rsidRDefault="007B25E4" w:rsidP="007B25E4">
      <w:r>
        <w:rPr>
          <w:sz w:val="20"/>
          <w:szCs w:val="20"/>
        </w:rPr>
        <w:t>This figure is clear overall. Main issue is terminology/interpretation. I may not want to call the task manipulation “stronger encoding,” or at least not without being careful, because the rationale can sound like “Tetris works because it is more engaging,” and a pub quiz or other comparison task could also be engaging. “Strong” and “weak” may be a useful noncommittal placeholder, but I should check Emily’s preferred wording or treat this as a Discussion point. Also need consistent terminology across figures: should this be “intrusions” / “intrusion-like recall” / “intrusion-like film access” rather than “unguided recall”? Not settled here, but don’t let different figures drift into different terms. Avoid “endpoint” language. Also make clearer that the contribution is identifying retrieval-control mechanisms in CMR, not just showing a strong-vs-weak task encoding manipulation.</w:t>
      </w:r>
    </w:p>
    <w:p w14:paraId="4A153810" w14:textId="77777777" w:rsidR="007B25E4" w:rsidRDefault="007B25E4" w:rsidP="007B25E4"/>
    <w:p w14:paraId="7A668818" w14:textId="77777777" w:rsidR="007B25E4" w:rsidRDefault="007B25E4" w:rsidP="007B25E4">
      <w:r>
        <w:rPr>
          <w:sz w:val="20"/>
          <w:szCs w:val="20"/>
        </w:rPr>
        <w:t>Broader-context note: the Figure 6 note says “Maybe put this in Figure 5” and “a bit of redundancy,” so Figure 5 and Figure 6 may need to be considered together. Figure 5 is the clear top-line Simulation 1 result; Figure 6 may be a mechanistic/position-level follow-up that could either stay separate or be partially merged if the package feels redundant.</w:t>
      </w:r>
    </w:p>
  </w:comment>
  <w:comment w:id="2427" w:author="Jordan Gunn" w:date="2026-07-05T20:00:00Z" w:initials="JG">
    <w:p w14:paraId="59F77AC8" w14:textId="77777777" w:rsidR="00090A7A" w:rsidRDefault="00090A7A" w:rsidP="00090A7A">
      <w:r>
        <w:rPr>
          <w:rStyle w:val="CommentReference"/>
        </w:rPr>
        <w:annotationRef/>
      </w:r>
      <w:r>
        <w:rPr>
          <w:sz w:val="20"/>
          <w:szCs w:val="20"/>
        </w:rPr>
        <w:t>MEETING NOTE:</w:t>
      </w:r>
    </w:p>
    <w:p w14:paraId="062E391B" w14:textId="77777777" w:rsidR="00090A7A" w:rsidRDefault="00090A7A" w:rsidP="00090A7A"/>
    <w:p w14:paraId="0DA8F863" w14:textId="77777777" w:rsidR="00090A7A" w:rsidRDefault="00090A7A" w:rsidP="00090A7A">
      <w:r>
        <w:rPr>
          <w:sz w:val="20"/>
          <w:szCs w:val="20"/>
        </w:rPr>
        <w:t>Consider putting this together with Figure 5, since the two figures seem to tell one Simulation 1 story: Figure 5 shows the top-line recall sequences / film-output result, and Figure 6 shows the position-resolved redistribution behind it. Either way, unify the color/labeling conventions with Figure 5 and the surrounding figures. Repeat the bracket/annotation convention for “selective reduction” versus “relative preservation” where relevant, so the visual logic is consistent across the package.</w:t>
      </w:r>
    </w:p>
  </w:comment>
  <w:comment w:id="2444" w:author="Jordan Gunn" w:date="2026-07-05T20:02:00Z" w:initials="JG">
    <w:p w14:paraId="223A1E33" w14:textId="77777777" w:rsidR="00090A7A" w:rsidRDefault="00090A7A" w:rsidP="00090A7A">
      <w:r>
        <w:rPr>
          <w:rStyle w:val="CommentReference"/>
        </w:rPr>
        <w:annotationRef/>
      </w:r>
      <w:r>
        <w:rPr>
          <w:sz w:val="20"/>
          <w:szCs w:val="20"/>
        </w:rPr>
        <w:t>MEETING NOTE</w:t>
      </w:r>
    </w:p>
    <w:p w14:paraId="2AA54CD7" w14:textId="77777777" w:rsidR="00090A7A" w:rsidRDefault="00090A7A" w:rsidP="00090A7A"/>
    <w:p w14:paraId="177E05FE" w14:textId="77777777" w:rsidR="00090A7A" w:rsidRDefault="00090A7A" w:rsidP="00090A7A">
      <w:r>
        <w:rPr>
          <w:sz w:val="20"/>
          <w:szCs w:val="20"/>
        </w:rPr>
        <w:t>This figure may not be needed in the main text. Panel A might be unnecessary, and Panel B may not add enough beyond the surrounding Simulation 1 figures. Consider moving it to the supplement or keeping it on the bench for now. The question is whether this context-overlap diagnostic is essential for the reader’s understanding of the main Simulation 1 story, or whether Figure 5/6 already carry the point well enough.</w:t>
      </w:r>
    </w:p>
  </w:comment>
  <w:comment w:id="2528" w:author="Jordan Gunn" w:date="2026-07-05T20:15:00Z" w:initials="JG">
    <w:p w14:paraId="13DC76E5" w14:textId="77777777" w:rsidR="00B1267B" w:rsidRDefault="00B1267B" w:rsidP="00B1267B">
      <w:pPr>
        <w:rPr>
          <w:sz w:val="20"/>
          <w:szCs w:val="20"/>
        </w:rPr>
      </w:pPr>
      <w:r>
        <w:rPr>
          <w:rStyle w:val="CommentReference"/>
        </w:rPr>
        <w:annotationRef/>
      </w:r>
    </w:p>
    <w:p w14:paraId="0BC9F6FA" w14:textId="77777777" w:rsidR="00B1267B" w:rsidRDefault="00B1267B" w:rsidP="00B1267B">
      <w:r>
        <w:rPr>
          <w:sz w:val="20"/>
          <w:szCs w:val="20"/>
        </w:rPr>
        <w:t>MEETING NOTE</w:t>
      </w:r>
    </w:p>
    <w:p w14:paraId="5E1488BE" w14:textId="77777777" w:rsidR="00B1267B" w:rsidRDefault="00B1267B" w:rsidP="00B1267B"/>
    <w:p w14:paraId="259E4821" w14:textId="77777777" w:rsidR="00B1267B" w:rsidRDefault="00B1267B" w:rsidP="00B1267B">
      <w:r>
        <w:rPr>
          <w:sz w:val="20"/>
          <w:szCs w:val="20"/>
        </w:rPr>
        <w:t>Repeat the bracket/annotation convention used for the selective-interference contrast: make the “selective reduction” in unguided/intrusion-like film access and the “relative preservation” in deliberate film recall visually explicit. This should match the bracket language/style used in the earlier schematic or empirical figures so readers can recognize the same contrast across the figure package.</w:t>
      </w:r>
    </w:p>
  </w:comment>
  <w:comment w:id="2546" w:author="Deborah Talmi" w:date="2026-07-02T19:42:00Z" w:initials="DT">
    <w:p w14:paraId="01295467" w14:textId="77777777" w:rsidR="007E0EE0" w:rsidRDefault="00000000" w:rsidP="00D72BD0">
      <w:pPr>
        <w:pStyle w:val="CommentText"/>
      </w:pPr>
      <w:r>
        <w:rPr>
          <w:rStyle w:val="CommentReference"/>
        </w:rPr>
        <w:annotationRef/>
      </w:r>
      <w:r>
        <w:t>Introduce as either a conclusion, interpretation, or finding</w:t>
      </w:r>
    </w:p>
  </w:comment>
  <w:comment w:id="2553" w:author="Jordan Gunn" w:date="2026-07-05T20:29:00Z" w:initials="JG">
    <w:p w14:paraId="38FAD6D1" w14:textId="77777777" w:rsidR="00B1267B" w:rsidRDefault="00B1267B" w:rsidP="00B1267B">
      <w:r>
        <w:rPr>
          <w:rStyle w:val="CommentReference"/>
        </w:rPr>
        <w:annotationRef/>
      </w:r>
      <w:r>
        <w:rPr>
          <w:sz w:val="20"/>
          <w:szCs w:val="20"/>
        </w:rPr>
        <w:t>MEETING NOTE:</w:t>
      </w:r>
    </w:p>
    <w:p w14:paraId="0A0FECFE" w14:textId="77777777" w:rsidR="00B1267B" w:rsidRDefault="00B1267B" w:rsidP="00B1267B"/>
    <w:p w14:paraId="4F54CCAB" w14:textId="77777777" w:rsidR="00B1267B" w:rsidRDefault="00B1267B" w:rsidP="00B1267B">
      <w:r>
        <w:rPr>
          <w:sz w:val="20"/>
          <w:szCs w:val="20"/>
        </w:rPr>
        <w:t>Not immediately clear yet. Avoid “endpoint” language in the title/caption; it does not help the reader. The figure should guide the reader to the general point: compare the two bars within each control setting to see which control settings reduce the loss from the low-interference condition to the reminder-plus-strong-task condition. “Unguided” may be better than “intrusion-like” here because this is a model retrieval condition, but the manuscript needs to bring the reader along so the connection to intrusion-like access remains clear.</w:t>
      </w:r>
    </w:p>
  </w:comment>
  <w:comment w:id="2571" w:author="Deborah Talmi" w:date="2026-07-02T19:37:00Z" w:initials="DT">
    <w:p w14:paraId="3DD06EC4" w14:textId="77777777" w:rsidR="007E0EE0" w:rsidRDefault="00000000" w:rsidP="00826B58">
      <w:pPr>
        <w:pStyle w:val="CommentText"/>
      </w:pPr>
      <w:r>
        <w:rPr>
          <w:rStyle w:val="CommentReference"/>
        </w:rPr>
        <w:annotationRef/>
      </w:r>
      <w:r>
        <w:t xml:space="preserve">What’s an endpoint? </w:t>
      </w:r>
    </w:p>
  </w:comment>
  <w:comment w:id="2580" w:author="Deborah Talmi" w:date="2026-07-02T19:53:00Z" w:initials="DT">
    <w:p w14:paraId="421C7C68" w14:textId="77777777" w:rsidR="007E0EE0" w:rsidRDefault="00000000" w:rsidP="007F3FF9">
      <w:pPr>
        <w:pStyle w:val="CommentText"/>
      </w:pPr>
      <w:r>
        <w:rPr>
          <w:rStyle w:val="CommentReference"/>
        </w:rPr>
        <w:annotationRef/>
      </w:r>
      <w:r>
        <w:t>The figure talks about film context retrieval cues, so in a way the sentence becomes tautological</w:t>
      </w:r>
    </w:p>
  </w:comment>
  <w:comment w:id="2586" w:author="Jordan Gunn" w:date="2026-07-05T20:42:00Z" w:initials="JG">
    <w:p w14:paraId="5231E233" w14:textId="77777777" w:rsidR="0072228E" w:rsidRDefault="0072228E" w:rsidP="0072228E">
      <w:r>
        <w:rPr>
          <w:rStyle w:val="CommentReference"/>
        </w:rPr>
        <w:annotationRef/>
      </w:r>
      <w:r>
        <w:rPr>
          <w:sz w:val="20"/>
          <w:szCs w:val="20"/>
        </w:rPr>
        <w:t>MEETING NOTE:</w:t>
      </w:r>
    </w:p>
    <w:p w14:paraId="5EBF9837" w14:textId="77777777" w:rsidR="0072228E" w:rsidRDefault="0072228E" w:rsidP="0072228E"/>
    <w:p w14:paraId="0717E72B" w14:textId="77777777" w:rsidR="0072228E" w:rsidRDefault="0072228E" w:rsidP="0072228E">
      <w:r>
        <w:rPr>
          <w:sz w:val="20"/>
          <w:szCs w:val="20"/>
        </w:rPr>
        <w:t>This figure needs more guidance if it stays in the main sequence. The main story may already be told in Figure 8/9, so make clear what Figure 10 adds. It is odd at first glance that adding additional control mechanisms sometimes produces reduced recall after interference, so the figure needs to be consistent with the Figure 4 account of what each control mechanism does and when it enters retrieval. Another possible tactic is to show separately that some mechanisms improve film recall overall but do not protect against the reminder-linked task effect. Consider using brackets/arrows to connect the relevant comparisons back to Figure 8 and guide the reader through the intended contrast.</w:t>
      </w:r>
    </w:p>
  </w:comment>
  <w:comment w:id="2589" w:author="Deborah Talmi" w:date="2026-07-02T19:53:00Z" w:initials="DT">
    <w:p w14:paraId="2A913080" w14:textId="77777777" w:rsidR="007E0EE0" w:rsidRDefault="00000000" w:rsidP="007F3FF9">
      <w:pPr>
        <w:pStyle w:val="CommentText"/>
      </w:pPr>
      <w:r>
        <w:rPr>
          <w:rStyle w:val="CommentReference"/>
        </w:rPr>
        <w:annotationRef/>
      </w:r>
      <w:r>
        <w:t>?</w:t>
      </w:r>
    </w:p>
  </w:comment>
  <w:comment w:id="2604" w:author="Deborah Talmi" w:date="2026-07-02T19:55:00Z" w:initials="DT">
    <w:p w14:paraId="788C408E" w14:textId="77777777" w:rsidR="007E0EE0" w:rsidRDefault="00000000" w:rsidP="007F3FF9">
      <w:pPr>
        <w:pStyle w:val="CommentText"/>
      </w:pPr>
      <w:r>
        <w:rPr>
          <w:rStyle w:val="CommentReference"/>
        </w:rPr>
        <w:annotationRef/>
      </w:r>
      <w:r>
        <w:t xml:space="preserve">This isn’t clear, it sounds like you are not depicting the same quantities in left and right. Because you title panel b as a single condition it also doesn’t read like a manipulation. </w:t>
      </w:r>
    </w:p>
  </w:comment>
  <w:comment w:id="2625" w:author="Jordan Gunn" w:date="2026-07-05T21:07:00Z" w:initials="JG">
    <w:p w14:paraId="21C869C1" w14:textId="77777777" w:rsidR="00C53C3B" w:rsidRDefault="00C53C3B" w:rsidP="00C53C3B">
      <w:r>
        <w:rPr>
          <w:rStyle w:val="CommentReference"/>
        </w:rPr>
        <w:annotationRef/>
      </w:r>
      <w:r>
        <w:rPr>
          <w:sz w:val="20"/>
          <w:szCs w:val="20"/>
        </w:rPr>
        <w:t>MEETING NOTE:</w:t>
      </w:r>
    </w:p>
    <w:p w14:paraId="208DD7EC" w14:textId="77777777" w:rsidR="00C53C3B" w:rsidRDefault="00C53C3B" w:rsidP="00C53C3B"/>
    <w:p w14:paraId="361DA5D2" w14:textId="77777777" w:rsidR="00C53C3B" w:rsidRDefault="00C53C3B" w:rsidP="00C53C3B">
      <w:r>
        <w:rPr>
          <w:sz w:val="20"/>
          <w:szCs w:val="20"/>
        </w:rPr>
        <w:t>Consider deleting, combining with the previous overlap/control material, or moving to the supplement. People may already understand the main start-context point from the earlier figures, so this may be more detail than the main text needs. If kept, the figure should probably be used to identify a prediction, not just to explain the mechanism again. Broad goal for follow-up figures: make clear what new prediction or boundary condition each one adds.</w:t>
      </w:r>
    </w:p>
  </w:comment>
  <w:comment w:id="2661" w:author="Deborah Talmi" w:date="2026-07-02T20:01:00Z" w:initials="DT">
    <w:p w14:paraId="51AF25BF" w14:textId="77777777" w:rsidR="007E0EE0" w:rsidRDefault="00000000" w:rsidP="00125579">
      <w:pPr>
        <w:pStyle w:val="CommentText"/>
      </w:pPr>
      <w:r>
        <w:rPr>
          <w:rStyle w:val="CommentReference"/>
        </w:rPr>
        <w:annotationRef/>
      </w:r>
      <w:r>
        <w:t xml:space="preserve">I suppose they are pretty partial. They presumably don’t yet simulate bias and noise distributions and a bunch of other metrics. </w:t>
      </w:r>
    </w:p>
  </w:comment>
  <w:comment w:id="2662" w:author="Deborah Talmi" w:date="2026-07-02T20:01:00Z" w:initials="DT">
    <w:p w14:paraId="570365D1" w14:textId="77777777" w:rsidR="007E0EE0" w:rsidRDefault="00000000" w:rsidP="00125579">
      <w:pPr>
        <w:pStyle w:val="CommentText"/>
      </w:pPr>
      <w:r>
        <w:rPr>
          <w:rStyle w:val="CommentReference"/>
        </w:rPr>
        <w:annotationRef/>
      </w:r>
      <w:r>
        <w:t>?</w:t>
      </w:r>
    </w:p>
  </w:comment>
  <w:comment w:id="2663" w:author="Deborah Talmi" w:date="2026-07-02T20:04:00Z" w:initials="DT">
    <w:p w14:paraId="02F0F7FF" w14:textId="77777777" w:rsidR="007E0EE0" w:rsidRDefault="00000000" w:rsidP="00125579">
      <w:pPr>
        <w:pStyle w:val="CommentText"/>
      </w:pPr>
      <w:r>
        <w:rPr>
          <w:rStyle w:val="CommentReference"/>
        </w:rPr>
        <w:annotationRef/>
      </w:r>
      <w:r>
        <w:t xml:space="preserve">Not sure how to read this - changes as a verb? </w:t>
      </w:r>
    </w:p>
  </w:comment>
  <w:comment w:id="2669" w:author="Jordan Gunn" w:date="2026-07-05T21:15:00Z" w:initials="JG">
    <w:p w14:paraId="0BE07EA8" w14:textId="77777777" w:rsidR="00C53C3B" w:rsidRDefault="00C53C3B" w:rsidP="00C53C3B">
      <w:r>
        <w:rPr>
          <w:rStyle w:val="CommentReference"/>
        </w:rPr>
        <w:annotationRef/>
      </w:r>
      <w:r>
        <w:rPr>
          <w:sz w:val="20"/>
          <w:szCs w:val="20"/>
        </w:rPr>
        <w:t>MEETING NOTE:</w:t>
      </w:r>
    </w:p>
    <w:p w14:paraId="3E679892" w14:textId="77777777" w:rsidR="00C53C3B" w:rsidRDefault="00C53C3B" w:rsidP="00C53C3B"/>
    <w:p w14:paraId="61E7BF8B" w14:textId="77777777" w:rsidR="00C53C3B" w:rsidRDefault="00C53C3B" w:rsidP="00C53C3B">
      <w:r>
        <w:rPr>
          <w:sz w:val="20"/>
          <w:szCs w:val="20"/>
        </w:rPr>
        <w:t>Paper design issue rather than only a figure-edit issue. We discussed three options: Rik’s idea was to do the recognition figure earlier; my idea was possibly not to have a full recognition section and instead use only a schematic figure; Deborah’s idea was to reorganize the simulations as Simulation 1 = unguided, Simulation 2 = recognition, Simulation 3 = control. Likely go with Deborah’s idea. If so, recognition should come before the control-mechanism section, not after it. Also check whether all recognition schematic panels are needed: Figure 3A may already show context reinstatement versus cueing candidates, so Figure 13A may not need to repeat that, and Panel C may be unnecessary.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464A75A" w15:done="0"/>
  <w15:commentEx w15:paraId="5AE90084" w15:done="0"/>
  <w15:commentEx w15:paraId="5EE77E6F" w15:done="0"/>
  <w15:commentEx w15:paraId="757DC4A3" w15:done="0"/>
  <w15:commentEx w15:paraId="21E06281" w15:done="0"/>
  <w15:commentEx w15:paraId="163FDB82" w15:done="0"/>
  <w15:commentEx w15:paraId="12272D16" w15:done="0"/>
  <w15:commentEx w15:paraId="490C93A7" w15:done="0"/>
  <w15:commentEx w15:paraId="01762DA1" w15:done="0"/>
  <w15:commentEx w15:paraId="57C1B3F9" w15:done="0"/>
  <w15:commentEx w15:paraId="36460262" w15:done="0"/>
  <w15:commentEx w15:paraId="5B685197" w15:paraIdParent="36460262" w15:done="0"/>
  <w15:commentEx w15:paraId="47A63655" w15:paraIdParent="36460262" w15:done="0"/>
  <w15:commentEx w15:paraId="481513B1" w15:done="0"/>
  <w15:commentEx w15:paraId="2DD713EB" w15:done="0"/>
  <w15:commentEx w15:paraId="563045F5" w15:done="0"/>
  <w15:commentEx w15:paraId="3500EC95" w15:done="0"/>
  <w15:commentEx w15:paraId="253FA61D" w15:done="0"/>
  <w15:commentEx w15:paraId="4783E75B" w15:done="0"/>
  <w15:commentEx w15:paraId="39925DCA" w15:done="0"/>
  <w15:commentEx w15:paraId="79EB89B6" w15:done="0"/>
  <w15:commentEx w15:paraId="44991B09" w15:done="0"/>
  <w15:commentEx w15:paraId="41F85408" w15:done="0"/>
  <w15:commentEx w15:paraId="613B9147" w15:done="0"/>
  <w15:commentEx w15:paraId="1AE85831" w15:done="0"/>
  <w15:commentEx w15:paraId="27D0580A" w15:done="0"/>
  <w15:commentEx w15:paraId="15176606" w15:done="0"/>
  <w15:commentEx w15:paraId="405D0F5A" w15:done="0"/>
  <w15:commentEx w15:paraId="159563C5" w15:done="0"/>
  <w15:commentEx w15:paraId="2F3B4425" w15:done="0"/>
  <w15:commentEx w15:paraId="439CF0A5" w15:done="0"/>
  <w15:commentEx w15:paraId="2623F8DA" w15:done="0"/>
  <w15:commentEx w15:paraId="69F0D0F3" w15:done="0"/>
  <w15:commentEx w15:paraId="6EA6DB22" w15:done="0"/>
  <w15:commentEx w15:paraId="34C3EB3B" w15:done="0"/>
  <w15:commentEx w15:paraId="66110D20" w15:done="0"/>
  <w15:commentEx w15:paraId="3D164A69" w15:done="0"/>
  <w15:commentEx w15:paraId="77A0E8C9" w15:done="0"/>
  <w15:commentEx w15:paraId="394C45A0" w15:done="0"/>
  <w15:commentEx w15:paraId="204062FC" w15:done="0"/>
  <w15:commentEx w15:paraId="7E8A3C05" w15:done="0"/>
  <w15:commentEx w15:paraId="50E98D03" w15:done="0"/>
  <w15:commentEx w15:paraId="4E8283CB" w15:done="0"/>
  <w15:commentEx w15:paraId="7A668818" w15:done="0"/>
  <w15:commentEx w15:paraId="0DA8F863" w15:done="0"/>
  <w15:commentEx w15:paraId="177E05FE" w15:done="0"/>
  <w15:commentEx w15:paraId="259E4821" w15:done="0"/>
  <w15:commentEx w15:paraId="01295467" w15:done="0"/>
  <w15:commentEx w15:paraId="4F54CCAB" w15:done="0"/>
  <w15:commentEx w15:paraId="3DD06EC4" w15:done="0"/>
  <w15:commentEx w15:paraId="421C7C68" w15:done="0"/>
  <w15:commentEx w15:paraId="0717E72B" w15:done="0"/>
  <w15:commentEx w15:paraId="2A913080" w15:done="0"/>
  <w15:commentEx w15:paraId="788C408E" w15:done="0"/>
  <w15:commentEx w15:paraId="361DA5D2" w15:done="0"/>
  <w15:commentEx w15:paraId="51AF25BF" w15:done="0"/>
  <w15:commentEx w15:paraId="570365D1" w15:done="0"/>
  <w15:commentEx w15:paraId="02F0F7FF" w15:done="0"/>
  <w15:commentEx w15:paraId="61E7BF8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6741A88" w16cex:dateUtc="2026-07-05T17:05:00Z"/>
  <w16cex:commentExtensible w16cex:durableId="7D7B10F8" w16cex:dateUtc="2026-07-05T18:16:00Z"/>
  <w16cex:commentExtensible w16cex:durableId="3D1DEB93" w16cex:dateUtc="2026-07-05T18:33:00Z"/>
  <w16cex:commentExtensible w16cex:durableId="5BED56DB" w16cex:dateUtc="2026-07-05T18:37:00Z"/>
  <w16cex:commentExtensible w16cex:durableId="4F225505" w16cex:dateUtc="2026-07-05T19:00:00Z"/>
  <w16cex:commentExtensible w16cex:durableId="7C5319A4" w16cex:dateUtc="2026-07-05T19:02:00Z"/>
  <w16cex:commentExtensible w16cex:durableId="10FE7CA9" w16cex:dateUtc="2026-07-05T19:15:00Z"/>
  <w16cex:commentExtensible w16cex:durableId="63D045BA" w16cex:dateUtc="2026-07-05T19:29:00Z"/>
  <w16cex:commentExtensible w16cex:durableId="044EB840" w16cex:dateUtc="2026-07-05T19:42:00Z"/>
  <w16cex:commentExtensible w16cex:durableId="44D0807E" w16cex:dateUtc="2026-07-05T20:07:00Z"/>
  <w16cex:commentExtensible w16cex:durableId="5C56C6BB" w16cex:dateUtc="2026-07-05T20: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464A75A" w16cid:durableId="76EE3949"/>
  <w16cid:commentId w16cid:paraId="5AE90084" w16cid:durableId="21C52809"/>
  <w16cid:commentId w16cid:paraId="5EE77E6F" w16cid:durableId="5FF2AEE0"/>
  <w16cid:commentId w16cid:paraId="757DC4A3" w16cid:durableId="027F7493"/>
  <w16cid:commentId w16cid:paraId="21E06281" w16cid:durableId="022E8A90"/>
  <w16cid:commentId w16cid:paraId="163FDB82" w16cid:durableId="7B20455B"/>
  <w16cid:commentId w16cid:paraId="12272D16" w16cid:durableId="6B53D91F"/>
  <w16cid:commentId w16cid:paraId="490C93A7" w16cid:durableId="76007C71"/>
  <w16cid:commentId w16cid:paraId="01762DA1" w16cid:durableId="5A34DA92"/>
  <w16cid:commentId w16cid:paraId="57C1B3F9" w16cid:durableId="68619074"/>
  <w16cid:commentId w16cid:paraId="36460262" w16cid:durableId="735D43BD"/>
  <w16cid:commentId w16cid:paraId="5B685197" w16cid:durableId="698BFD1A"/>
  <w16cid:commentId w16cid:paraId="47A63655" w16cid:durableId="6E4661BF"/>
  <w16cid:commentId w16cid:paraId="481513B1" w16cid:durableId="09DFF98C"/>
  <w16cid:commentId w16cid:paraId="2DD713EB" w16cid:durableId="4A52C014"/>
  <w16cid:commentId w16cid:paraId="563045F5" w16cid:durableId="56741A88"/>
  <w16cid:commentId w16cid:paraId="3500EC95" w16cid:durableId="052E7820"/>
  <w16cid:commentId w16cid:paraId="253FA61D" w16cid:durableId="194A4567"/>
  <w16cid:commentId w16cid:paraId="4783E75B" w16cid:durableId="766964AA"/>
  <w16cid:commentId w16cid:paraId="39925DCA" w16cid:durableId="60CDFB5F"/>
  <w16cid:commentId w16cid:paraId="79EB89B6" w16cid:durableId="24EB302E"/>
  <w16cid:commentId w16cid:paraId="44991B09" w16cid:durableId="56525789"/>
  <w16cid:commentId w16cid:paraId="41F85408" w16cid:durableId="29FC51BB"/>
  <w16cid:commentId w16cid:paraId="613B9147" w16cid:durableId="2855939F"/>
  <w16cid:commentId w16cid:paraId="1AE85831" w16cid:durableId="7E9FF039"/>
  <w16cid:commentId w16cid:paraId="27D0580A" w16cid:durableId="0FA321D4"/>
  <w16cid:commentId w16cid:paraId="15176606" w16cid:durableId="518A4543"/>
  <w16cid:commentId w16cid:paraId="405D0F5A" w16cid:durableId="47618EC5"/>
  <w16cid:commentId w16cid:paraId="159563C5" w16cid:durableId="1E48907E"/>
  <w16cid:commentId w16cid:paraId="2F3B4425" w16cid:durableId="6C91EB4D"/>
  <w16cid:commentId w16cid:paraId="439CF0A5" w16cid:durableId="3202E384"/>
  <w16cid:commentId w16cid:paraId="2623F8DA" w16cid:durableId="7ADBA222"/>
  <w16cid:commentId w16cid:paraId="69F0D0F3" w16cid:durableId="2B85D327"/>
  <w16cid:commentId w16cid:paraId="6EA6DB22" w16cid:durableId="7267A8D9"/>
  <w16cid:commentId w16cid:paraId="34C3EB3B" w16cid:durableId="7D7B10F8"/>
  <w16cid:commentId w16cid:paraId="66110D20" w16cid:durableId="21068EC0"/>
  <w16cid:commentId w16cid:paraId="3D164A69" w16cid:durableId="39925AA1"/>
  <w16cid:commentId w16cid:paraId="77A0E8C9" w16cid:durableId="7EF921F6"/>
  <w16cid:commentId w16cid:paraId="394C45A0" w16cid:durableId="1FD5D5A7"/>
  <w16cid:commentId w16cid:paraId="204062FC" w16cid:durableId="5D9FFD8B"/>
  <w16cid:commentId w16cid:paraId="7E8A3C05" w16cid:durableId="04B1BD90"/>
  <w16cid:commentId w16cid:paraId="50E98D03" w16cid:durableId="3D1DEB93"/>
  <w16cid:commentId w16cid:paraId="4E8283CB" w16cid:durableId="7C0AAE32"/>
  <w16cid:commentId w16cid:paraId="7A668818" w16cid:durableId="5BED56DB"/>
  <w16cid:commentId w16cid:paraId="0DA8F863" w16cid:durableId="4F225505"/>
  <w16cid:commentId w16cid:paraId="177E05FE" w16cid:durableId="7C5319A4"/>
  <w16cid:commentId w16cid:paraId="259E4821" w16cid:durableId="10FE7CA9"/>
  <w16cid:commentId w16cid:paraId="01295467" w16cid:durableId="1E9AD0E1"/>
  <w16cid:commentId w16cid:paraId="4F54CCAB" w16cid:durableId="63D045BA"/>
  <w16cid:commentId w16cid:paraId="3DD06EC4" w16cid:durableId="6055F997"/>
  <w16cid:commentId w16cid:paraId="421C7C68" w16cid:durableId="03F28C48"/>
  <w16cid:commentId w16cid:paraId="0717E72B" w16cid:durableId="044EB840"/>
  <w16cid:commentId w16cid:paraId="2A913080" w16cid:durableId="316995F0"/>
  <w16cid:commentId w16cid:paraId="788C408E" w16cid:durableId="1017B5B1"/>
  <w16cid:commentId w16cid:paraId="361DA5D2" w16cid:durableId="44D0807E"/>
  <w16cid:commentId w16cid:paraId="51AF25BF" w16cid:durableId="6C65F357"/>
  <w16cid:commentId w16cid:paraId="570365D1" w16cid:durableId="511588DE"/>
  <w16cid:commentId w16cid:paraId="02F0F7FF" w16cid:durableId="443AAEFD"/>
  <w16cid:commentId w16cid:paraId="61E7BF8B" w16cid:durableId="5C56C6B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04DBF00" w14:textId="77777777" w:rsidR="004630E3" w:rsidRDefault="004630E3">
      <w:pPr>
        <w:spacing w:line="240" w:lineRule="auto"/>
      </w:pPr>
      <w:r>
        <w:separator/>
      </w:r>
    </w:p>
  </w:endnote>
  <w:endnote w:type="continuationSeparator" w:id="0">
    <w:p w14:paraId="5FCD5FB8" w14:textId="77777777" w:rsidR="004630E3" w:rsidRDefault="004630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00F9B8"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B3510B"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C9A261" w14:textId="77777777" w:rsidR="00BB5C76" w:rsidRDefault="00BB5C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37BB666" w14:textId="77777777" w:rsidR="004630E3" w:rsidRDefault="004630E3">
      <w:pPr>
        <w:spacing w:line="240" w:lineRule="auto"/>
      </w:pPr>
      <w:r>
        <w:separator/>
      </w:r>
    </w:p>
  </w:footnote>
  <w:footnote w:type="continuationSeparator" w:id="0">
    <w:p w14:paraId="3B91D2C5" w14:textId="77777777" w:rsidR="004630E3" w:rsidRDefault="004630E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F1526B"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5BA025" w14:textId="77777777" w:rsidR="00340B9E" w:rsidRPr="000D23CF" w:rsidRDefault="00000000" w:rsidP="000D23CF">
    <w:pPr>
      <w:tabs>
        <w:tab w:val="right" w:pos="9360"/>
      </w:tabs>
      <w:rPr>
        <w:ins w:id="2849" w:author="Author" w:date="2026-07-14T09:14:00Z" w16du:dateUtc="2026-07-14T08:14:00Z"/>
      </w:rPr>
    </w:pPr>
    <w:customXmlInsRangeStart w:id="2850" w:author="Author" w:date="2026-07-14T09:14:00Z"/>
    <w:sdt>
      <w:sdtPr>
        <w:alias w:val="Comments"/>
        <w:tag w:val=""/>
        <w:id w:val="411821190"/>
        <w:dataBinding w:prefixMappings="xmlns:ns0='http://purl.org/dc/elements/1.1/' xmlns:ns1='http://schemas.openxmlformats.org/package/2006/metadata/core-properties' " w:xpath="/ns1:coreProperties[1]/ns0:description[1]" w:storeItemID="{6C3C8BC8-F283-45AE-878A-BAB7291924A1}"/>
        <w:text w:multiLine="1"/>
      </w:sdtPr>
      <w:sdtContent>
        <w:customXmlInsRangeEnd w:id="2850"/>
        <w:ins w:id="2851" w:author="Author" w:date="2026-07-14T09:14:00Z" w16du:dateUtc="2026-07-14T08:14:00Z">
          <w:r w:rsidR="00753DF3">
            <w:t>GOAL-DIRECTED REMEMBERING UNDER CONTEXTUAL COMPETITION</w:t>
          </w:r>
        </w:ins>
        <w:customXmlInsRangeStart w:id="2852" w:author="Author" w:date="2026-07-14T09:14:00Z"/>
      </w:sdtContent>
    </w:sdt>
    <w:customXmlInsRangeEnd w:id="2852"/>
    <w:ins w:id="2853" w:author="Author" w:date="2026-07-14T09:14:00Z" w16du:dateUtc="2026-07-14T08:14:00Z">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ins>
  </w:p>
  <w:p w14:paraId="401BA546"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D20E3B" w14:textId="77777777" w:rsidR="00BB5C76" w:rsidRDefault="00BB5C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631A5F2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AA8C72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A3E2FD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147E6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39682B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2128A1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18C86D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65E97E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5509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8C8C9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0A4A38D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5D1079BE"/>
    <w:multiLevelType w:val="hybridMultilevel"/>
    <w:tmpl w:val="589A61B8"/>
    <w:lvl w:ilvl="0" w:tplc="2A80B848">
      <w:start w:val="1"/>
      <w:numFmt w:val="decimal"/>
      <w:pStyle w:val="APAEnumerate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23961382">
    <w:abstractNumId w:val="11"/>
  </w:num>
  <w:num w:numId="2" w16cid:durableId="1687557963">
    <w:abstractNumId w:val="9"/>
  </w:num>
  <w:num w:numId="3" w16cid:durableId="1037200209">
    <w:abstractNumId w:val="7"/>
  </w:num>
  <w:num w:numId="4" w16cid:durableId="1834566650">
    <w:abstractNumId w:val="6"/>
  </w:num>
  <w:num w:numId="5" w16cid:durableId="1713074931">
    <w:abstractNumId w:val="5"/>
  </w:num>
  <w:num w:numId="6" w16cid:durableId="90976974">
    <w:abstractNumId w:val="4"/>
  </w:num>
  <w:num w:numId="7" w16cid:durableId="1378773811">
    <w:abstractNumId w:val="8"/>
  </w:num>
  <w:num w:numId="8" w16cid:durableId="2106684559">
    <w:abstractNumId w:val="3"/>
  </w:num>
  <w:num w:numId="9" w16cid:durableId="1702896435">
    <w:abstractNumId w:val="2"/>
  </w:num>
  <w:num w:numId="10" w16cid:durableId="1542131015">
    <w:abstractNumId w:val="1"/>
  </w:num>
  <w:num w:numId="11" w16cid:durableId="1202327122">
    <w:abstractNumId w:val="0"/>
  </w:num>
  <w:num w:numId="12" w16cid:durableId="1855149352">
    <w:abstractNumId w:val="9"/>
  </w:num>
  <w:num w:numId="13" w16cid:durableId="1364743380">
    <w:abstractNumId w:val="7"/>
  </w:num>
  <w:num w:numId="14" w16cid:durableId="20473214">
    <w:abstractNumId w:val="6"/>
  </w:num>
  <w:num w:numId="15" w16cid:durableId="1905485383">
    <w:abstractNumId w:val="5"/>
  </w:num>
  <w:num w:numId="16" w16cid:durableId="1657997273">
    <w:abstractNumId w:val="4"/>
  </w:num>
  <w:num w:numId="17" w16cid:durableId="1775712193">
    <w:abstractNumId w:val="8"/>
  </w:num>
  <w:num w:numId="18" w16cid:durableId="772827886">
    <w:abstractNumId w:val="3"/>
  </w:num>
  <w:num w:numId="19" w16cid:durableId="1912688915">
    <w:abstractNumId w:val="2"/>
  </w:num>
  <w:num w:numId="20" w16cid:durableId="1611625261">
    <w:abstractNumId w:val="1"/>
  </w:num>
  <w:num w:numId="21" w16cid:durableId="2107966237">
    <w:abstractNumId w:val="0"/>
  </w:num>
  <w:num w:numId="22" w16cid:durableId="493687186">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eborah Talmi">
    <w15:presenceInfo w15:providerId="AD" w15:userId="S::dt492@cam.ac.uk::9e249cbd-b6ea-4d8a-911b-f6c57c540545"/>
  </w15:person>
  <w15:person w15:author="Jordan Gunn">
    <w15:presenceInfo w15:providerId="AD" w15:userId="S::jg2204@cam.ac.uk::256064a9-b7f8-4be3-ab3c-600ad6d23cf6"/>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01584"/>
    <w:rsid w:val="00010E42"/>
    <w:rsid w:val="000262D9"/>
    <w:rsid w:val="00041AF0"/>
    <w:rsid w:val="00060379"/>
    <w:rsid w:val="00064E3B"/>
    <w:rsid w:val="00065938"/>
    <w:rsid w:val="00077AB1"/>
    <w:rsid w:val="00085445"/>
    <w:rsid w:val="00090864"/>
    <w:rsid w:val="00090A7A"/>
    <w:rsid w:val="000C470F"/>
    <w:rsid w:val="000D23CF"/>
    <w:rsid w:val="000D5C95"/>
    <w:rsid w:val="00101C59"/>
    <w:rsid w:val="00102C76"/>
    <w:rsid w:val="00113145"/>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4241"/>
    <w:rsid w:val="002A768D"/>
    <w:rsid w:val="002B1D3B"/>
    <w:rsid w:val="002B6632"/>
    <w:rsid w:val="002C3B74"/>
    <w:rsid w:val="002C5DF2"/>
    <w:rsid w:val="002D1B8C"/>
    <w:rsid w:val="003025C8"/>
    <w:rsid w:val="0030567B"/>
    <w:rsid w:val="003141C0"/>
    <w:rsid w:val="003340D6"/>
    <w:rsid w:val="00340B9E"/>
    <w:rsid w:val="00384766"/>
    <w:rsid w:val="00387689"/>
    <w:rsid w:val="00395064"/>
    <w:rsid w:val="003B7C65"/>
    <w:rsid w:val="003D2E3A"/>
    <w:rsid w:val="003D73FF"/>
    <w:rsid w:val="004023D3"/>
    <w:rsid w:val="004544C0"/>
    <w:rsid w:val="004630E3"/>
    <w:rsid w:val="00464B44"/>
    <w:rsid w:val="00467A7C"/>
    <w:rsid w:val="00496CB8"/>
    <w:rsid w:val="004D17CF"/>
    <w:rsid w:val="004D5CEB"/>
    <w:rsid w:val="004E2B8F"/>
    <w:rsid w:val="0051128C"/>
    <w:rsid w:val="005203E2"/>
    <w:rsid w:val="005367BF"/>
    <w:rsid w:val="00551E28"/>
    <w:rsid w:val="005528BA"/>
    <w:rsid w:val="005566BA"/>
    <w:rsid w:val="00565B1E"/>
    <w:rsid w:val="005665F3"/>
    <w:rsid w:val="00586C23"/>
    <w:rsid w:val="00602337"/>
    <w:rsid w:val="006122FA"/>
    <w:rsid w:val="00633291"/>
    <w:rsid w:val="00661B64"/>
    <w:rsid w:val="006A7CEE"/>
    <w:rsid w:val="006C56E2"/>
    <w:rsid w:val="006D3C7F"/>
    <w:rsid w:val="00717963"/>
    <w:rsid w:val="0072228E"/>
    <w:rsid w:val="00753DF3"/>
    <w:rsid w:val="0076045A"/>
    <w:rsid w:val="00772034"/>
    <w:rsid w:val="007868AB"/>
    <w:rsid w:val="007A1B2A"/>
    <w:rsid w:val="007B25E4"/>
    <w:rsid w:val="007C4E27"/>
    <w:rsid w:val="007E0EE0"/>
    <w:rsid w:val="007E2A5D"/>
    <w:rsid w:val="00801C81"/>
    <w:rsid w:val="0083560B"/>
    <w:rsid w:val="00852D8C"/>
    <w:rsid w:val="0086288E"/>
    <w:rsid w:val="008A7DCF"/>
    <w:rsid w:val="008F27BE"/>
    <w:rsid w:val="00932B9C"/>
    <w:rsid w:val="009638C5"/>
    <w:rsid w:val="009B29FD"/>
    <w:rsid w:val="009B41AF"/>
    <w:rsid w:val="009E33DA"/>
    <w:rsid w:val="009E3FCC"/>
    <w:rsid w:val="009E54D9"/>
    <w:rsid w:val="00A072AF"/>
    <w:rsid w:val="00A16B10"/>
    <w:rsid w:val="00A4128A"/>
    <w:rsid w:val="00A46245"/>
    <w:rsid w:val="00A82821"/>
    <w:rsid w:val="00A946AC"/>
    <w:rsid w:val="00AC3115"/>
    <w:rsid w:val="00AD2C25"/>
    <w:rsid w:val="00AE4D7A"/>
    <w:rsid w:val="00AE5BBA"/>
    <w:rsid w:val="00AE65D1"/>
    <w:rsid w:val="00AF36CA"/>
    <w:rsid w:val="00B02682"/>
    <w:rsid w:val="00B1267B"/>
    <w:rsid w:val="00B12CE3"/>
    <w:rsid w:val="00B14BF9"/>
    <w:rsid w:val="00B21373"/>
    <w:rsid w:val="00B3547D"/>
    <w:rsid w:val="00B42EBE"/>
    <w:rsid w:val="00B617FB"/>
    <w:rsid w:val="00B830DE"/>
    <w:rsid w:val="00B83793"/>
    <w:rsid w:val="00B94715"/>
    <w:rsid w:val="00BB3FEC"/>
    <w:rsid w:val="00BB5C76"/>
    <w:rsid w:val="00BD022F"/>
    <w:rsid w:val="00C304F7"/>
    <w:rsid w:val="00C4693A"/>
    <w:rsid w:val="00C53C3B"/>
    <w:rsid w:val="00C84525"/>
    <w:rsid w:val="00CA071F"/>
    <w:rsid w:val="00CB7758"/>
    <w:rsid w:val="00CE01EB"/>
    <w:rsid w:val="00D11429"/>
    <w:rsid w:val="00D630B7"/>
    <w:rsid w:val="00D807FA"/>
    <w:rsid w:val="00DA752F"/>
    <w:rsid w:val="00DB4D47"/>
    <w:rsid w:val="00DE772F"/>
    <w:rsid w:val="00DF2E49"/>
    <w:rsid w:val="00E401D3"/>
    <w:rsid w:val="00E401FC"/>
    <w:rsid w:val="00E46193"/>
    <w:rsid w:val="00E528E7"/>
    <w:rsid w:val="00E71E11"/>
    <w:rsid w:val="00E868AE"/>
    <w:rsid w:val="00E90878"/>
    <w:rsid w:val="00E9500A"/>
    <w:rsid w:val="00EA4191"/>
    <w:rsid w:val="00EA785F"/>
    <w:rsid w:val="00EA7B31"/>
    <w:rsid w:val="00EC14C1"/>
    <w:rsid w:val="00ED7011"/>
    <w:rsid w:val="00F13DD4"/>
    <w:rsid w:val="00F2681B"/>
    <w:rsid w:val="00F3598F"/>
    <w:rsid w:val="00F5440D"/>
    <w:rsid w:val="00F57810"/>
    <w:rsid w:val="00F61B3F"/>
    <w:rsid w:val="00F774FD"/>
    <w:rsid w:val="00F87745"/>
    <w:rsid w:val="00F92D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871ECD"/>
  <w15:docId w15:val="{A076D235-83E3-5549-BBB5-F80C2D00D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560B"/>
    <w:pPr>
      <w:spacing w:after="0" w:line="480" w:lineRule="auto"/>
    </w:pPr>
  </w:style>
  <w:style w:type="paragraph" w:styleId="Heading1">
    <w:name w:val="heading 1"/>
    <w:basedOn w:val="Normal"/>
    <w:next w:val="BodyText"/>
    <w:uiPriority w:val="9"/>
    <w:qFormat/>
    <w:rsid w:val="00901FB7"/>
    <w:pPr>
      <w:keepNext/>
      <w:keepLines/>
      <w:jc w:val="center"/>
      <w:outlineLvl w:val="0"/>
    </w:pPr>
    <w:rPr>
      <w:rFonts w:asciiTheme="majorHAnsi" w:eastAsiaTheme="majorEastAsia" w:hAnsiTheme="majorHAnsi" w:cstheme="majorBidi"/>
      <w:b/>
      <w:bCs/>
      <w:szCs w:val="32"/>
    </w:rPr>
  </w:style>
  <w:style w:type="paragraph" w:styleId="Heading2">
    <w:name w:val="heading 2"/>
    <w:basedOn w:val="Normal"/>
    <w:next w:val="BodyText"/>
    <w:uiPriority w:val="9"/>
    <w:unhideWhenUsed/>
    <w:qFormat/>
    <w:rsid w:val="00901FB7"/>
    <w:pPr>
      <w:keepNext/>
      <w:keepLines/>
      <w:outlineLvl w:val="1"/>
    </w:pPr>
    <w:rPr>
      <w:rFonts w:asciiTheme="majorHAnsi" w:eastAsiaTheme="majorEastAsia" w:hAnsiTheme="majorHAnsi" w:cstheme="majorBidi"/>
      <w:b/>
      <w:bCs/>
      <w:szCs w:val="28"/>
    </w:rPr>
  </w:style>
  <w:style w:type="paragraph" w:styleId="Heading3">
    <w:name w:val="heading 3"/>
    <w:basedOn w:val="Normal"/>
    <w:next w:val="BodyText"/>
    <w:uiPriority w:val="9"/>
    <w:unhideWhenUsed/>
    <w:qFormat/>
    <w:rsid w:val="00901FB7"/>
    <w:pPr>
      <w:keepNext/>
      <w:keepLines/>
      <w:outlineLvl w:val="2"/>
    </w:pPr>
    <w:rPr>
      <w:rFonts w:asciiTheme="majorHAnsi" w:eastAsiaTheme="majorEastAsia" w:hAnsiTheme="majorHAnsi" w:cstheme="majorBidi"/>
      <w:b/>
      <w:bCs/>
      <w:i/>
    </w:rPr>
  </w:style>
  <w:style w:type="paragraph" w:styleId="Heading4">
    <w:name w:val="heading 4"/>
    <w:basedOn w:val="Normal"/>
    <w:next w:val="BodyText"/>
    <w:uiPriority w:val="9"/>
    <w:unhideWhenUsed/>
    <w:qFormat/>
    <w:rsid w:val="008174AC"/>
    <w:pPr>
      <w:keepNext/>
      <w:keepLines/>
      <w:ind w:firstLine="720"/>
      <w:outlineLvl w:val="3"/>
    </w:pPr>
    <w:rPr>
      <w:rFonts w:asciiTheme="majorHAnsi" w:eastAsiaTheme="majorEastAsia" w:hAnsiTheme="majorHAnsi" w:cstheme="majorBidi"/>
      <w:b/>
      <w:bCs/>
    </w:rPr>
  </w:style>
  <w:style w:type="paragraph" w:styleId="Heading5">
    <w:name w:val="heading 5"/>
    <w:basedOn w:val="Normal"/>
    <w:next w:val="BodyText"/>
    <w:uiPriority w:val="9"/>
    <w:unhideWhenUsed/>
    <w:qFormat/>
    <w:rsid w:val="00BD022F"/>
    <w:pPr>
      <w:keepNext/>
      <w:keepLines/>
      <w:ind w:firstLine="720"/>
      <w:outlineLvl w:val="4"/>
    </w:pPr>
    <w:rPr>
      <w:rFonts w:asciiTheme="majorHAnsi" w:eastAsiaTheme="majorEastAsia" w:hAnsiTheme="majorHAnsi" w:cstheme="majorBidi"/>
      <w:b/>
      <w:i/>
      <w:iCs/>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472C4" w:themeColor="accent1"/>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472C4" w:themeColor="accent1"/>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472C4" w:themeColor="accent1"/>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83560B"/>
    <w:pPr>
      <w:ind w:firstLine="720"/>
    </w:pPr>
  </w:style>
  <w:style w:type="paragraph" w:customStyle="1" w:styleId="FirstParagraph">
    <w:name w:val="First Paragraph"/>
    <w:basedOn w:val="BodyText"/>
    <w:next w:val="BodyText"/>
    <w:qFormat/>
    <w:rsid w:val="008174AC"/>
  </w:style>
  <w:style w:type="paragraph" w:customStyle="1" w:styleId="Compact">
    <w:name w:val="Compact"/>
    <w:basedOn w:val="BodyText"/>
    <w:qFormat/>
    <w:rsid w:val="00387689"/>
    <w:pPr>
      <w:spacing w:line="240" w:lineRule="auto"/>
      <w:ind w:firstLine="0"/>
    </w:pPr>
  </w:style>
  <w:style w:type="paragraph" w:styleId="Title">
    <w:name w:val="Title"/>
    <w:basedOn w:val="Normal"/>
    <w:next w:val="BodyText"/>
    <w:link w:val="TitleChar"/>
    <w:qFormat/>
    <w:rsid w:val="00E401FC"/>
    <w:pPr>
      <w:jc w:val="center"/>
      <w:outlineLvl w:val="0"/>
    </w:pPr>
    <w:rPr>
      <w:b/>
      <w:bCs/>
    </w:rPr>
  </w:style>
  <w:style w:type="paragraph" w:styleId="Subtitle">
    <w:name w:val="Subtitle"/>
    <w:basedOn w:val="Title"/>
    <w:next w:val="BodyText"/>
    <w:qFormat/>
    <w:rsid w:val="00E401FC"/>
    <w:pPr>
      <w:outlineLvl w:val="1"/>
    </w:pPr>
    <w:rPr>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link w:val="AbstractChar"/>
    <w:qFormat/>
    <w:rsid w:val="005528BA"/>
    <w:pPr>
      <w:ind w:firstLine="720"/>
    </w:pPr>
    <w:rPr>
      <w:szCs w:val="20"/>
    </w:rPr>
  </w:style>
  <w:style w:type="paragraph" w:styleId="Bibliography">
    <w:name w:val="Bibliography"/>
    <w:basedOn w:val="Normal"/>
    <w:qFormat/>
    <w:rsid w:val="00CB7758"/>
    <w:pPr>
      <w:ind w:left="720" w:hanging="720"/>
    </w:pPr>
  </w:style>
  <w:style w:type="paragraph" w:styleId="BlockText">
    <w:name w:val="Block Text"/>
    <w:basedOn w:val="BodyText"/>
    <w:next w:val="BodyText"/>
    <w:link w:val="BlockTextChar"/>
    <w:uiPriority w:val="9"/>
    <w:unhideWhenUsed/>
    <w:qFormat/>
    <w:rsid w:val="0017682D"/>
    <w:pPr>
      <w:ind w:left="720" w:right="720" w:firstLine="0"/>
    </w:pPr>
  </w:style>
  <w:style w:type="paragraph" w:styleId="FootnoteText">
    <w:name w:val="footnote text"/>
    <w:basedOn w:val="Normal"/>
    <w:uiPriority w:val="9"/>
    <w:unhideWhenUsed/>
    <w:qFormat/>
  </w:style>
  <w:style w:type="table" w:customStyle="1" w:styleId="Table">
    <w:name w:val="Table"/>
    <w:semiHidden/>
    <w:unhideWhenUsed/>
    <w:qFormat/>
    <w:rsid w:val="00387689"/>
    <w:pPr>
      <w:spacing w:before="60" w:after="60"/>
    </w:pPr>
    <w:tblPr>
      <w:tblInd w:w="0" w:type="dxa"/>
      <w:tblBorders>
        <w:bottom w:val="single" w:sz="4" w:space="0" w:color="auto"/>
      </w:tblBorders>
      <w:tblCellMar>
        <w:top w:w="58" w:type="dxa"/>
        <w:left w:w="58" w:type="dxa"/>
        <w:bottom w:w="58" w:type="dxa"/>
        <w:right w:w="58" w:type="dxa"/>
      </w:tblCellMar>
    </w:tblPr>
    <w:tcPr>
      <w:vAlign w:val="center"/>
    </w:tcPr>
    <w:tblStylePr w:type="firstRow">
      <w:tblPr/>
      <w:tcPr>
        <w:tcBorders>
          <w:top w:val="single" w:sz="4" w:space="0" w:color="auto"/>
          <w:left w:val="nil"/>
          <w:bottom w:val="single" w:sz="4" w:space="0" w:color="auto"/>
          <w:right w:val="nil"/>
          <w:insideH w:val="nil"/>
          <w:insideV w:val="nil"/>
          <w:tl2br w:val="nil"/>
          <w:tr2bl w:val="nil"/>
        </w:tcBorders>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sid w:val="003B7C65"/>
    <w:pPr>
      <w:keepNext/>
      <w:keepLines/>
      <w:spacing w:after="120"/>
    </w:pPr>
    <w:rPr>
      <w:i/>
    </w:rPr>
  </w:style>
  <w:style w:type="paragraph" w:customStyle="1" w:styleId="TableCaption">
    <w:name w:val="Table Caption"/>
    <w:basedOn w:val="Caption"/>
  </w:style>
  <w:style w:type="paragraph" w:customStyle="1" w:styleId="ImageCaption">
    <w:name w:val="Image Caption"/>
    <w:basedOn w:val="Caption"/>
  </w:style>
  <w:style w:type="paragraph" w:customStyle="1" w:styleId="Figure">
    <w:name w:val="Figure"/>
    <w:basedOn w:val="Normal"/>
    <w:link w:val="FigureChar"/>
    <w:rsid w:val="00D630B7"/>
    <w:pPr>
      <w:spacing w:line="240" w:lineRule="auto"/>
    </w:pPr>
  </w:style>
  <w:style w:type="paragraph" w:customStyle="1" w:styleId="CaptionedFigure">
    <w:name w:val="Captioned Figure"/>
    <w:basedOn w:val="Figure"/>
    <w:rsid w:val="00AE5BBA"/>
  </w:style>
  <w:style w:type="character" w:customStyle="1" w:styleId="CaptionChar">
    <w:name w:val="Caption Char"/>
    <w:basedOn w:val="DefaultParagraphFont"/>
    <w:link w:val="Caption"/>
    <w:rsid w:val="003B7C65"/>
    <w:rPr>
      <w:i/>
    </w:rPr>
  </w:style>
  <w:style w:type="character" w:customStyle="1" w:styleId="VerbatimChar">
    <w:name w:val="Verbatim Char"/>
    <w:basedOn w:val="CaptionChar"/>
    <w:link w:val="SourceCode"/>
    <w:rPr>
      <w:rFonts w:ascii="Consolas" w:hAnsi="Consolas"/>
      <w:i/>
      <w:sz w:val="22"/>
    </w:rPr>
  </w:style>
  <w:style w:type="character" w:customStyle="1" w:styleId="SectionNumber">
    <w:name w:val="Section Number"/>
    <w:basedOn w:val="CaptionChar"/>
    <w:rPr>
      <w:i/>
    </w:rPr>
  </w:style>
  <w:style w:type="character" w:styleId="FootnoteReference">
    <w:name w:val="footnote reference"/>
    <w:basedOn w:val="CaptionChar"/>
    <w:rPr>
      <w:i/>
      <w:vertAlign w:val="superscript"/>
    </w:rPr>
  </w:style>
  <w:style w:type="character" w:styleId="Hyperlink">
    <w:name w:val="Hyperlink"/>
    <w:basedOn w:val="CaptionChar"/>
    <w:rsid w:val="00250BD5"/>
    <w:rPr>
      <w:i w:val="0"/>
      <w:color w:val="4472C4"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2F5496" w:themeColor="accent1" w:themeShade="BF"/>
    </w:rPr>
  </w:style>
  <w:style w:type="character" w:customStyle="1" w:styleId="BodyTextChar">
    <w:name w:val="Body Text Char"/>
    <w:basedOn w:val="DefaultParagraphFont"/>
    <w:link w:val="BodyText"/>
    <w:rsid w:val="0083560B"/>
  </w:style>
  <w:style w:type="paragraph" w:customStyle="1" w:styleId="red">
    <w:name w:val="red"/>
    <w:basedOn w:val="BodyText"/>
    <w:link w:val="redChar"/>
    <w:qFormat/>
    <w:rsid w:val="00385D19"/>
    <w:rPr>
      <w:color w:val="FF0000"/>
    </w:rPr>
  </w:style>
  <w:style w:type="character" w:customStyle="1" w:styleId="redChar">
    <w:name w:val="red Char"/>
    <w:basedOn w:val="BodyTextChar"/>
    <w:link w:val="red"/>
    <w:rsid w:val="00385D19"/>
    <w:rPr>
      <w:color w:val="FF0000"/>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i/>
      <w:color w:val="003B4F"/>
      <w:sz w:val="22"/>
      <w:shd w:val="clear" w:color="auto" w:fill="F1F3F5"/>
    </w:rPr>
  </w:style>
  <w:style w:type="character" w:customStyle="1" w:styleId="DataTypeTok">
    <w:name w:val="DataTypeTok"/>
    <w:basedOn w:val="VerbatimChar"/>
    <w:rPr>
      <w:rFonts w:ascii="Consolas" w:hAnsi="Consolas"/>
      <w:i/>
      <w:color w:val="AD0000"/>
      <w:sz w:val="22"/>
      <w:shd w:val="clear" w:color="auto" w:fill="F1F3F5"/>
    </w:rPr>
  </w:style>
  <w:style w:type="character" w:customStyle="1" w:styleId="DecValTok">
    <w:name w:val="DecValTok"/>
    <w:basedOn w:val="VerbatimChar"/>
    <w:rPr>
      <w:rFonts w:ascii="Consolas" w:hAnsi="Consolas"/>
      <w:i/>
      <w:color w:val="AD0000"/>
      <w:sz w:val="22"/>
      <w:shd w:val="clear" w:color="auto" w:fill="F1F3F5"/>
    </w:rPr>
  </w:style>
  <w:style w:type="character" w:customStyle="1" w:styleId="BaseNTok">
    <w:name w:val="BaseNTok"/>
    <w:basedOn w:val="VerbatimChar"/>
    <w:rPr>
      <w:rFonts w:ascii="Consolas" w:hAnsi="Consolas"/>
      <w:i/>
      <w:color w:val="AD0000"/>
      <w:sz w:val="22"/>
      <w:shd w:val="clear" w:color="auto" w:fill="F1F3F5"/>
    </w:rPr>
  </w:style>
  <w:style w:type="character" w:customStyle="1" w:styleId="FloatTok">
    <w:name w:val="FloatTok"/>
    <w:basedOn w:val="VerbatimChar"/>
    <w:rPr>
      <w:rFonts w:ascii="Consolas" w:hAnsi="Consolas"/>
      <w:i/>
      <w:color w:val="AD0000"/>
      <w:sz w:val="22"/>
      <w:shd w:val="clear" w:color="auto" w:fill="F1F3F5"/>
    </w:rPr>
  </w:style>
  <w:style w:type="character" w:customStyle="1" w:styleId="ConstantTok">
    <w:name w:val="ConstantTok"/>
    <w:basedOn w:val="VerbatimChar"/>
    <w:rPr>
      <w:rFonts w:ascii="Consolas" w:hAnsi="Consolas"/>
      <w:i/>
      <w:color w:val="8F5902"/>
      <w:sz w:val="22"/>
      <w:shd w:val="clear" w:color="auto" w:fill="F1F3F5"/>
    </w:rPr>
  </w:style>
  <w:style w:type="character" w:customStyle="1" w:styleId="CharTok">
    <w:name w:val="CharTok"/>
    <w:basedOn w:val="VerbatimChar"/>
    <w:rPr>
      <w:rFonts w:ascii="Consolas" w:hAnsi="Consolas"/>
      <w:i/>
      <w:color w:val="20794D"/>
      <w:sz w:val="22"/>
      <w:shd w:val="clear" w:color="auto" w:fill="F1F3F5"/>
    </w:rPr>
  </w:style>
  <w:style w:type="character" w:customStyle="1" w:styleId="SpecialCharTok">
    <w:name w:val="SpecialCharTok"/>
    <w:basedOn w:val="VerbatimChar"/>
    <w:rPr>
      <w:rFonts w:ascii="Consolas" w:hAnsi="Consolas"/>
      <w:i/>
      <w:color w:val="5E5E5E"/>
      <w:sz w:val="22"/>
      <w:shd w:val="clear" w:color="auto" w:fill="F1F3F5"/>
    </w:rPr>
  </w:style>
  <w:style w:type="character" w:customStyle="1" w:styleId="StringTok">
    <w:name w:val="StringTok"/>
    <w:basedOn w:val="VerbatimChar"/>
    <w:rPr>
      <w:rFonts w:ascii="Consolas" w:hAnsi="Consolas"/>
      <w:i/>
      <w:color w:val="20794D"/>
      <w:sz w:val="22"/>
      <w:shd w:val="clear" w:color="auto" w:fill="F1F3F5"/>
    </w:rPr>
  </w:style>
  <w:style w:type="character" w:customStyle="1" w:styleId="VerbatimStringTok">
    <w:name w:val="VerbatimStringTok"/>
    <w:basedOn w:val="VerbatimChar"/>
    <w:rPr>
      <w:rFonts w:ascii="Consolas" w:hAnsi="Consolas"/>
      <w:i/>
      <w:color w:val="20794D"/>
      <w:sz w:val="22"/>
      <w:shd w:val="clear" w:color="auto" w:fill="F1F3F5"/>
    </w:rPr>
  </w:style>
  <w:style w:type="character" w:customStyle="1" w:styleId="SpecialStringTok">
    <w:name w:val="SpecialStringTok"/>
    <w:basedOn w:val="VerbatimChar"/>
    <w:rPr>
      <w:rFonts w:ascii="Consolas" w:hAnsi="Consolas"/>
      <w:i/>
      <w:color w:val="20794D"/>
      <w:sz w:val="22"/>
      <w:shd w:val="clear" w:color="auto" w:fill="F1F3F5"/>
    </w:rPr>
  </w:style>
  <w:style w:type="character" w:customStyle="1" w:styleId="ImportTok">
    <w:name w:val="ImportTok"/>
    <w:basedOn w:val="VerbatimChar"/>
    <w:rPr>
      <w:rFonts w:ascii="Consolas" w:hAnsi="Consolas"/>
      <w:i/>
      <w:color w:val="00769E"/>
      <w:sz w:val="22"/>
      <w:shd w:val="clear" w:color="auto" w:fill="F1F3F5"/>
    </w:rPr>
  </w:style>
  <w:style w:type="character" w:customStyle="1" w:styleId="CommentTok">
    <w:name w:val="CommentTok"/>
    <w:basedOn w:val="VerbatimChar"/>
    <w:rPr>
      <w:rFonts w:ascii="Consolas" w:hAnsi="Consolas"/>
      <w:i/>
      <w:color w:val="5E5E5E"/>
      <w:sz w:val="22"/>
      <w:shd w:val="clear" w:color="auto" w:fill="F1F3F5"/>
    </w:rPr>
  </w:style>
  <w:style w:type="character" w:customStyle="1" w:styleId="DocumentationTok">
    <w:name w:val="DocumentationTok"/>
    <w:basedOn w:val="VerbatimChar"/>
    <w:rPr>
      <w:rFonts w:ascii="Consolas" w:hAnsi="Consolas"/>
      <w:i w:val="0"/>
      <w:color w:val="5E5E5E"/>
      <w:sz w:val="22"/>
      <w:shd w:val="clear" w:color="auto" w:fill="F1F3F5"/>
    </w:rPr>
  </w:style>
  <w:style w:type="character" w:customStyle="1" w:styleId="AnnotationTok">
    <w:name w:val="AnnotationTok"/>
    <w:basedOn w:val="VerbatimChar"/>
    <w:rPr>
      <w:rFonts w:ascii="Consolas" w:hAnsi="Consolas"/>
      <w:i/>
      <w:color w:val="5E5E5E"/>
      <w:sz w:val="22"/>
      <w:shd w:val="clear" w:color="auto" w:fill="F1F3F5"/>
    </w:rPr>
  </w:style>
  <w:style w:type="character" w:customStyle="1" w:styleId="CommentVarTok">
    <w:name w:val="CommentVarTok"/>
    <w:basedOn w:val="VerbatimChar"/>
    <w:rPr>
      <w:rFonts w:ascii="Consolas" w:hAnsi="Consolas"/>
      <w:i w:val="0"/>
      <w:color w:val="5E5E5E"/>
      <w:sz w:val="22"/>
      <w:shd w:val="clear" w:color="auto" w:fill="F1F3F5"/>
    </w:rPr>
  </w:style>
  <w:style w:type="character" w:customStyle="1" w:styleId="OtherTok">
    <w:name w:val="OtherTok"/>
    <w:basedOn w:val="VerbatimChar"/>
    <w:rPr>
      <w:rFonts w:ascii="Consolas" w:hAnsi="Consolas"/>
      <w:i/>
      <w:color w:val="003B4F"/>
      <w:sz w:val="22"/>
      <w:shd w:val="clear" w:color="auto" w:fill="F1F3F5"/>
    </w:rPr>
  </w:style>
  <w:style w:type="character" w:customStyle="1" w:styleId="FunctionTok">
    <w:name w:val="FunctionTok"/>
    <w:basedOn w:val="VerbatimChar"/>
    <w:rPr>
      <w:rFonts w:ascii="Consolas" w:hAnsi="Consolas"/>
      <w:i/>
      <w:color w:val="4758AB"/>
      <w:sz w:val="22"/>
      <w:shd w:val="clear" w:color="auto" w:fill="F1F3F5"/>
    </w:rPr>
  </w:style>
  <w:style w:type="character" w:customStyle="1" w:styleId="VariableTok">
    <w:name w:val="VariableTok"/>
    <w:basedOn w:val="VerbatimChar"/>
    <w:rPr>
      <w:rFonts w:ascii="Consolas" w:hAnsi="Consolas"/>
      <w:i/>
      <w:color w:val="111111"/>
      <w:sz w:val="22"/>
      <w:shd w:val="clear" w:color="auto" w:fill="F1F3F5"/>
    </w:rPr>
  </w:style>
  <w:style w:type="character" w:customStyle="1" w:styleId="ControlFlowTok">
    <w:name w:val="ControlFlowTok"/>
    <w:basedOn w:val="VerbatimChar"/>
    <w:rPr>
      <w:rFonts w:ascii="Consolas" w:hAnsi="Consolas"/>
      <w:i/>
      <w:color w:val="003B4F"/>
      <w:sz w:val="22"/>
      <w:shd w:val="clear" w:color="auto" w:fill="F1F3F5"/>
    </w:rPr>
  </w:style>
  <w:style w:type="character" w:customStyle="1" w:styleId="OperatorTok">
    <w:name w:val="OperatorTok"/>
    <w:basedOn w:val="VerbatimChar"/>
    <w:rPr>
      <w:rFonts w:ascii="Consolas" w:hAnsi="Consolas"/>
      <w:i/>
      <w:color w:val="5E5E5E"/>
      <w:sz w:val="22"/>
      <w:shd w:val="clear" w:color="auto" w:fill="F1F3F5"/>
    </w:rPr>
  </w:style>
  <w:style w:type="character" w:customStyle="1" w:styleId="BuiltInTok">
    <w:name w:val="BuiltInTok"/>
    <w:basedOn w:val="VerbatimChar"/>
    <w:rPr>
      <w:rFonts w:ascii="Consolas" w:hAnsi="Consolas"/>
      <w:i/>
      <w:color w:val="003B4F"/>
      <w:sz w:val="22"/>
      <w:shd w:val="clear" w:color="auto" w:fill="F1F3F5"/>
    </w:rPr>
  </w:style>
  <w:style w:type="character" w:customStyle="1" w:styleId="ExtensionTok">
    <w:name w:val="ExtensionTok"/>
    <w:basedOn w:val="VerbatimChar"/>
    <w:rPr>
      <w:rFonts w:ascii="Consolas" w:hAnsi="Consolas"/>
      <w:i/>
      <w:color w:val="003B4F"/>
      <w:sz w:val="22"/>
      <w:shd w:val="clear" w:color="auto" w:fill="F1F3F5"/>
    </w:rPr>
  </w:style>
  <w:style w:type="character" w:customStyle="1" w:styleId="PreprocessorTok">
    <w:name w:val="PreprocessorTok"/>
    <w:basedOn w:val="VerbatimChar"/>
    <w:rPr>
      <w:rFonts w:ascii="Consolas" w:hAnsi="Consolas"/>
      <w:i/>
      <w:color w:val="AD0000"/>
      <w:sz w:val="22"/>
      <w:shd w:val="clear" w:color="auto" w:fill="F1F3F5"/>
    </w:rPr>
  </w:style>
  <w:style w:type="character" w:customStyle="1" w:styleId="AttributeTok">
    <w:name w:val="AttributeTok"/>
    <w:basedOn w:val="VerbatimChar"/>
    <w:rPr>
      <w:rFonts w:ascii="Consolas" w:hAnsi="Consolas"/>
      <w:i/>
      <w:color w:val="657422"/>
      <w:sz w:val="22"/>
      <w:shd w:val="clear" w:color="auto" w:fill="F1F3F5"/>
    </w:rPr>
  </w:style>
  <w:style w:type="character" w:customStyle="1" w:styleId="RegionMarkerTok">
    <w:name w:val="RegionMarkerTok"/>
    <w:basedOn w:val="VerbatimChar"/>
    <w:rPr>
      <w:rFonts w:ascii="Consolas" w:hAnsi="Consolas"/>
      <w:i/>
      <w:color w:val="003B4F"/>
      <w:sz w:val="22"/>
      <w:shd w:val="clear" w:color="auto" w:fill="F1F3F5"/>
    </w:rPr>
  </w:style>
  <w:style w:type="character" w:customStyle="1" w:styleId="InformationTok">
    <w:name w:val="InformationTok"/>
    <w:basedOn w:val="VerbatimChar"/>
    <w:rPr>
      <w:rFonts w:ascii="Consolas" w:hAnsi="Consolas"/>
      <w:i/>
      <w:color w:val="5E5E5E"/>
      <w:sz w:val="22"/>
      <w:shd w:val="clear" w:color="auto" w:fill="F1F3F5"/>
    </w:rPr>
  </w:style>
  <w:style w:type="character" w:customStyle="1" w:styleId="WarningTok">
    <w:name w:val="WarningTok"/>
    <w:basedOn w:val="VerbatimChar"/>
    <w:rPr>
      <w:rFonts w:ascii="Consolas" w:hAnsi="Consolas"/>
      <w:i w:val="0"/>
      <w:color w:val="5E5E5E"/>
      <w:sz w:val="22"/>
      <w:shd w:val="clear" w:color="auto" w:fill="F1F3F5"/>
    </w:rPr>
  </w:style>
  <w:style w:type="character" w:customStyle="1" w:styleId="AlertTok">
    <w:name w:val="AlertTok"/>
    <w:basedOn w:val="VerbatimChar"/>
    <w:rPr>
      <w:rFonts w:ascii="Consolas" w:hAnsi="Consolas"/>
      <w:i/>
      <w:color w:val="AD0000"/>
      <w:sz w:val="22"/>
      <w:shd w:val="clear" w:color="auto" w:fill="F1F3F5"/>
    </w:rPr>
  </w:style>
  <w:style w:type="character" w:customStyle="1" w:styleId="ErrorTok">
    <w:name w:val="ErrorTok"/>
    <w:basedOn w:val="VerbatimChar"/>
    <w:rPr>
      <w:rFonts w:ascii="Consolas" w:hAnsi="Consolas"/>
      <w:i/>
      <w:color w:val="AD0000"/>
      <w:sz w:val="22"/>
      <w:shd w:val="clear" w:color="auto" w:fill="F1F3F5"/>
    </w:rPr>
  </w:style>
  <w:style w:type="character" w:customStyle="1" w:styleId="NormalTok">
    <w:name w:val="NormalTok"/>
    <w:basedOn w:val="VerbatimChar"/>
    <w:rPr>
      <w:rFonts w:ascii="Consolas" w:hAnsi="Consolas"/>
      <w:i/>
      <w:color w:val="003B4F"/>
      <w:sz w:val="22"/>
      <w:shd w:val="clear" w:color="auto" w:fill="F1F3F5"/>
    </w:rPr>
  </w:style>
  <w:style w:type="paragraph" w:styleId="Header">
    <w:name w:val="header"/>
    <w:basedOn w:val="Normal"/>
    <w:link w:val="HeaderChar"/>
    <w:uiPriority w:val="99"/>
    <w:unhideWhenUsed/>
    <w:rsid w:val="00340B9E"/>
    <w:pPr>
      <w:tabs>
        <w:tab w:val="center" w:pos="4680"/>
        <w:tab w:val="right" w:pos="9360"/>
      </w:tabs>
    </w:pPr>
  </w:style>
  <w:style w:type="character" w:customStyle="1" w:styleId="HeaderChar">
    <w:name w:val="Header Char"/>
    <w:basedOn w:val="DefaultParagraphFont"/>
    <w:link w:val="Header"/>
    <w:uiPriority w:val="99"/>
    <w:rsid w:val="00340B9E"/>
  </w:style>
  <w:style w:type="paragraph" w:styleId="Footer">
    <w:name w:val="footer"/>
    <w:basedOn w:val="Normal"/>
    <w:link w:val="FooterChar"/>
    <w:unhideWhenUsed/>
    <w:rsid w:val="00340B9E"/>
    <w:pPr>
      <w:tabs>
        <w:tab w:val="center" w:pos="4680"/>
        <w:tab w:val="right" w:pos="9360"/>
      </w:tabs>
    </w:pPr>
  </w:style>
  <w:style w:type="character" w:customStyle="1" w:styleId="FooterChar">
    <w:name w:val="Footer Char"/>
    <w:basedOn w:val="DefaultParagraphFont"/>
    <w:link w:val="Footer"/>
    <w:rsid w:val="00340B9E"/>
  </w:style>
  <w:style w:type="paragraph" w:customStyle="1" w:styleId="APAEnumerated">
    <w:name w:val="APAEnumerated"/>
    <w:basedOn w:val="BodyText"/>
    <w:link w:val="APAEnumeratedChar"/>
    <w:qFormat/>
    <w:rsid w:val="00717963"/>
    <w:pPr>
      <w:numPr>
        <w:numId w:val="1"/>
      </w:numPr>
      <w:ind w:left="792"/>
    </w:pPr>
  </w:style>
  <w:style w:type="character" w:customStyle="1" w:styleId="TitleChar">
    <w:name w:val="Title Char"/>
    <w:basedOn w:val="DefaultParagraphFont"/>
    <w:link w:val="Title"/>
    <w:rsid w:val="00010E42"/>
    <w:rPr>
      <w:b/>
      <w:bCs/>
    </w:rPr>
  </w:style>
  <w:style w:type="paragraph" w:customStyle="1" w:styleId="FigureTitle">
    <w:name w:val="FigureTitle"/>
    <w:basedOn w:val="Figure"/>
    <w:link w:val="FigureTitleChar"/>
    <w:qFormat/>
    <w:rsid w:val="00064E3B"/>
    <w:pPr>
      <w:keepNext/>
      <w:keepLines/>
      <w:spacing w:line="480" w:lineRule="auto"/>
      <w:outlineLvl w:val="0"/>
    </w:pPr>
    <w:rPr>
      <w:b/>
    </w:rPr>
  </w:style>
  <w:style w:type="character" w:customStyle="1" w:styleId="FigureChar">
    <w:name w:val="Figure Char"/>
    <w:basedOn w:val="DefaultParagraphFont"/>
    <w:link w:val="Figure"/>
    <w:rsid w:val="00D630B7"/>
  </w:style>
  <w:style w:type="character" w:customStyle="1" w:styleId="FigureTitleChar">
    <w:name w:val="FigureTitle Char"/>
    <w:basedOn w:val="FigureChar"/>
    <w:link w:val="FigureTitle"/>
    <w:rsid w:val="00064E3B"/>
    <w:rPr>
      <w:b/>
    </w:rPr>
  </w:style>
  <w:style w:type="paragraph" w:customStyle="1" w:styleId="FigureNote">
    <w:name w:val="FigureNote"/>
    <w:basedOn w:val="BodyText"/>
    <w:link w:val="FigureNoteChar"/>
    <w:qFormat/>
    <w:rsid w:val="00A946AC"/>
    <w:pPr>
      <w:spacing w:before="60"/>
      <w:ind w:firstLine="0"/>
    </w:pPr>
  </w:style>
  <w:style w:type="character" w:customStyle="1" w:styleId="FigureNoteChar">
    <w:name w:val="FigureNote Char"/>
    <w:basedOn w:val="BodyTextChar"/>
    <w:link w:val="FigureNote"/>
    <w:rsid w:val="00A946AC"/>
  </w:style>
  <w:style w:type="character" w:customStyle="1" w:styleId="APAEnumeratedChar">
    <w:name w:val="APAEnumerated Char"/>
    <w:basedOn w:val="BodyTextChar"/>
    <w:link w:val="APAEnumerated"/>
    <w:rsid w:val="00717963"/>
  </w:style>
  <w:style w:type="paragraph" w:customStyle="1" w:styleId="FigureWithNote">
    <w:name w:val="FigureWithNote"/>
    <w:basedOn w:val="Figure"/>
    <w:link w:val="FigureWithNoteChar"/>
    <w:qFormat/>
    <w:rsid w:val="00B42EBE"/>
    <w:pPr>
      <w:keepNext/>
    </w:pPr>
  </w:style>
  <w:style w:type="character" w:customStyle="1" w:styleId="FigureWithNoteChar">
    <w:name w:val="FigureWithNote Char"/>
    <w:basedOn w:val="FigureChar"/>
    <w:link w:val="FigureWithNote"/>
    <w:rsid w:val="00B42EBE"/>
  </w:style>
  <w:style w:type="paragraph" w:customStyle="1" w:styleId="FigureWithoutNote">
    <w:name w:val="FigureWithoutNote"/>
    <w:basedOn w:val="Figure"/>
    <w:link w:val="FigureWithoutNoteChar"/>
    <w:qFormat/>
    <w:rsid w:val="00C304F7"/>
    <w:pPr>
      <w:spacing w:after="240"/>
    </w:pPr>
  </w:style>
  <w:style w:type="character" w:customStyle="1" w:styleId="FigureWithoutNoteChar">
    <w:name w:val="FigureWithoutNote Char"/>
    <w:basedOn w:val="FigureChar"/>
    <w:link w:val="FigureWithoutNote"/>
    <w:rsid w:val="00C304F7"/>
  </w:style>
  <w:style w:type="paragraph" w:customStyle="1" w:styleId="AuthorNote">
    <w:name w:val="AuthorNote"/>
    <w:basedOn w:val="Author"/>
    <w:qFormat/>
    <w:rsid w:val="00C84525"/>
    <w:pPr>
      <w:keepNext w:val="0"/>
      <w:keepLines w:val="0"/>
      <w:spacing w:after="0" w:line="480" w:lineRule="auto"/>
      <w:ind w:firstLine="720"/>
      <w:jc w:val="left"/>
    </w:pPr>
  </w:style>
  <w:style w:type="paragraph" w:customStyle="1" w:styleId="AfterWithoutNote">
    <w:name w:val="AfterWithoutNote"/>
    <w:basedOn w:val="BodyText"/>
    <w:link w:val="AfterWithoutNoteChar"/>
    <w:qFormat/>
    <w:rsid w:val="00BB3FEC"/>
    <w:pPr>
      <w:spacing w:before="240"/>
    </w:pPr>
  </w:style>
  <w:style w:type="character" w:customStyle="1" w:styleId="AfterWithoutNoteChar">
    <w:name w:val="AfterWithoutNote Char"/>
    <w:basedOn w:val="BodyTextChar"/>
    <w:link w:val="AfterWithoutNote"/>
    <w:rsid w:val="00BB3FEC"/>
  </w:style>
  <w:style w:type="paragraph" w:customStyle="1" w:styleId="NoIndent">
    <w:name w:val="NoIndent"/>
    <w:basedOn w:val="BodyText"/>
    <w:link w:val="NoIndentChar"/>
    <w:qFormat/>
    <w:rsid w:val="004023D3"/>
    <w:pPr>
      <w:ind w:firstLine="0"/>
    </w:pPr>
  </w:style>
  <w:style w:type="character" w:customStyle="1" w:styleId="NoIndentChar">
    <w:name w:val="NoIndent Char"/>
    <w:basedOn w:val="BodyTextChar"/>
    <w:link w:val="NoIndent"/>
    <w:rsid w:val="004023D3"/>
  </w:style>
  <w:style w:type="paragraph" w:customStyle="1" w:styleId="NextBlockText">
    <w:name w:val="NextBlockText"/>
    <w:basedOn w:val="BlockText"/>
    <w:link w:val="NextBlockTextChar"/>
    <w:qFormat/>
    <w:rsid w:val="00065938"/>
    <w:pPr>
      <w:ind w:firstLine="720"/>
    </w:pPr>
  </w:style>
  <w:style w:type="character" w:customStyle="1" w:styleId="BlockTextChar">
    <w:name w:val="Block Text Char"/>
    <w:basedOn w:val="BodyTextChar"/>
    <w:link w:val="BlockText"/>
    <w:uiPriority w:val="9"/>
    <w:rsid w:val="00065938"/>
  </w:style>
  <w:style w:type="character" w:customStyle="1" w:styleId="NextBlockTextChar">
    <w:name w:val="NextBlockText Char"/>
    <w:basedOn w:val="BlockTextChar"/>
    <w:link w:val="NextBlockText"/>
    <w:rsid w:val="00065938"/>
  </w:style>
  <w:style w:type="character" w:styleId="PlaceholderText">
    <w:name w:val="Placeholder Text"/>
    <w:basedOn w:val="DefaultParagraphFont"/>
    <w:semiHidden/>
    <w:rsid w:val="00BB5C76"/>
    <w:rPr>
      <w:color w:val="666666"/>
    </w:rPr>
  </w:style>
  <w:style w:type="character" w:customStyle="1" w:styleId="H4">
    <w:name w:val="H4"/>
    <w:basedOn w:val="DefaultParagraphFont"/>
    <w:uiPriority w:val="1"/>
    <w:qFormat/>
    <w:rsid w:val="00EA785F"/>
    <w:rPr>
      <w:b/>
    </w:rPr>
  </w:style>
  <w:style w:type="character" w:customStyle="1" w:styleId="H5">
    <w:name w:val="H5"/>
    <w:basedOn w:val="H4"/>
    <w:uiPriority w:val="1"/>
    <w:qFormat/>
    <w:rsid w:val="00EA785F"/>
    <w:rPr>
      <w:b/>
      <w:i/>
    </w:rPr>
  </w:style>
  <w:style w:type="paragraph" w:customStyle="1" w:styleId="AbstractFirstParagraph">
    <w:name w:val="AbstractFirstParagraph"/>
    <w:basedOn w:val="Abstract"/>
    <w:link w:val="AbstractFirstParagraphChar"/>
    <w:qFormat/>
    <w:rsid w:val="00EA7B31"/>
    <w:pPr>
      <w:ind w:firstLine="0"/>
    </w:pPr>
  </w:style>
  <w:style w:type="character" w:customStyle="1" w:styleId="AbstractChar">
    <w:name w:val="Abstract Char"/>
    <w:basedOn w:val="DefaultParagraphFont"/>
    <w:link w:val="Abstract"/>
    <w:rsid w:val="005528BA"/>
    <w:rPr>
      <w:szCs w:val="20"/>
    </w:rPr>
  </w:style>
  <w:style w:type="character" w:customStyle="1" w:styleId="AbstractFirstParagraphChar">
    <w:name w:val="AbstractFirstParagraph Char"/>
    <w:basedOn w:val="AbstractChar"/>
    <w:link w:val="AbstractFirstParagraph"/>
    <w:rsid w:val="00EA7B31"/>
    <w:rPr>
      <w:szCs w:val="20"/>
    </w:rPr>
  </w:style>
  <w:style w:type="paragraph" w:styleId="Revision">
    <w:name w:val="Revision"/>
    <w:hidden/>
    <w:semiHidden/>
    <w:rsid w:val="00001584"/>
    <w:pPr>
      <w:spacing w:after="0"/>
    </w:pPr>
  </w:style>
  <w:style w:type="character" w:styleId="CommentReference">
    <w:name w:val="annotation reference"/>
    <w:basedOn w:val="DefaultParagraphFont"/>
    <w:semiHidden/>
    <w:unhideWhenUsed/>
    <w:rsid w:val="00001584"/>
    <w:rPr>
      <w:sz w:val="16"/>
      <w:szCs w:val="16"/>
    </w:rPr>
  </w:style>
  <w:style w:type="paragraph" w:styleId="CommentText">
    <w:name w:val="annotation text"/>
    <w:basedOn w:val="Normal"/>
    <w:link w:val="CommentTextChar"/>
    <w:unhideWhenUsed/>
    <w:rsid w:val="00001584"/>
    <w:pPr>
      <w:spacing w:line="240" w:lineRule="auto"/>
    </w:pPr>
    <w:rPr>
      <w:sz w:val="20"/>
      <w:szCs w:val="20"/>
    </w:rPr>
  </w:style>
  <w:style w:type="character" w:customStyle="1" w:styleId="CommentTextChar">
    <w:name w:val="Comment Text Char"/>
    <w:basedOn w:val="DefaultParagraphFont"/>
    <w:link w:val="CommentText"/>
    <w:rsid w:val="00001584"/>
    <w:rPr>
      <w:sz w:val="20"/>
      <w:szCs w:val="20"/>
    </w:rPr>
  </w:style>
  <w:style w:type="paragraph" w:styleId="CommentSubject">
    <w:name w:val="annotation subject"/>
    <w:basedOn w:val="CommentText"/>
    <w:next w:val="CommentText"/>
    <w:link w:val="CommentSubjectChar"/>
    <w:semiHidden/>
    <w:unhideWhenUsed/>
    <w:rsid w:val="00001584"/>
    <w:rPr>
      <w:b/>
      <w:bCs/>
    </w:rPr>
  </w:style>
  <w:style w:type="character" w:customStyle="1" w:styleId="CommentSubjectChar">
    <w:name w:val="Comment Subject Char"/>
    <w:basedOn w:val="CommentTextChar"/>
    <w:link w:val="CommentSubject"/>
    <w:semiHidden/>
    <w:rsid w:val="00001584"/>
    <w:rPr>
      <w:b/>
      <w:bCs/>
      <w:sz w:val="20"/>
      <w:szCs w:val="20"/>
    </w:rPr>
  </w:style>
  <w:style w:type="character" w:styleId="FollowedHyperlink">
    <w:name w:val="FollowedHyperlink"/>
    <w:basedOn w:val="DefaultParagraphFont"/>
    <w:semiHidden/>
    <w:unhideWhenUsed/>
    <w:rsid w:val="0000158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hyperlink" Target="https://doi.org/10.1037/0033-295X.103.4.670" TargetMode="External"/><Relationship Id="rId47" Type="http://schemas.openxmlformats.org/officeDocument/2006/relationships/hyperlink" Target="https://doi.org/10.1016/S0005-7967(99)00123-0" TargetMode="External"/><Relationship Id="rId63" Type="http://schemas.openxmlformats.org/officeDocument/2006/relationships/hyperlink" Target="https://doi.org/10.1016/j.cpr.2018.08.005" TargetMode="External"/><Relationship Id="rId68" Type="http://schemas.openxmlformats.org/officeDocument/2006/relationships/hyperlink" Target="https://doi.org/10.1002/cpp.2489" TargetMode="External"/><Relationship Id="rId84" Type="http://schemas.openxmlformats.org/officeDocument/2006/relationships/hyperlink" Target="https://doi.org/10.1037/a0014420" TargetMode="External"/><Relationship Id="rId89" Type="http://schemas.openxmlformats.org/officeDocument/2006/relationships/hyperlink" Target="https://doi.org/10.3758/s13423-011-0086-9" TargetMode="External"/><Relationship Id="rId16" Type="http://schemas.openxmlformats.org/officeDocument/2006/relationships/image" Target="media/image6.png"/><Relationship Id="rId107" Type="http://schemas.microsoft.com/office/2011/relationships/people" Target="people.xml"/><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hyperlink" Target="https://doi.org/10.1016/j.jbtep.2023.101920" TargetMode="External"/><Relationship Id="rId53" Type="http://schemas.openxmlformats.org/officeDocument/2006/relationships/hyperlink" Target="https://doi.org/10.1016/j.actpsy.2007.11.002" TargetMode="External"/><Relationship Id="rId58" Type="http://schemas.openxmlformats.org/officeDocument/2006/relationships/hyperlink" Target="https://doi.org/10.1037/0278-7393.25.4.923" TargetMode="External"/><Relationship Id="rId74" Type="http://schemas.openxmlformats.org/officeDocument/2006/relationships/hyperlink" Target="https://doi.org/10.1037/xge0000598" TargetMode="External"/><Relationship Id="rId79" Type="http://schemas.openxmlformats.org/officeDocument/2006/relationships/hyperlink" Target="https://osf.io/preprints/psyarxiv/m3pnz_v1/" TargetMode="External"/><Relationship Id="rId102" Type="http://schemas.openxmlformats.org/officeDocument/2006/relationships/footer" Target="footer1.xml"/><Relationship Id="rId5" Type="http://schemas.openxmlformats.org/officeDocument/2006/relationships/footnotes" Target="footnotes.xml"/><Relationship Id="rId90" Type="http://schemas.openxmlformats.org/officeDocument/2006/relationships/hyperlink" Target="https://doi.org/10.1037/a0013396" TargetMode="External"/><Relationship Id="rId95" Type="http://schemas.openxmlformats.org/officeDocument/2006/relationships/hyperlink" Target="https://doi.org/10.3758/MC.38.4.419" TargetMode="External"/><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hyperlink" Target="https://doi.org/10.1037/a0018113" TargetMode="External"/><Relationship Id="rId48" Type="http://schemas.openxmlformats.org/officeDocument/2006/relationships/hyperlink" Target="https://doi.org/10.1037/a0033715" TargetMode="External"/><Relationship Id="rId64" Type="http://schemas.openxmlformats.org/officeDocument/2006/relationships/hyperlink" Target="https://doi.org/10.1177/0956797615583071" TargetMode="External"/><Relationship Id="rId69" Type="http://schemas.openxmlformats.org/officeDocument/2006/relationships/hyperlink" Target="https://doi.org/10.1186/s12916-024-03569-8" TargetMode="External"/><Relationship Id="rId80" Type="http://schemas.openxmlformats.org/officeDocument/2006/relationships/hyperlink" Target="https://doi.org/10.1016/j.jml.2015.10.002" TargetMode="External"/><Relationship Id="rId85" Type="http://schemas.openxmlformats.org/officeDocument/2006/relationships/hyperlink" Target="https://doi.org/10.1016/j.neuropsychologia.2009.02.013" TargetMode="External"/><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hyperlink" Target="https://doi.org/10.1016/j.jpsychires.2023.01.028" TargetMode="External"/><Relationship Id="rId59" Type="http://schemas.openxmlformats.org/officeDocument/2006/relationships/hyperlink" Target="https://doi.org/10.1006/jmps.2001.1388" TargetMode="External"/><Relationship Id="rId103" Type="http://schemas.openxmlformats.org/officeDocument/2006/relationships/footer" Target="footer2.xml"/><Relationship Id="rId108"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hyperlink" Target="https://doi.org/10.1037/a0033722" TargetMode="External"/><Relationship Id="rId54" Type="http://schemas.openxmlformats.org/officeDocument/2006/relationships/hyperlink" Target="https://doi.org/10.1037/0096-3445.133.1.3" TargetMode="External"/><Relationship Id="rId62" Type="http://schemas.openxmlformats.org/officeDocument/2006/relationships/hyperlink" Target="https://doi.org/10.1038/s41398-023-02578-0" TargetMode="External"/><Relationship Id="rId70" Type="http://schemas.openxmlformats.org/officeDocument/2006/relationships/hyperlink" Target="https://doi.org/10.1016/j.jbtep.2019.01.006" TargetMode="External"/><Relationship Id="rId75" Type="http://schemas.openxmlformats.org/officeDocument/2006/relationships/hyperlink" Target="https://doi.org/10.1177/2167702621998315" TargetMode="External"/><Relationship Id="rId83" Type="http://schemas.openxmlformats.org/officeDocument/2006/relationships/hyperlink" Target="https://doi.org/10.1016/j.neuropsychologia.2011.08.025" TargetMode="External"/><Relationship Id="rId88" Type="http://schemas.openxmlformats.org/officeDocument/2006/relationships/hyperlink" Target="https://doi.org/10.1111/j.1467-9280.2005.01634.x" TargetMode="External"/><Relationship Id="rId91" Type="http://schemas.openxmlformats.org/officeDocument/2006/relationships/hyperlink" Target="https://doi.org/10.1177/0963721413498893" TargetMode="External"/><Relationship Id="rId96" Type="http://schemas.openxmlformats.org/officeDocument/2006/relationships/hyperlink" Target="https://doi.org/10.1038/s41562-024-01956-y"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doi.org/10.1037/rev0000015" TargetMode="External"/><Relationship Id="rId57" Type="http://schemas.openxmlformats.org/officeDocument/2006/relationships/hyperlink" Target="https://doi.org/10.1016/j.brat.2017.03.018" TargetMode="External"/><Relationship Id="rId106" Type="http://schemas.openxmlformats.org/officeDocument/2006/relationships/fontTable" Target="fontTable.xml"/><Relationship Id="rId10" Type="http://schemas.microsoft.com/office/2018/08/relationships/commentsExtensible" Target="commentsExtensible.xml"/><Relationship Id="rId31" Type="http://schemas.openxmlformats.org/officeDocument/2006/relationships/image" Target="media/image21.png"/><Relationship Id="rId44" Type="http://schemas.openxmlformats.org/officeDocument/2006/relationships/hyperlink" Target="https://doi.org/10.1006/jmps.1999.1282" TargetMode="External"/><Relationship Id="rId52" Type="http://schemas.openxmlformats.org/officeDocument/2006/relationships/hyperlink" Target="https://doi.org/10.31234/osf.io/sm3fw" TargetMode="External"/><Relationship Id="rId60" Type="http://schemas.openxmlformats.org/officeDocument/2006/relationships/hyperlink" Target="https://doi.org/10.1101/lm.1022308" TargetMode="External"/><Relationship Id="rId65" Type="http://schemas.openxmlformats.org/officeDocument/2006/relationships/hyperlink" Target="https://doi.org/10.1016/j.cpr.2016.04.010" TargetMode="External"/><Relationship Id="rId73" Type="http://schemas.openxmlformats.org/officeDocument/2006/relationships/hyperlink" Target="https://doi.org/10.1002/acp.1611" TargetMode="External"/><Relationship Id="rId78" Type="http://schemas.openxmlformats.org/officeDocument/2006/relationships/hyperlink" Target="https://doi.org/10.3758/s13423-025-02744-z" TargetMode="External"/><Relationship Id="rId81" Type="http://schemas.openxmlformats.org/officeDocument/2006/relationships/hyperlink" Target="https://doi.org/10.1038/s41467-017-01184-1" TargetMode="External"/><Relationship Id="rId86" Type="http://schemas.openxmlformats.org/officeDocument/2006/relationships/hyperlink" Target="https://doi.org/10.1016/S0079-7421(08)60162-0" TargetMode="External"/><Relationship Id="rId94" Type="http://schemas.openxmlformats.org/officeDocument/2006/relationships/hyperlink" Target="https://doi.org/10.3758/bf03195864" TargetMode="External"/><Relationship Id="rId99" Type="http://schemas.openxmlformats.org/officeDocument/2006/relationships/hyperlink" Target="https://doi.org/10.1037/rev0000505" TargetMode="External"/><Relationship Id="rId101" Type="http://schemas.openxmlformats.org/officeDocument/2006/relationships/header" Target="header2.xml"/><Relationship Id="rId4" Type="http://schemas.openxmlformats.org/officeDocument/2006/relationships/webSettings" Target="webSettings.xml"/><Relationship Id="rId9" Type="http://schemas.microsoft.com/office/2016/09/relationships/commentsIds" Target="commentsId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s://doi.org/10.1037/0096-3445.129.1.126" TargetMode="External"/><Relationship Id="rId34" Type="http://schemas.openxmlformats.org/officeDocument/2006/relationships/image" Target="media/image24.png"/><Relationship Id="rId50" Type="http://schemas.openxmlformats.org/officeDocument/2006/relationships/hyperlink" Target="https://doi.org/10.3758/s13421-023-01453-z" TargetMode="External"/><Relationship Id="rId55" Type="http://schemas.openxmlformats.org/officeDocument/2006/relationships/hyperlink" Target="https://doi.org/10.1371/journal.pone.0004153" TargetMode="External"/><Relationship Id="rId76" Type="http://schemas.openxmlformats.org/officeDocument/2006/relationships/hyperlink" Target="https://doi.org/10.1037/xge0001354" TargetMode="External"/><Relationship Id="rId97" Type="http://schemas.openxmlformats.org/officeDocument/2006/relationships/hyperlink" Target="https://doi.org/10.1525/collabra.130791" TargetMode="External"/><Relationship Id="rId104" Type="http://schemas.openxmlformats.org/officeDocument/2006/relationships/header" Target="header3.xml"/><Relationship Id="rId7" Type="http://schemas.openxmlformats.org/officeDocument/2006/relationships/comments" Target="comments.xml"/><Relationship Id="rId71" Type="http://schemas.openxmlformats.org/officeDocument/2006/relationships/hyperlink" Target="https://doi.org/10.1038/nn.2271" TargetMode="External"/><Relationship Id="rId92" Type="http://schemas.openxmlformats.org/officeDocument/2006/relationships/hyperlink" Target="https://doi.org/10.1037/rev0000132" TargetMode="External"/><Relationship Id="rId2" Type="http://schemas.openxmlformats.org/officeDocument/2006/relationships/styles" Target="styles.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hyperlink" Target="https://doi.org/10.1016/s2215-0366(25)00397-9" TargetMode="External"/><Relationship Id="rId45" Type="http://schemas.openxmlformats.org/officeDocument/2006/relationships/hyperlink" Target="https://doi.org/10.1037/rev0000334" TargetMode="External"/><Relationship Id="rId66" Type="http://schemas.openxmlformats.org/officeDocument/2006/relationships/hyperlink" Target="https://memory.psych.upenn.edu/files/pubs/JinEtal24.pdf" TargetMode="External"/><Relationship Id="rId87" Type="http://schemas.openxmlformats.org/officeDocument/2006/relationships/hyperlink" Target="https://doi.org/10.1038/s41380-023-02062-7" TargetMode="External"/><Relationship Id="rId61" Type="http://schemas.openxmlformats.org/officeDocument/2006/relationships/hyperlink" Target="https://doi.org/10.1038/mp.2017.23" TargetMode="External"/><Relationship Id="rId82" Type="http://schemas.openxmlformats.org/officeDocument/2006/relationships/hyperlink" Target="https://doi.org/10.1037/a0022475" TargetMode="Externa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hyperlink" Target="https://doi.org/10.1371/journal.pone.0013706" TargetMode="External"/><Relationship Id="rId77" Type="http://schemas.openxmlformats.org/officeDocument/2006/relationships/hyperlink" Target="https://doi.org/10.1037/a0039036" TargetMode="External"/><Relationship Id="rId100" Type="http://schemas.openxmlformats.org/officeDocument/2006/relationships/header" Target="header1.xml"/><Relationship Id="rId105" Type="http://schemas.openxmlformats.org/officeDocument/2006/relationships/footer" Target="footer3.xml"/><Relationship Id="rId8" Type="http://schemas.microsoft.com/office/2011/relationships/commentsExtended" Target="commentsExtended.xml"/><Relationship Id="rId51" Type="http://schemas.openxmlformats.org/officeDocument/2006/relationships/hyperlink" Target="https://doi.org/10.1016/j.jbtep.2023.101858" TargetMode="External"/><Relationship Id="rId72" Type="http://schemas.openxmlformats.org/officeDocument/2006/relationships/hyperlink" Target="https://doi.org/10.1523/JNEUROSCI.3378-14.2015" TargetMode="External"/><Relationship Id="rId93" Type="http://schemas.openxmlformats.org/officeDocument/2006/relationships/hyperlink" Target="https://doi.org/10.1016/j.jml.2007.01.002" TargetMode="External"/><Relationship Id="rId98" Type="http://schemas.openxmlformats.org/officeDocument/2006/relationships/hyperlink" Target="https://doi.org/10.1037/0278-7393.32.4.792" TargetMode="External"/><Relationship Id="rId3" Type="http://schemas.openxmlformats.org/officeDocument/2006/relationships/settings" Target="settings.xml"/><Relationship Id="rId25" Type="http://schemas.openxmlformats.org/officeDocument/2006/relationships/image" Target="media/image15.png"/><Relationship Id="rId46" Type="http://schemas.openxmlformats.org/officeDocument/2006/relationships/hyperlink" Target="https://doi.org/10.1016/j.jbtep.2011.10.008" TargetMode="External"/><Relationship Id="rId67" Type="http://schemas.openxmlformats.org/officeDocument/2006/relationships/hyperlink" Target="https://doi.org/10.1146/annurev-psych-010418-1033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81</Pages>
  <Words>25610</Words>
  <Characters>145977</Characters>
  <Application>Microsoft Office Word</Application>
  <DocSecurity>0</DocSecurity>
  <Lines>1216</Lines>
  <Paragraphs>342</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171245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Jordan Gunn</dc:creator>
  <cp:keywords>intrusive memories, voluntary memory, trauma-film paradigm, visuospatial intervention, selective interference, retrieved-context theory, computational modeling</cp:keywords>
  <dc:description>GOAL-DIRECTED REMEMBERING UNDER CONTEXTUAL COMPETITION</dc:description>
  <cp:lastModifiedBy>Jordan Gunn</cp:lastModifiedBy>
  <cp:revision>2</cp:revision>
  <dcterms:created xsi:type="dcterms:W3CDTF">2026-07-14T09:48:00Z</dcterms:created>
  <dcterms:modified xsi:type="dcterms:W3CDTF">2026-07-14T09:48:00Z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uthor">
    <vt:lpwstr/>
  </property>
  <property fmtid="{D5CDD505-2E9C-101B-9397-08002B2CF9AE}" pid="5" name="apatitle">
    <vt:lpwstr>Goal-directed remembering under contextual competition: A retrieved-context account of selective interference</vt:lpwstr>
  </property>
  <property fmtid="{D5CDD505-2E9C-101B-9397-08002B2CF9AE}" pid="6" name="apatitledisplay">
    <vt:lpwstr>Goal-directed remembering under contextual competition: A retrieved-context account of selective interference</vt:lpwstr>
  </property>
  <property fmtid="{D5CDD505-2E9C-101B-9397-08002B2CF9AE}" pid="7" name="author-note">
    <vt:lpwstr/>
  </property>
  <property fmtid="{D5CDD505-2E9C-101B-9397-08002B2CF9AE}" pid="8" name="authors">
    <vt:lpwstr/>
  </property>
  <property fmtid="{D5CDD505-2E9C-101B-9397-08002B2CF9AE}" pid="9" name="biblio-config">
    <vt:lpwstr>True</vt:lpwstr>
  </property>
  <property fmtid="{D5CDD505-2E9C-101B-9397-08002B2CF9AE}" pid="10" name="by-affiliation">
    <vt:lpwstr/>
  </property>
  <property fmtid="{D5CDD505-2E9C-101B-9397-08002B2CF9AE}" pid="11" name="by-author">
    <vt:lpwstr/>
  </property>
  <property fmtid="{D5CDD505-2E9C-101B-9397-08002B2CF9AE}" pid="12" name="cap-location">
    <vt:lpwstr>top</vt:lpwstr>
  </property>
  <property fmtid="{D5CDD505-2E9C-101B-9397-08002B2CF9AE}" pid="13" name="clear-hidden-classes">
    <vt:lpwstr>none</vt:lpwstr>
  </property>
  <property fmtid="{D5CDD505-2E9C-101B-9397-08002B2CF9AE}" pid="14" name="csl">
    <vt:lpwstr>_extensions/wjschne/apaquarto/apa.csl</vt:lpwstr>
  </property>
  <property fmtid="{D5CDD505-2E9C-101B-9397-08002B2CF9AE}" pid="15" name="documentmode">
    <vt:lpwstr>man</vt:lpwstr>
  </property>
  <property fmtid="{D5CDD505-2E9C-101B-9397-08002B2CF9AE}" pid="16" name="donotrepeattitle">
    <vt:lpwstr>True</vt:lpwstr>
  </property>
  <property fmtid="{D5CDD505-2E9C-101B-9397-08002B2CF9AE}" pid="17" name="fig-cap-location">
    <vt:lpwstr>top</vt:lpwstr>
  </property>
  <property fmtid="{D5CDD505-2E9C-101B-9397-08002B2CF9AE}" pid="18" name="floatsintext">
    <vt:lpwstr>True</vt:lpwstr>
  </property>
  <property fmtid="{D5CDD505-2E9C-101B-9397-08002B2CF9AE}" pid="19" name="google-scholar">
    <vt:lpwstr>True</vt:lpwstr>
  </property>
  <property fmtid="{D5CDD505-2E9C-101B-9397-08002B2CF9AE}" pid="20" name="header-includes">
    <vt:lpwstr/>
  </property>
  <property fmtid="{D5CDD505-2E9C-101B-9397-08002B2CF9AE}" pid="21" name="include-after">
    <vt:lpwstr/>
  </property>
  <property fmtid="{D5CDD505-2E9C-101B-9397-08002B2CF9AE}" pid="22" name="include-before">
    <vt:lpwstr/>
  </property>
  <property fmtid="{D5CDD505-2E9C-101B-9397-08002B2CF9AE}" pid="23" name="knitr">
    <vt:lpwstr/>
  </property>
  <property fmtid="{D5CDD505-2E9C-101B-9397-08002B2CF9AE}" pid="24" name="labels">
    <vt:lpwstr/>
  </property>
  <property fmtid="{D5CDD505-2E9C-101B-9397-08002B2CF9AE}" pid="25" name="language">
    <vt:lpwstr/>
  </property>
  <property fmtid="{D5CDD505-2E9C-101B-9397-08002B2CF9AE}" pid="26" name="lightbox">
    <vt:lpwstr>auto</vt:lpwstr>
  </property>
  <property fmtid="{D5CDD505-2E9C-101B-9397-08002B2CF9AE}" pid="27" name="link-citations">
    <vt:lpwstr>True</vt:lpwstr>
  </property>
  <property fmtid="{D5CDD505-2E9C-101B-9397-08002B2CF9AE}" pid="28" name="manuscript">
    <vt:lpwstr/>
  </property>
  <property fmtid="{D5CDD505-2E9C-101B-9397-08002B2CF9AE}" pid="29" name="no-ampersand-parenthetical">
    <vt:lpwstr>False</vt:lpwstr>
  </property>
  <property fmtid="{D5CDD505-2E9C-101B-9397-08002B2CF9AE}" pid="30" name="nocorrespondence">
    <vt:lpwstr>True</vt:lpwstr>
  </property>
  <property fmtid="{D5CDD505-2E9C-101B-9397-08002B2CF9AE}" pid="31" name="notebook-preview-options">
    <vt:lpwstr/>
  </property>
  <property fmtid="{D5CDD505-2E9C-101B-9397-08002B2CF9AE}" pid="32" name="oneaffiliation">
    <vt:lpwstr>True</vt:lpwstr>
  </property>
  <property fmtid="{D5CDD505-2E9C-101B-9397-08002B2CF9AE}" pid="33" name="oneauthor">
    <vt:lpwstr>True</vt:lpwstr>
  </property>
  <property fmtid="{D5CDD505-2E9C-101B-9397-08002B2CF9AE}" pid="34" name="quarto-internal">
    <vt:lpwstr/>
  </property>
  <property fmtid="{D5CDD505-2E9C-101B-9397-08002B2CF9AE}" pid="35" name="references">
    <vt:lpwstr/>
  </property>
  <property fmtid="{D5CDD505-2E9C-101B-9397-08002B2CF9AE}" pid="36" name="remove-hidden">
    <vt:lpwstr>all</vt:lpwstr>
  </property>
  <property fmtid="{D5CDD505-2E9C-101B-9397-08002B2CF9AE}" pid="37" name="revealjs-plugins">
    <vt:lpwstr/>
  </property>
  <property fmtid="{D5CDD505-2E9C-101B-9397-08002B2CF9AE}" pid="38" name="shorttitle">
    <vt:lpwstr>GOAL-DIRECTED REMEMBERING UNDER CONTEXTUAL COMPETITION</vt:lpwstr>
  </property>
  <property fmtid="{D5CDD505-2E9C-101B-9397-08002B2CF9AE}" pid="39" name="suppress-abstract">
    <vt:lpwstr>False</vt:lpwstr>
  </property>
  <property fmtid="{D5CDD505-2E9C-101B-9397-08002B2CF9AE}" pid="40" name="suppress-affiliation">
    <vt:lpwstr>False</vt:lpwstr>
  </property>
  <property fmtid="{D5CDD505-2E9C-101B-9397-08002B2CF9AE}" pid="41" name="suppress-author">
    <vt:lpwstr>False</vt:lpwstr>
  </property>
  <property fmtid="{D5CDD505-2E9C-101B-9397-08002B2CF9AE}" pid="42" name="suppress-author-note">
    <vt:lpwstr>False</vt:lpwstr>
  </property>
  <property fmtid="{D5CDD505-2E9C-101B-9397-08002B2CF9AE}" pid="43" name="suppress-corresponding-address">
    <vt:lpwstr>False</vt:lpwstr>
  </property>
  <property fmtid="{D5CDD505-2E9C-101B-9397-08002B2CF9AE}" pid="44" name="suppress-corresponding-affiliation-name">
    <vt:lpwstr>False</vt:lpwstr>
  </property>
  <property fmtid="{D5CDD505-2E9C-101B-9397-08002B2CF9AE}" pid="45" name="suppress-corresponding-city">
    <vt:lpwstr>False</vt:lpwstr>
  </property>
  <property fmtid="{D5CDD505-2E9C-101B-9397-08002B2CF9AE}" pid="46" name="suppress-corresponding-department">
    <vt:lpwstr>False</vt:lpwstr>
  </property>
  <property fmtid="{D5CDD505-2E9C-101B-9397-08002B2CF9AE}" pid="47" name="suppress-corresponding-email">
    <vt:lpwstr>False</vt:lpwstr>
  </property>
  <property fmtid="{D5CDD505-2E9C-101B-9397-08002B2CF9AE}" pid="48" name="suppress-corresponding-group">
    <vt:lpwstr>False</vt:lpwstr>
  </property>
  <property fmtid="{D5CDD505-2E9C-101B-9397-08002B2CF9AE}" pid="49" name="suppress-corresponding-paragraph">
    <vt:lpwstr>False</vt:lpwstr>
  </property>
  <property fmtid="{D5CDD505-2E9C-101B-9397-08002B2CF9AE}" pid="50" name="suppress-corresponding-postal-code">
    <vt:lpwstr>False</vt:lpwstr>
  </property>
  <property fmtid="{D5CDD505-2E9C-101B-9397-08002B2CF9AE}" pid="51" name="suppress-corresponding-region">
    <vt:lpwstr>False</vt:lpwstr>
  </property>
  <property fmtid="{D5CDD505-2E9C-101B-9397-08002B2CF9AE}" pid="52" name="suppress-credit-statement">
    <vt:lpwstr>False</vt:lpwstr>
  </property>
  <property fmtid="{D5CDD505-2E9C-101B-9397-08002B2CF9AE}" pid="53" name="suppress-disclosures-paragraph">
    <vt:lpwstr>False</vt:lpwstr>
  </property>
  <property fmtid="{D5CDD505-2E9C-101B-9397-08002B2CF9AE}" pid="54" name="suppress-impact-statement">
    <vt:lpwstr>False</vt:lpwstr>
  </property>
  <property fmtid="{D5CDD505-2E9C-101B-9397-08002B2CF9AE}" pid="55" name="suppress-keywords">
    <vt:lpwstr>False</vt:lpwstr>
  </property>
  <property fmtid="{D5CDD505-2E9C-101B-9397-08002B2CF9AE}" pid="56" name="suppress-orcid">
    <vt:lpwstr>False</vt:lpwstr>
  </property>
  <property fmtid="{D5CDD505-2E9C-101B-9397-08002B2CF9AE}" pid="57" name="suppress-short-title">
    <vt:lpwstr>False</vt:lpwstr>
  </property>
  <property fmtid="{D5CDD505-2E9C-101B-9397-08002B2CF9AE}" pid="58" name="suppress-status-change-paragraph">
    <vt:lpwstr>False</vt:lpwstr>
  </property>
  <property fmtid="{D5CDD505-2E9C-101B-9397-08002B2CF9AE}" pid="59" name="suppress-title">
    <vt:lpwstr>False</vt:lpwstr>
  </property>
  <property fmtid="{D5CDD505-2E9C-101B-9397-08002B2CF9AE}" pid="60" name="suppress-title-introduction">
    <vt:lpwstr>False</vt:lpwstr>
  </property>
  <property fmtid="{D5CDD505-2E9C-101B-9397-08002B2CF9AE}" pid="61" name="suppress-title-page">
    <vt:lpwstr>False</vt:lpwstr>
  </property>
  <property fmtid="{D5CDD505-2E9C-101B-9397-08002B2CF9AE}" pid="62" name="suppress-title-page-number">
    <vt:lpwstr>False</vt:lpwstr>
  </property>
  <property fmtid="{D5CDD505-2E9C-101B-9397-08002B2CF9AE}" pid="63" name="tbl-cap-location">
    <vt:lpwstr>top</vt:lpwstr>
  </property>
  <property fmtid="{D5CDD505-2E9C-101B-9397-08002B2CF9AE}" pid="64" name="template-partials">
    <vt:lpwstr/>
  </property>
  <property fmtid="{D5CDD505-2E9C-101B-9397-08002B2CF9AE}" pid="65" name="theme">
    <vt:lpwstr>cosmo</vt:lpwstr>
  </property>
  <property fmtid="{D5CDD505-2E9C-101B-9397-08002B2CF9AE}" pid="66" name="title-block-style">
    <vt:lpwstr>manuscript</vt:lpwstr>
  </property>
  <property fmtid="{D5CDD505-2E9C-101B-9397-08002B2CF9AE}" pid="67" name="toc-title">
    <vt:lpwstr>Table of contents</vt:lpwstr>
  </property>
  <property fmtid="{D5CDD505-2E9C-101B-9397-08002B2CF9AE}" pid="68" name="unroll-markdown-cells">
    <vt:lpwstr>True</vt:lpwstr>
  </property>
  <property fmtid="{D5CDD505-2E9C-101B-9397-08002B2CF9AE}" pid="69" name="zerocitations">
    <vt:lpwstr>False</vt:lpwstr>
  </property>
</Properties>
</file>