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77B662F6" w:rsidR="00F8399E" w:rsidRDefault="00CC1CAB">
      <w:pPr>
        <w:pStyle w:val="Heading1"/>
      </w:pPr>
      <w:bookmarkStart w:id="0" w:name="title"/>
      <w:ins w:id="1" w:author="Gunn, Jordan" w:date="2026-07-23T17:51:00Z" w16du:dateUtc="2026-07-23T16:51:00Z">
        <w:r w:rsidRPr="00CC1CAB">
          <w:t>Competition and control in episodic memory search</w:t>
        </w:r>
      </w:ins>
      <w:del w:id="2" w:author="Gunn, Jordan" w:date="2026-07-23T17:51:00Z" w16du:dateUtc="2026-07-23T16:51:00Z">
        <w:r w:rsidR="00F54748" w:rsidDel="00CC1CAB">
          <w:delText xml:space="preserve">Goal-directed remembering under contextual </w:delText>
        </w:r>
        <w:commentRangeStart w:id="3"/>
        <w:commentRangeStart w:id="4"/>
        <w:r w:rsidR="00F54748" w:rsidDel="00CC1CAB">
          <w:delText>competition</w:delText>
        </w:r>
      </w:del>
      <w:ins w:id="5" w:author="Jordan Gunn" w:date="2026-07-20T01:11:00Z" w16du:dateUtc="2026-07-20T00:11:00Z">
        <w:del w:id="6" w:author="Gunn, Jordan" w:date="2026-07-23T17:51:00Z" w16du:dateUtc="2026-07-23T16:51:00Z">
          <w:r w:rsidR="00D855D1" w:rsidDel="00CC1CAB">
            <w:delText>when context cues competitors</w:delText>
          </w:r>
        </w:del>
      </w:ins>
      <w:r w:rsidR="00F54748">
        <w:t xml:space="preserve">: </w:t>
      </w:r>
      <w:commentRangeEnd w:id="3"/>
      <w:r w:rsidR="00215C2C">
        <w:rPr>
          <w:rStyle w:val="CommentReference"/>
          <w:sz w:val="24"/>
          <w:szCs w:val="32"/>
        </w:rPr>
        <w:commentReference w:id="3"/>
      </w:r>
      <w:commentRangeEnd w:id="4"/>
      <w:r w:rsidR="00C16791">
        <w:rPr>
          <w:rStyle w:val="CommentReference"/>
          <w:sz w:val="24"/>
          <w:szCs w:val="32"/>
        </w:rPr>
        <w:commentReference w:id="4"/>
      </w:r>
      <w:r w:rsidR="00F54748">
        <w:t>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7"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4D5C0D8E" w:rsidR="00F8399E" w:rsidRDefault="00C16791">
      <w:pPr>
        <w:pStyle w:val="Heading1"/>
      </w:pPr>
      <w:bookmarkStart w:id="8" w:name="firstheader"/>
      <w:bookmarkEnd w:id="7"/>
      <w:ins w:id="9" w:author="Gunn, Jordan" w:date="2026-07-23T17:52:00Z" w16du:dateUtc="2026-07-23T16:52:00Z">
        <w:r w:rsidRPr="00C16791">
          <w:lastRenderedPageBreak/>
          <w:t>Competition and control in episodic memory search</w:t>
        </w:r>
      </w:ins>
      <w:del w:id="10" w:author="Gunn, Jordan" w:date="2026-07-23T17:52:00Z" w16du:dateUtc="2026-07-23T16:52:00Z">
        <w:r w:rsidR="00F54748" w:rsidDel="00C16791">
          <w:delText>Goal-directed remembering under contextual competition</w:delText>
        </w:r>
      </w:del>
      <w:r w:rsidR="00F54748">
        <w:t>: A retrieved-context account of selective interference</w:t>
      </w:r>
    </w:p>
    <w:p w14:paraId="5CDA6A4E" w14:textId="77777777" w:rsidR="00F8399E" w:rsidRDefault="00F54748">
      <w:pPr>
        <w:pStyle w:val="Heading1"/>
      </w:pPr>
      <w:bookmarkStart w:id="11" w:name="abstract"/>
      <w:bookmarkEnd w:id="8"/>
      <w:r>
        <w:t>Abstract</w:t>
      </w:r>
    </w:p>
    <w:p w14:paraId="422D0954" w14:textId="1986D198" w:rsidR="00F8399E" w:rsidRDefault="00F54748">
      <w:pPr>
        <w:pStyle w:val="FirstParagraph"/>
      </w:pPr>
      <w:commentRangeStart w:id="12"/>
      <w:commentRangeStart w:id="13"/>
      <w:r>
        <w:t xml:space="preserve">Goal-directed remembering can </w:t>
      </w:r>
      <w:del w:id="14" w:author="Jordan Gunn" w:date="2026-07-20T02:25:00Z" w16du:dateUtc="2026-07-20T01:25:00Z">
        <w:r w:rsidDel="00AE694B">
          <w:delText>be less affected by</w:delText>
        </w:r>
      </w:del>
      <w:ins w:id="15" w:author="Jordan Gunn" w:date="2026-07-20T02:25:00Z" w16du:dateUtc="2026-07-20T01:25:00Z">
        <w:r w:rsidR="00AE694B">
          <w:t>stay relatively robust even when</w:t>
        </w:r>
      </w:ins>
      <w:r>
        <w:t xml:space="preserve"> interference </w:t>
      </w:r>
      <w:del w:id="16" w:author="Jordan Gunn" w:date="2026-07-20T02:25:00Z" w16du:dateUtc="2026-07-20T01:25:00Z">
        <w:r w:rsidDel="00AE694B">
          <w:delText>even as</w:delText>
        </w:r>
      </w:del>
      <w:ins w:id="17" w:author="Jordan Gunn" w:date="2026-07-20T02:25:00Z" w16du:dateUtc="2026-07-20T01:25:00Z">
        <w:r w:rsidR="00AE694B">
          <w:t>makes</w:t>
        </w:r>
      </w:ins>
      <w:r>
        <w:t xml:space="preserve"> the same material </w:t>
      </w:r>
      <w:del w:id="18" w:author="Jordan Gunn" w:date="2026-07-20T02:25:00Z" w16du:dateUtc="2026-07-20T01:25:00Z">
        <w:r w:rsidDel="00AE694B">
          <w:delText xml:space="preserve">becomes </w:delText>
        </w:r>
      </w:del>
      <w:r>
        <w:t xml:space="preserve">less likely to come to mind inadvertently. </w:t>
      </w:r>
      <w:commentRangeEnd w:id="12"/>
      <w:r w:rsidR="00215C2C">
        <w:rPr>
          <w:rStyle w:val="CommentReference"/>
          <w:sz w:val="24"/>
          <w:szCs w:val="24"/>
        </w:rPr>
        <w:commentReference w:id="12"/>
      </w:r>
      <w:commentRangeEnd w:id="13"/>
      <w:r w:rsidR="00C16791">
        <w:rPr>
          <w:rStyle w:val="CommentReference"/>
          <w:sz w:val="24"/>
          <w:szCs w:val="24"/>
        </w:rPr>
        <w:commentReference w:id="13"/>
      </w:r>
      <w:del w:id="19" w:author="Gunn, Jordan" w:date="2026-07-23T17:56:00Z" w16du:dateUtc="2026-07-23T16:56:00Z">
        <w:r w:rsidR="00EC5095" w:rsidDel="00C16791">
          <w:delText xml:space="preserve">Research </w:delText>
        </w:r>
      </w:del>
      <w:ins w:id="20" w:author="Gunn, Jordan" w:date="2026-07-23T17:56:00Z" w16du:dateUtc="2026-07-23T16:56:00Z">
        <w:r w:rsidR="00C16791">
          <w:t xml:space="preserve">Studies </w:t>
        </w:r>
      </w:ins>
      <w:r w:rsidR="00EC5095">
        <w:t>using t</w:t>
      </w:r>
      <w:del w:id="21" w:author="Tommy McConnell" w:date="2026-07-22T11:12:00Z" w16du:dateUtc="2026-07-22T10:12:00Z">
        <w:r w:rsidDel="00EC5095">
          <w:delText>T</w:delText>
        </w:r>
      </w:del>
      <w:r>
        <w:t xml:space="preserve">he </w:t>
      </w:r>
      <w:commentRangeStart w:id="22"/>
      <w:r>
        <w:t>trauma-film paradigm examine</w:t>
      </w:r>
      <w:del w:id="23" w:author="Gunn, Jordan" w:date="2026-07-23T17:56:00Z" w16du:dateUtc="2026-07-23T16:56:00Z">
        <w:r w:rsidDel="00C16791">
          <w:delText>s</w:delText>
        </w:r>
      </w:del>
      <w:r>
        <w:t xml:space="preserve"> this </w:t>
      </w:r>
      <w:commentRangeEnd w:id="22"/>
      <w:r w:rsidR="00215C2C">
        <w:rPr>
          <w:rStyle w:val="CommentReference"/>
          <w:sz w:val="24"/>
          <w:szCs w:val="24"/>
        </w:rPr>
        <w:commentReference w:id="22"/>
      </w:r>
      <w:r>
        <w:t>asymmetry in memory for distressing films: a</w:t>
      </w:r>
      <w:r w:rsidR="007676E2">
        <w:t>n imagery-competing</w:t>
      </w:r>
      <w:r>
        <w:t xml:space="preserve"> task performed after a film reminder can reduce later intrusions while leaving </w:t>
      </w:r>
      <w:ins w:id="24" w:author="Gunn, Jordan" w:date="2026-07-23T17:57:00Z" w16du:dateUtc="2026-07-23T16:57:00Z">
        <w:r w:rsidR="00C16791" w:rsidRPr="00C16791">
          <w:t>goal-directed remembering</w:t>
        </w:r>
        <w:r w:rsidR="00C16791">
          <w:t xml:space="preserve"> </w:t>
        </w:r>
      </w:ins>
      <w:del w:id="25" w:author="Gunn, Jordan" w:date="2026-07-23T17:57:00Z" w16du:dateUtc="2026-07-23T16:57:00Z">
        <w:r w:rsidDel="00C16791">
          <w:delText xml:space="preserve">voluntary memory </w:delText>
        </w:r>
      </w:del>
      <w:r>
        <w:t xml:space="preserve">relatively intact. This selective interference effect is often interpreted through theories of traumatic memory in which intrusive and </w:t>
      </w:r>
      <w:commentRangeStart w:id="26"/>
      <w:commentRangeStart w:id="27"/>
      <w:commentRangeStart w:id="28"/>
      <w:del w:id="29" w:author="Gunn, Jordan" w:date="2026-07-23T19:20:00Z" w16du:dateUtc="2026-07-23T18:20:00Z">
        <w:r w:rsidDel="00F64692">
          <w:delText>deliberate</w:delText>
        </w:r>
      </w:del>
      <w:ins w:id="30" w:author="Gunn, Jordan" w:date="2026-07-23T19:20:00Z" w16du:dateUtc="2026-07-23T18:20:00Z">
        <w:r w:rsidR="00F64692">
          <w:t>goal-directed</w:t>
        </w:r>
      </w:ins>
      <w:r>
        <w:t xml:space="preserve"> </w:t>
      </w:r>
      <w:commentRangeEnd w:id="26"/>
      <w:r w:rsidR="00215C2C">
        <w:rPr>
          <w:rStyle w:val="CommentReference"/>
          <w:sz w:val="24"/>
          <w:szCs w:val="24"/>
        </w:rPr>
        <w:commentReference w:id="26"/>
      </w:r>
      <w:commentRangeEnd w:id="27"/>
      <w:r w:rsidR="00EC5095">
        <w:rPr>
          <w:rStyle w:val="CommentReference"/>
          <w:sz w:val="24"/>
          <w:szCs w:val="24"/>
        </w:rPr>
        <w:commentReference w:id="27"/>
      </w:r>
      <w:commentRangeEnd w:id="28"/>
      <w:r w:rsidR="00C16791">
        <w:rPr>
          <w:rStyle w:val="CommentReference"/>
          <w:sz w:val="24"/>
          <w:szCs w:val="24"/>
        </w:rPr>
        <w:commentReference w:id="28"/>
      </w:r>
      <w:r>
        <w:t>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task competitors as well as film items.</w:t>
      </w:r>
      <w:commentRangeStart w:id="31"/>
      <w:r>
        <w:t xml:space="preserve"> </w:t>
      </w:r>
      <w:commentRangeEnd w:id="31"/>
      <w:r w:rsidR="00215C2C">
        <w:rPr>
          <w:rStyle w:val="CommentReference"/>
          <w:sz w:val="24"/>
          <w:szCs w:val="24"/>
        </w:rPr>
        <w:commentReference w:id="31"/>
      </w:r>
      <w:ins w:id="32" w:author="Gunn, Jordan" w:date="2026-07-23T17:59:00Z" w16du:dateUtc="2026-07-23T16:59:00Z">
        <w:r w:rsidR="00C16791">
          <w:t>In the model, s</w:t>
        </w:r>
      </w:ins>
      <w:r w:rsidR="00C63A83" w:rsidRPr="00C63A83">
        <w:t xml:space="preserve">trong </w:t>
      </w:r>
      <w:del w:id="33" w:author="Gunn, Jordan" w:date="2026-07-23T18:05:00Z" w16du:dateUtc="2026-07-23T17:05:00Z">
        <w:r w:rsidR="00C63A83" w:rsidRPr="00C63A83" w:rsidDel="00866E4D">
          <w:delText xml:space="preserve">competition </w:delText>
        </w:r>
      </w:del>
      <w:ins w:id="34" w:author="Gunn, Jordan" w:date="2026-07-23T18:05:00Z" w16du:dateUtc="2026-07-23T17:05:00Z">
        <w:r w:rsidR="00866E4D">
          <w:t>task competitors</w:t>
        </w:r>
        <w:r w:rsidR="00866E4D" w:rsidRPr="00C63A83">
          <w:t xml:space="preserve"> </w:t>
        </w:r>
      </w:ins>
      <w:r w:rsidR="00C63A83" w:rsidRPr="00C63A83">
        <w:t>reduce</w:t>
      </w:r>
      <w:del w:id="35" w:author="Gunn, Jordan" w:date="2026-07-23T18:05:00Z" w16du:dateUtc="2026-07-23T17:05:00Z">
        <w:r w:rsidR="00C63A83" w:rsidRPr="00C63A83" w:rsidDel="00866E4D">
          <w:delText>s</w:delText>
        </w:r>
      </w:del>
      <w:r w:rsidR="00C63A83" w:rsidRPr="00C63A83">
        <w:t xml:space="preserve"> unguided film recall more than deliberate</w:t>
      </w:r>
      <w:ins w:id="36" w:author="Gunn, Jordan" w:date="2026-07-23T18:05:00Z" w16du:dateUtc="2026-07-23T17:05:00Z">
        <w:r w:rsidR="00866E4D">
          <w:t xml:space="preserve"> film</w:t>
        </w:r>
      </w:ins>
      <w:r w:rsidR="00C63A83" w:rsidRPr="00C63A83">
        <w:t xml:space="preserve"> recall when a maintained film-category cue selectively favors film candidates.</w:t>
      </w:r>
      <w:r w:rsidR="00C63A83">
        <w:t xml:space="preserve"> </w:t>
      </w:r>
      <w:r w:rsidR="004F7E93">
        <w:t>Deliberate r</w:t>
      </w:r>
      <w:r>
        <w:t xml:space="preserve">ecognition is less affected than </w:t>
      </w:r>
      <w:r w:rsidR="004F7E93">
        <w:t xml:space="preserve">deliberate </w:t>
      </w:r>
      <w:r>
        <w:t xml:space="preserve">recall because the model evaluates a presented candidate item’s fit to context rather than selecting among film and task candidates. </w:t>
      </w:r>
      <w:ins w:id="37" w:author="Gunn, Jordan" w:date="2026-07-24T03:45:00Z" w16du:dateUtc="2026-07-24T02:45:00Z">
        <w:r w:rsidR="00700D0B" w:rsidRPr="00700D0B">
          <w:t>We discuss how these results motivate tests of selective interference in standard episodic memory paradigms.</w:t>
        </w:r>
      </w:ins>
      <w:del w:id="38" w:author="Gunn, Jordan" w:date="2026-07-24T03:22:00Z" w16du:dateUtc="2026-07-24T02:22:00Z">
        <w:r w:rsidDel="0001307C">
          <w:delText>This account clarifies when intrusi</w:delText>
        </w:r>
      </w:del>
      <w:del w:id="39" w:author="Gunn, Jordan" w:date="2026-07-23T18:05:00Z" w16du:dateUtc="2026-07-23T17:05:00Z">
        <w:r w:rsidDel="00866E4D">
          <w:delText>ve</w:delText>
        </w:r>
      </w:del>
      <w:del w:id="40" w:author="Gunn, Jordan" w:date="2026-07-24T03:22:00Z" w16du:dateUtc="2026-07-24T02:22:00Z">
        <w:r w:rsidDel="0001307C">
          <w:delText xml:space="preserve"> and </w:delText>
        </w:r>
      </w:del>
      <w:del w:id="41" w:author="Gunn, Jordan" w:date="2026-07-23T18:05:00Z" w16du:dateUtc="2026-07-23T17:05:00Z">
        <w:r w:rsidDel="00866E4D">
          <w:delText xml:space="preserve">voluntary </w:delText>
        </w:r>
      </w:del>
      <w:del w:id="42" w:author="Gunn, Jordan" w:date="2026-07-24T03:22:00Z" w16du:dateUtc="2026-07-24T02:22:00Z">
        <w:r w:rsidDel="0001307C">
          <w:delText>remembering can diverge and situates selective interference within a broader computational theory of episodic learning and retrieval.</w:delText>
        </w:r>
      </w:del>
    </w:p>
    <w:p w14:paraId="54CBB0EF" w14:textId="77777777" w:rsidR="00F8399E" w:rsidRDefault="00F54748">
      <w:pPr>
        <w:pStyle w:val="Heading1"/>
      </w:pPr>
      <w:bookmarkStart w:id="43" w:name="introduction"/>
      <w:bookmarkEnd w:id="11"/>
      <w:r>
        <w:t>Introduction</w:t>
      </w:r>
    </w:p>
    <w:p w14:paraId="254F9D5D" w14:textId="1E0D8B3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In </w:t>
      </w:r>
      <w:r w:rsidR="00901AB6">
        <w:t>posttraumatic stress disorder (</w:t>
      </w:r>
      <w:commentRangeStart w:id="44"/>
      <w:r>
        <w:t>PTSD</w:t>
      </w:r>
      <w:commentRangeEnd w:id="44"/>
      <w:r w:rsidR="00215C2C">
        <w:rPr>
          <w:rStyle w:val="CommentReference"/>
          <w:sz w:val="24"/>
          <w:szCs w:val="24"/>
        </w:rPr>
        <w:commentReference w:id="44"/>
      </w:r>
      <w:ins w:id="45" w:author="Tommy McConnell" w:date="2026-07-22T11:21:00Z" w16du:dateUtc="2026-07-22T10:21:00Z">
        <w:r w:rsidR="00901AB6">
          <w:t>)</w:t>
        </w:r>
      </w:ins>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69EAF318" w:rsidR="00F8399E" w:rsidRDefault="00F54748">
      <w:pPr>
        <w:pStyle w:val="BodyText"/>
      </w:pPr>
      <w:r>
        <w:t xml:space="preserve">The trauma-film paradigm provides a controlled setting for comparing intrusive and voluntary memory for the same </w:t>
      </w:r>
      <w:del w:id="46" w:author="Gunn, Jordan" w:date="2026-07-23T18:44:00Z" w16du:dateUtc="2026-07-23T17:44:00Z">
        <w:r w:rsidDel="00F07F2D">
          <w:delText xml:space="preserve">event </w:delText>
        </w:r>
      </w:del>
      <w:ins w:id="47" w:author="Gunn, Jordan" w:date="2026-07-23T18:44:00Z" w16du:dateUtc="2026-07-23T17:44:00Z">
        <w:r w:rsidR="00F07F2D">
          <w:t xml:space="preserve">material </w:t>
        </w:r>
      </w:ins>
      <w:r>
        <w:t>(</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xml:space="preserve">). Participants view </w:t>
      </w:r>
      <w:ins w:id="48" w:author="Gunn, Jordan" w:date="2026-07-23T18:44:00Z" w16du:dateUtc="2026-07-23T17:44:00Z">
        <w:r w:rsidR="00F07F2D">
          <w:t xml:space="preserve">a </w:t>
        </w:r>
      </w:ins>
      <w:r>
        <w:t>distressing film</w:t>
      </w:r>
      <w:del w:id="49" w:author="Gunn, Jordan" w:date="2026-07-23T18:44:00Z" w16du:dateUtc="2026-07-23T17:44:00Z">
        <w:r w:rsidDel="00F07F2D">
          <w:delText xml:space="preserve"> material</w:delText>
        </w:r>
      </w:del>
      <w:r>
        <w:t>, record later intrusi</w:t>
      </w:r>
      <w:ins w:id="50" w:author="Gunn, Jordan" w:date="2026-07-23T18:44:00Z" w16du:dateUtc="2026-07-23T17:44:00Z">
        <w:r w:rsidR="00F07F2D">
          <w:t>ons</w:t>
        </w:r>
      </w:ins>
      <w:del w:id="51" w:author="Gunn, Jordan" w:date="2026-07-23T18:44:00Z" w16du:dateUtc="2026-07-23T17:44:00Z">
        <w:r w:rsidDel="00F07F2D">
          <w:delText>ve memories of the film</w:delText>
        </w:r>
      </w:del>
      <w:r>
        <w:t>, and often complete voluntary-memory tests</w:t>
      </w:r>
      <w:del w:id="52" w:author="Gunn, Jordan" w:date="2026-07-23T18:45:00Z" w16du:dateUtc="2026-07-23T17:45:00Z">
        <w:r w:rsidDel="00F07F2D">
          <w:delText xml:space="preserve"> for the same material</w:delText>
        </w:r>
      </w:del>
      <w:ins w:id="53" w:author="Gunn, Jordan" w:date="2026-07-23T18:45:00Z" w16du:dateUtc="2026-07-23T17:45:00Z">
        <w:r w:rsidR="00F07F2D">
          <w:t xml:space="preserve"> of its contents</w:t>
        </w:r>
      </w:ins>
      <w:r>
        <w:t xml:space="preserve">. This design makes it possible to ask whether the same </w:t>
      </w:r>
      <w:del w:id="54" w:author="Gunn, Jordan" w:date="2026-07-23T18:45:00Z" w16du:dateUtc="2026-07-23T17:45:00Z">
        <w:r w:rsidDel="00F07F2D">
          <w:delText>encoded event</w:delText>
        </w:r>
      </w:del>
      <w:ins w:id="55" w:author="Gunn, Jordan" w:date="2026-07-23T18:45:00Z" w16du:dateUtc="2026-07-23T17:45:00Z">
        <w:r w:rsidR="00F07F2D">
          <w:t>material</w:t>
        </w:r>
      </w:ins>
      <w:r>
        <w:t xml:space="preserve"> can remain accessible to </w:t>
      </w:r>
      <w:del w:id="56" w:author="Gunn, Jordan" w:date="2026-07-23T19:15:00Z" w16du:dateUtc="2026-07-23T18:15:00Z">
        <w:r w:rsidDel="00934791">
          <w:delText xml:space="preserve">deliberate </w:delText>
        </w:r>
      </w:del>
      <w:ins w:id="57" w:author="Gunn, Jordan" w:date="2026-07-23T19:15:00Z" w16du:dateUtc="2026-07-23T18:15:00Z">
        <w:r w:rsidR="00934791">
          <w:t xml:space="preserve">voluntary </w:t>
        </w:r>
      </w:ins>
      <w:r>
        <w:t>retrieval while becoming more or less likely to come to mind involuntarily. In such research, intrusion frequency is often only weakly related to voluntary-memory performance</w:t>
      </w:r>
      <w:del w:id="58" w:author="Gunn, Jordan" w:date="2026-07-23T18:45:00Z" w16du:dateUtc="2026-07-23T17:45:00Z">
        <w:r w:rsidDel="008C4BA3">
          <w:delText>, such that the two measures dissociate</w:delText>
        </w:r>
      </w:del>
      <w:r>
        <w:t xml:space="preserv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xml:space="preserve">). </w:t>
      </w:r>
      <w:ins w:id="59" w:author="Gunn, Jordan" w:date="2026-07-23T19:16:00Z" w16du:dateUtc="2026-07-23T18:16:00Z">
        <w:r w:rsidR="00934791" w:rsidRPr="00934791">
          <w:t>Memory for the same film can therefore arise involuntarily or be retrieved voluntarily, and the two outcomes need not vary together.</w:t>
        </w:r>
      </w:ins>
      <w:del w:id="60" w:author="Gunn, Jordan" w:date="2026-07-23T19:16:00Z" w16du:dateUtc="2026-07-23T18:16:00Z">
        <w:r w:rsidDel="00934791">
          <w:delText>The same encoded episode can therefore support both involuntary and deliberate remembering, and these modes can come apart empirically.</w:delText>
        </w:r>
      </w:del>
    </w:p>
    <w:p w14:paraId="1F41626B" w14:textId="0A12A186" w:rsidR="00F8399E" w:rsidRDefault="000475BA">
      <w:pPr>
        <w:pStyle w:val="BodyText"/>
      </w:pPr>
      <w:commentRangeStart w:id="61"/>
      <w:commentRangeStart w:id="62"/>
      <w:commentRangeStart w:id="63"/>
      <w:commentRangeStart w:id="64"/>
      <w:commentRangeStart w:id="65"/>
      <w:r w:rsidRPr="000475BA">
        <w:t xml:space="preserve">Researchers </w:t>
      </w:r>
      <w:r w:rsidR="007A0EEB">
        <w:t xml:space="preserve">have </w:t>
      </w:r>
      <w:r w:rsidRPr="000475BA">
        <w:t>sharpen</w:t>
      </w:r>
      <w:r w:rsidR="007A0EEB">
        <w:t>ed</w:t>
      </w:r>
      <w:r w:rsidRPr="000475BA">
        <w:t xml:space="preserve"> this dissociation </w:t>
      </w:r>
      <w:del w:id="66" w:author="Gunn, Jordan" w:date="2026-07-23T20:10:00Z" w16du:dateUtc="2026-07-23T19:10:00Z">
        <w:r w:rsidRPr="000475BA" w:rsidDel="00CC53CD">
          <w:delText>with</w:delText>
        </w:r>
        <w:r w:rsidR="00D71331" w:rsidDel="00CC53CD">
          <w:delText xml:space="preserve"> </w:delText>
        </w:r>
      </w:del>
      <w:ins w:id="67" w:author="Gunn, Jordan" w:date="2026-07-23T20:10:00Z" w16du:dateUtc="2026-07-23T19:10:00Z">
        <w:r w:rsidR="00CC53CD">
          <w:t xml:space="preserve">using </w:t>
        </w:r>
      </w:ins>
      <w:r w:rsidR="007A0EEB">
        <w:t>the</w:t>
      </w:r>
      <w:r w:rsidR="00D71331">
        <w:t xml:space="preserve"> imagery-competing task </w:t>
      </w:r>
      <w:r w:rsidRPr="000475BA">
        <w:t>i</w:t>
      </w:r>
      <w:r w:rsidR="00D71331">
        <w:t>ntervention (ICTI)</w:t>
      </w:r>
      <w:ins w:id="68" w:author="Gunn, Jordan" w:date="2026-07-23T20:10:00Z" w16du:dateUtc="2026-07-23T19:10:00Z">
        <w:r w:rsidR="00CC53CD">
          <w:t xml:space="preserve"> and related procedures. </w:t>
        </w:r>
      </w:ins>
      <w:ins w:id="69" w:author="Gunn, Jordan" w:date="2026-07-23T20:16:00Z" w16du:dateUtc="2026-07-23T19:16:00Z">
        <w:r w:rsidR="00CC53CD" w:rsidRPr="00CC53CD">
          <w:t xml:space="preserve">In an ICTI, participants receive reminders of the target event and then complete a brief task designed to compete with the visual imagery those reminders </w:t>
        </w:r>
      </w:ins>
      <w:ins w:id="70" w:author="Gunn, Jordan" w:date="2026-07-23T20:18:00Z" w16du:dateUtc="2026-07-23T19:18:00Z">
        <w:r w:rsidR="00CC53CD">
          <w:t>call</w:t>
        </w:r>
      </w:ins>
      <w:ins w:id="71" w:author="Gunn, Jordan" w:date="2026-07-23T20:16:00Z" w16du:dateUtc="2026-07-23T19:16:00Z">
        <w:r w:rsidR="00CC53CD" w:rsidRPr="00CC53CD">
          <w:t xml:space="preserve"> to mind</w:t>
        </w:r>
        <w:r w:rsidR="00CC53CD">
          <w:t xml:space="preserve"> </w:t>
        </w:r>
      </w:ins>
      <w:del w:id="72" w:author="Gunn, Jordan" w:date="2026-07-23T20:13:00Z" w16du:dateUtc="2026-07-23T19:13:00Z">
        <w:r w:rsidR="007A0EEB" w:rsidDel="00CC53CD">
          <w:delText>,</w:delText>
        </w:r>
      </w:del>
      <w:del w:id="73" w:author="Gunn, Jordan" w:date="2026-07-23T20:16:00Z" w16du:dateUtc="2026-07-23T19:16:00Z">
        <w:r w:rsidR="007A0EEB" w:rsidDel="00CC53CD">
          <w:delText xml:space="preserve"> which </w:delText>
        </w:r>
        <w:r w:rsidRPr="000475BA" w:rsidDel="00CC53CD">
          <w:delText xml:space="preserve">intended to </w:delText>
        </w:r>
        <w:r w:rsidR="00D71331" w:rsidDel="00CC53CD">
          <w:delText xml:space="preserve">interfere with visuospatial </w:delText>
        </w:r>
        <w:r w:rsidRPr="000475BA" w:rsidDel="00CC53CD">
          <w:delText>process</w:delText>
        </w:r>
        <w:r w:rsidR="00D71331" w:rsidDel="00CC53CD">
          <w:delText>ing</w:delText>
        </w:r>
        <w:r w:rsidR="007A0EEB" w:rsidDel="00CC53CD">
          <w:delText xml:space="preserve"> during memory (re)consolidation</w:delText>
        </w:r>
        <w:r w:rsidR="00D71331" w:rsidDel="00CC53CD">
          <w:delText xml:space="preserve">, thereby disrupting the maintenance of intrusive imagery </w:delText>
        </w:r>
      </w:del>
      <w:r w:rsidR="00D71331">
        <w:t>(</w:t>
      </w:r>
      <w:ins w:id="74" w:author="Gunn, Jordan" w:date="2026-07-23T20:16:00Z" w16du:dateUtc="2026-07-23T19:16:00Z">
        <w:r w:rsidR="00CC53CD">
          <w:t xml:space="preserve">deBettencourt et al., 2026; </w:t>
        </w:r>
      </w:ins>
      <w:r w:rsidR="00D71331">
        <w:t>Highfield et al., 2025)</w:t>
      </w:r>
      <w:r w:rsidRPr="000475BA">
        <w:t>.</w:t>
      </w:r>
      <w:r>
        <w:t xml:space="preserve"> </w:t>
      </w:r>
      <w:commentRangeEnd w:id="61"/>
      <w:r w:rsidR="00215C2C">
        <w:rPr>
          <w:rStyle w:val="CommentReference"/>
          <w:sz w:val="24"/>
          <w:szCs w:val="24"/>
        </w:rPr>
        <w:commentReference w:id="61"/>
      </w:r>
      <w:commentRangeEnd w:id="62"/>
      <w:r w:rsidR="00130BF0">
        <w:rPr>
          <w:rStyle w:val="CommentReference"/>
          <w:sz w:val="24"/>
          <w:szCs w:val="24"/>
        </w:rPr>
        <w:commentReference w:id="62"/>
      </w:r>
      <w:commentRangeEnd w:id="63"/>
      <w:r w:rsidR="00D71331">
        <w:rPr>
          <w:rStyle w:val="CommentReference"/>
          <w:sz w:val="24"/>
          <w:szCs w:val="24"/>
        </w:rPr>
        <w:commentReference w:id="63"/>
      </w:r>
      <w:commentRangeEnd w:id="64"/>
      <w:r w:rsidR="007A0EEB">
        <w:rPr>
          <w:rStyle w:val="CommentReference"/>
          <w:sz w:val="24"/>
          <w:szCs w:val="24"/>
        </w:rPr>
        <w:commentReference w:id="64"/>
      </w:r>
      <w:commentRangeEnd w:id="65"/>
      <w:r w:rsidR="00934791">
        <w:rPr>
          <w:rStyle w:val="CommentReference"/>
          <w:sz w:val="24"/>
          <w:szCs w:val="24"/>
        </w:rPr>
        <w:commentReference w:id="65"/>
      </w:r>
      <w:ins w:id="75" w:author="Gunn, Jordan" w:date="2026-07-23T20:17:00Z" w16du:dateUtc="2026-07-23T19:17:00Z">
        <w:r w:rsidR="00CC53CD">
          <w:t>I</w:t>
        </w:r>
      </w:ins>
      <w:del w:id="76" w:author="Jordan Gunn" w:date="2026-07-20T02:40:00Z" w16du:dateUtc="2026-07-20T01:40:00Z">
        <w:r w:rsidR="007C5A94" w:rsidDel="000475BA">
          <w:delText xml:space="preserve">Imagery-competing tasks make this dissociation experimentally sharper. </w:delText>
        </w:r>
      </w:del>
      <w:ins w:id="77" w:author="Gunn, Jordan" w:date="2026-07-23T20:17:00Z" w16du:dateUtc="2026-07-23T19:17:00Z">
        <w:r w:rsidR="00CC53CD" w:rsidRPr="00CC53CD">
          <w:t>magery-competing tasks administered within hours of film viewing have</w:t>
        </w:r>
        <w:r w:rsidR="00CC53CD">
          <w:t xml:space="preserve"> </w:t>
        </w:r>
      </w:ins>
      <w:del w:id="78" w:author="Gunn, Jordan" w:date="2026-07-23T20:17:00Z" w16du:dateUtc="2026-07-23T19:17:00Z">
        <w:r w:rsidR="007C5A94" w:rsidDel="00CC53CD">
          <w:delText xml:space="preserve">In </w:delText>
        </w:r>
      </w:del>
      <w:ins w:id="79" w:author="Tommy McConnell" w:date="2026-07-22T11:53:00Z" w16du:dateUtc="2026-07-22T10:53:00Z">
        <w:del w:id="80" w:author="Gunn, Jordan" w:date="2026-07-23T20:17:00Z" w16du:dateUtc="2026-07-23T19:17:00Z">
          <w:r w:rsidR="007A0EEB" w:rsidDel="00CC53CD">
            <w:delText xml:space="preserve">trauma film </w:delText>
          </w:r>
        </w:del>
      </w:ins>
      <w:del w:id="81" w:author="Gunn, Jordan" w:date="2026-07-23T20:17:00Z" w16du:dateUtc="2026-07-23T19:17:00Z">
        <w:r w:rsidR="007C5A94" w:rsidDel="00CC53CD">
          <w:delText>immediate post-film studies,</w:delText>
        </w:r>
      </w:del>
      <w:ins w:id="82" w:author="Deborah Talmi" w:date="2026-07-21T16:53:00Z" w16du:dateUtc="2026-07-21T15:53:00Z">
        <w:del w:id="83" w:author="Gunn, Jordan" w:date="2026-07-23T20:17:00Z" w16du:dateUtc="2026-07-23T19:17:00Z">
          <w:r w:rsidR="00130BF0" w:rsidDel="00CC53CD">
            <w:delText xml:space="preserve"> </w:delText>
          </w:r>
        </w:del>
      </w:ins>
      <w:del w:id="84" w:author="Gunn, Jordan" w:date="2026-07-23T20:17:00Z" w16du:dateUtc="2026-07-23T19:17:00Z">
        <w:r w:rsidR="007C5A94" w:rsidDel="00CC53CD">
          <w:delText xml:space="preserve"> </w:delText>
        </w:r>
      </w:del>
      <w:ins w:id="85" w:author="Tommy McConnell" w:date="2026-07-22T11:54:00Z" w16du:dateUtc="2026-07-22T10:54:00Z">
        <w:del w:id="86" w:author="Gunn, Jordan" w:date="2026-07-23T20:17:00Z" w16du:dateUtc="2026-07-23T19:17:00Z">
          <w:r w:rsidR="007A0EEB" w:rsidDel="00CC53CD">
            <w:delText xml:space="preserve">administering </w:delText>
          </w:r>
        </w:del>
      </w:ins>
      <w:ins w:id="87" w:author="Tommy McConnell" w:date="2026-07-22T12:11:00Z" w16du:dateUtc="2026-07-22T11:11:00Z">
        <w:del w:id="88" w:author="Gunn, Jordan" w:date="2026-07-23T20:17:00Z" w16du:dateUtc="2026-07-23T19:17:00Z">
          <w:r w:rsidR="006B4CA7" w:rsidDel="00CC53CD">
            <w:delText>a visuospatial task</w:delText>
          </w:r>
        </w:del>
      </w:ins>
      <w:ins w:id="89" w:author="Tommy McConnell" w:date="2026-07-22T11:54:00Z" w16du:dateUtc="2026-07-22T10:54:00Z">
        <w:del w:id="90" w:author="Gunn, Jordan" w:date="2026-07-23T20:17:00Z" w16du:dateUtc="2026-07-23T19:17:00Z">
          <w:r w:rsidR="007A0EEB" w:rsidDel="00CC53CD">
            <w:delText xml:space="preserve"> immediately post-film </w:delText>
          </w:r>
        </w:del>
      </w:ins>
      <w:del w:id="91" w:author="Gunn, Jordan" w:date="2026-07-23T20:17:00Z" w16du:dateUtc="2026-07-23T19:17:00Z">
        <w:r w:rsidR="007C5A94" w:rsidDel="00CC53CD">
          <w:delText>such</w:delText>
        </w:r>
        <w:r w:rsidR="004F7E93" w:rsidDel="00CC53CD">
          <w:delText xml:space="preserve"> </w:delText>
        </w:r>
        <w:r w:rsidR="007C5A94" w:rsidDel="00CC53CD">
          <w:delText xml:space="preserve">tasks </w:delText>
        </w:r>
      </w:del>
      <w:ins w:id="92" w:author="Tommy McConnell" w:date="2026-07-22T11:54:00Z" w16du:dateUtc="2026-07-22T10:54:00Z">
        <w:del w:id="93" w:author="Gunn, Jordan" w:date="2026-07-23T20:17:00Z" w16du:dateUtc="2026-07-23T19:17:00Z">
          <w:r w:rsidR="007A0EEB" w:rsidDel="00CC53CD">
            <w:delText>has been shown to</w:delText>
          </w:r>
        </w:del>
      </w:ins>
      <w:del w:id="94" w:author="Gunn, Jordan" w:date="2026-07-23T20:17:00Z" w16du:dateUtc="2026-07-23T19:17:00Z">
        <w:r w:rsidR="007C5A94" w:rsidDel="00CC53CD">
          <w:delText xml:space="preserve">can </w:delText>
        </w:r>
      </w:del>
      <w:r w:rsidR="007C5A94">
        <w:t>reduce</w:t>
      </w:r>
      <w:ins w:id="95" w:author="Gunn, Jordan" w:date="2026-07-23T20:17:00Z" w16du:dateUtc="2026-07-23T19:17:00Z">
        <w:r w:rsidR="00CC53CD">
          <w:t>d</w:t>
        </w:r>
      </w:ins>
      <w:r w:rsidR="007C5A94">
        <w:t xml:space="preserve"> later film intrusions while </w:t>
      </w:r>
      <w:r w:rsidR="007C5A94">
        <w:lastRenderedPageBreak/>
        <w:t>voluntary memory for the same material</w:t>
      </w:r>
      <w:ins w:id="96" w:author="Gunn, Jordan" w:date="2026-07-23T20:18:00Z" w16du:dateUtc="2026-07-23T19:18:00Z">
        <w:r w:rsidR="00CC53CD">
          <w:t xml:space="preserve"> has</w:t>
        </w:r>
      </w:ins>
      <w:r w:rsidR="007C5A94">
        <w:t xml:space="preserve"> remain</w:t>
      </w:r>
      <w:ins w:id="97" w:author="Gunn, Jordan" w:date="2026-07-23T20:18:00Z" w16du:dateUtc="2026-07-23T19:18:00Z">
        <w:r w:rsidR="00CC53CD">
          <w:t>ed</w:t>
        </w:r>
      </w:ins>
      <w:del w:id="98" w:author="Gunn, Jordan" w:date="2026-07-23T20:18:00Z" w16du:dateUtc="2026-07-23T19:18:00Z">
        <w:r w:rsidR="007C5A94" w:rsidDel="00CC53CD">
          <w:delText>s</w:delText>
        </w:r>
      </w:del>
      <w:r w:rsidR="007C5A94">
        <w:t xml:space="preserve"> relatively intact </w:t>
      </w:r>
      <w:commentRangeStart w:id="99"/>
      <w:commentRangeStart w:id="100"/>
      <w:r w:rsidR="007C5A94">
        <w:t>(</w:t>
      </w:r>
      <w:ins w:id="101" w:author="Jordan Gunn" w:date="2026-07-20T02:50:00Z" w16du:dateUtc="2026-07-20T01:50:00Z">
        <w:r w:rsidR="00AC5315">
          <w:fldChar w:fldCharType="begin"/>
        </w:r>
        <w:r w:rsidR="00AC5315">
          <w:instrText>HYPERLINK \l "ref-asselbergs2024effectiveness" \h</w:instrText>
        </w:r>
        <w:r w:rsidR="00AC5315">
          <w:fldChar w:fldCharType="separate"/>
        </w:r>
        <w:r w:rsidR="00AC5315">
          <w:rPr>
            <w:rStyle w:val="Hyperlink"/>
          </w:rPr>
          <w:t>Asselbergs et al., 2024</w:t>
        </w:r>
        <w:r w:rsidR="00AC5315">
          <w:fldChar w:fldCharType="end"/>
        </w:r>
        <w:r w:rsidR="00AC5315">
          <w:t xml:space="preserve">, </w:t>
        </w:r>
      </w:ins>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ins w:id="102" w:author="Jordan Gunn" w:date="2026-07-20T02:53:00Z" w16du:dateUtc="2026-07-20T01:53:00Z">
        <w:r w:rsidR="00AC5315">
          <w:t xml:space="preserve">, </w:t>
        </w:r>
        <w:r w:rsidR="00AC5315">
          <w:fldChar w:fldCharType="begin"/>
        </w:r>
        <w:r w:rsidR="00AC5315">
          <w:instrText>HYPERLINK \l "ref-lau2021selectively" \h</w:instrText>
        </w:r>
        <w:r w:rsidR="00AC5315">
          <w:fldChar w:fldCharType="separate"/>
        </w:r>
        <w:r w:rsidR="00AC5315">
          <w:rPr>
            <w:rStyle w:val="Hyperlink"/>
          </w:rPr>
          <w:t>2021</w:t>
        </w:r>
        <w:r w:rsidR="00AC5315">
          <w:fldChar w:fldCharType="end"/>
        </w:r>
      </w:ins>
      <w:r w:rsidR="007C5A94">
        <w:t xml:space="preserve">). </w:t>
      </w:r>
      <w:ins w:id="103" w:author="Jordan Gunn" w:date="2026-07-20T02:43:00Z" w16du:dateUtc="2026-07-20T01:43:00Z">
        <w:r>
          <w:t>In d</w:t>
        </w:r>
      </w:ins>
      <w:del w:id="104" w:author="Jordan Gunn" w:date="2026-07-20T02:43:00Z" w16du:dateUtc="2026-07-20T01:43:00Z">
        <w:r w:rsidR="007C5A94" w:rsidDel="000475BA">
          <w:delText>D</w:delText>
        </w:r>
      </w:del>
      <w:r w:rsidR="007C5A94">
        <w:t>elayed variants</w:t>
      </w:r>
      <w:ins w:id="105" w:author="Jordan Gunn" w:date="2026-07-20T02:43:00Z" w16du:dateUtc="2026-07-20T01:43:00Z">
        <w:del w:id="106" w:author="Deborah Talmi" w:date="2026-07-21T16:53:00Z" w16du:dateUtc="2026-07-21T15:53:00Z">
          <w:r w:rsidDel="00076E40">
            <w:delText>,</w:delText>
          </w:r>
        </w:del>
      </w:ins>
      <w:r w:rsidR="007C5A94">
        <w:t xml:space="preserve"> </w:t>
      </w:r>
      <w:del w:id="107" w:author="Jordan Gunn" w:date="2026-07-20T02:43:00Z" w16du:dateUtc="2026-07-20T01:43:00Z">
        <w:r w:rsidR="007C5A94" w:rsidDel="000475BA">
          <w:delText xml:space="preserve">pair the interference task with </w:delText>
        </w:r>
      </w:del>
      <w:del w:id="108" w:author="Deborah Talmi" w:date="2026-07-21T16:53:00Z" w16du:dateUtc="2026-07-21T15:53:00Z">
        <w:r w:rsidR="007C5A94" w:rsidDel="00076E40">
          <w:delText>a film reminder</w:delText>
        </w:r>
      </w:del>
      <w:ins w:id="109" w:author="Jordan Gunn" w:date="2026-07-20T02:43:00Z" w16du:dateUtc="2026-07-20T01:43:00Z">
        <w:del w:id="110" w:author="Deborah Talmi" w:date="2026-07-21T16:53:00Z" w16du:dateUtc="2026-07-21T15:53:00Z">
          <w:r w:rsidDel="00076E40">
            <w:delText xml:space="preserve"> precedes the imagery-competing task</w:delText>
          </w:r>
        </w:del>
      </w:ins>
      <w:del w:id="111" w:author="Deborah Talmi" w:date="2026-07-21T16:53:00Z" w16du:dateUtc="2026-07-21T15:53:00Z">
        <w:r w:rsidR="007C5A94" w:rsidDel="00076E40">
          <w:delText xml:space="preserve">. </w:delText>
        </w:r>
      </w:del>
      <w:ins w:id="112" w:author="Deborah Talmi" w:date="2026-07-21T16:53:00Z" w16du:dateUtc="2026-07-21T15:53:00Z">
        <w:r w:rsidR="00076E40">
          <w:t>p</w:t>
        </w:r>
      </w:ins>
      <w:del w:id="113" w:author="Deborah Talmi" w:date="2026-07-21T16:53:00Z" w16du:dateUtc="2026-07-21T15:53:00Z">
        <w:r w:rsidR="007C5A94" w:rsidDel="00076E40">
          <w:delText>P</w:delText>
        </w:r>
      </w:del>
      <w:r w:rsidR="007C5A94">
        <w:t xml:space="preserve">articipants return </w:t>
      </w:r>
      <w:del w:id="114" w:author="Gunn, Jordan" w:date="2026-07-23T20:19:00Z" w16du:dateUtc="2026-07-23T19:19:00Z">
        <w:r w:rsidR="007C5A94" w:rsidDel="00CC53CD">
          <w:delText xml:space="preserve">after hours </w:delText>
        </w:r>
      </w:del>
      <w:ins w:id="115" w:author="Jordan Gunn" w:date="2026-07-20T02:42:00Z" w16du:dateUtc="2026-07-20T01:42:00Z">
        <w:del w:id="116" w:author="Gunn, Jordan" w:date="2026-07-23T20:19:00Z" w16du:dateUtc="2026-07-23T19:19:00Z">
          <w:r w:rsidDel="00CC53CD">
            <w:delText>or</w:delText>
          </w:r>
        </w:del>
      </w:ins>
      <w:ins w:id="117" w:author="Gunn, Jordan" w:date="2026-07-23T20:19:00Z" w16du:dateUtc="2026-07-23T19:19:00Z">
        <w:r w:rsidR="00CC53CD">
          <w:t>a</w:t>
        </w:r>
      </w:ins>
      <w:del w:id="118" w:author="Jordan Gunn" w:date="2026-07-20T02:42:00Z" w16du:dateUtc="2026-07-20T01:42:00Z">
        <w:r w:rsidR="007C5A94" w:rsidDel="000475BA">
          <w:delText>to</w:delText>
        </w:r>
      </w:del>
      <w:r w:rsidR="007C5A94">
        <w:t xml:space="preserve"> day</w:t>
      </w:r>
      <w:ins w:id="119" w:author="Gunn, Jordan" w:date="2026-07-23T20:19:00Z" w16du:dateUtc="2026-07-23T19:19:00Z">
        <w:r w:rsidR="00CC53CD">
          <w:t xml:space="preserve"> or more after film viewing and receive</w:t>
        </w:r>
      </w:ins>
      <w:del w:id="120" w:author="Gunn, Jordan" w:date="2026-07-23T20:19:00Z" w16du:dateUtc="2026-07-23T19:19:00Z">
        <w:r w:rsidR="007C5A94" w:rsidDel="00CC53CD">
          <w:delText>s</w:delText>
        </w:r>
      </w:del>
      <w:ins w:id="121" w:author="Gunn, Jordan" w:date="2026-07-23T20:19:00Z" w16du:dateUtc="2026-07-23T19:19:00Z">
        <w:r w:rsidR="00CC53CD">
          <w:t xml:space="preserve"> a</w:t>
        </w:r>
      </w:ins>
      <w:del w:id="122" w:author="Gunn, Jordan" w:date="2026-07-23T20:19:00Z" w16du:dateUtc="2026-07-23T19:19:00Z">
        <w:r w:rsidR="007C5A94" w:rsidDel="00CC53CD">
          <w:delText>, view</w:delText>
        </w:r>
      </w:del>
      <w:r w:rsidR="007C5A94">
        <w:t xml:space="preserve"> reminder</w:t>
      </w:r>
      <w:del w:id="123" w:author="Gunn, Jordan" w:date="2026-07-23T20:19:00Z" w16du:dateUtc="2026-07-23T19:19:00Z">
        <w:r w:rsidR="007C5A94" w:rsidDel="00CC53CD">
          <w:delText xml:space="preserve"> cues for the film, and then </w:delText>
        </w:r>
      </w:del>
      <w:ins w:id="124" w:author="Gunn, Jordan" w:date="2026-07-23T20:19:00Z" w16du:dateUtc="2026-07-23T19:19:00Z">
        <w:r w:rsidR="00CC53CD">
          <w:t xml:space="preserve"> before </w:t>
        </w:r>
      </w:ins>
      <w:r w:rsidR="007C5A94">
        <w:t>complet</w:t>
      </w:r>
      <w:ins w:id="125" w:author="Gunn, Jordan" w:date="2026-07-23T20:19:00Z" w16du:dateUtc="2026-07-23T19:19:00Z">
        <w:r w:rsidR="00CC53CD">
          <w:t>ing</w:t>
        </w:r>
      </w:ins>
      <w:del w:id="126" w:author="Gunn, Jordan" w:date="2026-07-23T20:19:00Z" w16du:dateUtc="2026-07-23T19:19:00Z">
        <w:r w:rsidR="007C5A94" w:rsidDel="00CC53CD">
          <w:delText>e</w:delText>
        </w:r>
      </w:del>
      <w:r w:rsidR="007C5A94">
        <w:t xml:space="preserve"> the </w:t>
      </w:r>
      <w:ins w:id="127" w:author="Tommy McConnell" w:date="2026-07-22T12:00:00Z" w16du:dateUtc="2026-07-22T11:00:00Z">
        <w:del w:id="128" w:author="Gunn, Jordan" w:date="2026-07-23T20:19:00Z" w16du:dateUtc="2026-07-23T19:19:00Z">
          <w:r w:rsidR="007A0EEB" w:rsidDel="00CC53CD">
            <w:delText>ICTI</w:delText>
          </w:r>
        </w:del>
      </w:ins>
      <w:ins w:id="129" w:author="Gunn, Jordan" w:date="2026-07-23T20:19:00Z" w16du:dateUtc="2026-07-23T19:19:00Z">
        <w:r w:rsidR="00CC53CD">
          <w:t>task</w:t>
        </w:r>
      </w:ins>
      <w:ins w:id="130" w:author="Deborah Talmi" w:date="2026-07-21T16:53:00Z" w16du:dateUtc="2026-07-21T15:53:00Z">
        <w:del w:id="131" w:author="Tommy McConnell" w:date="2026-07-22T12:00:00Z" w16du:dateUtc="2026-07-22T11:00:00Z">
          <w:r w:rsidR="00076E40" w:rsidDel="007A0EEB">
            <w:delText xml:space="preserve">imagery-competing </w:delText>
          </w:r>
        </w:del>
      </w:ins>
      <w:del w:id="132" w:author="Tommy McConnell" w:date="2026-07-22T12:00:00Z" w16du:dateUtc="2026-07-22T11:00:00Z">
        <w:r w:rsidR="007C5A94" w:rsidDel="007A0EEB">
          <w:delText xml:space="preserve">task </w:delText>
        </w:r>
      </w:del>
      <w:r w:rsidR="007C5A94">
        <w:t xml:space="preserve">. </w:t>
      </w:r>
      <w:ins w:id="133" w:author="Gunn, Jordan" w:date="2026-07-23T20:19:00Z" w16du:dateUtc="2026-07-23T19:19:00Z">
        <w:r w:rsidR="008467A3" w:rsidRPr="008467A3">
          <w:t>These studies likewise report reduced intrusions while recognition performance remains relatively intact</w:t>
        </w:r>
      </w:ins>
      <w:del w:id="134" w:author="Gunn, Jordan" w:date="2026-07-23T20:19:00Z" w16du:dateUtc="2026-07-23T19:19:00Z">
        <w:r w:rsidR="007C5A94" w:rsidDel="008467A3">
          <w:delText xml:space="preserve">This </w:delText>
        </w:r>
      </w:del>
      <w:ins w:id="135" w:author="Tommy McConnell" w:date="2026-07-22T12:00:00Z" w16du:dateUtc="2026-07-22T11:00:00Z">
        <w:del w:id="136" w:author="Gunn, Jordan" w:date="2026-07-23T20:19:00Z" w16du:dateUtc="2026-07-23T19:19:00Z">
          <w:r w:rsidR="007A0EEB" w:rsidDel="008467A3">
            <w:delText xml:space="preserve">intervention </w:delText>
          </w:r>
        </w:del>
      </w:ins>
      <w:del w:id="137" w:author="Gunn, Jordan" w:date="2026-07-23T20:19:00Z" w16du:dateUtc="2026-07-23T19:19:00Z">
        <w:r w:rsidR="007C5A94" w:rsidDel="008467A3">
          <w:delText>reminder-plus-</w:delText>
        </w:r>
        <w:r w:rsidR="00BB0282" w:rsidDel="008467A3">
          <w:delText>task</w:delText>
        </w:r>
        <w:r w:rsidR="007C5A94" w:rsidDel="008467A3">
          <w:delText xml:space="preserve"> sequence can reduce subsequent intrusions in the lab</w:delText>
        </w:r>
      </w:del>
      <w:r w:rsidR="007C5A94">
        <w:t xml:space="preserve"> </w:t>
      </w:r>
      <w:commentRangeStart w:id="138"/>
      <w:commentRangeStart w:id="139"/>
      <w:r w:rsidR="007C5A94">
        <w:t>(</w:t>
      </w:r>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ins w:id="140" w:author="Gunn, Jordan" w:date="2026-07-23T20:20:00Z" w16du:dateUtc="2026-07-23T19:20:00Z">
        <w:r w:rsidR="008467A3">
          <w:t>.</w:t>
        </w:r>
      </w:ins>
      <w:r w:rsidR="007C5A94">
        <w:t xml:space="preserve"> </w:t>
      </w:r>
      <w:commentRangeEnd w:id="99"/>
      <w:r w:rsidR="00215C2C">
        <w:rPr>
          <w:rStyle w:val="CommentReference"/>
          <w:sz w:val="24"/>
          <w:szCs w:val="24"/>
        </w:rPr>
        <w:commentReference w:id="99"/>
      </w:r>
      <w:commentRangeEnd w:id="100"/>
      <w:r w:rsidR="007A0EEB">
        <w:rPr>
          <w:rStyle w:val="CommentReference"/>
          <w:sz w:val="24"/>
          <w:szCs w:val="24"/>
        </w:rPr>
        <w:commentReference w:id="100"/>
      </w:r>
      <w:commentRangeEnd w:id="138"/>
      <w:r w:rsidR="00215C2C">
        <w:rPr>
          <w:rStyle w:val="CommentReference"/>
          <w:sz w:val="24"/>
          <w:szCs w:val="24"/>
        </w:rPr>
        <w:commentReference w:id="138"/>
      </w:r>
      <w:commentRangeEnd w:id="139"/>
      <w:r w:rsidR="008467A3">
        <w:rPr>
          <w:rStyle w:val="CommentReference"/>
          <w:sz w:val="24"/>
          <w:szCs w:val="24"/>
        </w:rPr>
        <w:commentReference w:id="139"/>
      </w:r>
      <w:del w:id="141" w:author="Gunn, Jordan" w:date="2026-07-23T20:20:00Z" w16du:dateUtc="2026-07-23T19:20:00Z">
        <w:r w:rsidR="007C5A94" w:rsidDel="008467A3">
          <w:delText xml:space="preserve">and in </w:delText>
        </w:r>
      </w:del>
      <w:ins w:id="142" w:author="Gunn, Jordan" w:date="2026-07-23T20:20:00Z" w16du:dateUtc="2026-07-23T19:20:00Z">
        <w:r w:rsidR="008467A3">
          <w:t>C</w:t>
        </w:r>
      </w:ins>
      <w:del w:id="143" w:author="Gunn, Jordan" w:date="2026-07-23T20:20:00Z" w16du:dateUtc="2026-07-23T19:20:00Z">
        <w:r w:rsidR="007C5A94" w:rsidDel="008467A3">
          <w:delText>c</w:delText>
        </w:r>
      </w:del>
      <w:r w:rsidR="007C5A94">
        <w:t xml:space="preserve">linical </w:t>
      </w:r>
      <w:del w:id="144" w:author="Jordan Gunn" w:date="2026-07-20T03:16:00Z" w16du:dateUtc="2026-07-20T02:16:00Z">
        <w:r w:rsidR="007C5A94" w:rsidDel="007B5A30">
          <w:delText>trials</w:delText>
        </w:r>
      </w:del>
      <w:ins w:id="145" w:author="Jordan Gunn" w:date="2026-07-20T03:16:00Z" w16du:dateUtc="2026-07-20T02:16:00Z">
        <w:r w:rsidR="007B5A30">
          <w:t>studies</w:t>
        </w:r>
      </w:ins>
      <w:ins w:id="146" w:author="Deborah Talmi" w:date="2026-07-14T16:00:00Z" w16du:dateUtc="2026-07-14T15:00:00Z">
        <w:r w:rsidR="007C5A94">
          <w:t xml:space="preserve"> </w:t>
        </w:r>
        <w:del w:id="147" w:author="Jordan Gunn" w:date="2026-07-20T03:16:00Z" w16du:dateUtc="2026-07-20T02:16:00Z">
          <w:r w:rsidR="007C5A94" w:rsidDel="007B5A30">
            <w:delText>with PTSD sufferers</w:delText>
          </w:r>
        </w:del>
      </w:ins>
      <w:ins w:id="148" w:author="Jordan Gunn" w:date="2026-07-20T03:16:00Z" w16du:dateUtc="2026-07-20T02:16:00Z">
        <w:del w:id="149" w:author="Gunn, Jordan" w:date="2026-07-23T20:20:00Z" w16du:dateUtc="2026-07-23T19:20:00Z">
          <w:r w:rsidR="007B5A30" w:rsidDel="008467A3">
            <w:delText>t</w:delText>
          </w:r>
        </w:del>
      </w:ins>
      <w:ins w:id="150" w:author="Gunn, Jordan" w:date="2026-07-23T20:20:00Z" w16du:dateUtc="2026-07-23T19:20:00Z">
        <w:r w:rsidR="008467A3" w:rsidRPr="008467A3">
          <w:t>have also found that ICTIs reduce</w:t>
        </w:r>
        <w:r w:rsidR="008467A3" w:rsidRPr="008467A3" w:rsidDel="008467A3">
          <w:t xml:space="preserve"> </w:t>
        </w:r>
      </w:ins>
      <w:ins w:id="151" w:author="Jordan Gunn" w:date="2026-07-20T03:16:00Z" w16du:dateUtc="2026-07-20T02:16:00Z">
        <w:del w:id="152" w:author="Gunn, Jordan" w:date="2026-07-23T20:20:00Z" w16du:dateUtc="2026-07-23T19:20:00Z">
          <w:r w:rsidR="007B5A30" w:rsidDel="008467A3">
            <w:delText xml:space="preserve">argeting </w:delText>
          </w:r>
        </w:del>
        <w:r w:rsidR="007B5A30">
          <w:t>intrusive memories after real-world trauma</w:t>
        </w:r>
      </w:ins>
      <w:ins w:id="153" w:author="Deborah Talmi" w:date="2026-07-14T16:00:00Z" w16du:dateUtc="2026-07-14T15:00:00Z">
        <w:r w:rsidR="007C5A94">
          <w:t xml:space="preserve"> </w:t>
        </w:r>
      </w:ins>
      <w:commentRangeStart w:id="154"/>
      <w:ins w:id="155" w:author="Jordan Gunn" w:date="2026-07-20T03:17:00Z" w16du:dateUtc="2026-07-20T02:17:00Z">
        <w:r w:rsidR="007B5A30">
          <w:t>(</w:t>
        </w:r>
        <w:r w:rsidR="007B5A30">
          <w:fldChar w:fldCharType="begin"/>
        </w:r>
        <w:r w:rsidR="007B5A30">
          <w:instrText>HYPERLINK  \l "ref-beckenstrom2026digital"</w:instrText>
        </w:r>
        <w:r w:rsidR="007B5A30">
          <w:fldChar w:fldCharType="separate"/>
        </w:r>
        <w:r w:rsidR="007B5A30" w:rsidRPr="007B5A30">
          <w:rPr>
            <w:rStyle w:val="Hyperlink"/>
          </w:rPr>
          <w:t>Beckenstrom et al., 2026</w:t>
        </w:r>
        <w:r w:rsidR="007B5A30">
          <w:fldChar w:fldCharType="end"/>
        </w:r>
        <w:r w:rsidR="007B5A30">
          <w:t xml:space="preserve">; </w:t>
        </w:r>
      </w:ins>
      <w:ins w:id="156" w:author="Jordan Gunn" w:date="2026-07-20T03:18:00Z" w16du:dateUtc="2026-07-20T02:18:00Z">
        <w:r w:rsidR="007B5A30">
          <w:fldChar w:fldCharType="begin"/>
        </w:r>
        <w:r w:rsidR="007B5A30">
          <w:instrText>HYPERLINK  \l "ref-iyadurai2023reducing"</w:instrText>
        </w:r>
        <w:r w:rsidR="007B5A30">
          <w:fldChar w:fldCharType="separate"/>
        </w:r>
        <w:r w:rsidR="007B5A30" w:rsidRPr="007B5A30">
          <w:rPr>
            <w:rStyle w:val="Hyperlink"/>
          </w:rPr>
          <w:t>Iyadurai et al., 2023</w:t>
        </w:r>
        <w:r w:rsidR="007B5A30">
          <w:fldChar w:fldCharType="end"/>
        </w:r>
      </w:ins>
      <w:ins w:id="157" w:author="Jordan Gunn" w:date="2026-07-20T03:17:00Z" w16du:dateUtc="2026-07-20T02:17:00Z">
        <w:r w:rsidR="007B5A30">
          <w:t xml:space="preserve">; </w:t>
        </w:r>
      </w:ins>
      <w:ins w:id="158" w:author="Jordan Gunn" w:date="2026-07-20T03:18:00Z" w16du:dateUtc="2026-07-20T02:18:00Z">
        <w:r w:rsidR="007B5A30">
          <w:fldChar w:fldCharType="begin"/>
        </w:r>
        <w:r w:rsidR="007B5A30">
          <w:instrText>HYPERLINK  \l "ref-kanstrup2024guided"</w:instrText>
        </w:r>
        <w:r w:rsidR="007B5A30">
          <w:fldChar w:fldCharType="separate"/>
        </w:r>
        <w:r w:rsidR="007B5A30" w:rsidRPr="007B5A30">
          <w:rPr>
            <w:rStyle w:val="Hyperlink"/>
          </w:rPr>
          <w:t>Kanstrup et al., 2024</w:t>
        </w:r>
        <w:r w:rsidR="007B5A30">
          <w:fldChar w:fldCharType="end"/>
        </w:r>
      </w:ins>
      <w:ins w:id="159" w:author="Jordan Gunn" w:date="2026-07-20T03:17:00Z" w16du:dateUtc="2026-07-20T02:17:00Z">
        <w:r w:rsidR="007B5A30">
          <w:t xml:space="preserve">; </w:t>
        </w:r>
      </w:ins>
      <w:ins w:id="160" w:author="Jordan Gunn" w:date="2026-07-20T03:18:00Z" w16du:dateUtc="2026-07-20T02:18:00Z">
        <w:r w:rsidR="007B5A30">
          <w:fldChar w:fldCharType="begin"/>
        </w:r>
        <w:r w:rsidR="007B5A30">
          <w:instrText>HYPERLINK  \l "ref_kessler2018reducing"</w:instrText>
        </w:r>
        <w:r w:rsidR="007B5A30">
          <w:fldChar w:fldCharType="separate"/>
        </w:r>
        <w:r w:rsidR="007B5A30" w:rsidRPr="007B5A30">
          <w:rPr>
            <w:rStyle w:val="Hyperlink"/>
          </w:rPr>
          <w:t>Kessler et al., 2018</w:t>
        </w:r>
        <w:r w:rsidR="007B5A30">
          <w:fldChar w:fldCharType="end"/>
        </w:r>
      </w:ins>
      <w:ins w:id="161" w:author="Tommy McConnell" w:date="2026-07-22T12:12:00Z" w16du:dateUtc="2026-07-22T11:12:00Z">
        <w:r w:rsidR="006B4CA7">
          <w:t xml:space="preserve">; </w:t>
        </w:r>
      </w:ins>
      <w:ins w:id="162" w:author="Gunn, Jordan" w:date="2026-07-24T03:45:00Z" w16du:dateUtc="2026-07-24T02:45:00Z">
        <w:r w:rsidR="00700D0B">
          <w:fldChar w:fldCharType="begin"/>
        </w:r>
        <w:r w:rsidR="00700D0B">
          <w:instrText>HYPERLINK  \l "ref-ramineni2023treating"</w:instrText>
        </w:r>
        <w:r w:rsidR="00700D0B">
          <w:fldChar w:fldCharType="separate"/>
        </w:r>
        <w:r w:rsidR="006B4CA7" w:rsidRPr="00700D0B">
          <w:rPr>
            <w:rStyle w:val="Hyperlink"/>
          </w:rPr>
          <w:t>Ramineni et al., 2023</w:t>
        </w:r>
        <w:r w:rsidR="00700D0B">
          <w:fldChar w:fldCharType="end"/>
        </w:r>
      </w:ins>
      <w:ins w:id="163" w:author="Jordan Gunn" w:date="2026-07-20T03:17:00Z" w16du:dateUtc="2026-07-20T02:17:00Z">
        <w:r w:rsidR="007B5A30">
          <w:t>)</w:t>
        </w:r>
      </w:ins>
      <w:commentRangeStart w:id="164"/>
      <w:ins w:id="165" w:author="Deborah Talmi" w:date="2026-07-14T16:00:00Z" w16du:dateUtc="2026-07-14T15:00:00Z">
        <w:del w:id="166" w:author="Jordan Gunn" w:date="2026-07-20T03:17:00Z" w16du:dateUtc="2026-07-20T02:17:00Z">
          <w:r w:rsidR="007C5A94" w:rsidDel="007B5A30">
            <w:delText>(XXX)</w:delText>
          </w:r>
        </w:del>
      </w:ins>
      <w:r w:rsidR="007C5A94">
        <w:t xml:space="preserve">. </w:t>
      </w:r>
      <w:commentRangeEnd w:id="154"/>
      <w:r w:rsidR="00215C2C">
        <w:rPr>
          <w:rStyle w:val="CommentReference"/>
          <w:sz w:val="24"/>
          <w:szCs w:val="24"/>
        </w:rPr>
        <w:commentReference w:id="154"/>
      </w:r>
      <w:commentRangeEnd w:id="164"/>
      <w:r w:rsidR="00215C2C">
        <w:rPr>
          <w:rStyle w:val="CommentReference"/>
          <w:sz w:val="24"/>
          <w:szCs w:val="24"/>
        </w:rPr>
        <w:commentReference w:id="164"/>
      </w:r>
      <w:r w:rsidR="007C5A94">
        <w:t xml:space="preserve">The </w:t>
      </w:r>
      <w:del w:id="167" w:author="Gunn, Jordan" w:date="2026-07-23T20:33:00Z" w16du:dateUtc="2026-07-23T19:33:00Z">
        <w:r w:rsidR="007C5A94" w:rsidDel="00EF4CDD">
          <w:delText xml:space="preserve">resulting </w:delText>
        </w:r>
      </w:del>
      <w:r w:rsidR="007C5A94">
        <w:t xml:space="preserve">pattern of reduced intrusions </w:t>
      </w:r>
      <w:del w:id="168" w:author="Gunn, Jordan" w:date="2026-07-23T20:33:00Z" w16du:dateUtc="2026-07-23T19:33:00Z">
        <w:r w:rsidR="007C5A94" w:rsidDel="00EF4CDD">
          <w:delText xml:space="preserve">with </w:delText>
        </w:r>
      </w:del>
      <w:ins w:id="169" w:author="Gunn, Jordan" w:date="2026-07-23T20:33:00Z" w16du:dateUtc="2026-07-23T19:33:00Z">
        <w:r w:rsidR="00EF4CDD">
          <w:t xml:space="preserve">alongside </w:t>
        </w:r>
      </w:ins>
      <w:r w:rsidR="007C5A94">
        <w:t xml:space="preserve">relatively preserved </w:t>
      </w:r>
      <w:del w:id="170" w:author="Gunn, Jordan" w:date="2026-07-23T20:33:00Z" w16du:dateUtc="2026-07-23T19:33:00Z">
        <w:r w:rsidR="007C5A94" w:rsidDel="00EF4CDD">
          <w:delText xml:space="preserve">deliberate </w:delText>
        </w:r>
      </w:del>
      <w:ins w:id="171" w:author="Gunn, Jordan" w:date="2026-07-23T20:33:00Z" w16du:dateUtc="2026-07-23T19:33:00Z">
        <w:r w:rsidR="00EF4CDD">
          <w:t xml:space="preserve">voluntary </w:t>
        </w:r>
      </w:ins>
      <w:r w:rsidR="007C5A94">
        <w:t xml:space="preserve">memory is termed </w:t>
      </w:r>
      <w:ins w:id="172" w:author="Tommy McConnell" w:date="2026-07-22T12:09:00Z" w16du:dateUtc="2026-07-22T11:09:00Z">
        <w:r w:rsidR="006B4CA7">
          <w:t>‘</w:t>
        </w:r>
      </w:ins>
      <w:ins w:id="173" w:author="Gunn, Jordan" w:date="2026-07-23T21:06:00Z" w16du:dateUtc="2026-07-23T20:06:00Z">
        <w:r w:rsidR="00AB5405">
          <w:t xml:space="preserve">the </w:t>
        </w:r>
      </w:ins>
      <w:r w:rsidR="007C5A94">
        <w:t>selective interference</w:t>
      </w:r>
      <w:ins w:id="174" w:author="Gunn, Jordan" w:date="2026-07-23T21:06:00Z" w16du:dateUtc="2026-07-23T20:06:00Z">
        <w:r w:rsidR="00AB5405">
          <w:t xml:space="preserve"> effect</w:t>
        </w:r>
      </w:ins>
      <w:ins w:id="175" w:author="Tommy McConnell" w:date="2026-07-22T12:09:00Z" w16du:dateUtc="2026-07-22T11:09:00Z">
        <w:r w:rsidR="006B4CA7">
          <w:t>’</w:t>
        </w:r>
      </w:ins>
      <w:ins w:id="176" w:author="Gunn, Jordan" w:date="2026-07-23T20:34:00Z" w16du:dateUtc="2026-07-23T19:34:00Z">
        <w:r w:rsidR="00EF4CDD">
          <w:t xml:space="preserve"> </w:t>
        </w:r>
      </w:ins>
      <w:ins w:id="177" w:author="Tommy McConnell" w:date="2026-07-22T12:10:00Z" w16du:dateUtc="2026-07-22T11:10:00Z">
        <w:r w:rsidR="006B4CA7">
          <w:t>(</w:t>
        </w:r>
      </w:ins>
      <w:ins w:id="178" w:author="Gunn, Jordan" w:date="2026-07-23T20:34:00Z" w16du:dateUtc="2026-07-23T19:34:00Z">
        <w:r w:rsidR="00EF4CDD">
          <w:fldChar w:fldCharType="begin"/>
        </w:r>
        <w:r w:rsidR="00EF4CDD">
          <w:instrText>HYPERLINK \l "ref-lau2019intrusive" \h</w:instrText>
        </w:r>
        <w:r w:rsidR="00EF4CDD">
          <w:fldChar w:fldCharType="separate"/>
        </w:r>
        <w:r w:rsidR="00EF4CDD">
          <w:rPr>
            <w:rStyle w:val="Hyperlink"/>
          </w:rPr>
          <w:t>Lau-Zhu et al., 2019</w:t>
        </w:r>
        <w:r w:rsidR="00EF4CDD">
          <w:fldChar w:fldCharType="end"/>
        </w:r>
        <w:r w:rsidR="00EF4CDD">
          <w:t xml:space="preserve">, </w:t>
        </w:r>
        <w:r w:rsidR="00EF4CDD">
          <w:fldChar w:fldCharType="begin"/>
        </w:r>
        <w:r w:rsidR="00EF4CDD">
          <w:instrText>HYPERLINK \l "ref-lau2021selectively" \h</w:instrText>
        </w:r>
        <w:r w:rsidR="00EF4CDD">
          <w:fldChar w:fldCharType="separate"/>
        </w:r>
        <w:r w:rsidR="00EF4CDD">
          <w:rPr>
            <w:rStyle w:val="Hyperlink"/>
          </w:rPr>
          <w:t>2021</w:t>
        </w:r>
        <w:r w:rsidR="00EF4CDD">
          <w:fldChar w:fldCharType="end"/>
        </w:r>
      </w:ins>
      <w:ins w:id="179" w:author="Tommy McConnell" w:date="2026-07-22T12:10:00Z" w16du:dateUtc="2026-07-22T11:10:00Z">
        <w:del w:id="180" w:author="Gunn, Jordan" w:date="2026-07-23T20:34:00Z" w16du:dateUtc="2026-07-23T19:34:00Z">
          <w:r w:rsidR="006B4CA7" w:rsidDel="00EF4CDD">
            <w:delText>Lau-Zhu et al., 2019</w:delText>
          </w:r>
        </w:del>
        <w:r w:rsidR="006B4CA7">
          <w:t>)</w:t>
        </w:r>
      </w:ins>
      <w:r w:rsidR="007C5A94">
        <w:t xml:space="preserve">. </w:t>
      </w:r>
      <w:ins w:id="181" w:author="Gunn, Jordan" w:date="2026-07-23T21:05:00Z" w16du:dateUtc="2026-07-23T20:05:00Z">
        <w:r w:rsidR="00AB5405" w:rsidRPr="00AB5405">
          <w:t xml:space="preserve">Explaining this effect within a broader theory of episodic memory search is the central aim of this </w:t>
        </w:r>
      </w:ins>
      <w:ins w:id="182" w:author="Gunn, Jordan" w:date="2026-07-23T21:06:00Z" w16du:dateUtc="2026-07-23T20:06:00Z">
        <w:r w:rsidR="00AB5405">
          <w:t>work</w:t>
        </w:r>
      </w:ins>
      <w:commentRangeStart w:id="183"/>
      <w:ins w:id="184" w:author="Gunn, Jordan" w:date="2026-07-23T20:35:00Z" w16du:dateUtc="2026-07-23T19:35:00Z">
        <w:r w:rsidR="00EF4CDD">
          <w:t>.</w:t>
        </w:r>
      </w:ins>
      <w:commentRangeEnd w:id="183"/>
      <w:r w:rsidR="00215C2C">
        <w:rPr>
          <w:rStyle w:val="CommentReference"/>
          <w:sz w:val="24"/>
          <w:szCs w:val="24"/>
        </w:rPr>
        <w:commentReference w:id="183"/>
      </w:r>
      <w:del w:id="185" w:author="Gunn, Jordan" w:date="2026-07-23T20:36:00Z" w16du:dateUtc="2026-07-23T19:36:00Z">
        <w:r w:rsidR="007C5A94" w:rsidDel="00EF4CDD">
          <w:fldChar w:fldCharType="begin"/>
        </w:r>
        <w:r w:rsidR="007C5A94" w:rsidDel="00EF4CDD">
          <w:delInstrText>HYPERLINK \l "fig-empirical-target" \h</w:delInstrText>
        </w:r>
        <w:r w:rsidR="007C5A94" w:rsidDel="00EF4CDD">
          <w:fldChar w:fldCharType="separate"/>
        </w:r>
        <w:r w:rsidR="007C5A94" w:rsidDel="00EF4CDD">
          <w:rPr>
            <w:rStyle w:val="Hyperlink"/>
          </w:rPr>
          <w:delText>Figure 1</w:delText>
        </w:r>
        <w:r w:rsidR="007C5A94" w:rsidDel="00EF4CDD">
          <w:fldChar w:fldCharType="end"/>
        </w:r>
        <w:r w:rsidR="007C5A94" w:rsidDel="00EF4CDD">
          <w:delText xml:space="preserve"> defines the qualitative pattern</w:delText>
        </w:r>
        <w:r w:rsidR="00076E40" w:rsidDel="00EF4CDD">
          <w:delText>, where</w:delText>
        </w:r>
        <w:r w:rsidR="007C5A94" w:rsidDel="00EF4CDD">
          <w:delText xml:space="preserve"> following a film reminder, the visuospatial task has a larger effect on unguided than deliberate film recall.</w:delText>
        </w:r>
      </w:del>
    </w:p>
    <w:p w14:paraId="2A69584C" w14:textId="232D39DF" w:rsidR="00F8399E" w:rsidRDefault="00AB5405">
      <w:pPr>
        <w:pStyle w:val="BodyText"/>
      </w:pPr>
      <w:ins w:id="186" w:author="Gunn, Jordan" w:date="2026-07-23T21:08:00Z" w16du:dateUtc="2026-07-23T20:08:00Z">
        <w:r w:rsidRPr="00AB5405">
          <w:t>One prominent existing explanation holds</w:t>
        </w:r>
        <w:r w:rsidRPr="00AB5405" w:rsidDel="00AB5405">
          <w:t xml:space="preserve"> </w:t>
        </w:r>
      </w:ins>
      <w:del w:id="187" w:author="Gunn, Jordan" w:date="2026-07-23T21:08:00Z" w16du:dateUtc="2026-07-23T20:08:00Z">
        <w:r w:rsidR="00F54748" w:rsidDel="00AB5405">
          <w:delText xml:space="preserve">The selective interference effect has been used to argue </w:delText>
        </w:r>
      </w:del>
      <w:r w:rsidR="00F54748">
        <w:t xml:space="preserve">that intrusive and voluntary remembering depend on </w:t>
      </w:r>
      <w:r w:rsidR="00076E40">
        <w:t>separate memory representations</w:t>
      </w:r>
      <w:del w:id="188" w:author="Gunn, Jordan" w:date="2026-07-23T20:36:00Z" w16du:dateUtc="2026-07-23T19:36:00Z">
        <w:r w:rsidR="00076E40" w:rsidDel="00EF4CDD">
          <w:delText xml:space="preserve">, which </w:delText>
        </w:r>
      </w:del>
      <w:ins w:id="189" w:author="Gunn, Jordan" w:date="2026-07-23T20:36:00Z" w16du:dateUtc="2026-07-23T19:36:00Z">
        <w:r w:rsidR="00EF4CDD">
          <w:t xml:space="preserve"> that </w:t>
        </w:r>
      </w:ins>
      <w:r w:rsidR="00076E40">
        <w:t xml:space="preserve">are </w:t>
      </w:r>
      <w:r w:rsidR="00F54748">
        <w:t>different</w:t>
      </w:r>
      <w:ins w:id="190" w:author="Deborah Talmi" w:date="2026-07-21T16:54:00Z" w16du:dateUtc="2026-07-21T15:54:00Z">
        <w:r w:rsidR="00076E40">
          <w:t>ly</w:t>
        </w:r>
      </w:ins>
      <w:del w:id="191" w:author="Deborah Talmi" w:date="2026-07-21T16:54:00Z" w16du:dateUtc="2026-07-21T15:54:00Z">
        <w:r w:rsidR="00F54748" w:rsidDel="00076E40">
          <w:delText>ly</w:delText>
        </w:r>
      </w:del>
      <w:r w:rsidR="00F54748">
        <w:t xml:space="preserve"> vulnerable</w:t>
      </w:r>
      <w:ins w:id="192" w:author="Deborah Talmi" w:date="2026-07-21T16:54:00Z" w16du:dateUtc="2026-07-21T15:54:00Z">
        <w:r w:rsidR="00076E40">
          <w:t xml:space="preserve"> to interference</w:t>
        </w:r>
      </w:ins>
      <w:del w:id="193" w:author="Deborah Talmi" w:date="2026-07-21T16:54:00Z" w16du:dateUtc="2026-07-21T15:54:00Z">
        <w:r w:rsidR="00F54748" w:rsidDel="00076E40">
          <w:delText xml:space="preserve"> memory representations</w:delText>
        </w:r>
      </w:del>
      <w:r w:rsidR="00F54748">
        <w:t xml:space="preserve"> (</w:t>
      </w:r>
      <w:hyperlink w:anchor="ref-brewin1996dual">
        <w:r w:rsidR="00F8399E">
          <w:rPr>
            <w:rStyle w:val="Hyperlink"/>
          </w:rPr>
          <w:t>Brewin et al., 1996</w:t>
        </w:r>
      </w:hyperlink>
      <w:r w:rsidR="00F54748">
        <w:t xml:space="preserve">; </w:t>
      </w:r>
      <w:hyperlink w:anchor="ref-brewin2014episodic">
        <w:r w:rsidR="00F8399E">
          <w:rPr>
            <w:rStyle w:val="Hyperlink"/>
          </w:rPr>
          <w:t>Brewin, 2014</w:t>
        </w:r>
      </w:hyperlink>
      <w:r w:rsidR="00F54748">
        <w:t xml:space="preserve">). Dual-representation accounts give this interpretation an architectural basis. They link coherent </w:t>
      </w:r>
      <w:del w:id="194" w:author="Gunn, Jordan" w:date="2026-07-23T21:08:00Z" w16du:dateUtc="2026-07-23T20:08:00Z">
        <w:r w:rsidR="00F54748" w:rsidDel="00AB5405">
          <w:delText xml:space="preserve">deliberate </w:delText>
        </w:r>
      </w:del>
      <w:ins w:id="195" w:author="Gunn, Jordan" w:date="2026-07-23T21:08:00Z" w16du:dateUtc="2026-07-23T20:08:00Z">
        <w:r>
          <w:t xml:space="preserve">voluntary </w:t>
        </w:r>
      </w:ins>
      <w:r w:rsidR="00F54748">
        <w:t>recollection to hippocampally supported representations that bind event elements within a spatiotemporal context (</w:t>
      </w:r>
      <w:hyperlink w:anchor="ref-bird2012hippocampus">
        <w:r w:rsidR="00F8399E">
          <w:rPr>
            <w:rStyle w:val="Hyperlink"/>
          </w:rPr>
          <w:t>Bird et al., 2012</w:t>
        </w:r>
      </w:hyperlink>
      <w:r w:rsidR="00F54748">
        <w:t xml:space="preserve">; </w:t>
      </w:r>
      <w:hyperlink w:anchor="ref-bisby2020reduced">
        <w:r w:rsidR="00F8399E">
          <w:rPr>
            <w:rStyle w:val="Hyperlink"/>
          </w:rPr>
          <w:t>Bisby et al., 2020</w:t>
        </w:r>
      </w:hyperlink>
      <w:r w:rsidR="00F54748">
        <w:t xml:space="preserve">). </w:t>
      </w:r>
      <w:r w:rsidR="007C5A94">
        <w:t>They suggest that i</w:t>
      </w:r>
      <w:r w:rsidR="00F54748">
        <w:t xml:space="preserve">ntrusive re-experiencing </w:t>
      </w:r>
      <w:r w:rsidR="00BB0282">
        <w:t>is</w:t>
      </w:r>
      <w:r w:rsidR="007C5A94">
        <w:t xml:space="preserve"> due to activation of</w:t>
      </w:r>
      <w:r w:rsidR="00F54748">
        <w:t xml:space="preserve"> sensory and affective representations supported by amygdala and sensory systems (</w:t>
      </w:r>
      <w:hyperlink w:anchor="ref-bisby2020reduced">
        <w:r w:rsidR="00F8399E">
          <w:rPr>
            <w:rStyle w:val="Hyperlink"/>
          </w:rPr>
          <w:t>Bisby et al., 2020</w:t>
        </w:r>
      </w:hyperlink>
      <w:r w:rsidR="00F54748">
        <w:t xml:space="preserve">; </w:t>
      </w:r>
      <w:hyperlink w:anchor="ref-brewin2010intrusive">
        <w:r w:rsidR="00F8399E">
          <w:rPr>
            <w:rStyle w:val="Hyperlink"/>
          </w:rPr>
          <w:t>Brewin et al., 2010</w:t>
        </w:r>
      </w:hyperlink>
      <w:r w:rsidR="00F54748">
        <w:t xml:space="preserve">). </w:t>
      </w:r>
      <w:ins w:id="196" w:author="Gunn, Jordan" w:date="2026-07-23T21:12:00Z" w16du:dateUtc="2026-07-23T20:12:00Z">
        <w:r w:rsidR="007E4C3B" w:rsidRPr="007E4C3B">
          <w:t>When the task follows soon after film viewing, it is proposed to interfere with consolidation of the sensory-perceptual representation</w:t>
        </w:r>
      </w:ins>
      <w:ins w:id="197" w:author="Gunn, Jordan" w:date="2026-07-23T21:13:00Z" w16du:dateUtc="2026-07-23T20:13:00Z">
        <w:r w:rsidR="007E4C3B">
          <w:t xml:space="preserve"> (</w:t>
        </w:r>
      </w:ins>
      <w:del w:id="198" w:author="Gunn, Jordan" w:date="2026-07-23T21:12:00Z" w16du:dateUtc="2026-07-23T20:12:00Z">
        <w:r w:rsidR="00BB0282" w:rsidDel="007E4C3B">
          <w:delText xml:space="preserve">Imagery-competing </w:delText>
        </w:r>
        <w:r w:rsidR="00F54748" w:rsidDel="007E4C3B">
          <w:delText xml:space="preserve">tasks are understood to compete for </w:delText>
        </w:r>
      </w:del>
      <w:ins w:id="199" w:author="Tommy McConnell" w:date="2026-07-22T12:22:00Z" w16du:dateUtc="2026-07-22T11:22:00Z">
        <w:del w:id="200" w:author="Gunn, Jordan" w:date="2026-07-23T21:12:00Z" w16du:dateUtc="2026-07-23T20:12:00Z">
          <w:r w:rsidR="009D24DF" w:rsidDel="007E4C3B">
            <w:delText xml:space="preserve">visuospatial </w:delText>
          </w:r>
        </w:del>
      </w:ins>
      <w:del w:id="201" w:author="Gunn, Jordan" w:date="2026-07-23T21:12:00Z" w16du:dateUtc="2026-07-23T20:12:00Z">
        <w:r w:rsidR="00F54748" w:rsidDel="007E4C3B">
          <w:delText>working-memory re</w:delText>
        </w:r>
      </w:del>
      <w:ins w:id="202" w:author="Gunn, Jordan" w:date="2026-07-23T21:13:00Z" w16du:dateUtc="2026-07-23T20:13:00Z">
        <w:r w:rsidR="007E4C3B">
          <w:fldChar w:fldCharType="begin"/>
        </w:r>
        <w:r w:rsidR="007E4C3B">
          <w:instrText>HYPERLINK \l "ref-holmes2009can" \h</w:instrText>
        </w:r>
        <w:r w:rsidR="007E4C3B">
          <w:fldChar w:fldCharType="separate"/>
        </w:r>
        <w:r w:rsidR="007E4C3B">
          <w:rPr>
            <w:rStyle w:val="Hyperlink"/>
          </w:rPr>
          <w:t>Holmes et al., 2009</w:t>
        </w:r>
        <w:r w:rsidR="007E4C3B">
          <w:fldChar w:fldCharType="end"/>
        </w:r>
        <w:r w:rsidR="007E4C3B">
          <w:t xml:space="preserve">, </w:t>
        </w:r>
        <w:r w:rsidR="007E4C3B">
          <w:fldChar w:fldCharType="begin"/>
        </w:r>
        <w:r w:rsidR="007E4C3B">
          <w:instrText>HYPERLINK \l "ref-holmes2010key" \h</w:instrText>
        </w:r>
        <w:r w:rsidR="007E4C3B">
          <w:fldChar w:fldCharType="separate"/>
        </w:r>
        <w:r w:rsidR="007E4C3B">
          <w:rPr>
            <w:rStyle w:val="Hyperlink"/>
          </w:rPr>
          <w:t>2010</w:t>
        </w:r>
        <w:r w:rsidR="007E4C3B">
          <w:fldChar w:fldCharType="end"/>
        </w:r>
      </w:ins>
      <w:del w:id="203" w:author="Gunn, Jordan" w:date="2026-07-23T21:12:00Z" w16du:dateUtc="2026-07-23T20:12:00Z">
        <w:r w:rsidR="00F54748" w:rsidDel="007E4C3B">
          <w:delText>sources while sensory-perceptual imagery from the film is still being maintained and consolidated</w:delText>
        </w:r>
      </w:del>
      <w:ins w:id="204" w:author="Deborah Talmi" w:date="2026-07-21T16:55:00Z" w16du:dateUtc="2026-07-21T15:55:00Z">
        <w:del w:id="205" w:author="Gunn, Jordan" w:date="2026-07-23T21:13:00Z" w16du:dateUtc="2026-07-23T20:13:00Z">
          <w:r w:rsidR="00076E40" w:rsidDel="007E4C3B">
            <w:delText xml:space="preserve"> </w:delText>
          </w:r>
        </w:del>
      </w:ins>
      <w:del w:id="206" w:author="Deborah Talmi" w:date="2026-07-21T16:56:00Z" w16du:dateUtc="2026-07-21T15:56:00Z">
        <w:r w:rsidR="00F54748" w:rsidDel="00076E40">
          <w:delText xml:space="preserve"> </w:delText>
        </w:r>
      </w:del>
      <w:del w:id="207" w:author="Gunn, Jordan" w:date="2026-07-23T21:13:00Z" w16du:dateUtc="2026-07-23T20:13:00Z">
        <w:r w:rsidR="00F54748" w:rsidDel="007E4C3B">
          <w:delText>(</w:delText>
        </w:r>
        <w:r w:rsidR="00F8399E" w:rsidDel="007E4C3B">
          <w:fldChar w:fldCharType="begin"/>
        </w:r>
        <w:r w:rsidR="00F8399E" w:rsidDel="007E4C3B">
          <w:delInstrText>HYPERLINK \l "ref-baddeley2000working" \h</w:delInstrText>
        </w:r>
        <w:r w:rsidR="00F8399E" w:rsidDel="007E4C3B">
          <w:fldChar w:fldCharType="separate"/>
        </w:r>
        <w:r w:rsidR="00F8399E" w:rsidDel="007E4C3B">
          <w:rPr>
            <w:rStyle w:val="Hyperlink"/>
          </w:rPr>
          <w:delText>Baddeley &amp; Andrade, 2000</w:delText>
        </w:r>
        <w:r w:rsidR="00F8399E" w:rsidDel="007E4C3B">
          <w:fldChar w:fldCharType="end"/>
        </w:r>
      </w:del>
      <w:r w:rsidR="00F54748">
        <w:t xml:space="preserve">). </w:t>
      </w:r>
      <w:del w:id="208" w:author="Gunn, Jordan" w:date="2026-07-23T21:13:00Z" w16du:dateUtc="2026-07-23T20:13:00Z">
        <w:r w:rsidR="00F54748" w:rsidDel="007E4C3B">
          <w:delText>Because later intrusions are assumed to arise especially from sensory-bound representations, the selective pattern is attributed to disrupting the representation most likely to support intrusions while leaving voluntary-memory performance relatively preserved (</w:delText>
        </w:r>
        <w:r w:rsidR="00F8399E" w:rsidDel="007E4C3B">
          <w:fldChar w:fldCharType="begin"/>
        </w:r>
        <w:r w:rsidR="00F8399E" w:rsidDel="007E4C3B">
          <w:delInstrText>HYPERLINK \l "ref-deeprose2012imagery" \h</w:delInstrText>
        </w:r>
        <w:r w:rsidR="00F8399E" w:rsidDel="007E4C3B">
          <w:fldChar w:fldCharType="separate"/>
        </w:r>
        <w:r w:rsidR="00F8399E" w:rsidDel="007E4C3B">
          <w:rPr>
            <w:rStyle w:val="Hyperlink"/>
          </w:rPr>
          <w:delText>Deeprose et al., 2012</w:delText>
        </w:r>
        <w:r w:rsidR="00F8399E" w:rsidDel="007E4C3B">
          <w:fldChar w:fldCharType="end"/>
        </w:r>
        <w:r w:rsidR="00F54748" w:rsidDel="007E4C3B">
          <w:delText xml:space="preserve">; </w:delText>
        </w:r>
        <w:r w:rsidR="00F8399E" w:rsidDel="007E4C3B">
          <w:fldChar w:fldCharType="begin"/>
        </w:r>
        <w:r w:rsidR="00F8399E" w:rsidDel="007E4C3B">
          <w:delInstrText>HYPERLINK \l "ref-holmes2009can" \h</w:delInstrText>
        </w:r>
        <w:r w:rsidR="00F8399E" w:rsidDel="007E4C3B">
          <w:fldChar w:fldCharType="separate"/>
        </w:r>
        <w:r w:rsidR="00F8399E" w:rsidDel="007E4C3B">
          <w:rPr>
            <w:rStyle w:val="Hyperlink"/>
          </w:rPr>
          <w:delText>Holmes et al., 2009</w:delText>
        </w:r>
        <w:r w:rsidR="00F8399E" w:rsidDel="007E4C3B">
          <w:fldChar w:fldCharType="end"/>
        </w:r>
        <w:r w:rsidR="00F54748" w:rsidDel="007E4C3B">
          <w:delText xml:space="preserve">, </w:delText>
        </w:r>
        <w:r w:rsidR="00F8399E" w:rsidDel="007E4C3B">
          <w:fldChar w:fldCharType="begin"/>
        </w:r>
        <w:r w:rsidR="00F8399E" w:rsidDel="007E4C3B">
          <w:delInstrText>HYPERLINK \l "ref-holmes2010key" \h</w:delInstrText>
        </w:r>
        <w:r w:rsidR="00F8399E" w:rsidDel="007E4C3B">
          <w:fldChar w:fldCharType="separate"/>
        </w:r>
        <w:r w:rsidR="00F8399E" w:rsidDel="007E4C3B">
          <w:rPr>
            <w:rStyle w:val="Hyperlink"/>
          </w:rPr>
          <w:delText>2010</w:delText>
        </w:r>
        <w:r w:rsidR="00F8399E" w:rsidDel="007E4C3B">
          <w:fldChar w:fldCharType="end"/>
        </w:r>
        <w:r w:rsidR="00F54748" w:rsidDel="007E4C3B">
          <w:delText xml:space="preserve">; </w:delText>
        </w:r>
        <w:r w:rsidR="00F8399E" w:rsidDel="007E4C3B">
          <w:fldChar w:fldCharType="begin"/>
        </w:r>
        <w:r w:rsidR="00F8399E" w:rsidDel="007E4C3B">
          <w:delInstrText>HYPERLINK \l "ref-lau2019intrusive" \h</w:delInstrText>
        </w:r>
        <w:r w:rsidR="00F8399E" w:rsidDel="007E4C3B">
          <w:fldChar w:fldCharType="separate"/>
        </w:r>
        <w:r w:rsidR="00F8399E" w:rsidDel="007E4C3B">
          <w:rPr>
            <w:rStyle w:val="Hyperlink"/>
          </w:rPr>
          <w:delText>Lau-Zhu et al., 2019</w:delText>
        </w:r>
        <w:r w:rsidR="00F8399E" w:rsidDel="007E4C3B">
          <w:fldChar w:fldCharType="end"/>
        </w:r>
        <w:r w:rsidR="00F54748" w:rsidDel="007E4C3B">
          <w:delText xml:space="preserve">). </w:delText>
        </w:r>
      </w:del>
      <w:ins w:id="209" w:author="Gunn, Jordan" w:date="2026-07-23T21:13:00Z" w16du:dateUtc="2026-07-23T20:13:00Z">
        <w:r w:rsidR="007E4C3B" w:rsidRPr="007E4C3B">
          <w:t>When the intervention is delayed, the reminder is instead treated as reactivating the relevant memory before the task, allowing the interference procedure to alter later availability through reconsolidation or post-reactivation updating</w:t>
        </w:r>
        <w:r w:rsidR="007E4C3B" w:rsidRPr="007E4C3B" w:rsidDel="007E4C3B">
          <w:t xml:space="preserve"> </w:t>
        </w:r>
      </w:ins>
      <w:del w:id="210" w:author="Gunn, Jordan" w:date="2026-07-23T21:13:00Z" w16du:dateUtc="2026-07-23T20:13:00Z">
        <w:r w:rsidR="00F54748" w:rsidDel="007E4C3B">
          <w:delText xml:space="preserve">In delayed post-reminder interventions, the reminder is instead treated as reactivating the relevant memory before the task, allowing the interference procedure to alter later availability through reconsolidation or post-reactivation updating </w:delText>
        </w:r>
      </w:del>
      <w:r w:rsidR="00F54748">
        <w:t>(</w:t>
      </w:r>
      <w:hyperlink w:anchor="ref-james2015computer">
        <w:r w:rsidR="00F8399E">
          <w:rPr>
            <w:rStyle w:val="Hyperlink"/>
          </w:rPr>
          <w:t>James et al., 2015</w:t>
        </w:r>
      </w:hyperlink>
      <w:r w:rsidR="00F54748">
        <w:t xml:space="preserve">; </w:t>
      </w:r>
      <w:hyperlink w:anchor="ref-kindt2009beyond">
        <w:r w:rsidR="00F8399E">
          <w:rPr>
            <w:rStyle w:val="Hyperlink"/>
          </w:rPr>
          <w:t>Kindt et al., 2009</w:t>
        </w:r>
      </w:hyperlink>
      <w:r w:rsidR="00F54748">
        <w:t xml:space="preserve">). </w:t>
      </w:r>
      <w:ins w:id="211" w:author="Gunn, Jordan" w:date="2026-07-23T21:14:00Z" w16du:dateUtc="2026-07-23T20:14:00Z">
        <w:r w:rsidR="007E4C3B" w:rsidRPr="007E4C3B">
          <w:t xml:space="preserve">The selective interference effect is therefore interpreted as evidence that the intervention disrupts the </w:t>
        </w:r>
        <w:r w:rsidR="007E4C3B" w:rsidRPr="007E4C3B">
          <w:lastRenderedPageBreak/>
          <w:t>sensory-bound representation supporting intrusions more strongly than the contextualized representation supporting voluntary recollection</w:t>
        </w:r>
        <w:r w:rsidR="007E4C3B">
          <w:t xml:space="preserve"> (</w:t>
        </w:r>
      </w:ins>
      <w:ins w:id="212" w:author="Gunn, Jordan" w:date="2026-07-23T21:15:00Z" w16du:dateUtc="2026-07-23T20:15:00Z">
        <w:r w:rsidR="007E4C3B">
          <w:fldChar w:fldCharType="begin"/>
        </w:r>
        <w:r w:rsidR="007E4C3B">
          <w:instrText>HYPERLINK  \l "ref-deeprose2012imagery"</w:instrText>
        </w:r>
        <w:r w:rsidR="007E4C3B">
          <w:fldChar w:fldCharType="separate"/>
        </w:r>
        <w:r w:rsidR="007E4C3B" w:rsidRPr="007E4C3B">
          <w:rPr>
            <w:rStyle w:val="Hyperlink"/>
          </w:rPr>
          <w:t>Deeprose et al, 2012</w:t>
        </w:r>
        <w:r w:rsidR="007E4C3B">
          <w:fldChar w:fldCharType="end"/>
        </w:r>
      </w:ins>
      <w:ins w:id="213" w:author="Gunn, Jordan" w:date="2026-07-23T21:14:00Z" w16du:dateUtc="2026-07-23T20:14:00Z">
        <w:r w:rsidR="007E4C3B">
          <w:t>;</w:t>
        </w:r>
      </w:ins>
      <w:ins w:id="214" w:author="Gunn, Jordan" w:date="2026-07-23T21:15:00Z" w16du:dateUtc="2026-07-23T20:15:00Z">
        <w:r w:rsidR="007E4C3B">
          <w:t xml:space="preserve"> </w:t>
        </w:r>
        <w:r w:rsidR="007E4C3B">
          <w:fldChar w:fldCharType="begin"/>
        </w:r>
        <w:r w:rsidR="007E4C3B">
          <w:instrText>HYPERLINK \l "ref-lau2019intrusive" \h</w:instrText>
        </w:r>
        <w:r w:rsidR="007E4C3B">
          <w:fldChar w:fldCharType="separate"/>
        </w:r>
        <w:r w:rsidR="007E4C3B">
          <w:rPr>
            <w:rStyle w:val="Hyperlink"/>
          </w:rPr>
          <w:t>Lau-Zhu et al., 2019</w:t>
        </w:r>
        <w:r w:rsidR="007E4C3B">
          <w:fldChar w:fldCharType="end"/>
        </w:r>
        <w:r w:rsidR="007E4C3B">
          <w:t>).</w:t>
        </w:r>
      </w:ins>
      <w:del w:id="215" w:author="Gunn, Jordan" w:date="2026-07-23T21:14:00Z" w16du:dateUtc="2026-07-23T20:14:00Z">
        <w:r w:rsidR="00F54748" w:rsidDel="007E4C3B">
          <w:delText>Across these variants, selective interference is explained by treating the intervention as acting more strongly on sensory-bound, intrusion-supporting representations than on the contextualized representations proposed to support coherent deliberate recollection.</w:delText>
        </w:r>
      </w:del>
      <w:ins w:id="216" w:author="Deborah Talmi" w:date="2026-07-21T16:56:00Z" w16du:dateUtc="2026-07-21T15:56:00Z">
        <w:del w:id="217" w:author="Gunn, Jordan" w:date="2026-07-23T21:14:00Z" w16du:dateUtc="2026-07-23T20:14:00Z">
          <w:r w:rsidR="00076E40" w:rsidDel="007E4C3B">
            <w:delText xml:space="preserve"> </w:delText>
          </w:r>
        </w:del>
      </w:ins>
    </w:p>
    <w:p w14:paraId="15F99360" w14:textId="6C7D2AD4" w:rsidR="00076E40" w:rsidRDefault="00F54748" w:rsidP="006D5518">
      <w:pPr>
        <w:pStyle w:val="BodyText"/>
        <w:rPr>
          <w:ins w:id="218" w:author="Deborah Talmi" w:date="2026-07-21T16:59:00Z" w16du:dateUtc="2026-07-21T15:59:00Z"/>
        </w:rPr>
      </w:pPr>
      <w:commentRangeStart w:id="219"/>
      <w:commentRangeStart w:id="220"/>
      <w:commentRangeStart w:id="221"/>
      <w:r>
        <w:t xml:space="preserve">Here we argue that preserved voluntary memory does not, by itself, establish that a separate representation was spared. </w:t>
      </w:r>
      <w:ins w:id="222" w:author="Gunn, Jordan" w:date="2026-07-23T21:46:00Z" w16du:dateUtc="2026-07-23T20:46:00Z">
        <w:r w:rsidR="00E47871" w:rsidRPr="00E47871">
          <w:t>More generally, differences in retrieval outcomes need not reveal differences in what was stored</w:t>
        </w:r>
        <w:r w:rsidR="00E47871">
          <w:t xml:space="preserve">. </w:t>
        </w:r>
      </w:ins>
      <w:ins w:id="223" w:author="Gunn, Jordan" w:date="2026-07-23T21:50:00Z" w16du:dateUtc="2026-07-23T20:50:00Z">
        <w:r w:rsidR="00E47871">
          <w:t>The s</w:t>
        </w:r>
      </w:ins>
      <w:del w:id="224" w:author="Gunn, Jordan" w:date="2026-07-23T21:46:00Z" w16du:dateUtc="2026-07-23T20:46:00Z">
        <w:r w:rsidDel="00E47871">
          <w:delText>S</w:delText>
        </w:r>
      </w:del>
      <w:r>
        <w:t>elective interference</w:t>
      </w:r>
      <w:ins w:id="225" w:author="Gunn, Jordan" w:date="2026-07-23T21:50:00Z" w16du:dateUtc="2026-07-23T20:50:00Z">
        <w:r w:rsidR="00E47871">
          <w:t xml:space="preserve"> effect</w:t>
        </w:r>
      </w:ins>
      <w:r>
        <w:t xml:space="preserve"> can instead arise from differences in how </w:t>
      </w:r>
      <w:del w:id="226" w:author="Gunn, Jordan" w:date="2026-07-23T21:46:00Z" w16du:dateUtc="2026-07-23T20:46:00Z">
        <w:r w:rsidDel="00E47871">
          <w:delText xml:space="preserve">film </w:delText>
        </w:r>
      </w:del>
      <w:ins w:id="227" w:author="Gunn, Jordan" w:date="2026-07-23T21:46:00Z" w16du:dateUtc="2026-07-23T20:46:00Z">
        <w:r w:rsidR="00E47871">
          <w:t xml:space="preserve">the same </w:t>
        </w:r>
      </w:ins>
      <w:r>
        <w:t>memor</w:t>
      </w:r>
      <w:ins w:id="228" w:author="Gunn, Jordan" w:date="2026-07-23T21:46:00Z" w16du:dateUtc="2026-07-23T20:46:00Z">
        <w:r w:rsidR="00E47871">
          <w:t>y</w:t>
        </w:r>
      </w:ins>
      <w:del w:id="229" w:author="Gunn, Jordan" w:date="2026-07-23T21:46:00Z" w16du:dateUtc="2026-07-23T20:46:00Z">
        <w:r w:rsidDel="00E47871">
          <w:delText>ies</w:delText>
        </w:r>
      </w:del>
      <w:r>
        <w:t xml:space="preserve"> </w:t>
      </w:r>
      <w:del w:id="230" w:author="Gunn, Jordan" w:date="2026-07-23T21:46:00Z" w16du:dateUtc="2026-07-23T20:46:00Z">
        <w:r w:rsidDel="00E47871">
          <w:delText xml:space="preserve">are </w:delText>
        </w:r>
      </w:del>
      <w:ins w:id="231" w:author="Gunn, Jordan" w:date="2026-07-23T21:46:00Z" w16du:dateUtc="2026-07-23T20:46:00Z">
        <w:r w:rsidR="00E47871">
          <w:t xml:space="preserve">is </w:t>
        </w:r>
      </w:ins>
      <w:r>
        <w:t xml:space="preserve">cued and controlled at retrieval. </w:t>
      </w:r>
      <w:commentRangeEnd w:id="219"/>
      <w:r w:rsidR="00215C2C">
        <w:rPr>
          <w:rStyle w:val="CommentReference"/>
          <w:sz w:val="24"/>
          <w:szCs w:val="24"/>
        </w:rPr>
        <w:commentReference w:id="219"/>
      </w:r>
      <w:commentRangeEnd w:id="220"/>
      <w:r w:rsidR="009D24DF">
        <w:rPr>
          <w:rStyle w:val="CommentReference"/>
          <w:sz w:val="24"/>
          <w:szCs w:val="24"/>
        </w:rPr>
        <w:commentReference w:id="220"/>
      </w:r>
      <w:commentRangeEnd w:id="221"/>
      <w:r w:rsidR="001A4707">
        <w:rPr>
          <w:rStyle w:val="CommentReference"/>
          <w:sz w:val="24"/>
          <w:szCs w:val="24"/>
        </w:rPr>
        <w:commentReference w:id="221"/>
      </w:r>
    </w:p>
    <w:p w14:paraId="704E9F4B" w14:textId="77777777" w:rsidR="003D0872" w:rsidRDefault="00076E40" w:rsidP="006D5518">
      <w:pPr>
        <w:pStyle w:val="BodyText"/>
        <w:rPr>
          <w:ins w:id="232" w:author="Gunn, Jordan" w:date="2026-07-23T22:39:00Z" w16du:dateUtc="2026-07-23T21:39:00Z"/>
        </w:rPr>
      </w:pPr>
      <w:ins w:id="233" w:author="Deborah Talmi" w:date="2026-07-21T16:59:00Z" w16du:dateUtc="2026-07-21T15:59:00Z">
        <w:r w:rsidRPr="0077017D">
          <w:t xml:space="preserve">Retrieved-context models offer a general theory of episodic memory search in which context can guide </w:t>
        </w:r>
        <w:del w:id="234" w:author="Gunn, Jordan" w:date="2026-07-23T21:47:00Z" w16du:dateUtc="2026-07-23T20:47:00Z">
          <w:r w:rsidRPr="0077017D" w:rsidDel="00E47871">
            <w:delText>targeted</w:delText>
          </w:r>
        </w:del>
      </w:ins>
      <w:ins w:id="235" w:author="Gunn, Jordan" w:date="2026-07-23T21:47:00Z" w16du:dateUtc="2026-07-23T20:47:00Z">
        <w:r w:rsidR="00E47871">
          <w:t>goal-directed</w:t>
        </w:r>
      </w:ins>
      <w:ins w:id="236" w:author="Deborah Talmi" w:date="2026-07-21T16:59:00Z" w16du:dateUtc="2026-07-21T15:59:00Z">
        <w:del w:id="237" w:author="Gunn, Jordan" w:date="2026-07-23T21:47:00Z" w16du:dateUtc="2026-07-23T20:47:00Z">
          <w:r w:rsidRPr="0077017D" w:rsidDel="00E47871">
            <w:delText xml:space="preserve"> recall</w:delText>
          </w:r>
        </w:del>
      </w:ins>
      <w:ins w:id="238" w:author="Gunn, Jordan" w:date="2026-07-23T21:47:00Z" w16du:dateUtc="2026-07-23T20:47:00Z">
        <w:r w:rsidR="00E47871">
          <w:t xml:space="preserve"> remembering</w:t>
        </w:r>
      </w:ins>
      <w:ins w:id="239" w:author="Deborah Talmi" w:date="2026-07-21T16:59:00Z" w16du:dateUtc="2026-07-21T15:59:00Z">
        <w:r w:rsidRPr="0077017D">
          <w:t xml:space="preserve"> and give rise to unintended intrusions (</w:t>
        </w:r>
        <w:r>
          <w:fldChar w:fldCharType="begin"/>
        </w:r>
        <w:r>
          <w:instrText>HYPERLINK  \l "ref-cohen2022memory"</w:instrText>
        </w:r>
        <w:r>
          <w:fldChar w:fldCharType="separate"/>
        </w:r>
        <w:r w:rsidRPr="0077017D">
          <w:rPr>
            <w:rStyle w:val="Hyperlink"/>
          </w:rPr>
          <w:t>Cohen &amp; Kahana, 2022</w:t>
        </w:r>
        <w:r>
          <w:fldChar w:fldCharType="end"/>
        </w:r>
        <w:r w:rsidRPr="0077017D">
          <w:t xml:space="preserve">; </w:t>
        </w:r>
        <w:r>
          <w:fldChar w:fldCharType="begin"/>
        </w:r>
        <w:r>
          <w:instrText>HYPERLINK  \l "ref-lohnas2015expanding"</w:instrText>
        </w:r>
        <w:r>
          <w:fldChar w:fldCharType="separate"/>
        </w:r>
        <w:r w:rsidRPr="0077017D">
          <w:rPr>
            <w:rStyle w:val="Hyperlink"/>
          </w:rPr>
          <w:t>Lohnas et al., 2015</w:t>
        </w:r>
        <w:r>
          <w:fldChar w:fldCharType="end"/>
        </w:r>
        <w:r w:rsidRPr="0077017D">
          <w:t xml:space="preserve">; </w:t>
        </w:r>
        <w:r>
          <w:fldChar w:fldCharType="begin"/>
        </w:r>
        <w:r>
          <w:instrText>HYPERLINK  \l "ref-polyn2011semantic"</w:instrText>
        </w:r>
        <w:r>
          <w:fldChar w:fldCharType="separate"/>
        </w:r>
        <w:r w:rsidRPr="0077017D">
          <w:rPr>
            <w:rStyle w:val="Hyperlink"/>
          </w:rPr>
          <w:t>Polyn et al., 2011</w:t>
        </w:r>
        <w:r>
          <w:fldChar w:fldCharType="end"/>
        </w:r>
        <w:r w:rsidRPr="0077017D">
          <w:t xml:space="preserve">). </w:t>
        </w:r>
      </w:ins>
      <w:ins w:id="240" w:author="Gunn, Jordan" w:date="2026-07-23T22:02:00Z" w16du:dateUtc="2026-07-23T21:02:00Z">
        <w:r w:rsidR="00A67075" w:rsidRPr="00A67075">
          <w:t>Yet, to our knowledge, they have not explained how a single episodic memory system can yield different effects of interference under unguided and goal-directed retrieval</w:t>
        </w:r>
      </w:ins>
      <w:ins w:id="241" w:author="Deborah Talmi" w:date="2026-07-21T16:59:00Z" w16du:dateUtc="2026-07-21T15:59:00Z">
        <w:del w:id="242" w:author="Gunn, Jordan" w:date="2026-07-23T22:02:00Z" w16du:dateUtc="2026-07-23T21:02:00Z">
          <w:r w:rsidRPr="0077017D" w:rsidDel="00A67075">
            <w:delText xml:space="preserve">Yet they have not been used to </w:delText>
          </w:r>
        </w:del>
      </w:ins>
      <w:ins w:id="243" w:author="Gunn, Jordan" w:date="2026-07-23T21:57:00Z" w16du:dateUtc="2026-07-23T20:57:00Z">
        <w:r w:rsidR="00A67075">
          <w:t xml:space="preserve">. </w:t>
        </w:r>
      </w:ins>
      <w:ins w:id="244" w:author="Gunn, Jordan" w:date="2026-07-23T22:36:00Z" w16du:dateUtc="2026-07-23T21:36:00Z">
        <w:r w:rsidR="00EA4F52">
          <w:t xml:space="preserve">To address </w:t>
        </w:r>
      </w:ins>
      <w:ins w:id="245" w:author="Gunn, Jordan" w:date="2026-07-23T21:57:00Z" w16du:dateUtc="2026-07-23T20:57:00Z">
        <w:r w:rsidR="00A67075">
          <w:t>this gap</w:t>
        </w:r>
      </w:ins>
      <w:ins w:id="246" w:author="Gunn, Jordan" w:date="2026-07-23T22:36:00Z" w16du:dateUtc="2026-07-23T21:36:00Z">
        <w:r w:rsidR="00EA4F52">
          <w:t>,</w:t>
        </w:r>
      </w:ins>
      <w:ins w:id="247" w:author="Gunn, Jordan" w:date="2026-07-23T21:57:00Z" w16du:dateUtc="2026-07-23T20:57:00Z">
        <w:r w:rsidR="00A67075">
          <w:t xml:space="preserve"> </w:t>
        </w:r>
      </w:ins>
      <w:ins w:id="248" w:author="Gunn, Jordan" w:date="2026-07-23T22:36:00Z" w16du:dateUtc="2026-07-23T21:36:00Z">
        <w:r w:rsidR="00EA4F52">
          <w:t>we model</w:t>
        </w:r>
      </w:ins>
      <w:ins w:id="249" w:author="Gunn, Jordan" w:date="2026-07-23T22:30:00Z" w16du:dateUtc="2026-07-23T21:30:00Z">
        <w:r w:rsidR="00EA4F52">
          <w:t xml:space="preserve"> </w:t>
        </w:r>
      </w:ins>
      <w:ins w:id="250" w:author="Gunn, Jordan" w:date="2026-07-23T22:36:00Z" w16du:dateUtc="2026-07-23T21:36:00Z">
        <w:r w:rsidR="00EA4F52">
          <w:t>unguided and deliberate recall as arising</w:t>
        </w:r>
      </w:ins>
      <w:ins w:id="251" w:author="Gunn, Jordan" w:date="2026-07-23T21:57:00Z" w16du:dateUtc="2026-07-23T20:57:00Z">
        <w:r w:rsidR="00A67075">
          <w:t xml:space="preserve"> from the same learned associations</w:t>
        </w:r>
      </w:ins>
      <w:ins w:id="252" w:author="Gunn, Jordan" w:date="2026-07-23T22:27:00Z" w16du:dateUtc="2026-07-23T21:27:00Z">
        <w:r w:rsidR="0023026D">
          <w:t>.</w:t>
        </w:r>
      </w:ins>
      <w:ins w:id="253" w:author="Gunn, Jordan" w:date="2026-07-23T21:57:00Z" w16du:dateUtc="2026-07-23T20:57:00Z">
        <w:r w:rsidR="00A67075">
          <w:t xml:space="preserve"> </w:t>
        </w:r>
      </w:ins>
      <w:ins w:id="254" w:author="Gunn, Jordan" w:date="2026-07-23T22:31:00Z" w16du:dateUtc="2026-07-23T21:31:00Z">
        <w:r w:rsidR="00EA4F52" w:rsidRPr="00EA4F52">
          <w:t>We</w:t>
        </w:r>
      </w:ins>
      <w:ins w:id="255" w:author="Gunn, Jordan" w:date="2026-07-23T22:37:00Z" w16du:dateUtc="2026-07-23T21:37:00Z">
        <w:r w:rsidR="00EA4F52">
          <w:t xml:space="preserve"> evaluate</w:t>
        </w:r>
      </w:ins>
      <w:ins w:id="256" w:author="Gunn, Jordan" w:date="2026-07-23T22:31:00Z" w16du:dateUtc="2026-07-23T21:31:00Z">
        <w:r w:rsidR="00EA4F52" w:rsidRPr="00EA4F52">
          <w:t xml:space="preserve"> alternative mechanisms </w:t>
        </w:r>
      </w:ins>
      <w:ins w:id="257" w:author="Gunn, Jordan" w:date="2026-07-23T22:37:00Z" w16du:dateUtc="2026-07-23T21:37:00Z">
        <w:r w:rsidR="00EA4F52">
          <w:t>for controlling how</w:t>
        </w:r>
      </w:ins>
      <w:ins w:id="258" w:author="Gunn, Jordan" w:date="2026-07-23T22:31:00Z" w16du:dateUtc="2026-07-23T21:31:00Z">
        <w:r w:rsidR="00EA4F52" w:rsidRPr="00EA4F52">
          <w:t xml:space="preserve"> those associations</w:t>
        </w:r>
      </w:ins>
      <w:ins w:id="259" w:author="Gunn, Jordan" w:date="2026-07-23T22:37:00Z" w16du:dateUtc="2026-07-23T21:37:00Z">
        <w:r w:rsidR="00EA4F52">
          <w:t xml:space="preserve"> guide</w:t>
        </w:r>
      </w:ins>
      <w:ins w:id="260" w:author="Gunn, Jordan" w:date="2026-07-23T22:31:00Z" w16du:dateUtc="2026-07-23T21:31:00Z">
        <w:r w:rsidR="00EA4F52" w:rsidRPr="00EA4F52">
          <w:t xml:space="preserve"> deliberate recall</w:t>
        </w:r>
      </w:ins>
      <w:ins w:id="261" w:author="Gunn, Jordan" w:date="2026-07-23T22:37:00Z" w16du:dateUtc="2026-07-23T21:37:00Z">
        <w:r w:rsidR="00EA4F52">
          <w:t xml:space="preserve">, asking whether they </w:t>
        </w:r>
      </w:ins>
      <w:ins w:id="262" w:author="Gunn, Jordan" w:date="2026-07-23T22:08:00Z" w16du:dateUtc="2026-07-23T21:08:00Z">
        <w:r w:rsidR="00A67075" w:rsidRPr="00A67075">
          <w:t>reduce the effect of interference o</w:t>
        </w:r>
      </w:ins>
      <w:ins w:id="263" w:author="Gunn, Jordan" w:date="2026-07-23T22:37:00Z" w16du:dateUtc="2026-07-23T21:37:00Z">
        <w:r w:rsidR="00EA4F52">
          <w:t>r merely raise</w:t>
        </w:r>
      </w:ins>
      <w:ins w:id="264" w:author="Gunn, Jordan" w:date="2026-07-23T22:08:00Z" w16du:dateUtc="2026-07-23T21:08:00Z">
        <w:r w:rsidR="00A67075" w:rsidRPr="00A67075">
          <w:t xml:space="preserve"> recall overall.</w:t>
        </w:r>
      </w:ins>
      <w:ins w:id="265" w:author="Gunn, Jordan" w:date="2026-07-23T22:33:00Z" w16du:dateUtc="2026-07-23T21:33:00Z">
        <w:r w:rsidR="00EA4F52">
          <w:t xml:space="preserve"> </w:t>
        </w:r>
      </w:ins>
      <w:ins w:id="266" w:author="Gunn, Jordan" w:date="2026-07-23T22:39:00Z" w16du:dateUtc="2026-07-23T21:39:00Z">
        <w:r w:rsidR="003D0872" w:rsidRPr="003D0872">
          <w:t>Selective interference therefore provides a demanding test: preserved voluntary memory must emerge from the model rather than be assumed to follow from deliberate retrieval.</w:t>
        </w:r>
      </w:ins>
    </w:p>
    <w:p w14:paraId="4088CC4E" w14:textId="3DF16223" w:rsidR="001D3FDA" w:rsidRDefault="00F54748" w:rsidP="006D5518">
      <w:pPr>
        <w:pStyle w:val="BodyText"/>
        <w:rPr>
          <w:ins w:id="267" w:author="Gunn, Jordan" w:date="2026-07-23T22:15:00Z" w16du:dateUtc="2026-07-23T21:15:00Z"/>
        </w:rPr>
      </w:pPr>
      <w:r>
        <w:t xml:space="preserve">In </w:t>
      </w:r>
      <w:r w:rsidR="00240ACD">
        <w:t xml:space="preserve">our </w:t>
      </w:r>
      <w:r w:rsidR="007B5A30">
        <w:t>account</w:t>
      </w:r>
      <w:r>
        <w:t xml:space="preserve">, </w:t>
      </w:r>
      <w:ins w:id="268" w:author="Gunn, Jordan" w:date="2026-07-23T22:14:00Z" w16du:dateUtc="2026-07-23T21:14:00Z">
        <w:r w:rsidR="001D3FDA" w:rsidRPr="001D3FDA">
          <w:t>task material interferes with film recall by becoming a competitor during later memory search.</w:t>
        </w:r>
        <w:r w:rsidR="001D3FDA">
          <w:t xml:space="preserve"> F</w:t>
        </w:r>
      </w:ins>
      <w:del w:id="269" w:author="Gunn, Jordan" w:date="2026-07-23T22:14:00Z" w16du:dateUtc="2026-07-23T21:14:00Z">
        <w:r w:rsidR="00240ACD" w:rsidDel="001D3FDA">
          <w:delText>f</w:delText>
        </w:r>
      </w:del>
      <w:r w:rsidR="00240ACD">
        <w:t>ilm events become associated with contex</w:t>
      </w:r>
      <w:r w:rsidR="00360FED">
        <w:t>t</w:t>
      </w:r>
      <w:r w:rsidR="0097150A">
        <w:t>, a gradually changing mental representation of recent experience (</w:t>
      </w:r>
      <w:hyperlink w:anchor="ref-howard2002distributed" w:history="1">
        <w:r w:rsidR="0097150A" w:rsidRPr="0097150A">
          <w:rPr>
            <w:rStyle w:val="Hyperlink"/>
          </w:rPr>
          <w:t>Howard &amp; Kahana, 2002</w:t>
        </w:r>
      </w:hyperlink>
      <w:r w:rsidR="0097150A">
        <w:t xml:space="preserve">; </w:t>
      </w:r>
      <w:hyperlink w:anchor="ref-polyn2009context" w:history="1">
        <w:r w:rsidR="0097150A" w:rsidRPr="0097150A">
          <w:rPr>
            <w:rStyle w:val="Hyperlink"/>
          </w:rPr>
          <w:t>Polyn et al, 2009a</w:t>
        </w:r>
      </w:hyperlink>
      <w:r w:rsidR="0097150A">
        <w:t>)</w:t>
      </w:r>
      <w:r w:rsidR="00240ACD">
        <w:t xml:space="preserve">. </w:t>
      </w:r>
      <w:r w:rsidR="007B5A30">
        <w:t>A</w:t>
      </w:r>
      <w:r>
        <w:t xml:space="preserve"> film reminder reinstates </w:t>
      </w:r>
      <w:r w:rsidR="00BB0282">
        <w:t>th</w:t>
      </w:r>
      <w:r w:rsidR="007B5A30">
        <w:t>is film-associated</w:t>
      </w:r>
      <w:r w:rsidR="00BB0282">
        <w:t xml:space="preserve"> </w:t>
      </w:r>
      <w:commentRangeStart w:id="270"/>
      <w:r>
        <w:t xml:space="preserve">context </w:t>
      </w:r>
      <w:commentRangeEnd w:id="270"/>
      <w:r w:rsidR="00215C2C">
        <w:rPr>
          <w:rStyle w:val="CommentReference"/>
          <w:sz w:val="24"/>
          <w:szCs w:val="24"/>
        </w:rPr>
        <w:commentReference w:id="270"/>
      </w:r>
      <w:commentRangeStart w:id="271"/>
      <w:commentRangeStart w:id="272"/>
      <w:r>
        <w:t>associated task material is encoded</w:t>
      </w:r>
      <w:commentRangeEnd w:id="271"/>
      <w:r w:rsidR="00215C2C">
        <w:rPr>
          <w:rStyle w:val="CommentReference"/>
          <w:sz w:val="24"/>
          <w:szCs w:val="24"/>
        </w:rPr>
        <w:commentReference w:id="271"/>
      </w:r>
      <w:commentRangeEnd w:id="272"/>
      <w:r w:rsidR="00567B9E">
        <w:rPr>
          <w:rStyle w:val="CommentReference"/>
          <w:sz w:val="24"/>
          <w:szCs w:val="24"/>
        </w:rPr>
        <w:commentReference w:id="272"/>
      </w:r>
      <w:r>
        <w:t>. Task material then become</w:t>
      </w:r>
      <w:r w:rsidR="00567B9E">
        <w:t>s</w:t>
      </w:r>
      <w:r>
        <w:t xml:space="preserve"> linked to th</w:t>
      </w:r>
      <w:r w:rsidR="00360FED">
        <w:t>e reinstated</w:t>
      </w:r>
      <w:r>
        <w:t xml:space="preserve"> context. </w:t>
      </w:r>
      <w:ins w:id="273" w:author="Gunn, Jordan" w:date="2026-07-23T22:15:00Z" w16du:dateUtc="2026-07-23T21:15:00Z">
        <w:r w:rsidR="001D3FDA" w:rsidRPr="001D3FDA">
          <w:t>When this context later guides retrieval, it supports task items alongside film items, placing them in competition for recall.</w:t>
        </w:r>
      </w:ins>
      <w:del w:id="274" w:author="Gunn, Jordan" w:date="2026-07-23T22:15:00Z" w16du:dateUtc="2026-07-23T21:15:00Z">
        <w:r w:rsidDel="001D3FDA">
          <w:delText>When later remembering is guided by film-associated context, task and film material compete, interfering with film recall.</w:delText>
        </w:r>
      </w:del>
    </w:p>
    <w:p w14:paraId="43D6CEE9" w14:textId="58F9B3AC" w:rsidR="00F8399E" w:rsidRDefault="001D3FDA" w:rsidP="006D5518">
      <w:pPr>
        <w:pStyle w:val="BodyText"/>
      </w:pPr>
      <w:ins w:id="275" w:author="Gunn, Jordan" w:date="2026-07-23T22:15:00Z" w16du:dateUtc="2026-07-23T21:15:00Z">
        <w:r>
          <w:lastRenderedPageBreak/>
          <w:t xml:space="preserve">How strongly this competition affects performance depends on retrieval control and test format. </w:t>
        </w:r>
      </w:ins>
      <w:del w:id="276" w:author="Gunn, Jordan" w:date="2026-07-23T22:15:00Z" w16du:dateUtc="2026-07-23T21:15:00Z">
        <w:r w:rsidR="00F54748" w:rsidDel="001D3FDA">
          <w:delText xml:space="preserve"> The task interferes less when retrieval depends less on context to access film material. </w:delText>
        </w:r>
      </w:del>
      <w:r w:rsidR="00BB0282">
        <w:t>In d</w:t>
      </w:r>
      <w:r w:rsidR="00F54748">
        <w:t>eliberate recall</w:t>
      </w:r>
      <w:r w:rsidR="00BB0282">
        <w:t xml:space="preserve">, </w:t>
      </w:r>
      <w:del w:id="277" w:author="Gunn, Jordan" w:date="2026-07-23T22:15:00Z" w16du:dateUtc="2026-07-23T21:15:00Z">
        <w:r w:rsidR="00BB0282" w:rsidDel="001D3FDA">
          <w:delText>this happens</w:delText>
        </w:r>
        <w:r w:rsidR="00F54748" w:rsidDel="001D3FDA">
          <w:delText xml:space="preserve"> when </w:delText>
        </w:r>
      </w:del>
      <w:r w:rsidR="00F54748">
        <w:t xml:space="preserve">a maintained film-category cue </w:t>
      </w:r>
      <w:ins w:id="278" w:author="Gunn, Jordan" w:date="2026-07-23T22:15:00Z" w16du:dateUtc="2026-07-23T21:15:00Z">
        <w:r>
          <w:t xml:space="preserve">can </w:t>
        </w:r>
      </w:ins>
      <w:r w:rsidR="00F54748">
        <w:t>give</w:t>
      </w:r>
      <w:del w:id="279" w:author="Gunn, Jordan" w:date="2026-07-23T22:15:00Z" w16du:dateUtc="2026-07-23T21:15:00Z">
        <w:r w:rsidR="00F54748" w:rsidDel="001D3FDA">
          <w:delText>s</w:delText>
        </w:r>
      </w:del>
      <w:r w:rsidR="00F54748">
        <w:t xml:space="preserve"> film candidates an additional source of support without equally supporting task competitors. </w:t>
      </w:r>
      <w:r w:rsidR="00BB0282">
        <w:t>Deliberate</w:t>
      </w:r>
      <w:r w:rsidR="00F54748">
        <w:t xml:space="preserve"> recognition can also be less affected</w:t>
      </w:r>
      <w:del w:id="280" w:author="Gunn, Jordan" w:date="2026-07-23T22:15:00Z" w16du:dateUtc="2026-07-23T21:15:00Z">
        <w:r w:rsidR="00F54748" w:rsidDel="001D3FDA">
          <w:delText>,</w:delText>
        </w:r>
      </w:del>
      <w:r w:rsidR="00F54748">
        <w:t xml:space="preserve"> because the test presents candidate film item</w:t>
      </w:r>
      <w:r w:rsidR="00BB0282">
        <w:t>s</w:t>
      </w:r>
      <w:r w:rsidR="00F54748">
        <w:t xml:space="preserve"> for judgment rather than requiring </w:t>
      </w:r>
      <w:r w:rsidR="00360FED">
        <w:t>selection among film and task candidates</w:t>
      </w:r>
      <w:r w:rsidR="00F54748">
        <w:t xml:space="preserve">. </w:t>
      </w:r>
      <w:ins w:id="281" w:author="Jordan Gunn" w:date="2026-07-20T03:56:00Z" w16du:dateUtc="2026-07-20T02:56:00Z">
        <w:del w:id="282" w:author="Gunn, Jordan" w:date="2026-07-23T22:16:00Z" w16du:dateUtc="2026-07-23T21:16:00Z">
          <w:r w:rsidR="009D1576" w:rsidRPr="009D1576" w:rsidDel="001D3FDA">
            <w:delText>On this account, shared</w:delText>
          </w:r>
        </w:del>
      </w:ins>
      <w:ins w:id="283" w:author="Gunn, Jordan" w:date="2026-07-23T22:16:00Z" w16du:dateUtc="2026-07-23T21:16:00Z">
        <w:r>
          <w:t>The same</w:t>
        </w:r>
      </w:ins>
      <w:r w:rsidR="009D1576" w:rsidRPr="009D1576">
        <w:t xml:space="preserve"> contextual associations</w:t>
      </w:r>
      <w:ins w:id="284" w:author="Gunn, Jordan" w:date="2026-07-23T22:16:00Z" w16du:dateUtc="2026-07-23T21:16:00Z">
        <w:r>
          <w:t xml:space="preserve"> can therefore </w:t>
        </w:r>
      </w:ins>
      <w:ins w:id="285" w:author="Gunn, Jordan" w:date="2026-07-24T01:04:00Z" w16du:dateUtc="2026-07-24T00:04:00Z">
        <w:r w:rsidR="009F1A4A">
          <w:t>yield</w:t>
        </w:r>
      </w:ins>
      <w:ins w:id="286" w:author="Gunn, Jordan" w:date="2026-07-23T22:16:00Z" w16du:dateUtc="2026-07-23T21:16:00Z">
        <w:r>
          <w:t xml:space="preserve"> different effects of interference as retrieval goals and test format change.</w:t>
        </w:r>
      </w:ins>
      <w:ins w:id="287" w:author="Jordan Gunn" w:date="2026-07-20T03:56:00Z" w16du:dateUtc="2026-07-20T02:56:00Z">
        <w:del w:id="288" w:author="Gunn, Jordan" w:date="2026-07-23T22:16:00Z" w16du:dateUtc="2026-07-23T21:16:00Z">
          <w:r w:rsidR="009D1576" w:rsidRPr="009D1576" w:rsidDel="001D3FDA">
            <w:delText xml:space="preserve"> generate competition, while retrieval goals and test format determine how strongly that competition affects performance.</w:delText>
          </w:r>
        </w:del>
      </w:ins>
      <w:del w:id="289" w:author="Gunn, Jordan" w:date="2026-07-23T22:16:00Z" w16du:dateUtc="2026-07-23T21:16:00Z">
        <w:r w:rsidR="00F54748" w:rsidDel="001D3FDA">
          <w:delText xml:space="preserve">On this account, the selective-interference effect emerges when retrieval conditions differ in </w:delText>
        </w:r>
      </w:del>
      <w:ins w:id="290" w:author="Deborah Talmi" w:date="2026-07-14T16:11:00Z" w16du:dateUtc="2026-07-14T15:11:00Z">
        <w:del w:id="291" w:author="Gunn, Jordan" w:date="2026-07-23T22:16:00Z" w16du:dateUtc="2026-07-23T21:16:00Z">
          <w:r w:rsidR="00BB0282" w:rsidDel="001D3FDA">
            <w:delText xml:space="preserve">their reliance </w:delText>
          </w:r>
        </w:del>
      </w:ins>
      <w:del w:id="292" w:author="Gunn, Jordan" w:date="2026-07-23T22:16:00Z" w16du:dateUtc="2026-07-23T21:16:00Z">
        <w:r w:rsidR="00F54748" w:rsidDel="001D3FDA">
          <w:delText xml:space="preserve">how much they depend on film-associated context that </w:delText>
        </w:r>
      </w:del>
      <w:ins w:id="293" w:author="Deborah Talmi" w:date="2026-07-14T16:11:00Z" w16du:dateUtc="2026-07-14T15:11:00Z">
        <w:del w:id="294" w:author="Gunn, Jordan" w:date="2026-07-23T22:16:00Z" w16du:dateUtc="2026-07-23T21:16:00Z">
          <w:r w:rsidR="00BB0282" w:rsidDel="001D3FDA">
            <w:delText xml:space="preserve">is shared with </w:delText>
          </w:r>
        </w:del>
      </w:ins>
      <w:del w:id="295" w:author="Gunn, Jordan" w:date="2026-07-23T22:16:00Z" w16du:dateUtc="2026-07-23T21:16:00Z">
        <w:r w:rsidR="00F54748" w:rsidDel="001D3FDA">
          <w:delText>also cues task material.</w:delText>
        </w:r>
      </w:del>
      <w:ins w:id="296" w:author="Deborah Talmi" w:date="2026-07-14T17:41:00Z" w16du:dateUtc="2026-07-14T16:41:00Z">
        <w:r w:rsidR="006D5518">
          <w:t xml:space="preserve"> </w:t>
        </w:r>
      </w:ins>
      <w:r w:rsidR="00F54748">
        <w:t>We formalize this retrieval account in an emotional variant (</w:t>
      </w:r>
      <w:hyperlink w:anchor="ref-cohen2022memory">
        <w:r w:rsidR="00F8399E">
          <w:rPr>
            <w:rStyle w:val="Hyperlink"/>
          </w:rPr>
          <w:t>Cohen &amp; Kahana, 2022</w:t>
        </w:r>
      </w:hyperlink>
      <w:r w:rsidR="00F54748">
        <w:t xml:space="preserve">; </w:t>
      </w:r>
      <w:hyperlink w:anchor="ref-talmi2019retrieved">
        <w:r w:rsidR="00F8399E">
          <w:rPr>
            <w:rStyle w:val="Hyperlink"/>
          </w:rPr>
          <w:t>Talmi et al., 2019</w:t>
        </w:r>
      </w:hyperlink>
      <w:r w:rsidR="00F54748">
        <w:t>) of the Context Maintenance and Retrieval (CMR) model (</w:t>
      </w:r>
      <w:hyperlink w:anchor="ref-polyn2009context">
        <w:r w:rsidR="00F8399E">
          <w:rPr>
            <w:rStyle w:val="Hyperlink"/>
          </w:rPr>
          <w:t>Polyn et al., 2009a</w:t>
        </w:r>
      </w:hyperlink>
      <w:r w:rsidR="00F54748">
        <w:t>).</w:t>
      </w:r>
    </w:p>
    <w:p w14:paraId="5549664E" w14:textId="0409F285" w:rsidR="00204601" w:rsidRPr="00EA4F52" w:rsidDel="00EA4F52" w:rsidRDefault="00EA4F52">
      <w:pPr>
        <w:pStyle w:val="BodyText"/>
        <w:rPr>
          <w:ins w:id="297" w:author="Gunn, Jordan" w:date="2026-07-23T22:34:00Z" w16du:dateUtc="2026-07-23T21:34:00Z"/>
          <w:del w:id="298" w:author="Gunn, Jordan" w:date="2026-07-23T22:34:00Z" w16du:dateUtc="2026-07-23T21:34:00Z"/>
          <w:rStyle w:val="Hyperlink"/>
        </w:rPr>
      </w:pPr>
      <w:ins w:id="299" w:author="Gunn, Jordan" w:date="2026-07-23T22:34:00Z" w16du:dateUtc="2026-07-23T21:34:00Z">
        <w:r w:rsidRPr="00EA4F52">
          <w:t>We test this account in three simulations that move from competitor formation to the roles of retrieval control and test format.</w:t>
        </w:r>
        <w:r>
          <w:t xml:space="preserve"> </w:t>
        </w:r>
        <w:r>
          <w:fldChar w:fldCharType="begin"/>
        </w:r>
        <w:r>
          <w:instrText>HYPERLINK  \l "fig-empirical-target"</w:instrText>
        </w:r>
        <w:r>
          <w:fldChar w:fldCharType="separate"/>
        </w:r>
        <w:del w:id="300" w:author="Gunn, Jordan" w:date="2026-07-23T22:34:00Z" w16du:dateUtc="2026-07-23T21:34:00Z">
          <w:r w:rsidR="00076E40" w:rsidRPr="00EA4F52" w:rsidDel="00EA4F52">
            <w:rPr>
              <w:rStyle w:val="Hyperlink"/>
            </w:rPr>
            <w:delText>Given their limited treatment of the intentionality of recall, r</w:delText>
          </w:r>
          <w:r w:rsidR="0077017D" w:rsidRPr="00EA4F52" w:rsidDel="00EA4F52">
            <w:rPr>
              <w:rStyle w:val="Hyperlink"/>
            </w:rPr>
            <w:delText xml:space="preserve">etrieved-context models </w:delText>
          </w:r>
          <w:r w:rsidR="00567B9E" w:rsidRPr="00EA4F52" w:rsidDel="00EA4F52">
            <w:rPr>
              <w:rStyle w:val="Hyperlink"/>
            </w:rPr>
            <w:delText xml:space="preserve">offer </w:delText>
          </w:r>
          <w:r w:rsidR="00076E40" w:rsidRPr="00EA4F52" w:rsidDel="00EA4F52">
            <w:rPr>
              <w:rStyle w:val="Hyperlink"/>
            </w:rPr>
            <w:delText xml:space="preserve">no explanation </w:delText>
          </w:r>
          <w:r w:rsidR="0077017D" w:rsidRPr="00EA4F52" w:rsidDel="00EA4F52">
            <w:rPr>
              <w:rStyle w:val="Hyperlink"/>
            </w:rPr>
            <w:delText>why post-reminder task interference can affect unguided and deliberate retrieval of the same material differently. We address this gap by modeling both forms of recall from the same learned associations and specifying how deliberate retrieval controls their use. Preserved voluntary memory thereby becomes an outcome for a retrieved-context model to explain rather than an assumption attached to deliberate retrieval.</w:delText>
          </w:r>
        </w:del>
      </w:ins>
    </w:p>
    <w:p w14:paraId="202B0CF8" w14:textId="1CE9C5EE" w:rsidR="00F8399E" w:rsidRDefault="0023026D">
      <w:pPr>
        <w:pStyle w:val="BodyText"/>
      </w:pPr>
      <w:ins w:id="301" w:author="Gunn, Jordan" w:date="2026-07-23T22:34:00Z" w16du:dateUtc="2026-07-23T21:34:00Z">
        <w:r w:rsidRPr="00EA4F52">
          <w:rPr>
            <w:rStyle w:val="Hyperlink"/>
          </w:rPr>
          <w:t>Figure 1</w:t>
        </w:r>
        <w:r w:rsidR="00EA4F52">
          <w:fldChar w:fldCharType="end"/>
        </w:r>
      </w:ins>
      <w:ins w:id="302" w:author="Gunn, Jordan" w:date="2026-07-23T22:25:00Z" w16du:dateUtc="2026-07-23T21:25:00Z">
        <w:r>
          <w:t xml:space="preserve"> summarizes the modeled paradigm and the selective</w:t>
        </w:r>
      </w:ins>
      <w:ins w:id="303" w:author="Gunn, Jordan" w:date="2026-07-23T22:26:00Z" w16du:dateUtc="2026-07-23T21:26:00Z">
        <w:r>
          <w:t xml:space="preserve">-interference contrast between unguided and deliberate film recall. </w:t>
        </w:r>
      </w:ins>
      <w:del w:id="304" w:author="Gunn, Jordan" w:date="2026-07-23T22:25:00Z" w16du:dateUtc="2026-07-23T21:25:00Z">
        <w:r w:rsidR="00F54748" w:rsidDel="0023026D">
          <w:delText xml:space="preserve">The simulations </w:delText>
        </w:r>
        <w:r w:rsidR="0077017D" w:rsidDel="0023026D">
          <w:delText xml:space="preserve">test this account using </w:delText>
        </w:r>
        <w:r w:rsidR="00F54748" w:rsidDel="0023026D">
          <w:delText>a generalization-style modeling logic (</w:delText>
        </w:r>
        <w:r w:rsidR="00F8399E" w:rsidDel="0023026D">
          <w:fldChar w:fldCharType="begin"/>
        </w:r>
        <w:r w:rsidR="00F8399E" w:rsidDel="0023026D">
          <w:delInstrText>HYPERLINK \l "ref-busemeyer2000model" \h</w:delInstrText>
        </w:r>
        <w:r w:rsidR="00F8399E" w:rsidDel="0023026D">
          <w:fldChar w:fldCharType="separate"/>
        </w:r>
        <w:r w:rsidR="00F8399E" w:rsidDel="0023026D">
          <w:rPr>
            <w:rStyle w:val="Hyperlink"/>
          </w:rPr>
          <w:delText>Busemeyer &amp; Wang, 2000</w:delText>
        </w:r>
        <w:r w:rsidR="00F8399E" w:rsidDel="0023026D">
          <w:fldChar w:fldCharType="end"/>
        </w:r>
        <w:r w:rsidR="00F54748" w:rsidDel="0023026D">
          <w:delText xml:space="preserve">; </w:delText>
        </w:r>
        <w:r w:rsidR="00F8399E" w:rsidDel="0023026D">
          <w:fldChar w:fldCharType="begin"/>
        </w:r>
        <w:r w:rsidR="00F8399E" w:rsidDel="0023026D">
          <w:delInstrText>HYPERLINK \l "ref-lohnas2023event" \h</w:delInstrText>
        </w:r>
        <w:r w:rsidR="00F8399E" w:rsidDel="0023026D">
          <w:fldChar w:fldCharType="separate"/>
        </w:r>
        <w:r w:rsidR="00F8399E" w:rsidDel="0023026D">
          <w:rPr>
            <w:rStyle w:val="Hyperlink"/>
          </w:rPr>
          <w:delText>Lohnas et al., 2023</w:delText>
        </w:r>
        <w:r w:rsidR="00F8399E" w:rsidDel="0023026D">
          <w:fldChar w:fldCharType="end"/>
        </w:r>
        <w:r w:rsidR="00F54748" w:rsidDel="0023026D">
          <w:delText>). Core parameters are anchored in an independent affective free-recall dataset (</w:delText>
        </w:r>
        <w:r w:rsidR="00F8399E" w:rsidDel="0023026D">
          <w:fldChar w:fldCharType="begin"/>
        </w:r>
        <w:r w:rsidR="00F8399E" w:rsidDel="0023026D">
          <w:delInstrText>HYPERLINK \l "ref-dupertuys2026ukraine" \h</w:delInstrText>
        </w:r>
        <w:r w:rsidR="00F8399E" w:rsidDel="0023026D">
          <w:fldChar w:fldCharType="separate"/>
        </w:r>
        <w:r w:rsidR="00F8399E" w:rsidDel="0023026D">
          <w:rPr>
            <w:rStyle w:val="Hyperlink"/>
          </w:rPr>
          <w:delText>Dupertuys et al., 2026</w:delText>
        </w:r>
        <w:r w:rsidR="00F8399E" w:rsidDel="0023026D">
          <w:fldChar w:fldCharType="end"/>
        </w:r>
        <w:r w:rsidR="00F54748" w:rsidDel="0023026D">
          <w:delText xml:space="preserve">), and no trauma-film outcomes are fitted. </w:delText>
        </w:r>
      </w:del>
      <w:r w:rsidR="009C1512" w:rsidRPr="009C1512">
        <w:t xml:space="preserve">Simulation 1 tests the account’s core </w:t>
      </w:r>
      <w:del w:id="305" w:author="Gunn, Jordan" w:date="2026-07-23T22:40:00Z" w16du:dateUtc="2026-07-23T21:40:00Z">
        <w:r w:rsidR="009C1512" w:rsidRPr="009C1512" w:rsidDel="003D0872">
          <w:delText>competition mechanism</w:delText>
        </w:r>
      </w:del>
      <w:ins w:id="306" w:author="Gunn, Jordan" w:date="2026-07-23T22:40:00Z" w16du:dateUtc="2026-07-23T21:40:00Z">
        <w:r w:rsidR="003D0872">
          <w:t>interference account</w:t>
        </w:r>
      </w:ins>
      <w:r w:rsidR="009C1512" w:rsidRPr="009C1512">
        <w:t xml:space="preserve"> by varying whether film-associated context is reinstated before task encoding and how strongly task material becomes linked to that context.</w:t>
      </w:r>
      <w:r w:rsidR="00F54748">
        <w:t xml:space="preserve"> Simulation 2 compares start-of-film context reinstatement, a maintained film-category cue, and retrieval monitoring to determine which control operations</w:t>
      </w:r>
      <w:r w:rsidR="00C673DE">
        <w:t xml:space="preserve"> </w:t>
      </w:r>
      <w:del w:id="307" w:author="Gunn, Jordan" w:date="2026-07-23T22:41:00Z" w16du:dateUtc="2026-07-23T21:41:00Z">
        <w:r w:rsidR="00C673DE" w:rsidRPr="00C673DE" w:rsidDel="003D0872">
          <w:delText xml:space="preserve">improve film recall generally and which </w:delText>
        </w:r>
      </w:del>
      <w:del w:id="308" w:author="Gunn, Jordan" w:date="2026-07-23T22:40:00Z" w16du:dateUtc="2026-07-23T21:40:00Z">
        <w:r w:rsidR="00C673DE" w:rsidRPr="00C673DE" w:rsidDel="003D0872">
          <w:delText>specifically protect it from post-reminder task interference</w:delText>
        </w:r>
      </w:del>
      <w:ins w:id="309" w:author="Gunn, Jordan" w:date="2026-07-23T22:40:00Z" w16du:dateUtc="2026-07-23T21:40:00Z">
        <w:r w:rsidR="003D0872">
          <w:t>can account for the relative preservation of deliberate recall</w:t>
        </w:r>
      </w:ins>
      <w:r w:rsidR="00F54748">
        <w:t xml:space="preserve">. </w:t>
      </w:r>
      <w:r w:rsidR="009C1512" w:rsidRPr="009C1512">
        <w:t xml:space="preserve">Simulation 3 </w:t>
      </w:r>
      <w:del w:id="310" w:author="Gunn, Jordan" w:date="2026-07-23T22:41:00Z" w16du:dateUtc="2026-07-23T21:41:00Z">
        <w:r w:rsidR="009C1512" w:rsidRPr="009C1512" w:rsidDel="003D0872">
          <w:delText xml:space="preserve">tests whether </w:delText>
        </w:r>
      </w:del>
      <w:ins w:id="311" w:author="Gunn, Jordan" w:date="2026-07-23T22:41:00Z" w16du:dateUtc="2026-07-23T21:41:00Z">
        <w:r w:rsidR="003D0872">
          <w:t xml:space="preserve">extends the account to </w:t>
        </w:r>
      </w:ins>
      <w:r w:rsidR="009C1512" w:rsidRPr="009C1512">
        <w:t>deliberate recognition</w:t>
      </w:r>
      <w:del w:id="312" w:author="Gunn, Jordan" w:date="2026-07-23T22:41:00Z" w16du:dateUtc="2026-07-23T21:41:00Z">
        <w:r w:rsidR="009C1512" w:rsidRPr="009C1512" w:rsidDel="003D0872">
          <w:delText xml:space="preserve"> is less affected by interference than deliberate recall</w:delText>
        </w:r>
        <w:r w:rsidR="009C1512" w:rsidDel="003D0872">
          <w:delText>, clarifying the role of test format in the effec</w:delText>
        </w:r>
      </w:del>
      <w:ins w:id="313" w:author="Gunn, Jordan" w:date="2026-07-24T01:09:00Z" w16du:dateUtc="2026-07-24T00:09:00Z">
        <w:r w:rsidR="009F1A4A">
          <w:t>, isolating the role of test format</w:t>
        </w:r>
      </w:ins>
      <w:del w:id="314" w:author="Gunn, Jordan" w:date="2026-07-23T22:41:00Z" w16du:dateUtc="2026-07-23T21:41:00Z">
        <w:r w:rsidR="009C1512" w:rsidDel="003D0872">
          <w:delText>t</w:delText>
        </w:r>
      </w:del>
      <w:r w:rsidR="009C1512">
        <w:t xml:space="preserve">. </w:t>
      </w:r>
      <w:r w:rsidR="00F54748">
        <w:t xml:space="preserve">Together, the simulations </w:t>
      </w:r>
      <w:r w:rsidR="009C1512">
        <w:t xml:space="preserve">specify </w:t>
      </w:r>
      <w:r w:rsidR="00F54748">
        <w:t xml:space="preserve">a mechanistic alternative to selective-vulnerability accounts and identify </w:t>
      </w:r>
      <w:r w:rsidR="009C1512">
        <w:t>when</w:t>
      </w:r>
      <w:r w:rsidR="00F54748">
        <w:t xml:space="preserve"> intrusive and voluntary remembering should </w:t>
      </w:r>
      <w:r w:rsidR="009C1512">
        <w:t>diverge</w:t>
      </w:r>
      <w:r w:rsidR="00F54748">
        <w:t>.</w:t>
      </w:r>
    </w:p>
    <w:p w14:paraId="2E9D4AF4" w14:textId="77777777" w:rsidR="00F8399E" w:rsidRDefault="00F54748">
      <w:pPr>
        <w:pStyle w:val="FigureTitle"/>
      </w:pPr>
      <w:bookmarkStart w:id="315" w:name="fig-empirical-target"/>
      <w:r>
        <w:lastRenderedPageBreak/>
        <w:t>Figure 1</w:t>
      </w:r>
    </w:p>
    <w:p w14:paraId="635149B5" w14:textId="3ECCFCD5" w:rsidR="00F8399E" w:rsidRDefault="00F54748">
      <w:pPr>
        <w:pStyle w:val="Caption"/>
      </w:pPr>
      <w:r>
        <w:rPr>
          <w:b/>
          <w:bCs/>
        </w:rPr>
        <w:t xml:space="preserve">Modeled trauma-film paradigm and schematic selective-interference </w:t>
      </w:r>
      <w:del w:id="316" w:author="Gunn, Jordan" w:date="2026-07-23T23:10:00Z" w16du:dateUtc="2026-07-23T22:10:00Z">
        <w:r w:rsidDel="001B0FFC">
          <w:rPr>
            <w:b/>
            <w:bCs/>
          </w:rPr>
          <w:delText>pattern</w:delText>
        </w:r>
      </w:del>
      <w:ins w:id="317" w:author="Gunn, Jordan" w:date="2026-07-23T23:10:00Z" w16du:dateUtc="2026-07-23T22:10:00Z">
        <w:r w:rsidR="001B0FFC">
          <w:rPr>
            <w:b/>
            <w:bCs/>
          </w:rPr>
          <w:t>effect</w:t>
        </w:r>
      </w:ins>
      <w:r>
        <w:rPr>
          <w:b/>
          <w:bCs/>
        </w:rPr>
        <w:t>.</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w:t>
      </w:r>
      <w:del w:id="318" w:author="Gunn, Jordan" w:date="2026-07-23T23:10:00Z" w16du:dateUtc="2026-07-23T22:10:00Z">
        <w:r w:rsidDel="001B0FFC">
          <w:delText>qualitative pattern targeted by the recall simulations is summarized as</w:delText>
        </w:r>
      </w:del>
      <w:ins w:id="319" w:author="Gunn, Jordan" w:date="2026-07-23T23:10:00Z" w16du:dateUtc="2026-07-23T22:10:00Z">
        <w:r w:rsidR="001B0FFC">
          <w:t>recall simulations target an</w:t>
        </w:r>
      </w:ins>
      <w:r>
        <w:t xml:space="preserve">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w:t>
      </w:r>
      <w:ins w:id="320" w:author="Gunn, Jordan" w:date="2026-07-23T23:10:00Z" w16du:dateUtc="2026-07-23T22:10:00Z">
        <w:r w:rsidR="001B0FFC">
          <w:t>n</w:t>
        </w:r>
      </w:ins>
      <w:r>
        <w:t xml:space="preserve"> </w:t>
      </w:r>
      <w:del w:id="321" w:author="Gunn, Jordan" w:date="2026-07-23T23:10:00Z" w16du:dateUtc="2026-07-23T22:10:00Z">
        <w:r w:rsidDel="001B0FFC">
          <w:delText xml:space="preserve">visuospatial </w:delText>
        </w:r>
      </w:del>
      <w:ins w:id="322" w:author="Gunn, Jordan" w:date="2026-07-23T23:10:00Z" w16du:dateUtc="2026-07-23T22:10:00Z">
        <w:r w:rsidR="001B0FFC">
          <w:t xml:space="preserve">imagery-competing </w:t>
        </w:r>
      </w:ins>
      <w:r>
        <w:t xml:space="preserve">task condition. </w:t>
      </w:r>
      <w:ins w:id="323" w:author="Gunn, Jordan" w:date="2026-07-23T23:11:00Z" w16du:dateUtc="2026-07-23T22:11:00Z">
        <w:r w:rsidR="001B0FFC">
          <w:t xml:space="preserve">Following a film reminder, the </w:t>
        </w:r>
      </w:ins>
      <w:del w:id="324" w:author="Gunn, Jordan" w:date="2026-07-23T23:11:00Z" w16du:dateUtc="2026-07-23T22:11:00Z">
        <w:r w:rsidDel="001B0FFC">
          <w:delText xml:space="preserve">The visuospatial </w:delText>
        </w:r>
      </w:del>
      <w:r>
        <w:t xml:space="preserve">task condition </w:t>
      </w:r>
      <w:del w:id="325" w:author="Gunn, Jordan" w:date="2026-07-23T23:11:00Z" w16du:dateUtc="2026-07-23T22:11:00Z">
        <w:r w:rsidDel="001B0FFC">
          <w:delText>produces the largest reduction in</w:delText>
        </w:r>
      </w:del>
      <w:ins w:id="326" w:author="Gunn, Jordan" w:date="2026-07-23T23:11:00Z" w16du:dateUtc="2026-07-23T22:11:00Z">
        <w:r w:rsidR="001B0FFC">
          <w:t>reduces</w:t>
        </w:r>
      </w:ins>
      <w:r>
        <w:t xml:space="preserve"> unguided film recall</w:t>
      </w:r>
      <w:ins w:id="327" w:author="Gunn, Jordan" w:date="2026-07-23T23:11:00Z" w16du:dateUtc="2026-07-23T22:11:00Z">
        <w:r w:rsidR="001B0FFC">
          <w:t xml:space="preserve"> more than deliberate film recall</w:t>
        </w:r>
      </w:ins>
      <w:del w:id="328" w:author="Gunn, Jordan" w:date="2026-07-23T23:11:00Z" w16du:dateUtc="2026-07-23T22:11:00Z">
        <w:r w:rsidDel="001B0FFC">
          <w:delText xml:space="preserve"> when it follows a film reminder, whereas deliberate film recall shows a smaller reduction under the same conditions</w:delText>
        </w:r>
      </w:del>
      <w:r>
        <w:t xml:space="preserve">. </w:t>
      </w:r>
      <w:commentRangeStart w:id="329"/>
      <w:commentRangeStart w:id="330"/>
      <w:commentRangeStart w:id="331"/>
      <w:r>
        <w:t xml:space="preserve">Bars are schematic and do not </w:t>
      </w:r>
      <w:del w:id="332" w:author="Gunn, Jordan" w:date="2026-07-23T23:11:00Z" w16du:dateUtc="2026-07-23T22:11:00Z">
        <w:r w:rsidDel="001B0FFC">
          <w:delText xml:space="preserve">plot </w:delText>
        </w:r>
      </w:del>
      <w:ins w:id="333" w:author="Gunn, Jordan" w:date="2026-07-23T23:11:00Z" w16du:dateUtc="2026-07-23T22:11:00Z">
        <w:r w:rsidR="001B0FFC">
          <w:t xml:space="preserve">depict </w:t>
        </w:r>
      </w:ins>
      <w:r>
        <w:t>empirical counts</w:t>
      </w:r>
      <w:commentRangeEnd w:id="329"/>
      <w:r w:rsidR="00215C2C">
        <w:rPr>
          <w:rStyle w:val="CommentReference"/>
          <w:sz w:val="24"/>
          <w:szCs w:val="24"/>
        </w:rPr>
        <w:commentReference w:id="329"/>
      </w:r>
      <w:commentRangeEnd w:id="330"/>
      <w:r w:rsidR="00567B9E">
        <w:rPr>
          <w:rStyle w:val="CommentReference"/>
          <w:sz w:val="24"/>
          <w:szCs w:val="24"/>
        </w:rPr>
        <w:commentReference w:id="330"/>
      </w:r>
      <w:commentRangeEnd w:id="331"/>
      <w:r w:rsidR="00F5525A">
        <w:rPr>
          <w:rStyle w:val="CommentReference"/>
          <w:sz w:val="24"/>
          <w:szCs w:val="24"/>
        </w:rPr>
        <w:commentReference w:id="331"/>
      </w:r>
      <w:r>
        <w:t>, fitted values, or model output.</w:t>
      </w:r>
    </w:p>
    <w:p w14:paraId="40858124" w14:textId="20746DEC" w:rsidR="00F8399E" w:rsidRDefault="00F54748">
      <w:pPr>
        <w:pStyle w:val="FigureWithoutNote"/>
      </w:pPr>
      <w:del w:id="334" w:author="Gunn, Jordan" w:date="2026-07-23T23:07:00Z" w16du:dateUtc="2026-07-23T22:07:00Z">
        <w:r w:rsidDel="008A1AD9">
          <w:rPr>
            <w:noProof/>
          </w:rPr>
          <w:lastRenderedPageBreak/>
          <w:drawing>
            <wp:inline distT="0" distB="0" distL="0" distR="0" wp14:anchorId="0952E440" wp14:editId="0571662E">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903"/>
                      </a:xfrm>
                      <a:prstGeom prst="rect">
                        <a:avLst/>
                      </a:prstGeom>
                      <a:noFill/>
                      <a:ln w="9525">
                        <a:noFill/>
                        <a:headEnd/>
                        <a:tailEnd/>
                      </a:ln>
                    </pic:spPr>
                  </pic:pic>
                </a:graphicData>
              </a:graphic>
            </wp:inline>
          </w:drawing>
        </w:r>
      </w:del>
      <w:ins w:id="335" w:author="Gunn, Jordan" w:date="2026-07-23T23:07:00Z" w16du:dateUtc="2026-07-23T22:07:00Z">
        <w:r w:rsidR="008A1AD9" w:rsidRPr="008A1AD9">
          <w:t xml:space="preserve"> </w:t>
        </w:r>
      </w:ins>
      <w:ins w:id="336" w:author="Gunn, Jordan" w:date="2026-07-23T23:49:00Z" w16du:dateUtc="2026-07-23T22:49:00Z">
        <w:r w:rsidR="00575613">
          <w:rPr>
            <w:noProof/>
          </w:rPr>
          <w:drawing>
            <wp:inline distT="0" distB="0" distL="0" distR="0" wp14:anchorId="6E9F2D24" wp14:editId="2B9669C2">
              <wp:extent cx="5943600" cy="4822190"/>
              <wp:effectExtent l="0" t="0" r="0" b="3810"/>
              <wp:docPr id="131833203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822190"/>
                      </a:xfrm>
                      <a:prstGeom prst="rect">
                        <a:avLst/>
                      </a:prstGeom>
                      <a:noFill/>
                      <a:ln>
                        <a:noFill/>
                      </a:ln>
                    </pic:spPr>
                  </pic:pic>
                </a:graphicData>
              </a:graphic>
            </wp:inline>
          </w:drawing>
        </w:r>
      </w:ins>
    </w:p>
    <w:p w14:paraId="5CB81A7E" w14:textId="77777777" w:rsidR="00F8399E" w:rsidRDefault="00F54748">
      <w:pPr>
        <w:pStyle w:val="Heading2"/>
      </w:pPr>
      <w:bookmarkStart w:id="337" w:name="Xe49916d2c5d2e2d1ed2bdc43f3c89558696ba75"/>
      <w:bookmarkEnd w:id="315"/>
      <w:r>
        <w:lastRenderedPageBreak/>
        <w:t>Intentionality and Test Format in Selective Interference</w:t>
      </w:r>
    </w:p>
    <w:p w14:paraId="1DDD3A81" w14:textId="545B6AE6" w:rsidR="00F8399E" w:rsidRPr="00F133C9" w:rsidDel="00575613" w:rsidRDefault="009F1A4A">
      <w:pPr>
        <w:pStyle w:val="FirstParagraph"/>
        <w:rPr>
          <w:del w:id="338" w:author="Gunn, Jordan" w:date="2026-07-23T23:47:00Z" w16du:dateUtc="2026-07-23T22:47:00Z"/>
          <w:bCs/>
          <w:rPrChange w:id="339" w:author="Gunn, Jordan" w:date="2026-07-24T00:50:00Z" w16du:dateUtc="2026-07-23T23:50:00Z">
            <w:rPr>
              <w:del w:id="340" w:author="Gunn, Jordan" w:date="2026-07-23T23:47:00Z" w16du:dateUtc="2026-07-23T22:47:00Z"/>
            </w:rPr>
          </w:rPrChange>
        </w:rPr>
      </w:pPr>
      <w:ins w:id="341" w:author="Gunn, Jordan" w:date="2026-07-24T01:05:00Z" w16du:dateUtc="2026-07-24T00:05:00Z">
        <w:r w:rsidRPr="009F1A4A">
          <w:rPr>
            <w:bCs/>
          </w:rPr>
          <w:t>Empirical tests of selective interference combine different intrusion measures with different voluntary memory tests. Diary measures record intrusions that arise during daily life, whereas laboratory intrusion tasks collect reports during a defined monitoring period, sometimes while film cues are present. Voluntary memory is commonly assessed either by recall tests, which require participants to bring film details to mind, or by recognition tests, which present verbal or visual candidates for judgment (James et al., 2016; Lau-Zhu et al., 2019, 2021). These combinations vary in both retrieval intentionality and test format. Figure 2 illustrates selected examples.</w:t>
        </w:r>
      </w:ins>
      <w:del w:id="342" w:author="Gunn, Jordan" w:date="2026-07-23T23:47:00Z" w16du:dateUtc="2026-07-23T22:47:00Z">
        <w:r w:rsidR="00F54748" w:rsidRPr="009F1A4A" w:rsidDel="00575613">
          <w:rPr>
            <w:bCs/>
          </w:rPr>
          <w:delText xml:space="preserve">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film details. </w:delText>
        </w:r>
        <w:r w:rsidR="00B234AC" w:rsidRPr="009F1A4A" w:rsidDel="00575613">
          <w:rPr>
            <w:bCs/>
          </w:rPr>
          <w:delText>These studies test v</w:delText>
        </w:r>
        <w:r w:rsidR="00F54748" w:rsidRPr="009F1A4A" w:rsidDel="00575613">
          <w:rPr>
            <w:bCs/>
          </w:rPr>
          <w:delText>oluntary</w:delText>
        </w:r>
      </w:del>
      <w:ins w:id="343" w:author="Deborah Talmi" w:date="2026-07-14T17:24:00Z" w16du:dateUtc="2026-07-14T16:24:00Z">
        <w:del w:id="344" w:author="Gunn, Jordan" w:date="2026-07-23T23:47:00Z" w16du:dateUtc="2026-07-23T22:47:00Z">
          <w:r w:rsidR="00B234AC" w:rsidRPr="009F1A4A" w:rsidDel="00575613">
            <w:rPr>
              <w:bCs/>
            </w:rPr>
            <w:delText xml:space="preserve"> </w:delText>
          </w:r>
        </w:del>
      </w:ins>
      <w:del w:id="345" w:author="Gunn, Jordan" w:date="2026-07-23T23:47:00Z" w16du:dateUtc="2026-07-23T22:47:00Z">
        <w:r w:rsidR="00F54748" w:rsidRPr="009F1A4A" w:rsidDel="00575613">
          <w:rPr>
            <w:bCs/>
          </w:rPr>
          <w:delText xml:space="preserve">memory </w:delText>
        </w:r>
        <w:r w:rsidR="00B234AC" w:rsidRPr="009F1A4A" w:rsidDel="00575613">
          <w:rPr>
            <w:bCs/>
          </w:rPr>
          <w:delText xml:space="preserve">in tasks that </w:delText>
        </w:r>
        <w:r w:rsidR="00F54748" w:rsidRPr="009F1A4A" w:rsidDel="00575613">
          <w:rPr>
            <w:bCs/>
          </w:rPr>
          <w:delText>differ in whether target film material must be recovered or is presented for judgment</w:delText>
        </w:r>
        <w:r w:rsidR="00B234AC" w:rsidRPr="009F1A4A" w:rsidDel="00575613">
          <w:rPr>
            <w:bCs/>
          </w:rPr>
          <w:delText>. F</w:delText>
        </w:r>
        <w:r w:rsidR="00F54748" w:rsidRPr="009F1A4A" w:rsidDel="00575613">
          <w:rPr>
            <w:bCs/>
          </w:rPr>
          <w:delText>ree recall and specific-probe questions ask participants to bring film details to mind, whereas recognition asks participants to distinguish true from false film statements or film stills from lure images (</w:delText>
        </w:r>
        <w:r w:rsidR="00F8399E" w:rsidRPr="009F1A4A" w:rsidDel="00575613">
          <w:rPr>
            <w:bCs/>
          </w:rPr>
          <w:fldChar w:fldCharType="begin"/>
        </w:r>
        <w:r w:rsidR="00F8399E" w:rsidRPr="009F1A4A" w:rsidDel="00575613">
          <w:rPr>
            <w:bCs/>
          </w:rPr>
          <w:delInstrText>HYPERLINK \l "ref-james2016trauma"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James et al., 2016</w:delText>
        </w:r>
        <w:r w:rsidR="00F8399E" w:rsidRPr="009F1A4A" w:rsidDel="00575613">
          <w:rPr>
            <w:bCs/>
          </w:rPr>
          <w:fldChar w:fldCharType="end"/>
        </w:r>
        <w:r w:rsidR="00F54748" w:rsidRPr="009F1A4A" w:rsidDel="00575613">
          <w:rPr>
            <w:bCs/>
          </w:rPr>
          <w:delText xml:space="preserve">; </w:delText>
        </w:r>
        <w:r w:rsidR="00F8399E" w:rsidRPr="009F1A4A" w:rsidDel="00575613">
          <w:rPr>
            <w:bCs/>
          </w:rPr>
          <w:fldChar w:fldCharType="begin"/>
        </w:r>
        <w:r w:rsidR="00F8399E" w:rsidRPr="009F1A4A" w:rsidDel="00575613">
          <w:rPr>
            <w:bCs/>
          </w:rPr>
          <w:delInstrText>HYPERLINK \l "ref-lau2019intrusive"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Lau-Zhu et al., 2019</w:delText>
        </w:r>
        <w:r w:rsidR="00F8399E" w:rsidRPr="009F1A4A" w:rsidDel="00575613">
          <w:rPr>
            <w:bCs/>
          </w:rPr>
          <w:fldChar w:fldCharType="end"/>
        </w:r>
        <w:r w:rsidR="00F54748" w:rsidRPr="009F1A4A" w:rsidDel="00575613">
          <w:rPr>
            <w:bCs/>
          </w:rPr>
          <w:delText xml:space="preserve">, </w:delText>
        </w:r>
        <w:r w:rsidR="00F8399E" w:rsidRPr="009F1A4A" w:rsidDel="00575613">
          <w:rPr>
            <w:bCs/>
          </w:rPr>
          <w:fldChar w:fldCharType="begin"/>
        </w:r>
        <w:r w:rsidR="00F8399E" w:rsidRPr="009F1A4A" w:rsidDel="00575613">
          <w:rPr>
            <w:bCs/>
          </w:rPr>
          <w:delInstrText>HYPERLINK \l "ref-lau2021selectively"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2021</w:delText>
        </w:r>
        <w:r w:rsidR="00F8399E" w:rsidRPr="009F1A4A" w:rsidDel="00575613">
          <w:rPr>
            <w:bCs/>
          </w:rPr>
          <w:fldChar w:fldCharType="end"/>
        </w:r>
        <w:r w:rsidR="00F54748" w:rsidRPr="009F1A4A" w:rsidDel="00575613">
          <w:rPr>
            <w:bCs/>
          </w:rPr>
          <w:delText xml:space="preserve">). </w:delText>
        </w:r>
        <w:commentRangeStart w:id="346"/>
        <w:commentRangeStart w:id="347"/>
        <w:commentRangeStart w:id="348"/>
        <w:r w:rsidR="00F54748" w:rsidRPr="009F1A4A" w:rsidDel="00575613">
          <w:rPr>
            <w:bCs/>
          </w:rPr>
          <w:delText xml:space="preserve">Selective interference appears most consistent when intrusion reports are compared with recognition, and less when </w:delText>
        </w:r>
        <w:r w:rsidR="00B234AC" w:rsidRPr="009F1A4A" w:rsidDel="00575613">
          <w:rPr>
            <w:bCs/>
          </w:rPr>
          <w:delText xml:space="preserve">compared with free recall, </w:delText>
        </w:r>
        <w:commentRangeEnd w:id="346"/>
        <w:r w:rsidR="00215C2C" w:rsidRPr="00F133C9" w:rsidDel="00575613">
          <w:rPr>
            <w:rStyle w:val="CommentReference"/>
            <w:bCs/>
            <w:sz w:val="24"/>
            <w:szCs w:val="24"/>
            <w:rPrChange w:id="349" w:author="Gunn, Jordan" w:date="2026-07-24T00:50:00Z" w16du:dateUtc="2026-07-23T23:50:00Z">
              <w:rPr>
                <w:rStyle w:val="CommentReference"/>
                <w:sz w:val="24"/>
                <w:szCs w:val="24"/>
              </w:rPr>
            </w:rPrChange>
          </w:rPr>
          <w:commentReference w:id="346"/>
        </w:r>
        <w:commentRangeEnd w:id="347"/>
        <w:r w:rsidR="008D4A37" w:rsidRPr="00F133C9" w:rsidDel="00575613">
          <w:rPr>
            <w:rStyle w:val="CommentReference"/>
            <w:bCs/>
            <w:sz w:val="24"/>
            <w:szCs w:val="24"/>
            <w:rPrChange w:id="350" w:author="Gunn, Jordan" w:date="2026-07-24T00:50:00Z" w16du:dateUtc="2026-07-23T23:50:00Z">
              <w:rPr>
                <w:rStyle w:val="CommentReference"/>
                <w:sz w:val="24"/>
                <w:szCs w:val="24"/>
              </w:rPr>
            </w:rPrChange>
          </w:rPr>
          <w:commentReference w:id="347"/>
        </w:r>
      </w:del>
      <w:commentRangeEnd w:id="348"/>
      <w:r w:rsidR="000D5E86" w:rsidRPr="00F133C9">
        <w:rPr>
          <w:rStyle w:val="CommentReference"/>
          <w:bCs/>
          <w:sz w:val="24"/>
          <w:szCs w:val="24"/>
          <w:rPrChange w:id="351" w:author="Gunn, Jordan" w:date="2026-07-24T00:50:00Z" w16du:dateUtc="2026-07-23T23:50:00Z">
            <w:rPr>
              <w:rStyle w:val="CommentReference"/>
              <w:sz w:val="24"/>
              <w:szCs w:val="24"/>
            </w:rPr>
          </w:rPrChange>
        </w:rPr>
        <w:commentReference w:id="348"/>
      </w:r>
      <w:del w:id="352" w:author="Gunn, Jordan" w:date="2026-07-23T23:47:00Z" w16du:dateUtc="2026-07-23T22:47:00Z">
        <w:r w:rsidR="00B234AC" w:rsidRPr="00F133C9" w:rsidDel="00575613">
          <w:rPr>
            <w:bCs/>
            <w:rPrChange w:id="353" w:author="Gunn, Jordan" w:date="2026-07-24T00:50:00Z" w16du:dateUtc="2026-07-23T23:50:00Z">
              <w:rPr/>
            </w:rPrChange>
          </w:rPr>
          <w:delText xml:space="preserve">where </w:delText>
        </w:r>
        <w:r w:rsidR="00F54748" w:rsidRPr="009F1A4A" w:rsidDel="00575613">
          <w:rPr>
            <w:bCs/>
          </w:rPr>
          <w:delText>retrieval conditions</w:delText>
        </w:r>
        <w:r w:rsidR="00B234AC" w:rsidRPr="009F1A4A" w:rsidDel="00575613">
          <w:rPr>
            <w:bCs/>
          </w:rPr>
          <w:delText xml:space="preserve"> resemble those of unguided recall more </w:delText>
        </w:r>
        <w:commentRangeStart w:id="354"/>
        <w:commentRangeStart w:id="355"/>
        <w:r w:rsidR="00B234AC" w:rsidRPr="009F1A4A" w:rsidDel="00575613">
          <w:rPr>
            <w:bCs/>
          </w:rPr>
          <w:delText>closely</w:delText>
        </w:r>
        <w:commentRangeEnd w:id="354"/>
        <w:r w:rsidR="00215C2C" w:rsidRPr="00F133C9" w:rsidDel="00575613">
          <w:rPr>
            <w:rStyle w:val="CommentReference"/>
            <w:bCs/>
            <w:sz w:val="24"/>
            <w:szCs w:val="24"/>
            <w:rPrChange w:id="356" w:author="Gunn, Jordan" w:date="2026-07-24T00:50:00Z" w16du:dateUtc="2026-07-23T23:50:00Z">
              <w:rPr>
                <w:rStyle w:val="CommentReference"/>
                <w:sz w:val="24"/>
                <w:szCs w:val="24"/>
              </w:rPr>
            </w:rPrChange>
          </w:rPr>
          <w:commentReference w:id="354"/>
        </w:r>
        <w:commentRangeEnd w:id="355"/>
        <w:r w:rsidR="008D4A37" w:rsidRPr="00F133C9" w:rsidDel="00575613">
          <w:rPr>
            <w:rStyle w:val="CommentReference"/>
            <w:bCs/>
            <w:sz w:val="24"/>
            <w:szCs w:val="24"/>
            <w:rPrChange w:id="357" w:author="Gunn, Jordan" w:date="2026-07-24T00:50:00Z" w16du:dateUtc="2026-07-23T23:50:00Z">
              <w:rPr>
                <w:rStyle w:val="CommentReference"/>
                <w:sz w:val="24"/>
                <w:szCs w:val="24"/>
              </w:rPr>
            </w:rPrChange>
          </w:rPr>
          <w:commentReference w:id="355"/>
        </w:r>
      </w:del>
      <w:ins w:id="358" w:author="Deborah Talmi" w:date="2026-07-21T17:04:00Z" w16du:dateUtc="2026-07-21T16:04:00Z">
        <w:del w:id="359" w:author="Gunn, Jordan" w:date="2026-07-23T23:47:00Z" w16du:dateUtc="2026-07-23T22:47:00Z">
          <w:r w:rsidR="007E0089" w:rsidRPr="00F133C9" w:rsidDel="00575613">
            <w:rPr>
              <w:bCs/>
              <w:rPrChange w:id="360" w:author="Gunn, Jordan" w:date="2026-07-24T00:50:00Z" w16du:dateUtc="2026-07-23T23:50:00Z">
                <w:rPr/>
              </w:rPrChange>
            </w:rPr>
            <w:delText xml:space="preserve"> ()</w:delText>
          </w:r>
        </w:del>
      </w:ins>
      <w:del w:id="361" w:author="Gunn, Jordan" w:date="2026-07-23T23:47:00Z" w16du:dateUtc="2026-07-23T22:47:00Z">
        <w:r w:rsidR="00F54748" w:rsidRPr="009F1A4A" w:rsidDel="00575613">
          <w:rPr>
            <w:bCs/>
          </w:rPr>
          <w:delText xml:space="preserve">. </w:delText>
        </w:r>
        <w:r w:rsidR="00F8399E" w:rsidRPr="009F1A4A" w:rsidDel="00575613">
          <w:rPr>
            <w:bCs/>
          </w:rPr>
          <w:fldChar w:fldCharType="begin"/>
        </w:r>
        <w:r w:rsidR="00F8399E" w:rsidRPr="009F1A4A" w:rsidDel="00575613">
          <w:rPr>
            <w:bCs/>
          </w:rPr>
          <w:delInstrText>HYPERLINK \l "fig-empirical-examples"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Figure 2</w:delText>
        </w:r>
        <w:r w:rsidR="00F8399E" w:rsidRPr="009F1A4A" w:rsidDel="00575613">
          <w:rPr>
            <w:bCs/>
          </w:rPr>
          <w:fldChar w:fldCharType="end"/>
        </w:r>
        <w:r w:rsidR="00F54748" w:rsidRPr="009F1A4A" w:rsidDel="00575613">
          <w:rPr>
            <w:bCs/>
          </w:rPr>
          <w:delText xml:space="preserve"> illustrates variation in retrieval format across selected trauma-film studies (</w:delText>
        </w:r>
        <w:r w:rsidR="00F8399E" w:rsidRPr="009F1A4A" w:rsidDel="00575613">
          <w:rPr>
            <w:bCs/>
          </w:rPr>
          <w:fldChar w:fldCharType="begin"/>
        </w:r>
        <w:r w:rsidR="00F8399E" w:rsidRPr="009F1A4A" w:rsidDel="00575613">
          <w:rPr>
            <w:bCs/>
          </w:rPr>
          <w:delInstrText>HYPERLINK \l "ref-james2015computer"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James et al., 2015</w:delText>
        </w:r>
        <w:r w:rsidR="00F8399E" w:rsidRPr="009F1A4A" w:rsidDel="00575613">
          <w:rPr>
            <w:bCs/>
          </w:rPr>
          <w:fldChar w:fldCharType="end"/>
        </w:r>
        <w:r w:rsidR="00F54748" w:rsidRPr="009F1A4A" w:rsidDel="00575613">
          <w:rPr>
            <w:bCs/>
          </w:rPr>
          <w:delText xml:space="preserve">; </w:delText>
        </w:r>
        <w:r w:rsidR="00F8399E" w:rsidRPr="009F1A4A" w:rsidDel="00575613">
          <w:rPr>
            <w:bCs/>
          </w:rPr>
          <w:fldChar w:fldCharType="begin"/>
        </w:r>
        <w:r w:rsidR="00F8399E" w:rsidRPr="009F1A4A" w:rsidDel="00575613">
          <w:rPr>
            <w:bCs/>
          </w:rPr>
          <w:delInstrText>HYPERLINK \l "ref-lau2019intrusive"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Lau-Zhu et al., 2019</w:delText>
        </w:r>
        <w:r w:rsidR="00F8399E" w:rsidRPr="009F1A4A" w:rsidDel="00575613">
          <w:rPr>
            <w:bCs/>
          </w:rPr>
          <w:fldChar w:fldCharType="end"/>
        </w:r>
        <w:r w:rsidR="00F54748" w:rsidRPr="009F1A4A" w:rsidDel="00575613">
          <w:rPr>
            <w:bCs/>
          </w:rPr>
          <w:delText xml:space="preserve">, </w:delText>
        </w:r>
        <w:r w:rsidR="00F8399E" w:rsidRPr="009F1A4A" w:rsidDel="00575613">
          <w:rPr>
            <w:bCs/>
          </w:rPr>
          <w:fldChar w:fldCharType="begin"/>
        </w:r>
        <w:r w:rsidR="00F8399E" w:rsidRPr="009F1A4A" w:rsidDel="00575613">
          <w:rPr>
            <w:bCs/>
          </w:rPr>
          <w:delInstrText>HYPERLINK \l "ref-lau2021selectively"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2021</w:delText>
        </w:r>
        <w:r w:rsidR="00F8399E" w:rsidRPr="009F1A4A" w:rsidDel="00575613">
          <w:rPr>
            <w:bCs/>
          </w:rPr>
          <w:fldChar w:fldCharType="end"/>
        </w:r>
        <w:r w:rsidR="00F54748" w:rsidRPr="009F1A4A" w:rsidDel="00575613">
          <w:rPr>
            <w:bCs/>
          </w:rPr>
          <w:delText xml:space="preserve">; </w:delText>
        </w:r>
        <w:r w:rsidR="00F8399E" w:rsidRPr="009F1A4A" w:rsidDel="00575613">
          <w:rPr>
            <w:bCs/>
          </w:rPr>
          <w:fldChar w:fldCharType="begin"/>
        </w:r>
        <w:r w:rsidR="00F8399E" w:rsidRPr="009F1A4A" w:rsidDel="00575613">
          <w:rPr>
            <w:bCs/>
          </w:rPr>
          <w:delInstrText>HYPERLINK \l "ref-mcconnell2026testing" \h</w:delInstrText>
        </w:r>
        <w:r w:rsidR="00F8399E" w:rsidRPr="009F1A4A" w:rsidDel="00575613">
          <w:rPr>
            <w:bCs/>
          </w:rPr>
        </w:r>
        <w:r w:rsidR="00F8399E" w:rsidRPr="009F1A4A" w:rsidDel="00575613">
          <w:rPr>
            <w:bCs/>
          </w:rPr>
          <w:fldChar w:fldCharType="separate"/>
        </w:r>
        <w:r w:rsidR="00F8399E" w:rsidRPr="009F1A4A" w:rsidDel="00575613">
          <w:rPr>
            <w:rStyle w:val="Hyperlink"/>
            <w:bCs/>
          </w:rPr>
          <w:delText>McConnell et al., 2026</w:delText>
        </w:r>
        <w:r w:rsidR="00F8399E" w:rsidRPr="009F1A4A" w:rsidDel="00575613">
          <w:rPr>
            <w:bCs/>
          </w:rPr>
          <w:fldChar w:fldCharType="end"/>
        </w:r>
        <w:r w:rsidR="00F54748" w:rsidRPr="009F1A4A" w:rsidDel="00575613">
          <w:rPr>
            <w:bCs/>
          </w:rPr>
          <w:delText>).</w:delText>
        </w:r>
      </w:del>
    </w:p>
    <w:p w14:paraId="0B4D84B1" w14:textId="77777777" w:rsidR="002F65E6" w:rsidRDefault="002F65E6">
      <w:pPr>
        <w:pStyle w:val="FigureTitle"/>
        <w:ind w:firstLine="720"/>
        <w:rPr>
          <w:ins w:id="362" w:author="Gunn, Jordan" w:date="2026-07-24T00:02:00Z" w16du:dateUtc="2026-07-23T23:02:00Z"/>
        </w:rPr>
        <w:pPrChange w:id="363" w:author="Gunn, Jordan" w:date="2026-07-24T00:02:00Z" w16du:dateUtc="2026-07-23T23:02:00Z">
          <w:pPr>
            <w:pStyle w:val="FigureTitle"/>
          </w:pPr>
        </w:pPrChange>
      </w:pPr>
      <w:bookmarkStart w:id="364" w:name="fig-empirical-examples"/>
    </w:p>
    <w:p w14:paraId="1516F3A5" w14:textId="77777777" w:rsidR="002F65E6" w:rsidRDefault="002F65E6">
      <w:pPr>
        <w:pStyle w:val="FigureTitle"/>
        <w:rPr>
          <w:ins w:id="365" w:author="Gunn, Jordan" w:date="2026-07-24T00:02:00Z" w16du:dateUtc="2026-07-23T23:02:00Z"/>
        </w:rPr>
      </w:pPr>
    </w:p>
    <w:p w14:paraId="4B1A1B76" w14:textId="7EFB9884" w:rsidR="00F8399E" w:rsidRDefault="00F54748">
      <w:pPr>
        <w:pStyle w:val="FigureTitle"/>
      </w:pPr>
      <w:r>
        <w:t>Figure 2</w:t>
      </w:r>
    </w:p>
    <w:p w14:paraId="439C6B56" w14:textId="3D218AFE" w:rsidR="00F8399E" w:rsidRDefault="002F65E6">
      <w:pPr>
        <w:pStyle w:val="Caption"/>
      </w:pPr>
      <w:r w:rsidRPr="002F65E6">
        <w:rPr>
          <w:b/>
          <w:bCs/>
        </w:rPr>
        <w:t xml:space="preserve">Selected empirical comparisons </w:t>
      </w:r>
      <w:r w:rsidR="00F54748">
        <w:rPr>
          <w:b/>
          <w:bCs/>
        </w:rPr>
        <w:t>across retrieval formats.</w:t>
      </w:r>
      <w:r w:rsidR="00F54748">
        <w:t xml:space="preserve"> Rows show studies pair</w:t>
      </w:r>
      <w:r>
        <w:t>ing</w:t>
      </w:r>
      <w:r w:rsidR="00F54748">
        <w:t xml:space="preserve"> intrusion-like or involuntary-memory measures with </w:t>
      </w:r>
      <w:r>
        <w:t>voluntary</w:t>
      </w:r>
      <w:r w:rsidR="00F54748">
        <w:t xml:space="preserve">-memory tests: diary intrusions with recognition, diary intrusions with free recall, laboratory intrusion reports with recognition, and </w:t>
      </w:r>
      <w:del w:id="366" w:author="Gunn, Jordan" w:date="2026-07-24T01:10:00Z" w16du:dateUtc="2026-07-24T00:10:00Z">
        <w:r w:rsidR="00F54748" w:rsidDel="009F1A4A">
          <w:delText xml:space="preserve">a </w:delText>
        </w:r>
      </w:del>
      <w:r w:rsidR="00F54748">
        <w:t>matched voluntary</w:t>
      </w:r>
      <w:r>
        <w:t xml:space="preserve"> and </w:t>
      </w:r>
      <w:r w:rsidR="00F54748">
        <w:t xml:space="preserve">involuntary laboratory </w:t>
      </w:r>
      <w:del w:id="367" w:author="Gunn, Jordan" w:date="2026-07-24T01:10:00Z" w16du:dateUtc="2026-07-24T00:10:00Z">
        <w:r w:rsidR="00F54748" w:rsidDel="009F1A4A">
          <w:delText xml:space="preserve">retrieval </w:delText>
        </w:r>
      </w:del>
      <w:ins w:id="368" w:author="Gunn, Jordan" w:date="2026-07-24T01:10:00Z" w16du:dateUtc="2026-07-24T00:10:00Z">
        <w:r w:rsidR="009F1A4A">
          <w:t>report</w:t>
        </w:r>
        <w:r w:rsidR="009F1A4A">
          <w:t xml:space="preserve"> </w:t>
        </w:r>
      </w:ins>
      <w:r w:rsidR="00F54748">
        <w:t>task</w:t>
      </w:r>
      <w:r>
        <w:t>s</w:t>
      </w:r>
      <w:r w:rsidR="00F54748">
        <w:t xml:space="preserve"> (</w:t>
      </w:r>
      <w:hyperlink w:anchor="ref-james2015computer">
        <w:r w:rsidR="00F8399E">
          <w:rPr>
            <w:rStyle w:val="Hyperlink"/>
          </w:rPr>
          <w:t>James et al., 2015</w:t>
        </w:r>
      </w:hyperlink>
      <w:r w:rsidR="00F54748">
        <w:t xml:space="preserve">; </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Left panels </w:t>
      </w:r>
      <w:r>
        <w:t xml:space="preserve">show </w:t>
      </w:r>
      <w:r w:rsidR="00F54748">
        <w:t>intrusion</w:t>
      </w:r>
      <w:del w:id="369" w:author="Gunn, Jordan" w:date="2026-07-24T01:10:00Z" w16du:dateUtc="2026-07-24T00:10:00Z">
        <w:r w:rsidR="00F54748" w:rsidDel="009F1A4A">
          <w:delText>-like</w:delText>
        </w:r>
      </w:del>
      <w:r w:rsidR="00F54748">
        <w:t xml:space="preserve"> or involuntary-memory outcomes, and right panels</w:t>
      </w:r>
      <w:r>
        <w:t xml:space="preserve"> show</w:t>
      </w:r>
      <w:r w:rsidR="00F54748">
        <w:t xml:space="preserve"> deliberate-memory outcomes. Gray bars indicate the study-specific comparison</w:t>
      </w:r>
      <w:r>
        <w:t xml:space="preserve"> or </w:t>
      </w:r>
      <w:r w:rsidR="00F54748">
        <w:t xml:space="preserve">control condition and orange bars indicate the </w:t>
      </w:r>
      <w:r>
        <w:t xml:space="preserve">imagery-competing </w:t>
      </w:r>
      <w:r w:rsidR="00F54748">
        <w:t>task condition. Bracket labels summarize the plotted contrast</w:t>
      </w:r>
      <w:r>
        <w:t xml:space="preserve"> and</w:t>
      </w:r>
      <w:r w:rsidR="00F54748">
        <w:t xml:space="preserve"> do not denote a uniform significance test. Bar heights reproduce reported condition means in</w:t>
      </w:r>
      <w:r>
        <w:t xml:space="preserve"> their original</w:t>
      </w:r>
      <w:r w:rsidR="00F54748">
        <w:t xml:space="preserve"> units, so scales differ across outcomes.</w:t>
      </w:r>
    </w:p>
    <w:p w14:paraId="62CEAA8A" w14:textId="77777777" w:rsidR="00F8399E" w:rsidRDefault="00F54748">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3"/>
                    <a:stretch>
                      <a:fillRect/>
                    </a:stretch>
                  </pic:blipFill>
                  <pic:spPr bwMode="auto">
                    <a:xfrm>
                      <a:off x="0" y="0"/>
                      <a:ext cx="5943600" cy="6046032"/>
                    </a:xfrm>
                    <a:prstGeom prst="rect">
                      <a:avLst/>
                    </a:prstGeom>
                    <a:noFill/>
                    <a:ln w="9525">
                      <a:noFill/>
                      <a:headEnd/>
                      <a:tailEnd/>
                    </a:ln>
                  </pic:spPr>
                </pic:pic>
              </a:graphicData>
            </a:graphic>
          </wp:inline>
        </w:drawing>
      </w:r>
    </w:p>
    <w:bookmarkEnd w:id="364"/>
    <w:p w14:paraId="54702CB6" w14:textId="3F799476" w:rsidR="009F1A4A" w:rsidRDefault="009F1A4A" w:rsidP="009F1A4A">
      <w:pPr>
        <w:pStyle w:val="AfterWithoutNote"/>
        <w:rPr>
          <w:ins w:id="370" w:author="Gunn, Jordan" w:date="2026-07-24T01:06:00Z" w16du:dateUtc="2026-07-24T00:06:00Z"/>
        </w:rPr>
      </w:pPr>
      <w:ins w:id="371" w:author="Gunn, Jordan" w:date="2026-07-24T01:06:00Z" w16du:dateUtc="2026-07-24T00:06:00Z">
        <w:r>
          <w:t xml:space="preserve">Many prominent demonstrations of selective interference compare diary or laboratory intrusion reports with recognition tests (Holmes et al., 2009, 2010; James et al., 2015; Lau-Zhu et al., 2021). Such comparisons confound retrieval intentionality with test format. Intrusion reports depend on film material coming to mind, whereas recognition measures the ability to judge material supplied by the test. Preserved recognition therefore does not establish that film material </w:t>
        </w:r>
        <w:r>
          <w:lastRenderedPageBreak/>
          <w:t>remains similarly accessible during deliberate recall or that intentionality alone produced the dissociation.</w:t>
        </w:r>
      </w:ins>
    </w:p>
    <w:p w14:paraId="2D716A58" w14:textId="561EE195" w:rsidR="00F8399E" w:rsidDel="009F1A4A" w:rsidRDefault="009F1A4A" w:rsidP="009F1A4A">
      <w:pPr>
        <w:pStyle w:val="AfterWithoutNote"/>
        <w:spacing w:before="0"/>
        <w:rPr>
          <w:del w:id="372" w:author="Gunn, Jordan" w:date="2026-07-24T01:06:00Z" w16du:dateUtc="2026-07-24T00:06:00Z"/>
        </w:rPr>
        <w:pPrChange w:id="373" w:author="Gunn, Jordan" w:date="2026-07-24T00:21:00Z" w16du:dateUtc="2026-07-23T23:21:00Z">
          <w:pPr>
            <w:pStyle w:val="AfterWithoutNote"/>
          </w:pPr>
        </w:pPrChange>
      </w:pPr>
      <w:ins w:id="374" w:author="Gunn, Jordan" w:date="2026-07-24T01:06:00Z" w16du:dateUtc="2026-07-24T00:06:00Z">
        <w:r>
          <w:t>Free recall permits a more direct comparison with intrusion reports because both outcomes require film material to enter memory search before it can be reported. Selective interference has been observed with free recall, showing that the effect is not confined to recognition-based comparisons (Lau-Zhu et al., 2019). Intrusion reports and free recall are not equivalent, but this comparison more directly tests whether goal-directed retrieval preserves access to film material. Accordingly, we use unguided versus deliberate recall to examine retrieval control and deliberate recognition to examine the separate contribution of test format. The resulting challenge is to explain both forms of relative preservation within a common episodic memory system</w:t>
        </w:r>
      </w:ins>
      <w:del w:id="375" w:author="Gunn, Jordan" w:date="2026-07-24T01:06:00Z" w16du:dateUtc="2026-07-24T00:06:00Z">
        <w:r w:rsidR="00F54748" w:rsidDel="009F1A4A">
          <w:delText xml:space="preserve">Comparisons between diary intrusion reports and recognition tests </w:delText>
        </w:r>
        <w:r w:rsidR="00B234AC" w:rsidDel="009F1A4A">
          <w:delText xml:space="preserve">often </w:delText>
        </w:r>
        <w:r w:rsidR="00F54748" w:rsidDel="009F1A4A">
          <w:delText xml:space="preserve">confound retrieval intentionality with retrieval format. </w:delText>
        </w:r>
        <w:r w:rsidR="00B234AC" w:rsidDel="009F1A4A">
          <w:delText xml:space="preserve">While imagery-competing tasks typically decrease diary intrusions, </w:delText>
        </w:r>
        <w:r w:rsidR="00F54748" w:rsidDel="009F1A4A">
          <w:delText xml:space="preserve">participants </w:delText>
        </w:r>
        <w:r w:rsidR="00B234AC" w:rsidDel="009F1A4A">
          <w:delText xml:space="preserve">who received a visuo-spatial intervention </w:delText>
        </w:r>
        <w:r w:rsidR="00F54748" w:rsidDel="009F1A4A">
          <w:delText xml:space="preserve">soon after film viewing later reported fewer diary intrusions, while verbal or visual recognition </w:delText>
        </w:r>
        <w:r w:rsidR="00CD4A0C" w:rsidDel="009F1A4A">
          <w:delText>was unaffected</w:delText>
        </w:r>
        <w:r w:rsidR="00F54748" w:rsidDel="009F1A4A">
          <w:delText xml:space="preserve"> (</w:delText>
        </w:r>
        <w:r w:rsidR="00F8399E" w:rsidDel="009F1A4A">
          <w:fldChar w:fldCharType="begin"/>
        </w:r>
        <w:r w:rsidR="00F8399E" w:rsidDel="009F1A4A">
          <w:delInstrText>HYPERLINK \l "ref-holmes2009can" \h</w:delInstrText>
        </w:r>
        <w:r w:rsidR="00F8399E" w:rsidDel="009F1A4A">
          <w:fldChar w:fldCharType="separate"/>
        </w:r>
        <w:r w:rsidR="00F8399E" w:rsidDel="009F1A4A">
          <w:rPr>
            <w:rStyle w:val="Hyperlink"/>
          </w:rPr>
          <w:delText>Holmes et al., 2009</w:delText>
        </w:r>
        <w:r w:rsidR="00F8399E" w:rsidDel="009F1A4A">
          <w:fldChar w:fldCharType="end"/>
        </w:r>
        <w:r w:rsidR="00F54748" w:rsidDel="009F1A4A">
          <w:delText xml:space="preserve">, </w:delText>
        </w:r>
        <w:r w:rsidR="00F8399E" w:rsidDel="009F1A4A">
          <w:fldChar w:fldCharType="begin"/>
        </w:r>
        <w:r w:rsidR="00F8399E" w:rsidDel="009F1A4A">
          <w:delInstrText>HYPERLINK \l "ref-holmes2010key" \h</w:delInstrText>
        </w:r>
        <w:r w:rsidR="00F8399E" w:rsidDel="009F1A4A">
          <w:fldChar w:fldCharType="separate"/>
        </w:r>
        <w:r w:rsidR="00F8399E" w:rsidDel="009F1A4A">
          <w:rPr>
            <w:rStyle w:val="Hyperlink"/>
          </w:rPr>
          <w:delText>2010</w:delText>
        </w:r>
        <w:r w:rsidR="00F8399E" w:rsidDel="009F1A4A">
          <w:fldChar w:fldCharType="end"/>
        </w:r>
        <w:r w:rsidR="00F54748" w:rsidDel="009F1A4A">
          <w:delText xml:space="preserve">). </w:delText>
        </w:r>
        <w:r w:rsidR="00CD4A0C" w:rsidDel="009F1A4A">
          <w:delText>A similar pattern was found in studies that test memory after a delay</w:delText>
        </w:r>
        <w:r w:rsidR="00F54748" w:rsidDel="009F1A4A">
          <w:delText xml:space="preserve"> (</w:delText>
        </w:r>
        <w:r w:rsidR="00F8399E" w:rsidDel="009F1A4A">
          <w:fldChar w:fldCharType="begin"/>
        </w:r>
        <w:r w:rsidR="00F8399E" w:rsidDel="009F1A4A">
          <w:delInstrText>HYPERLINK \l "ref-james2015computer" \h</w:delInstrText>
        </w:r>
        <w:r w:rsidR="00F8399E" w:rsidDel="009F1A4A">
          <w:fldChar w:fldCharType="separate"/>
        </w:r>
        <w:r w:rsidR="00F8399E" w:rsidDel="009F1A4A">
          <w:rPr>
            <w:rStyle w:val="Hyperlink"/>
          </w:rPr>
          <w:delText>James et al., 2015</w:delText>
        </w:r>
        <w:r w:rsidR="00F8399E" w:rsidDel="009F1A4A">
          <w:fldChar w:fldCharType="end"/>
        </w:r>
        <w:r w:rsidR="00F54748" w:rsidDel="009F1A4A">
          <w:delText xml:space="preserve">; </w:delText>
        </w:r>
        <w:r w:rsidR="00F8399E" w:rsidDel="009F1A4A">
          <w:fldChar w:fldCharType="begin"/>
        </w:r>
        <w:r w:rsidR="00F8399E" w:rsidDel="009F1A4A">
          <w:delInstrText>HYPERLINK \l "ref-kessler2020visuospatial" \h</w:delInstrText>
        </w:r>
        <w:r w:rsidR="00F8399E" w:rsidDel="009F1A4A">
          <w:fldChar w:fldCharType="separate"/>
        </w:r>
        <w:r w:rsidR="00F8399E" w:rsidDel="009F1A4A">
          <w:rPr>
            <w:rStyle w:val="Hyperlink"/>
          </w:rPr>
          <w:delText>Kessler et al., 2020</w:delText>
        </w:r>
        <w:r w:rsidR="00F8399E" w:rsidDel="009F1A4A">
          <w:fldChar w:fldCharType="end"/>
        </w:r>
      </w:del>
      <w:ins w:id="376" w:author="Deborah Talmi" w:date="2026-07-14T17:33:00Z" w16du:dateUtc="2026-07-14T16:33:00Z">
        <w:del w:id="377" w:author="Gunn, Jordan" w:date="2026-07-24T01:06:00Z" w16du:dateUtc="2026-07-24T00:06:00Z">
          <w:r w:rsidR="00CD4A0C" w:rsidDel="009F1A4A">
            <w:delText xml:space="preserve">, </w:delText>
          </w:r>
        </w:del>
      </w:ins>
      <w:del w:id="378" w:author="Gunn, Jordan" w:date="2026-07-24T01:06:00Z" w16du:dateUtc="2026-07-24T00:06:00Z">
        <w:r w:rsidR="00F8399E" w:rsidDel="009F1A4A">
          <w:fldChar w:fldCharType="begin"/>
        </w:r>
        <w:r w:rsidR="00F8399E" w:rsidDel="009F1A4A">
          <w:delInstrText>HYPERLINK \l "ref-asselbergs2024effectiveness" \h</w:delInstrText>
        </w:r>
        <w:r w:rsidR="00F8399E" w:rsidDel="009F1A4A">
          <w:fldChar w:fldCharType="separate"/>
        </w:r>
        <w:r w:rsidR="00F8399E" w:rsidDel="009F1A4A">
          <w:rPr>
            <w:rStyle w:val="Hyperlink"/>
          </w:rPr>
          <w:delText>Asselbergs et al., 2024</w:delText>
        </w:r>
        <w:r w:rsidR="00F8399E" w:rsidDel="009F1A4A">
          <w:fldChar w:fldCharType="end"/>
        </w:r>
        <w:r w:rsidR="00F54748" w:rsidDel="009F1A4A">
          <w:delText xml:space="preserve">). </w:delText>
        </w:r>
        <w:r w:rsidR="00CD4A0C" w:rsidDel="009F1A4A">
          <w:delText>Because the test format in the unguided and the deliberate conditions differed, a</w:delText>
        </w:r>
        <w:r w:rsidR="00F54748" w:rsidDel="009F1A4A">
          <w:delText xml:space="preserve"> reduction in intrusions with preserved recognition therefore does not, by itself, show that voluntary memory is </w:delText>
        </w:r>
        <w:r w:rsidR="00B234AC" w:rsidDel="009F1A4A">
          <w:delText xml:space="preserve">selectively </w:delText>
        </w:r>
        <w:r w:rsidR="00F54748" w:rsidDel="009F1A4A">
          <w:delText>preserved.</w:delText>
        </w:r>
      </w:del>
    </w:p>
    <w:p w14:paraId="73096F42" w14:textId="2627EB21" w:rsidR="00F8399E" w:rsidDel="009F1A4A" w:rsidRDefault="00F54748" w:rsidP="009F1A4A">
      <w:pPr>
        <w:pStyle w:val="AfterWithoutNote"/>
        <w:spacing w:before="0"/>
        <w:rPr>
          <w:del w:id="379" w:author="Gunn, Jordan" w:date="2026-07-24T01:06:00Z" w16du:dateUtc="2026-07-24T00:06:00Z"/>
        </w:rPr>
      </w:pPr>
      <w:del w:id="380" w:author="Gunn, Jordan" w:date="2026-07-24T01:06:00Z" w16du:dateUtc="2026-07-24T00:06:00Z">
        <w:r w:rsidDel="009F1A4A">
          <w:delText>Evidence is less consistent in designs that make intrusion and voluntary-memory measures more comparable. Free recall and specific-probe questions make voluntary-memory performance depend on bringing film material to mind, matching a central requirement of intrusion reports (</w:delText>
        </w:r>
        <w:r w:rsidR="00F8399E" w:rsidDel="009F1A4A">
          <w:fldChar w:fldCharType="begin"/>
        </w:r>
        <w:r w:rsidR="00F8399E" w:rsidDel="009F1A4A">
          <w:delInstrText>HYPERLINK \l "ref-lau2019intrusive" \h</w:delInstrText>
        </w:r>
        <w:r w:rsidR="00F8399E" w:rsidDel="009F1A4A">
          <w:fldChar w:fldCharType="separate"/>
        </w:r>
        <w:r w:rsidR="00F8399E" w:rsidDel="009F1A4A">
          <w:rPr>
            <w:rStyle w:val="Hyperlink"/>
          </w:rPr>
          <w:delText>Lau-Zhu et al., 2019</w:delText>
        </w:r>
        <w:r w:rsidR="00F8399E" w:rsidDel="009F1A4A">
          <w:fldChar w:fldCharType="end"/>
        </w:r>
        <w:r w:rsidDel="009F1A4A">
          <w:delText>). Laboratory intrusion tasks collect reports during a defined period, making the setting more comparable to laboratory voluntary-memory tests than a week-long diary (</w:delText>
        </w:r>
        <w:r w:rsidR="00F8399E" w:rsidDel="009F1A4A">
          <w:fldChar w:fldCharType="begin"/>
        </w:r>
        <w:r w:rsidR="00F8399E" w:rsidDel="009F1A4A">
          <w:delInstrText>HYPERLINK \l "ref-lau2019intrusive" \h</w:delInstrText>
        </w:r>
        <w:r w:rsidR="00F8399E" w:rsidDel="009F1A4A">
          <w:fldChar w:fldCharType="separate"/>
        </w:r>
        <w:r w:rsidR="00F8399E" w:rsidDel="009F1A4A">
          <w:rPr>
            <w:rStyle w:val="Hyperlink"/>
          </w:rPr>
          <w:delText>Lau-Zhu et al., 2019</w:delText>
        </w:r>
        <w:r w:rsidR="00F8399E" w:rsidDel="009F1A4A">
          <w:fldChar w:fldCharType="end"/>
        </w:r>
        <w:r w:rsidDel="009F1A4A">
          <w:delText xml:space="preserve">, </w:delText>
        </w:r>
        <w:r w:rsidR="00F8399E" w:rsidDel="009F1A4A">
          <w:fldChar w:fldCharType="begin"/>
        </w:r>
        <w:r w:rsidR="00F8399E" w:rsidDel="009F1A4A">
          <w:delInstrText>HYPERLINK \l "ref-lau2021selectively" \h</w:delInstrText>
        </w:r>
        <w:r w:rsidR="00F8399E" w:rsidDel="009F1A4A">
          <w:fldChar w:fldCharType="separate"/>
        </w:r>
        <w:r w:rsidR="00F8399E" w:rsidDel="009F1A4A">
          <w:rPr>
            <w:rStyle w:val="Hyperlink"/>
          </w:rPr>
          <w:delText>2021</w:delText>
        </w:r>
        <w:r w:rsidR="00F8399E" w:rsidDel="009F1A4A">
          <w:fldChar w:fldCharType="end"/>
        </w:r>
        <w:r w:rsidDel="009F1A4A">
          <w:delText>). Some designs still show reduced diary or laboratory intrusion reports with relatively preserved voluntary memory (</w:delText>
        </w:r>
        <w:r w:rsidR="00F8399E" w:rsidDel="009F1A4A">
          <w:fldChar w:fldCharType="begin"/>
        </w:r>
        <w:r w:rsidR="00F8399E" w:rsidDel="009F1A4A">
          <w:delInstrText>HYPERLINK \l "ref-lau2019intrusive" \h</w:delInstrText>
        </w:r>
        <w:r w:rsidR="00F8399E" w:rsidDel="009F1A4A">
          <w:fldChar w:fldCharType="separate"/>
        </w:r>
        <w:r w:rsidR="00F8399E" w:rsidDel="009F1A4A">
          <w:rPr>
            <w:rStyle w:val="Hyperlink"/>
          </w:rPr>
          <w:delText>Lau-Zhu et al., 2019</w:delText>
        </w:r>
        <w:r w:rsidR="00F8399E" w:rsidDel="009F1A4A">
          <w:fldChar w:fldCharType="end"/>
        </w:r>
        <w:r w:rsidDel="009F1A4A">
          <w:delText xml:space="preserve">, </w:delText>
        </w:r>
        <w:r w:rsidR="00F8399E" w:rsidDel="009F1A4A">
          <w:fldChar w:fldCharType="begin"/>
        </w:r>
        <w:r w:rsidR="00F8399E" w:rsidDel="009F1A4A">
          <w:delInstrText>HYPERLINK \l "ref-lau2021selectively" \h</w:delInstrText>
        </w:r>
        <w:r w:rsidR="00F8399E" w:rsidDel="009F1A4A">
          <w:fldChar w:fldCharType="separate"/>
        </w:r>
        <w:r w:rsidR="00F8399E" w:rsidDel="009F1A4A">
          <w:rPr>
            <w:rStyle w:val="Hyperlink"/>
          </w:rPr>
          <w:delText>2021</w:delText>
        </w:r>
        <w:r w:rsidR="00F8399E" w:rsidDel="009F1A4A">
          <w:fldChar w:fldCharType="end"/>
        </w:r>
        <w:r w:rsidDel="009F1A4A">
          <w:delText>). A stricter matched-report design did not find the predicted reduction in involuntary memory (</w:delText>
        </w:r>
        <w:r w:rsidR="00F8399E" w:rsidDel="009F1A4A">
          <w:fldChar w:fldCharType="begin"/>
        </w:r>
        <w:r w:rsidR="00F8399E" w:rsidDel="009F1A4A">
          <w:delInstrText>HYPERLINK \l "ref-mcconnell2026testing" \h</w:delInstrText>
        </w:r>
        <w:r w:rsidR="00F8399E" w:rsidDel="009F1A4A">
          <w:fldChar w:fldCharType="separate"/>
        </w:r>
        <w:r w:rsidR="00F8399E" w:rsidDel="009F1A4A">
          <w:rPr>
            <w:rStyle w:val="Hyperlink"/>
          </w:rPr>
          <w:delText>McConnell et al., 2026</w:delText>
        </w:r>
        <w:r w:rsidR="00F8399E" w:rsidDel="009F1A4A">
          <w:fldChar w:fldCharType="end"/>
        </w:r>
        <w:r w:rsidDel="009F1A4A">
          <w:delText>).</w:delText>
        </w:r>
      </w:del>
    </w:p>
    <w:p w14:paraId="4BFE2725" w14:textId="0630EBA2" w:rsidR="00F8399E" w:rsidRDefault="00F54748" w:rsidP="009F1A4A">
      <w:pPr>
        <w:pStyle w:val="AfterWithoutNote"/>
        <w:spacing w:before="0"/>
      </w:pPr>
      <w:del w:id="381" w:author="Gunn, Jordan" w:date="2026-07-24T01:06:00Z" w16du:dateUtc="2026-07-24T00:06:00Z">
        <w:r w:rsidDel="009F1A4A">
          <w:delText xml:space="preserve">Variation across retrieval formats motivates a mechanistic account of when and why selective interference appears. </w:delText>
        </w:r>
        <w:commentRangeStart w:id="382"/>
        <w:commentRangeStart w:id="383"/>
        <w:r w:rsidDel="009F1A4A">
          <w:delText>Recognition-based comparisons show selective interference more consistently</w:delText>
        </w:r>
        <w:r w:rsidR="009C569D" w:rsidDel="009F1A4A">
          <w:delText xml:space="preserve"> </w:delText>
        </w:r>
        <w:commentRangeEnd w:id="382"/>
        <w:r w:rsidR="00215C2C" w:rsidDel="009F1A4A">
          <w:rPr>
            <w:rStyle w:val="CommentReference"/>
            <w:sz w:val="24"/>
            <w:szCs w:val="24"/>
          </w:rPr>
          <w:commentReference w:id="382"/>
        </w:r>
        <w:commentRangeEnd w:id="383"/>
        <w:r w:rsidR="00C654E8" w:rsidDel="009F1A4A">
          <w:rPr>
            <w:rStyle w:val="CommentReference"/>
            <w:sz w:val="24"/>
            <w:szCs w:val="24"/>
          </w:rPr>
          <w:commentReference w:id="383"/>
        </w:r>
        <w:r w:rsidR="009C569D" w:rsidDel="009F1A4A">
          <w:delText>but</w:delText>
        </w:r>
        <w:r w:rsidDel="009F1A4A">
          <w:delText xml:space="preserve"> confound retrieval intentionality with test format.</w:delText>
        </w:r>
        <w:r w:rsidR="009C569D" w:rsidDel="009F1A4A">
          <w:delText xml:space="preserve"> M</w:delText>
        </w:r>
        <w:r w:rsidDel="009F1A4A">
          <w:delText>ore methodologically robust</w:delText>
        </w:r>
        <w:r w:rsidR="009C569D" w:rsidDel="009F1A4A">
          <w:delText xml:space="preserve"> designs where test format is better matched </w:delText>
        </w:r>
        <w:r w:rsidDel="009F1A4A">
          <w:delText>observe selective interference less consistently. A complete account must therefore explain both how deliberate recall can remain preserved while unguided recall is reduced, as well as why selective interference depends on how retrieval is cued and measured</w:delText>
        </w:r>
      </w:del>
      <w:r>
        <w:t>.</w:t>
      </w:r>
    </w:p>
    <w:p w14:paraId="70308D21" w14:textId="77777777" w:rsidR="00F8399E" w:rsidDel="00396482" w:rsidRDefault="00F54748">
      <w:pPr>
        <w:pStyle w:val="Heading1"/>
        <w:rPr>
          <w:del w:id="384" w:author="Gunn, Jordan" w:date="2026-07-24T03:05:00Z" w16du:dateUtc="2026-07-24T02:05:00Z"/>
        </w:rPr>
      </w:pPr>
      <w:bookmarkStart w:id="385" w:name="Xc30ecb24643046c4752102619295de1bc2871c8"/>
      <w:bookmarkEnd w:id="43"/>
      <w:bookmarkEnd w:id="337"/>
      <w:r>
        <w:t>A Retrieved-Context Account of Selective Interference</w:t>
      </w:r>
    </w:p>
    <w:p w14:paraId="11A33143" w14:textId="77777777" w:rsidR="00F8399E" w:rsidRDefault="00F54748" w:rsidP="00396482">
      <w:pPr>
        <w:pStyle w:val="Heading1"/>
        <w:pPrChange w:id="386" w:author="Gunn, Jordan" w:date="2026-07-24T03:05:00Z" w16du:dateUtc="2026-07-24T02:05:00Z">
          <w:pPr/>
        </w:pPrChange>
      </w:pPr>
      <w:del w:id="387" w:author="Gunn, Jordan" w:date="2026-07-24T03:05:00Z" w16du:dateUtc="2026-07-24T02:05:00Z">
        <w:r w:rsidDel="00396482">
          <w:br w:type="page"/>
        </w:r>
      </w:del>
    </w:p>
    <w:p w14:paraId="3CA59DFF" w14:textId="3DD1939F" w:rsidR="00F8399E" w:rsidDel="004F231F" w:rsidRDefault="00F54748">
      <w:pPr>
        <w:pStyle w:val="FigureTitle"/>
        <w:rPr>
          <w:del w:id="388" w:author="Gunn, Jordan" w:date="2026-07-24T03:54:00Z" w16du:dateUtc="2026-07-24T02:54:00Z"/>
        </w:rPr>
      </w:pPr>
      <w:bookmarkStart w:id="389" w:name="X510f1211e07a3ef8f4aa5eaadde4214adc1a9dc"/>
      <w:del w:id="390" w:author="Gunn, Jordan" w:date="2026-07-24T03:54:00Z" w16du:dateUtc="2026-07-24T02:54:00Z">
        <w:r w:rsidDel="004F231F">
          <w:delText>Figure 3</w:delText>
        </w:r>
      </w:del>
    </w:p>
    <w:p w14:paraId="38AB247E" w14:textId="0106F465" w:rsidR="00F8399E" w:rsidDel="004F231F" w:rsidRDefault="00F54748">
      <w:pPr>
        <w:pStyle w:val="Caption"/>
        <w:rPr>
          <w:del w:id="391" w:author="Gunn, Jordan" w:date="2026-07-24T03:54:00Z" w16du:dateUtc="2026-07-24T02:54:00Z"/>
        </w:rPr>
      </w:pPr>
      <w:del w:id="392" w:author="Gunn, Jordan" w:date="2026-07-24T03:38:00Z" w16du:dateUtc="2026-07-24T02:38:00Z">
        <w:r w:rsidDel="00700D0B">
          <w:rPr>
            <w:b/>
            <w:bCs/>
          </w:rPr>
          <w:delText>Encoding and associative structure in the retrieved-context account</w:delText>
        </w:r>
      </w:del>
      <w:del w:id="393" w:author="Gunn, Jordan" w:date="2026-07-24T03:54:00Z" w16du:dateUtc="2026-07-24T02:54:00Z">
        <w:r w:rsidDel="004F231F">
          <w:rPr>
            <w:b/>
            <w:bCs/>
          </w:rPr>
          <w:delText>.</w:delText>
        </w:r>
        <w:r w:rsidDel="004F231F">
          <w:delText xml:space="preserve"> </w:delText>
        </w:r>
        <w:r w:rsidDel="004F231F">
          <w:rPr>
            <w:b/>
            <w:bCs/>
          </w:rPr>
          <w:delText>(A)</w:delText>
        </w:r>
        <w:r w:rsidDel="004F231F">
          <w:delText xml:space="preserve"> </w:delText>
        </w:r>
      </w:del>
      <w:del w:id="394" w:author="Gunn, Jordan" w:date="2026-07-24T03:39:00Z" w16du:dateUtc="2026-07-24T02:39:00Z">
        <w:r w:rsidDel="00700D0B">
          <w:delText>The model stores bidirectional item-context associations. Context-to-feature associations cue candidate items from the current context, and feature-to-context associations reinstate context when an item is recalled or when a reminder or test cue is presented.</w:delText>
        </w:r>
      </w:del>
      <w:del w:id="395" w:author="Gunn, Jordan" w:date="2026-07-24T03:54:00Z" w16du:dateUtc="2026-07-24T02:54:00Z">
        <w:r w:rsidDel="004F231F">
          <w:delText xml:space="preserve"> </w:delText>
        </w:r>
        <w:r w:rsidDel="004F231F">
          <w:rPr>
            <w:b/>
            <w:bCs/>
          </w:rPr>
          <w:delText>(B)</w:delText>
        </w:r>
        <w:r w:rsidDel="004F231F">
          <w:delText xml:space="preserve"> </w:delText>
        </w:r>
      </w:del>
      <w:del w:id="396" w:author="Gunn, Jordan" w:date="2026-07-24T03:39:00Z" w16du:dateUtc="2026-07-24T02:39:00Z">
        <w:r w:rsidDel="00700D0B">
          <w:delText>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delText>
        </w:r>
      </w:del>
    </w:p>
    <w:p w14:paraId="18A3BBFC" w14:textId="72C832E7" w:rsidR="00F8399E" w:rsidDel="004F231F" w:rsidRDefault="00F54748">
      <w:pPr>
        <w:pStyle w:val="FigureWithoutNote"/>
        <w:rPr>
          <w:del w:id="397" w:author="Gunn, Jordan" w:date="2026-07-24T03:54:00Z" w16du:dateUtc="2026-07-24T02:54:00Z"/>
        </w:rPr>
      </w:pPr>
      <w:del w:id="398" w:author="Gunn, Jordan" w:date="2026-07-24T03:38:00Z" w16du:dateUtc="2026-07-24T02:38:00Z">
        <w:r w:rsidDel="00700D0B">
          <w:rPr>
            <w:noProof/>
          </w:rPr>
          <w:drawing>
            <wp:inline distT="0" distB="0" distL="0" distR="0" wp14:anchorId="3868FF35" wp14:editId="1B0BC29C">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4"/>
                      <a:stretch>
                        <a:fillRect/>
                      </a:stretch>
                    </pic:blipFill>
                    <pic:spPr bwMode="auto">
                      <a:xfrm>
                        <a:off x="0" y="0"/>
                        <a:ext cx="5943600" cy="4781436"/>
                      </a:xfrm>
                      <a:prstGeom prst="rect">
                        <a:avLst/>
                      </a:prstGeom>
                      <a:noFill/>
                      <a:ln w="9525">
                        <a:noFill/>
                        <a:headEnd/>
                        <a:tailEnd/>
                      </a:ln>
                    </pic:spPr>
                  </pic:pic>
                </a:graphicData>
              </a:graphic>
            </wp:inline>
          </w:drawing>
        </w:r>
      </w:del>
    </w:p>
    <w:bookmarkEnd w:id="389"/>
    <w:p w14:paraId="5C6F6D97" w14:textId="46E9AEF6" w:rsidR="00F8399E" w:rsidDel="004F231F" w:rsidRDefault="00F54748">
      <w:pPr>
        <w:rPr>
          <w:del w:id="399" w:author="Gunn, Jordan" w:date="2026-07-24T03:54:00Z" w16du:dateUtc="2026-07-24T02:54:00Z"/>
        </w:rPr>
      </w:pPr>
      <w:del w:id="400" w:author="Gunn, Jordan" w:date="2026-07-24T03:54:00Z" w16du:dateUtc="2026-07-24T02:54:00Z">
        <w:r w:rsidDel="004F231F">
          <w:br w:type="page"/>
        </w:r>
      </w:del>
    </w:p>
    <w:p w14:paraId="39CC18CA" w14:textId="03F2387B" w:rsidR="00F8399E" w:rsidDel="004F231F" w:rsidRDefault="00F54748">
      <w:pPr>
        <w:pStyle w:val="FigureTitle"/>
        <w:rPr>
          <w:del w:id="401" w:author="Gunn, Jordan" w:date="2026-07-24T03:55:00Z" w16du:dateUtc="2026-07-24T02:55:00Z"/>
        </w:rPr>
      </w:pPr>
      <w:bookmarkStart w:id="402" w:name="X199e0fd137172f53af28b87c55ae7adfa6c74ee"/>
      <w:del w:id="403" w:author="Gunn, Jordan" w:date="2026-07-24T03:55:00Z" w16du:dateUtc="2026-07-24T02:55:00Z">
        <w:r w:rsidDel="004F231F">
          <w:delText>Figure 4</w:delText>
        </w:r>
      </w:del>
    </w:p>
    <w:p w14:paraId="65DFDC8A" w14:textId="55188558" w:rsidR="00F8399E" w:rsidDel="004F231F" w:rsidRDefault="00F54748">
      <w:pPr>
        <w:pStyle w:val="Caption"/>
        <w:rPr>
          <w:del w:id="404" w:author="Gunn, Jordan" w:date="2026-07-24T03:55:00Z" w16du:dateUtc="2026-07-24T02:55:00Z"/>
        </w:rPr>
      </w:pPr>
      <w:del w:id="405" w:author="Gunn, Jordan" w:date="2026-07-24T03:55:00Z" w16du:dateUtc="2026-07-24T02:55:00Z">
        <w:r w:rsidDel="004F231F">
          <w:rPr>
            <w:b/>
            <w:bCs/>
          </w:rPr>
          <w:delText>Retrieval operations in the retrieved-context account.</w:delText>
        </w:r>
        <w:r w:rsidDel="004F231F">
          <w:delText xml:space="preserve"> </w:delText>
        </w:r>
        <w:r w:rsidDel="004F231F">
          <w:rPr>
            <w:b/>
            <w:bCs/>
          </w:rPr>
          <w:delText>(A)</w:delText>
        </w:r>
        <w:r w:rsidDel="004F231F">
          <w:delTex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delText>
        </w:r>
        <w:r w:rsidDel="004F231F">
          <w:rPr>
            <w:b/>
            <w:bCs/>
          </w:rPr>
          <w:delText>(B)</w:delText>
        </w:r>
        <w:r w:rsidDel="004F231F">
          <w:delText xml:space="preserve"> During context-to-feature sampling, ongoing context can support film items and task competitors, while a maintained film-category cue adds support only to film candidates. </w:delText>
        </w:r>
        <w:r w:rsidDel="004F231F">
          <w:rPr>
            <w:b/>
            <w:bCs/>
          </w:rPr>
          <w:delText>(C)</w:delText>
        </w:r>
        <w:r w:rsidDel="004F231F">
          <w:delTex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delText>
        </w:r>
      </w:del>
    </w:p>
    <w:p w14:paraId="581C8E32" w14:textId="2663DD3E" w:rsidR="00F8399E" w:rsidDel="004F231F" w:rsidRDefault="00F54748">
      <w:pPr>
        <w:pStyle w:val="FigureWithoutNote"/>
        <w:rPr>
          <w:del w:id="406" w:author="Gunn, Jordan" w:date="2026-07-24T03:55:00Z" w16du:dateUtc="2026-07-24T02:55:00Z"/>
        </w:rPr>
      </w:pPr>
      <w:del w:id="407" w:author="Gunn, Jordan" w:date="2026-07-24T03:55:00Z" w16du:dateUtc="2026-07-24T02:55:00Z">
        <w:r w:rsidDel="004F231F">
          <w:rPr>
            <w:noProof/>
          </w:rPr>
          <w:drawing>
            <wp:inline distT="0" distB="0" distL="0" distR="0" wp14:anchorId="1556F8B5" wp14:editId="448FF246">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5"/>
                      <a:stretch>
                        <a:fillRect/>
                      </a:stretch>
                    </pic:blipFill>
                    <pic:spPr bwMode="auto">
                      <a:xfrm>
                        <a:off x="0" y="0"/>
                        <a:ext cx="5943600" cy="4505122"/>
                      </a:xfrm>
                      <a:prstGeom prst="rect">
                        <a:avLst/>
                      </a:prstGeom>
                      <a:noFill/>
                      <a:ln w="9525">
                        <a:noFill/>
                        <a:headEnd/>
                        <a:tailEnd/>
                      </a:ln>
                    </pic:spPr>
                  </pic:pic>
                </a:graphicData>
              </a:graphic>
            </wp:inline>
          </w:drawing>
        </w:r>
      </w:del>
    </w:p>
    <w:bookmarkEnd w:id="402"/>
    <w:p w14:paraId="5A87FBDD" w14:textId="4716F200" w:rsidR="00F8399E" w:rsidDel="004F231F" w:rsidRDefault="00F54748">
      <w:pPr>
        <w:rPr>
          <w:del w:id="408" w:author="Gunn, Jordan" w:date="2026-07-24T03:55:00Z" w16du:dateUtc="2026-07-24T02:55:00Z"/>
        </w:rPr>
      </w:pPr>
      <w:del w:id="409" w:author="Gunn, Jordan" w:date="2026-07-24T03:55:00Z" w16du:dateUtc="2026-07-24T02:55:00Z">
        <w:r w:rsidDel="004F231F">
          <w:br w:type="page"/>
        </w:r>
      </w:del>
    </w:p>
    <w:p w14:paraId="65538362" w14:textId="0A963736" w:rsidR="00E70600" w:rsidRDefault="00F54748">
      <w:pPr>
        <w:pStyle w:val="BodyText"/>
      </w:pPr>
      <w:commentRangeStart w:id="410"/>
      <w:commentRangeStart w:id="411"/>
      <w:commentRangeStart w:id="412"/>
      <w:r>
        <w:t>Retrieved</w:t>
      </w:r>
      <w:commentRangeEnd w:id="410"/>
      <w:r w:rsidR="00215C2C">
        <w:rPr>
          <w:rStyle w:val="CommentReference"/>
          <w:sz w:val="24"/>
          <w:szCs w:val="24"/>
        </w:rPr>
        <w:commentReference w:id="410"/>
      </w:r>
      <w:commentRangeEnd w:id="411"/>
      <w:r w:rsidR="00F65008">
        <w:rPr>
          <w:rStyle w:val="CommentReference"/>
          <w:sz w:val="24"/>
          <w:szCs w:val="24"/>
        </w:rPr>
        <w:commentReference w:id="411"/>
      </w:r>
      <w:commentRangeEnd w:id="412"/>
      <w:r w:rsidR="00AD030E">
        <w:rPr>
          <w:rStyle w:val="CommentReference"/>
          <w:sz w:val="24"/>
          <w:szCs w:val="24"/>
        </w:rPr>
        <w:commentReference w:id="412"/>
      </w:r>
      <w:r>
        <w:t xml:space="preserve">-context models explain recall as </w:t>
      </w:r>
      <w:r w:rsidR="00F65008">
        <w:t xml:space="preserve">a </w:t>
      </w:r>
      <w:r>
        <w:t>search</w:t>
      </w:r>
      <w:r w:rsidR="00F65008">
        <w:t xml:space="preserve"> guided</w:t>
      </w:r>
      <w:r>
        <w:t xml:space="preserve"> </w:t>
      </w:r>
      <w:r w:rsidR="00F65008">
        <w:t xml:space="preserve">by </w:t>
      </w:r>
      <w:r>
        <w:t xml:space="preserve">a changing context state 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p>
    <w:p w14:paraId="541128A1" w14:textId="70BBBB9A" w:rsidR="00E70600" w:rsidRPr="00360168" w:rsidRDefault="00E70600" w:rsidP="00360168">
      <w:pPr>
        <w:pStyle w:val="BodyText"/>
        <w:ind w:firstLine="0"/>
        <w:rPr>
          <w:b/>
          <w:bCs/>
        </w:rPr>
      </w:pPr>
      <w:r>
        <w:rPr>
          <w:b/>
          <w:bCs/>
        </w:rPr>
        <w:t>How Context Organizes Recall</w:t>
      </w:r>
    </w:p>
    <w:p w14:paraId="5CEBA7C7" w14:textId="4DB256C0" w:rsidR="00F8399E" w:rsidDel="000D5E86" w:rsidRDefault="00F54748" w:rsidP="000D5E86">
      <w:pPr>
        <w:pStyle w:val="FirstParagraph"/>
        <w:rPr>
          <w:del w:id="413" w:author="Gunn, Jordan" w:date="2026-07-24T02:48:00Z" w16du:dateUtc="2026-07-24T01:48:00Z"/>
        </w:rPr>
      </w:pPr>
      <w:bookmarkStart w:id="414" w:name="Xd59415b5fd42aab981071d489cd76f318b9874c"/>
      <w:r>
        <w:t xml:space="preserve">Retrieved-context models were developed </w:t>
      </w:r>
      <w:ins w:id="415" w:author="Gunn, Jordan" w:date="2026-07-24T01:19:00Z" w16du:dateUtc="2026-07-24T00:19:00Z">
        <w:r w:rsidR="00360168" w:rsidRPr="00360168">
          <w:t>most prominently from laboratory free-recall studies in which participants deliberately studied and recalled a series of word lists</w:t>
        </w:r>
      </w:ins>
      <w:del w:id="416" w:author="Gunn, Jordan" w:date="2026-07-24T01:19:00Z" w16du:dateUtc="2026-07-24T00:19:00Z">
        <w:r w:rsidDel="00360168">
          <w:delText xml:space="preserve">to explain structured regularities </w:delText>
        </w:r>
        <w:commentRangeStart w:id="417"/>
        <w:r w:rsidDel="00360168">
          <w:delText>in open-ended recall</w:delText>
        </w:r>
      </w:del>
      <w:r>
        <w:t xml:space="preserve">. </w:t>
      </w:r>
      <w:commentRangeEnd w:id="417"/>
      <w:r w:rsidR="00215C2C">
        <w:rPr>
          <w:rStyle w:val="CommentReference"/>
          <w:sz w:val="24"/>
          <w:szCs w:val="24"/>
        </w:rPr>
        <w:commentReference w:id="417"/>
      </w:r>
      <w:ins w:id="418" w:author="Gunn, Jordan" w:date="2026-07-24T01:19:00Z" w16du:dateUtc="2026-07-24T00:19:00Z">
        <w:r w:rsidR="00360168">
          <w:t xml:space="preserve">In this </w:t>
        </w:r>
        <w:r w:rsidR="00360168">
          <w:lastRenderedPageBreak/>
          <w:t xml:space="preserve">setting, </w:t>
        </w:r>
      </w:ins>
      <w:del w:id="419" w:author="Gunn, Jordan" w:date="2026-07-24T01:19:00Z" w16du:dateUtc="2026-07-24T00:19:00Z">
        <w:r w:rsidDel="00360168">
          <w:delText xml:space="preserve">Free </w:delText>
        </w:r>
      </w:del>
      <w:r>
        <w:t>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Recency follows because retrieval context remains similar to contexts from recent study and recall events. Temporal contiguity follows because recall</w:t>
      </w:r>
      <w:r w:rsidR="00E70600">
        <w:t>ing an</w:t>
      </w:r>
      <w:r>
        <w:t xml:space="preserve"> item reinstates context from its study position, which </w:t>
      </w:r>
      <w:r w:rsidR="00E70600">
        <w:t>resembles</w:t>
      </w:r>
      <w:r>
        <w:t xml:space="preserve"> the contexts associated with nearby items.</w:t>
      </w:r>
      <w:ins w:id="420" w:author="Gunn, Jordan" w:date="2026-07-24T01:19:00Z" w16du:dateUtc="2026-07-24T00:19:00Z">
        <w:r w:rsidR="00360168">
          <w:t xml:space="preserve"> </w:t>
        </w:r>
      </w:ins>
      <w:ins w:id="421" w:author="Gunn, Jordan" w:date="2026-07-24T02:47:00Z" w16du:dateUtc="2026-07-24T01:47:00Z">
        <w:r w:rsidR="000D5E86" w:rsidRPr="000D5E86">
          <w:t>Temporal contiguity is not confined to this setting. It has been observed in autobiographical recall, when words were delivered hourly by smartphone, and following an audio-guided museum tour (Cortis Mack et al., 2017; Diamond &amp; Levine, 2020; Moreton &amp; Ward, 2010).</w:t>
        </w:r>
        <w:r w:rsidR="000D5E86">
          <w:t xml:space="preserve"> </w:t>
        </w:r>
      </w:ins>
      <w:ins w:id="422" w:author="Gunn, Jordan" w:date="2026-07-24T02:48:00Z" w16du:dateUtc="2026-07-24T01:48:00Z">
        <w:r w:rsidR="000D5E86">
          <w:t>Te</w:t>
        </w:r>
        <w:r w:rsidR="000D5E86" w:rsidRPr="000D5E86">
          <w:t>mporal organization is weaker but still detectable after incidental encoding, a pattern that retrieved-context models can capture (Healey, 2018; Mundorf et al., 2021). The present account therefore extends the same contextual cuing and reinstatement mechanisms to memory for an incidentally encoded film.</w:t>
        </w:r>
      </w:ins>
    </w:p>
    <w:p w14:paraId="5BBC62C2" w14:textId="77777777" w:rsidR="000D5E86" w:rsidRPr="000D5E86" w:rsidRDefault="000D5E86" w:rsidP="000D5E86">
      <w:pPr>
        <w:pStyle w:val="BodyText"/>
        <w:rPr>
          <w:ins w:id="423" w:author="Gunn, Jordan" w:date="2026-07-24T02:48:00Z" w16du:dateUtc="2026-07-24T01:48:00Z"/>
        </w:rPr>
        <w:pPrChange w:id="424" w:author="Gunn, Jordan" w:date="2026-07-24T02:48:00Z" w16du:dateUtc="2026-07-24T01:48:00Z">
          <w:pPr>
            <w:pStyle w:val="FirstParagraph"/>
          </w:pPr>
        </w:pPrChange>
      </w:pPr>
    </w:p>
    <w:p w14:paraId="5790619F" w14:textId="01A930D5" w:rsidR="00F8399E" w:rsidRDefault="00F54748" w:rsidP="000D5E86">
      <w:pPr>
        <w:pStyle w:val="FirstParagraph"/>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r w:rsidR="00E70600">
        <w:t>A</w:t>
      </w:r>
      <w:r>
        <w:t xml:space="preserve"> target-category or source cue can</w:t>
      </w:r>
      <w:r w:rsidR="00E70600">
        <w:t xml:space="preserve"> therefore</w:t>
      </w:r>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p>
    <w:p w14:paraId="3D06EF11" w14:textId="54BBD2C1"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r w:rsidR="000E6E47">
        <w:t xml:space="preserve">In the </w:t>
      </w:r>
      <w:r w:rsidR="000E6E47">
        <w:lastRenderedPageBreak/>
        <w:t>present account, f</w:t>
      </w:r>
      <w:r>
        <w:t xml:space="preserve">ilm events </w:t>
      </w:r>
      <w:r w:rsidR="000E6E47">
        <w:t xml:space="preserve">therefore </w:t>
      </w:r>
      <w:r>
        <w:t>share affective</w:t>
      </w:r>
      <w:r w:rsidR="000E6E47">
        <w:t xml:space="preserve"> </w:t>
      </w:r>
      <w:r>
        <w:t>source</w:t>
      </w:r>
      <w:r w:rsidR="000E6E47">
        <w:t xml:space="preserve"> information</w:t>
      </w:r>
      <w:r>
        <w:t xml:space="preserve"> while remaining distinct items with different temporal associations.</w:t>
      </w:r>
    </w:p>
    <w:p w14:paraId="215CF944" w14:textId="17E70945" w:rsidR="00F8399E" w:rsidRDefault="000E6E47">
      <w:pPr>
        <w:pStyle w:val="Heading2"/>
      </w:pPr>
      <w:bookmarkStart w:id="425" w:name="reminder-linked-competitor-encoding"/>
      <w:bookmarkEnd w:id="414"/>
      <w:r>
        <w:t xml:space="preserve">How </w:t>
      </w:r>
      <w:r w:rsidR="00CA5745">
        <w:t>Task</w:t>
      </w:r>
      <w:r>
        <w:t xml:space="preserve"> Material </w:t>
      </w:r>
      <w:r w:rsidR="00CA5745">
        <w:t>Competes for</w:t>
      </w:r>
      <w:r>
        <w:t xml:space="preserve"> Recall</w:t>
      </w:r>
    </w:p>
    <w:p w14:paraId="756FE71D" w14:textId="01550899" w:rsidR="00F8399E" w:rsidRDefault="00CA5745">
      <w:pPr>
        <w:pStyle w:val="BodyText"/>
      </w:pPr>
      <w:r w:rsidRPr="00CA5745">
        <w:t xml:space="preserve"> The same contextual processes that organize target recall can also bring material outside the intended target into recall.</w:t>
      </w:r>
      <w:r w:rsidR="00F54748">
        <w:t xml:space="preserve"> In</w:t>
      </w:r>
      <w:commentRangeStart w:id="426"/>
      <w:commentRangeStart w:id="427"/>
      <w:r w:rsidR="00F54748">
        <w:t xml:space="preserve"> multi-list</w:t>
      </w:r>
      <w:commentRangeEnd w:id="426"/>
      <w:r w:rsidR="00215C2C">
        <w:rPr>
          <w:rStyle w:val="CommentReference"/>
          <w:sz w:val="24"/>
          <w:szCs w:val="24"/>
        </w:rPr>
        <w:commentReference w:id="426"/>
      </w:r>
      <w:commentRangeEnd w:id="427"/>
      <w:r w:rsidR="000E6E47">
        <w:rPr>
          <w:rStyle w:val="CommentReference"/>
          <w:sz w:val="24"/>
          <w:szCs w:val="24"/>
        </w:rPr>
        <w:commentReference w:id="427"/>
      </w:r>
      <w:r w:rsidR="00F54748">
        <w:t xml:space="preserve"> free recall, participants sometimes report items from earlier lists instead of the list they were asked to recall (</w:t>
      </w:r>
      <w:hyperlink w:anchor="ref-howard2008persistence">
        <w:r w:rsidR="00F8399E">
          <w:rPr>
            <w:rStyle w:val="Hyperlink"/>
          </w:rPr>
          <w:t>Howard et al., 2008</w:t>
        </w:r>
      </w:hyperlink>
      <w:r w:rsidR="00F54748">
        <w:t xml:space="preserve">; </w:t>
      </w:r>
      <w:hyperlink w:anchor="ref-lohnas2015expanding">
        <w:r w:rsidR="00F8399E">
          <w:rPr>
            <w:rStyle w:val="Hyperlink"/>
          </w:rPr>
          <w:t>Lohnas et al., 2015</w:t>
        </w:r>
      </w:hyperlink>
      <w:r w:rsidR="00F54748">
        <w:t xml:space="preserve">; </w:t>
      </w:r>
      <w:hyperlink w:anchor="ref-zaromb2006temporal">
        <w:r w:rsidR="00F8399E">
          <w:rPr>
            <w:rStyle w:val="Hyperlink"/>
          </w:rPr>
          <w:t>Zaromb et al., 2006</w:t>
        </w:r>
      </w:hyperlink>
      <w:r w:rsidR="00F54748">
        <w:t xml:space="preserve">). Those </w:t>
      </w:r>
      <w:r w:rsidR="000E6E47">
        <w:t xml:space="preserve">prior-list intrusions </w:t>
      </w:r>
      <w:r w:rsidR="00F54748">
        <w:t xml:space="preserve">are structured: they are biased toward recently studied prior lists and </w:t>
      </w:r>
      <w:r w:rsidR="000E6E47">
        <w:t>vary with</w:t>
      </w:r>
      <w:r w:rsidR="00F54748">
        <w:t xml:space="preserve"> intervening study or delay. Retrieved-context models explain this </w:t>
      </w:r>
      <w:r w:rsidR="000E6E47">
        <w:t xml:space="preserve">structure </w:t>
      </w:r>
      <w:r w:rsidR="00DD4B3A">
        <w:t xml:space="preserve">because current context can continue to support items </w:t>
      </w:r>
      <w:r>
        <w:t>from recent or related episodes</w:t>
      </w:r>
      <w:r w:rsidR="00DD4B3A">
        <w:t xml:space="preserve">. </w:t>
      </w:r>
      <w:r>
        <w:t>Although that support declines with further experience, some non-target items remain candidates for recall.</w:t>
      </w:r>
    </w:p>
    <w:p w14:paraId="23519325" w14:textId="36378640" w:rsidR="001D00DE" w:rsidRDefault="00DD4B3A" w:rsidP="001D00DE">
      <w:pPr>
        <w:pStyle w:val="BodyText"/>
      </w:pPr>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r w:rsidR="001D00DE">
        <w:t xml:space="preserve">For the task and delay periods, they represent non-film events that can also be encoded and later sampled for retrieval. </w:t>
      </w:r>
    </w:p>
    <w:p w14:paraId="61022E62" w14:textId="68E9A2AA" w:rsidR="00F8399E" w:rsidRDefault="001D00DE" w:rsidP="001D00DE">
      <w:pPr>
        <w:pStyle w:val="BodyText"/>
        <w:rPr>
          <w:ins w:id="428" w:author="Gunn, Jordan" w:date="2026-07-24T03:54:00Z" w16du:dateUtc="2026-07-24T02:54:00Z"/>
        </w:rPr>
      </w:pPr>
      <w:r w:rsidRPr="001D00DE">
        <w:t xml:space="preserve">Task events become competitors when they are encoded while film-associated context is active, either soon after the film or after a reminder reinstates that context. </w:t>
      </w:r>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r w:rsidRPr="001D00DE">
        <w:t>Under either condition, task events can acquire associations with context that also supports film events.</w:t>
      </w:r>
      <w:r>
        <w:t xml:space="preserve"> The simulations focus on the delayed case by reinstating film-associated context before task encoding and varying how strongly task events become associated with that context. This manipulation adds task competitors without </w:t>
      </w:r>
      <w:r>
        <w:lastRenderedPageBreak/>
        <w:t xml:space="preserve">changing the film-item associations formed during film encoding. Panel B of </w:t>
      </w:r>
      <w:hyperlink w:anchor="X510f1211e07a3ef8f4aa5eaadde4214adc1a9dc">
        <w:r w:rsidR="00F8399E">
          <w:rPr>
            <w:rStyle w:val="Hyperlink"/>
          </w:rPr>
          <w:t>Figure 3</w:t>
        </w:r>
      </w:hyperlink>
      <w:r>
        <w:t xml:space="preserve"> summarizes this encoding structure.</w:t>
      </w:r>
    </w:p>
    <w:p w14:paraId="4AF8858F" w14:textId="77777777" w:rsidR="004F231F" w:rsidRDefault="004F231F" w:rsidP="004F231F">
      <w:pPr>
        <w:pStyle w:val="BodyText"/>
        <w:ind w:firstLine="0"/>
        <w:rPr>
          <w:ins w:id="429" w:author="Gunn, Jordan" w:date="2026-07-24T03:54:00Z" w16du:dateUtc="2026-07-24T02:54:00Z"/>
        </w:rPr>
      </w:pPr>
    </w:p>
    <w:p w14:paraId="32747824" w14:textId="77777777" w:rsidR="004F231F" w:rsidRDefault="004F231F" w:rsidP="004F231F">
      <w:pPr>
        <w:pStyle w:val="FigureTitle"/>
        <w:rPr>
          <w:ins w:id="430" w:author="Gunn, Jordan" w:date="2026-07-24T03:54:00Z" w16du:dateUtc="2026-07-24T02:54:00Z"/>
        </w:rPr>
      </w:pPr>
      <w:ins w:id="431" w:author="Gunn, Jordan" w:date="2026-07-24T03:54:00Z" w16du:dateUtc="2026-07-24T02:54:00Z">
        <w:r>
          <w:lastRenderedPageBreak/>
          <w:t>Figure 3</w:t>
        </w:r>
      </w:ins>
    </w:p>
    <w:p w14:paraId="3931BC8B" w14:textId="77777777" w:rsidR="004F231F" w:rsidRDefault="004F231F" w:rsidP="004F231F">
      <w:pPr>
        <w:pStyle w:val="Caption"/>
        <w:rPr>
          <w:ins w:id="432" w:author="Gunn, Jordan" w:date="2026-07-24T03:54:00Z" w16du:dateUtc="2026-07-24T02:54:00Z"/>
        </w:rPr>
      </w:pPr>
      <w:ins w:id="433" w:author="Gunn, Jordan" w:date="2026-07-24T03:54:00Z" w16du:dateUtc="2026-07-24T02:54:00Z">
        <w:r w:rsidRPr="00700D0B">
          <w:rPr>
            <w:b/>
            <w:bCs/>
          </w:rPr>
          <w:t>Encoding and associative structure in the retrieved-context account</w:t>
        </w:r>
        <w:r>
          <w:rPr>
            <w:b/>
            <w:bCs/>
          </w:rPr>
          <w:t>.</w:t>
        </w:r>
        <w:r>
          <w:t xml:space="preserve"> </w:t>
        </w:r>
        <w:r>
          <w:rPr>
            <w:b/>
            <w:bCs/>
          </w:rPr>
          <w:t>(A)</w:t>
        </w:r>
        <w:r>
          <w:t xml:space="preserve"> </w:t>
        </w:r>
        <w:r w:rsidRPr="004F231F">
          <w:t>The model stores bidirectional item-context associations: context-to-feature associations cue candidate items, while feature-to-context associations reinstate associated context</w:t>
        </w:r>
        <w:r w:rsidRPr="00700D0B">
          <w:t>.</w:t>
        </w:r>
        <w:r>
          <w:t xml:space="preserve"> </w:t>
        </w:r>
        <w:r>
          <w:rPr>
            <w:b/>
            <w:bCs/>
          </w:rPr>
          <w:t>(B)</w:t>
        </w:r>
        <w:r>
          <w:t xml:space="preserve"> </w:t>
        </w:r>
        <w:r w:rsidRPr="004F231F">
          <w:t>Squares show successive context states, circles show events encoded in those states (F, film; D, filler or delay; T, task), and the diamond marks the film reminder. Arrows trace the encoding sequence from left to right until it branches into the no-reminder and reminder conditions. Film events are shown in blue, filler or delay events in gray, and task events in orange. Context states shift from blue toward gray as intervening events reduce their similarity to film-associated context. Without a reminder, the task sequence is encoded in these later context states. The film reminder instead reinstates film-associated context before the same task sequence is encoded, returning context to the film-phase hues. Task items can therefore become associated with context that also supports film items during later retrieval.</w:t>
        </w:r>
      </w:ins>
    </w:p>
    <w:p w14:paraId="441AF491" w14:textId="0F82E2A4" w:rsidR="004F231F" w:rsidRDefault="004F231F" w:rsidP="004F231F">
      <w:pPr>
        <w:pStyle w:val="FigureWithoutNote"/>
        <w:rPr>
          <w:ins w:id="434" w:author="Gunn, Jordan" w:date="2026-07-24T03:54:00Z" w16du:dateUtc="2026-07-24T02:54:00Z"/>
        </w:rPr>
      </w:pPr>
      <w:ins w:id="435" w:author="Gunn, Jordan" w:date="2026-07-24T03:54:00Z" w16du:dateUtc="2026-07-24T02:54:00Z">
        <w:r w:rsidRPr="00700D0B">
          <w:lastRenderedPageBreak/>
          <w:t xml:space="preserve"> </w:t>
        </w:r>
      </w:ins>
      <w:ins w:id="436" w:author="Gunn, Jordan" w:date="2026-07-24T04:24:00Z" w16du:dateUtc="2026-07-24T03:24:00Z">
        <w:r w:rsidR="00BD285E">
          <w:rPr>
            <w:noProof/>
          </w:rPr>
          <w:drawing>
            <wp:inline distT="0" distB="0" distL="0" distR="0" wp14:anchorId="4662BE40" wp14:editId="5B3C1989">
              <wp:extent cx="5943600" cy="4249420"/>
              <wp:effectExtent l="0" t="0" r="0" b="5080"/>
              <wp:docPr id="1900449211" name="Picture 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249420"/>
                      </a:xfrm>
                      <a:prstGeom prst="rect">
                        <a:avLst/>
                      </a:prstGeom>
                      <a:noFill/>
                      <a:ln>
                        <a:noFill/>
                      </a:ln>
                    </pic:spPr>
                  </pic:pic>
                </a:graphicData>
              </a:graphic>
            </wp:inline>
          </w:drawing>
        </w:r>
      </w:ins>
    </w:p>
    <w:p w14:paraId="0F595821" w14:textId="6FE17A1D" w:rsidR="004F231F" w:rsidRDefault="004F231F" w:rsidP="004F231F">
      <w:pPr>
        <w:pPrChange w:id="437" w:author="Gunn, Jordan" w:date="2026-07-24T03:54:00Z" w16du:dateUtc="2026-07-24T02:54:00Z">
          <w:pPr>
            <w:pStyle w:val="BodyText"/>
          </w:pPr>
        </w:pPrChange>
      </w:pPr>
      <w:ins w:id="438" w:author="Gunn, Jordan" w:date="2026-07-24T03:54:00Z" w16du:dateUtc="2026-07-24T02:54:00Z">
        <w:r>
          <w:br w:type="page"/>
        </w:r>
      </w:ins>
    </w:p>
    <w:p w14:paraId="2E4DC5A5" w14:textId="3A3D142B" w:rsidR="00F8399E" w:rsidRDefault="00682A9F">
      <w:pPr>
        <w:pStyle w:val="Heading2"/>
      </w:pPr>
      <w:bookmarkStart w:id="439" w:name="Xfbedde256e5c9242b660a2368ef39e7e5be0932"/>
      <w:bookmarkEnd w:id="425"/>
      <w:r>
        <w:lastRenderedPageBreak/>
        <w:t>Retrieval Control</w:t>
      </w:r>
      <w:r w:rsidR="00C50704">
        <w:t xml:space="preserve"> </w:t>
      </w:r>
      <w:r w:rsidR="00AB320F">
        <w:t>in</w:t>
      </w:r>
      <w:r w:rsidR="00C50704">
        <w:t xml:space="preserve"> Deliberate Recall</w:t>
      </w:r>
    </w:p>
    <w:p w14:paraId="54DCF78E" w14:textId="10AC9B52" w:rsidR="00BC06BA" w:rsidDel="00222C09" w:rsidRDefault="00222C09">
      <w:pPr>
        <w:pStyle w:val="BodyText"/>
        <w:rPr>
          <w:del w:id="440" w:author="Gunn, Jordan" w:date="2026-07-24T01:27:00Z" w16du:dateUtc="2026-07-24T00:27:00Z"/>
        </w:rPr>
      </w:pPr>
      <w:ins w:id="441" w:author="Gunn, Jordan" w:date="2026-07-24T01:35:00Z" w16du:dateUtc="2026-07-24T00:35:00Z">
        <w:r w:rsidRPr="00222C09">
          <w:t>Previous retrieved-context models have allowed target and nontarget memories to enter the same intentional search (Lohnas et al., 2015; Cohen &amp; Kahana, 2022). Cohen and Kahana, for example, classified recalls from the intended context as voluntary and recalls from prior contexts as involuntary intrusions, while generating both through the same context-guided retrieval process. The present comparison instead holds learned associations constant across unguided and deliberate recall. Any difference in their susceptibility to competition must therefore arise from control applied during deliberate retrieval. We consider three candidate processes that alter successive stages of search: orienting search toward the target sequence before sampling, maintaining target-selective support during sampling, and limiting the influence of an off-target memory after it is sampled. The following paragraphs develop these processes in the order in which they act and apply each to film recall.</w:t>
        </w:r>
      </w:ins>
      <w:del w:id="442" w:author="Gunn, Jordan" w:date="2026-07-24T01:34:00Z" w16du:dateUtc="2026-07-24T00:34:00Z">
        <w:r w:rsidR="00682A9F" w:rsidRPr="00682A9F" w:rsidDel="00222C09">
          <w:delText xml:space="preserve">Once target and competitor memories are both available, </w:delText>
        </w:r>
        <w:commentRangeStart w:id="443"/>
        <w:commentRangeStart w:id="444"/>
        <w:r w:rsidR="00682A9F" w:rsidRPr="00682A9F" w:rsidDel="00222C09">
          <w:delText>explaining deliberate recall requires specifying how a retrieval goal shapes the course of search</w:delText>
        </w:r>
        <w:commentRangeEnd w:id="443"/>
        <w:r w:rsidR="00215C2C" w:rsidRPr="00682A9F" w:rsidDel="00222C09">
          <w:rPr>
            <w:rStyle w:val="CommentReference"/>
            <w:sz w:val="24"/>
            <w:szCs w:val="24"/>
          </w:rPr>
          <w:commentReference w:id="443"/>
        </w:r>
        <w:commentRangeEnd w:id="444"/>
        <w:r w:rsidRPr="00682A9F" w:rsidDel="00222C09">
          <w:rPr>
            <w:rStyle w:val="CommentReference"/>
            <w:sz w:val="24"/>
            <w:szCs w:val="24"/>
          </w:rPr>
          <w:commentReference w:id="444"/>
        </w:r>
        <w:r w:rsidR="00682A9F" w:rsidRPr="00682A9F" w:rsidDel="00222C09">
          <w:delText xml:space="preserve">. </w:delText>
        </w:r>
      </w:del>
    </w:p>
    <w:p w14:paraId="3E43B793" w14:textId="77777777" w:rsidR="00222C09" w:rsidRDefault="00222C09">
      <w:pPr>
        <w:pStyle w:val="FirstParagraph"/>
        <w:rPr>
          <w:ins w:id="445" w:author="Gunn, Jordan" w:date="2026-07-24T01:34:00Z" w16du:dateUtc="2026-07-24T00:34:00Z"/>
        </w:rPr>
      </w:pPr>
    </w:p>
    <w:p w14:paraId="400DBC8E" w14:textId="07D5716A" w:rsidR="00AB320F" w:rsidDel="00222C09" w:rsidRDefault="00682A9F" w:rsidP="00796044">
      <w:pPr>
        <w:pStyle w:val="FirstParagraph"/>
        <w:rPr>
          <w:del w:id="446" w:author="Gunn, Jordan" w:date="2026-07-24T01:34:00Z" w16du:dateUtc="2026-07-24T00:34:00Z"/>
        </w:rPr>
      </w:pPr>
      <w:del w:id="447" w:author="Gunn, Jordan" w:date="2026-07-24T01:34:00Z" w16du:dateUtc="2026-07-24T00:34:00Z">
        <w:r w:rsidRPr="00682A9F" w:rsidDel="00222C09">
          <w:delText xml:space="preserve">We examine three non-exhaustive candidate processes representing different functions of control: orienting search toward the target sequence, maintaining target-selective support as search unfolds, and limiting the influence of off-target retrieval on subsequent retrieval cues. The following paragraphs develop these possibilities in that order, moving from their general rationale to their implementation for film recall. </w:delText>
        </w:r>
      </w:del>
    </w:p>
    <w:p w14:paraId="2726023E" w14:textId="6B8AE183" w:rsidR="00F8399E" w:rsidRDefault="00682A9F">
      <w:pPr>
        <w:pStyle w:val="BodyText"/>
      </w:pPr>
      <w:commentRangeStart w:id="448"/>
      <w:r>
        <w:t>A</w:t>
      </w:r>
      <w:commentRangeEnd w:id="448"/>
      <w:r w:rsidR="00215C2C">
        <w:rPr>
          <w:rStyle w:val="CommentReference"/>
          <w:sz w:val="24"/>
          <w:szCs w:val="24"/>
        </w:rPr>
        <w:commentReference w:id="448"/>
      </w:r>
      <w:r w:rsidR="00F54748">
        <w:t xml:space="preserve"> </w:t>
      </w:r>
      <w:r>
        <w:t xml:space="preserve">retrieval goal may first orient memory search toward target material. </w:t>
      </w:r>
      <w:r w:rsidR="00F54748">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rsidR="00F54748">
        <w:t xml:space="preserve">; </w:t>
      </w:r>
      <w:hyperlink w:anchor="ref-lohnas2015expanding">
        <w:r w:rsidR="00F8399E">
          <w:rPr>
            <w:rStyle w:val="Hyperlink"/>
          </w:rPr>
          <w:t>Lohnas et al., 2015</w:t>
        </w:r>
      </w:hyperlink>
      <w:r w:rsidR="00F54748">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rsidR="00F54748">
        <w:t xml:space="preserve">; </w:t>
      </w:r>
      <w:hyperlink w:anchor="ref-herrema2024first">
        <w:r w:rsidR="00F8399E">
          <w:rPr>
            <w:rStyle w:val="Hyperlink"/>
          </w:rPr>
          <w:t>Herrema &amp; Kahana, 2024</w:t>
        </w:r>
      </w:hyperlink>
      <w:r w:rsidR="00F54748">
        <w:t xml:space="preserve">; </w:t>
      </w:r>
      <w:hyperlink w:anchor="ref-howard1999contextual">
        <w:r w:rsidR="00F8399E">
          <w:rPr>
            <w:rStyle w:val="Hyperlink"/>
          </w:rPr>
          <w:t>Howard &amp; Kahana, 1999</w:t>
        </w:r>
      </w:hyperlink>
      <w:r w:rsidR="00F54748">
        <w:t xml:space="preserve">). Start-of-list context reinstatement mechanisms account for these patterns by </w:t>
      </w:r>
      <w:r w:rsidR="00AB320F">
        <w:t xml:space="preserve">shifting </w:t>
      </w:r>
      <w:r w:rsidR="00F54748">
        <w:t>the current context toward the state associated with the beginning of the target list before retrieval begins (</w:t>
      </w:r>
      <w:hyperlink w:anchor="ref-healey2024peppr">
        <w:r w:rsidR="00F8399E">
          <w:rPr>
            <w:rStyle w:val="Hyperlink"/>
          </w:rPr>
          <w:t>Healey &amp; Wahlheim, 2024</w:t>
        </w:r>
      </w:hyperlink>
      <w:r w:rsidR="00F54748">
        <w:t xml:space="preserve">; </w:t>
      </w:r>
      <w:hyperlink w:anchor="ref-kragel2015neural">
        <w:r w:rsidR="00F8399E">
          <w:rPr>
            <w:rStyle w:val="Hyperlink"/>
          </w:rPr>
          <w:t>Kragel et al., 2015</w:t>
        </w:r>
      </w:hyperlink>
      <w:r w:rsidR="00F54748">
        <w:t xml:space="preserve">; </w:t>
      </w:r>
      <w:hyperlink w:anchor="ref-lohnas2015expanding">
        <w:r w:rsidR="00F8399E">
          <w:rPr>
            <w:rStyle w:val="Hyperlink"/>
          </w:rPr>
          <w:t>Lohnas et al., 2015</w:t>
        </w:r>
      </w:hyperlink>
      <w:r w:rsidR="00F54748">
        <w:t xml:space="preserve">; </w:t>
      </w:r>
      <w:hyperlink w:anchor="ref-morton2016predictive">
        <w:r w:rsidR="00F8399E">
          <w:rPr>
            <w:rStyle w:val="Hyperlink"/>
          </w:rPr>
          <w:t>Morton &amp; Polyn, 2016</w:t>
        </w:r>
      </w:hyperlink>
      <w:r w:rsidR="00F54748">
        <w:t xml:space="preserve">). In </w:t>
      </w:r>
      <w:r w:rsidR="00AB320F">
        <w:t>the present</w:t>
      </w:r>
      <w:r w:rsidR="00F54748">
        <w:t xml:space="preserve"> simulations, start-of-film reinstatement </w:t>
      </w:r>
      <w:r w:rsidR="00AB320F">
        <w:t>applies th</w:t>
      </w:r>
      <w:r w:rsidR="00AB6628">
        <w:t>e same</w:t>
      </w:r>
      <w:r w:rsidR="00AB320F">
        <w:t xml:space="preserve"> principle by shifting </w:t>
      </w:r>
      <w:r w:rsidR="00F54748">
        <w:t xml:space="preserve">the retrieval state toward context </w:t>
      </w:r>
      <w:r w:rsidR="00AB320F">
        <w:t>from</w:t>
      </w:r>
      <w:r w:rsidR="00F54748">
        <w:t xml:space="preserve"> the beginning of film </w:t>
      </w:r>
      <w:r w:rsidR="00AB320F">
        <w:t xml:space="preserve">before </w:t>
      </w:r>
      <w:r w:rsidR="00AB320F">
        <w:lastRenderedPageBreak/>
        <w:t>candidate sampling begins</w:t>
      </w:r>
      <w:r w:rsidR="00F54748">
        <w:t xml:space="preserve">. </w:t>
      </w:r>
      <w:r w:rsidR="00AB6628" w:rsidRPr="00AB6628">
        <w:t>This candidate tests whether orienting the start of search toward the target episode can reduce the effect of task competition once ordinary context-guided sampling resumes.</w:t>
      </w:r>
    </w:p>
    <w:p w14:paraId="017CB940" w14:textId="54AEC362" w:rsidR="00F8399E" w:rsidRDefault="00AB6628">
      <w:pPr>
        <w:pStyle w:val="BodyText"/>
      </w:pPr>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r w:rsidR="00F54748">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rsidR="00F54748">
        <w:t xml:space="preserve">; </w:t>
      </w:r>
      <w:hyperlink w:anchor="ref-polyn2011semantic">
        <w:r w:rsidR="00F8399E">
          <w:rPr>
            <w:rStyle w:val="Hyperlink"/>
          </w:rPr>
          <w:t>Polyn et al., 2011</w:t>
        </w:r>
      </w:hyperlink>
      <w:r w:rsidR="00F54748">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rsidR="00F54748">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rsidR="00F54748">
        <w:t xml:space="preserve">; </w:t>
      </w:r>
      <w:hyperlink w:anchor="ref-polyn2009context">
        <w:r w:rsidR="00F8399E">
          <w:rPr>
            <w:rStyle w:val="Hyperlink"/>
          </w:rPr>
          <w:t>Polyn et al., 2009a</w:t>
        </w:r>
      </w:hyperlink>
      <w:r w:rsidR="00F54748">
        <w:t xml:space="preserve">, </w:t>
      </w:r>
      <w:hyperlink w:anchor="ref-polyn2009task">
        <w:r w:rsidR="00F8399E">
          <w:rPr>
            <w:rStyle w:val="Hyperlink"/>
          </w:rPr>
          <w:t>2009b</w:t>
        </w:r>
      </w:hyperlink>
      <w:r w:rsidR="00F54748">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rsidR="00F54748">
        <w:t xml:space="preserve">; </w:t>
      </w:r>
      <w:hyperlink w:anchor="ref-raaijmakers1980sam">
        <w:r w:rsidR="00F8399E">
          <w:rPr>
            <w:rStyle w:val="Hyperlink"/>
          </w:rPr>
          <w:t>Raaijmakers &amp; Shiffrin, 1980</w:t>
        </w:r>
      </w:hyperlink>
      <w:r w:rsidR="00F54748">
        <w:t xml:space="preserve">). </w:t>
      </w:r>
      <w:r>
        <w:t>A</w:t>
      </w:r>
      <w:r w:rsidR="00F54748">
        <w:t xml:space="preserve"> maintained film-category cue </w:t>
      </w:r>
      <w:r>
        <w:t>implements this form of control by adding support to</w:t>
      </w:r>
      <w:r w:rsidR="00F54748">
        <w:t xml:space="preserve"> film candidates without equally supporting task competitors. </w:t>
      </w:r>
      <w:r w:rsidRPr="00AB6628">
        <w:t>Because task candidates remain available through their associations with the current context, this candidate tests whether continuing target-selective support can reduce the effect of competition without removing the competitors.</w:t>
      </w:r>
    </w:p>
    <w:p w14:paraId="72F84BDB" w14:textId="38F8C890" w:rsidR="00AB6628" w:rsidRDefault="00AB6628" w:rsidP="00AB6628">
      <w:pPr>
        <w:pStyle w:val="BodyText"/>
        <w:rPr>
          <w:ins w:id="449" w:author="Gunn, Jordan" w:date="2026-07-24T03:55:00Z" w16du:dateUtc="2026-07-24T02:55:00Z"/>
        </w:rPr>
      </w:pPr>
      <w:r w:rsidRPr="00AB6628">
        <w:t>Even target-selective support need not prevent an off-target memory from being sampled.</w:t>
      </w:r>
      <w:r>
        <w:t xml:space="preserve"> Retrieval monitoring acts after a candidate has been sampled. </w:t>
      </w:r>
      <w:r w:rsidRPr="00AB6628">
        <w:t>Deliberate recall may therefore also involve monitoring sampled candidates and limiting their influence on subsequent search.</w:t>
      </w:r>
      <w:r>
        <w:t xml:space="preserve"> </w:t>
      </w:r>
      <w:r>
        <w:lastRenderedPageBreak/>
        <w:t>Evidence for this possibility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hyperlink w:anchor="ref-lohnas2015expanding">
        <w:r>
          <w:rPr>
            <w:rStyle w:val="Hyperlink"/>
          </w:rPr>
          <w:t>Lohnas et al., 2015</w:t>
        </w:r>
      </w:hyperlink>
      <w:r>
        <w:t xml:space="preserve">; </w:t>
      </w:r>
      <w:hyperlink w:anchor="ref-unsworth2010understanding">
        <w:r>
          <w:rPr>
            <w:rStyle w:val="Hyperlink"/>
          </w:rPr>
          <w:t>Unsworth et al., 2010</w:t>
        </w:r>
      </w:hyperlink>
      <w:r>
        <w:t>). Monitoring affects subsequent retrieval: when people fail to identify one response correctly, they are worse at rejecting the next intrusion (</w:t>
      </w:r>
      <w:hyperlink w:anchor="ref-unsworth2010understanding">
        <w:r>
          <w:rPr>
            <w:rStyle w:val="Hyperlink"/>
          </w:rPr>
          <w:t>Unsworth et al., 2010</w:t>
        </w:r>
      </w:hyperlink>
      <w:r>
        <w:t>). Sampled intrusions can also pull search away from the target list, as intrusions tend to cluster with other intrusions from related prior-list or semantic contexts (</w:t>
      </w:r>
      <w:hyperlink w:anchor="ref-unsworth2010understanding">
        <w:r>
          <w:rPr>
            <w:rStyle w:val="Hyperlink"/>
          </w:rPr>
          <w:t>Unsworth et al., 2010</w:t>
        </w:r>
      </w:hyperlink>
      <w:r>
        <w:t xml:space="preserve">; </w:t>
      </w:r>
      <w:hyperlink w:anchor="ref-zaromb2006temporal">
        <w:r>
          <w:rPr>
            <w:rStyle w:val="Hyperlink"/>
          </w:rPr>
          <w:t>Zaromb et al., 2006</w:t>
        </w:r>
      </w:hyperlink>
      <w:r>
        <w:t>). Retrieved-context implementations have treated monitoring as a target-match filter while still allowing rejected items to update the next retrieval context (</w:t>
      </w:r>
      <w:hyperlink w:anchor="ref-lohnas2015expanding">
        <w:r>
          <w:rPr>
            <w:rStyle w:val="Hyperlink"/>
          </w:rPr>
          <w:t>Lohnas et al., 2015</w:t>
        </w:r>
      </w:hyperlink>
      <w:r>
        <w:t xml:space="preserve">). </w:t>
      </w:r>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p>
    <w:p w14:paraId="72FEE557" w14:textId="77777777" w:rsidR="004F231F" w:rsidRDefault="004F231F" w:rsidP="004F231F">
      <w:pPr>
        <w:pStyle w:val="BodyText"/>
        <w:ind w:firstLine="0"/>
        <w:rPr>
          <w:ins w:id="450" w:author="Gunn, Jordan" w:date="2026-07-24T03:55:00Z" w16du:dateUtc="2026-07-24T02:55:00Z"/>
        </w:rPr>
      </w:pPr>
    </w:p>
    <w:p w14:paraId="4AF14496" w14:textId="77777777" w:rsidR="004F231F" w:rsidRDefault="004F231F" w:rsidP="004F231F">
      <w:pPr>
        <w:pStyle w:val="FigureTitle"/>
        <w:rPr>
          <w:ins w:id="451" w:author="Gunn, Jordan" w:date="2026-07-24T03:55:00Z" w16du:dateUtc="2026-07-24T02:55:00Z"/>
        </w:rPr>
      </w:pPr>
      <w:ins w:id="452" w:author="Gunn, Jordan" w:date="2026-07-24T03:55:00Z" w16du:dateUtc="2026-07-24T02:55:00Z">
        <w:r>
          <w:lastRenderedPageBreak/>
          <w:t>Figure 4</w:t>
        </w:r>
      </w:ins>
    </w:p>
    <w:p w14:paraId="24E109E8" w14:textId="4BCE2664" w:rsidR="004F231F" w:rsidRDefault="004F231F" w:rsidP="004F231F">
      <w:pPr>
        <w:pStyle w:val="Caption"/>
        <w:rPr>
          <w:ins w:id="453" w:author="Gunn, Jordan" w:date="2026-07-24T03:55:00Z" w16du:dateUtc="2026-07-24T02:55:00Z"/>
        </w:rPr>
      </w:pPr>
      <w:ins w:id="454" w:author="Gunn, Jordan" w:date="2026-07-24T03:55:00Z" w16du:dateUtc="2026-07-24T02:55:00Z">
        <w:r>
          <w:rPr>
            <w:b/>
            <w:bCs/>
          </w:rPr>
          <w:t>Retrieval operations in the retrieved-context account.</w:t>
        </w:r>
        <w:r>
          <w:t xml:space="preserve"> </w:t>
        </w:r>
      </w:ins>
      <w:ins w:id="455" w:author="Gunn, Jordan" w:date="2026-07-24T04:01:00Z" w16du:dateUtc="2026-07-24T03:01:00Z">
        <w:r w:rsidR="00BC4D7F" w:rsidRPr="00BC4D7F">
          <w:t>The three panels locate retrieval control before, during, and after candidate sampling.</w:t>
        </w:r>
        <w:r w:rsidR="00BC4D7F" w:rsidRPr="00BC4D7F">
          <w:t xml:space="preserve"> </w:t>
        </w:r>
      </w:ins>
      <w:ins w:id="456" w:author="Gunn, Jordan" w:date="2026-07-24T03:55:00Z" w16du:dateUtc="2026-07-24T02:55:00Z">
        <w:r>
          <w:rPr>
            <w:b/>
            <w:bCs/>
          </w:rPr>
          <w:t>(A)</w:t>
        </w:r>
        <w:r>
          <w:t xml:space="preserve"> </w:t>
        </w:r>
      </w:ins>
      <w:ins w:id="457" w:author="Gunn, Jordan" w:date="2026-07-24T04:02:00Z" w16du:dateUtc="2026-07-24T03:02:00Z">
        <w:r w:rsidR="00BC4D7F" w:rsidRPr="00BC4D7F">
          <w:t>Unguided and deliberate recall probe the same stored film and task associations from different initial context states. Unguided recall begins from ongoing context, which can cue film and task candidates together. Deliberate recall can instead begin with start-of-film context reinstatement, which favors film candidates while leaving task candidates possible</w:t>
        </w:r>
      </w:ins>
      <w:ins w:id="458" w:author="Gunn, Jordan" w:date="2026-07-24T03:55:00Z" w16du:dateUtc="2026-07-24T02:55:00Z">
        <w:r>
          <w:t xml:space="preserve">. </w:t>
        </w:r>
        <w:r>
          <w:rPr>
            <w:b/>
            <w:bCs/>
          </w:rPr>
          <w:t>(B)</w:t>
        </w:r>
        <w:r>
          <w:t xml:space="preserve"> </w:t>
        </w:r>
      </w:ins>
      <w:ins w:id="459" w:author="Gunn, Jordan" w:date="2026-07-24T04:02:00Z" w16du:dateUtc="2026-07-24T03:02:00Z">
        <w:r w:rsidR="00BC4D7F" w:rsidRPr="00BC4D7F">
          <w:t>During sampling, ongoing context supports both film and task candidates, while a maintained film-category cue supplies additional support only to film candidates</w:t>
        </w:r>
      </w:ins>
      <w:ins w:id="460" w:author="Gunn, Jordan" w:date="2026-07-24T03:55:00Z" w16du:dateUtc="2026-07-24T02:55:00Z">
        <w:r>
          <w:t xml:space="preserve">. </w:t>
        </w:r>
        <w:r>
          <w:rPr>
            <w:b/>
            <w:bCs/>
          </w:rPr>
          <w:t>(C)</w:t>
        </w:r>
        <w:r>
          <w:t xml:space="preserve"> </w:t>
        </w:r>
      </w:ins>
      <w:ins w:id="461" w:author="Gunn, Jordan" w:date="2026-07-24T04:02:00Z" w16du:dateUtc="2026-07-24T03:02:00Z">
        <w:r w:rsidR="00BC4D7F" w:rsidRPr="00BC4D7F">
          <w:t>After an item has been sampled, feature-to-context memory updates the context used for the next sampling step. A sampled film item keeps subsequent search biased toward film candidates. Without monitoring, a sampled task item can redirect search toward task candidates. Retrieval monitoring dampens this task-item update, preserving some support for film candidates. Blue marks film items and film-favoring context or support; orange marks task items and task-favoring context or support. Gray elements depict the stored associations, ongoing context, and MCF or MFC pathways used across the compared conditions. Dashed outlines and arrows indicate weaker support or dampened updating, not unavailable candidates.</w:t>
        </w:r>
      </w:ins>
    </w:p>
    <w:p w14:paraId="6845D3D5" w14:textId="4019DB5D" w:rsidR="004F231F" w:rsidRDefault="00BC4D7F" w:rsidP="004F231F">
      <w:pPr>
        <w:pStyle w:val="FigureWithoutNote"/>
        <w:rPr>
          <w:ins w:id="462" w:author="Gunn, Jordan" w:date="2026-07-24T03:55:00Z" w16du:dateUtc="2026-07-24T02:55:00Z"/>
        </w:rPr>
      </w:pPr>
      <w:ins w:id="463" w:author="Gunn, Jordan" w:date="2026-07-24T04:00:00Z" w16du:dateUtc="2026-07-24T03:00:00Z">
        <w:r>
          <w:rPr>
            <w:noProof/>
          </w:rPr>
          <w:lastRenderedPageBreak/>
          <w:drawing>
            <wp:inline distT="0" distB="0" distL="0" distR="0" wp14:anchorId="330B4EBB" wp14:editId="40BCEABD">
              <wp:extent cx="5943600" cy="4504055"/>
              <wp:effectExtent l="0" t="0" r="0" b="4445"/>
              <wp:docPr id="432479349"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504055"/>
                      </a:xfrm>
                      <a:prstGeom prst="rect">
                        <a:avLst/>
                      </a:prstGeom>
                      <a:noFill/>
                      <a:ln>
                        <a:noFill/>
                      </a:ln>
                    </pic:spPr>
                  </pic:pic>
                </a:graphicData>
              </a:graphic>
            </wp:inline>
          </w:drawing>
        </w:r>
      </w:ins>
    </w:p>
    <w:p w14:paraId="59DC8851" w14:textId="77777777" w:rsidR="004F231F" w:rsidRDefault="004F231F" w:rsidP="004F231F">
      <w:pPr>
        <w:rPr>
          <w:ins w:id="464" w:author="Gunn, Jordan" w:date="2026-07-24T03:55:00Z" w16du:dateUtc="2026-07-24T02:55:00Z"/>
        </w:rPr>
      </w:pPr>
      <w:ins w:id="465" w:author="Gunn, Jordan" w:date="2026-07-24T03:55:00Z" w16du:dateUtc="2026-07-24T02:55:00Z">
        <w:r>
          <w:br w:type="page"/>
        </w:r>
      </w:ins>
    </w:p>
    <w:p w14:paraId="42774B26" w14:textId="77777777" w:rsidR="004F231F" w:rsidDel="004F231F" w:rsidRDefault="004F231F" w:rsidP="004F231F">
      <w:pPr>
        <w:pStyle w:val="BodyText"/>
        <w:ind w:firstLine="0"/>
        <w:rPr>
          <w:del w:id="466" w:author="Gunn, Jordan" w:date="2026-07-24T03:55:00Z" w16du:dateUtc="2026-07-24T02:55:00Z"/>
        </w:rPr>
        <w:pPrChange w:id="467" w:author="Gunn, Jordan" w:date="2026-07-24T03:55:00Z" w16du:dateUtc="2026-07-24T02:55:00Z">
          <w:pPr>
            <w:pStyle w:val="BodyText"/>
          </w:pPr>
        </w:pPrChange>
      </w:pPr>
    </w:p>
    <w:p w14:paraId="15FBB391" w14:textId="6F1A79C2" w:rsidR="00C50704" w:rsidRDefault="001D337F" w:rsidP="00C50704">
      <w:pPr>
        <w:pStyle w:val="Heading2"/>
      </w:pPr>
      <w:r>
        <w:t>Deliberate Recognition</w:t>
      </w:r>
    </w:p>
    <w:p w14:paraId="3B1B1AAB" w14:textId="77EAAE03" w:rsidR="009F1A4A" w:rsidRDefault="004C168C" w:rsidP="009F1A4A">
      <w:pPr>
        <w:pStyle w:val="BodyText"/>
        <w:rPr>
          <w:ins w:id="468" w:author="Gunn, Jordan" w:date="2026-07-24T01:07:00Z" w16du:dateUtc="2026-07-24T00:07:00Z"/>
        </w:rPr>
      </w:pPr>
      <w:del w:id="469" w:author="Gunn, Jordan" w:date="2026-07-24T01:07:00Z" w16du:dateUtc="2026-07-24T00:07:00Z">
        <w:r w:rsidRPr="004C168C" w:rsidDel="009F1A4A">
          <w:delText>The</w:delText>
        </w:r>
      </w:del>
      <w:ins w:id="470" w:author="Gunn, Jordan" w:date="2026-07-24T01:07:00Z" w16du:dateUtc="2026-07-24T00:07:00Z">
        <w:r w:rsidR="009F1A4A">
          <w:t>The control mechanisms considered above alter context-guided recall. Recognition instead uses the model’s bidirectional item-context associations in the opposite direction. During recall, current context cues candidate items, so a film item must be selected from candidates that can include task competitors. During recognition, a presented probe reinstates context associated with earlier encounters, and recognition evidence depends on the match between that context and the context active at test (Healey &amp; Kahana, 2016; Jin et al., 2024). Task items therefore do not compete to be selected in place of the film probe, although task learning may still affect the contextual evidence it retrieves. Recognition thus bypasses competition during context-to-item selection while remaining sensitive to any effects on the context retrieved by the probe.</w:t>
        </w:r>
      </w:ins>
    </w:p>
    <w:p w14:paraId="12D6B45D" w14:textId="3E4DA0BE" w:rsidR="004C168C" w:rsidDel="009F1A4A" w:rsidRDefault="009F1A4A" w:rsidP="009F1A4A">
      <w:pPr>
        <w:pStyle w:val="BodyText"/>
        <w:rPr>
          <w:del w:id="471" w:author="Gunn, Jordan" w:date="2026-07-24T01:07:00Z" w16du:dateUtc="2026-07-24T00:07:00Z"/>
        </w:rPr>
      </w:pPr>
      <w:ins w:id="472" w:author="Gunn, Jordan" w:date="2026-07-24T01:07:00Z" w16du:dateUtc="2026-07-24T00:07:00Z">
        <w:r>
          <w:t>Taken together, the account separates what is learned from how it is later retrieved. Task events can become linked to film-associated context, while retrieval goals and test operations determine how strongly those associations affect access to film material. Selective interference can therefore emerge within a common episodic memory system without requiring intrusive and voluntary remembering to depend on separately vulnerable representations</w:t>
        </w:r>
      </w:ins>
      <w:del w:id="473" w:author="Gunn, Jordan" w:date="2026-07-24T01:07:00Z" w16du:dateUtc="2026-07-24T00:07:00Z">
        <w:r w:rsidR="004C168C" w:rsidRPr="004C168C" w:rsidDel="009F1A4A">
          <w:delText xml:space="preserve"> control processes considered above all operate within a search in which film material must still be selected from competing candidates. Deliberate recognition changes that requirement because the test presents a film statement or image for judgment. Preserved recognition may therefore indicate that film memory escaped interference, but it may instead follow because the test no longer requires a film item to win selection during search.</w:delText>
        </w:r>
      </w:del>
    </w:p>
    <w:p w14:paraId="739198EB" w14:textId="68FC18DF" w:rsidR="00C50704" w:rsidDel="009F1A4A" w:rsidRDefault="004C168C" w:rsidP="009F1A4A">
      <w:pPr>
        <w:pStyle w:val="BodyText"/>
        <w:rPr>
          <w:del w:id="474" w:author="Gunn, Jordan" w:date="2026-07-24T01:07:00Z" w16du:dateUtc="2026-07-24T00:07:00Z"/>
          <w:b/>
          <w:bCs/>
        </w:rPr>
      </w:pPr>
      <w:del w:id="475" w:author="Gunn, Jordan" w:date="2026-07-24T01:07:00Z" w16du:dateUtc="2026-07-24T00:07:00Z">
        <w:r w:rsidRPr="004C168C" w:rsidDel="009F1A4A">
          <w:delText>Retrieved-context accounts formalize recognition by allowing a presented probe to reinstate context associated with earlier encounters, with recognition evidence determined by the match between that context and the context active at test (</w:delText>
        </w:r>
        <w:r w:rsidR="00050E60" w:rsidDel="009F1A4A">
          <w:rPr>
            <w:rFonts w:asciiTheme="majorHAnsi" w:eastAsiaTheme="majorEastAsia" w:hAnsiTheme="majorHAnsi" w:cstheme="majorBidi"/>
            <w:b/>
            <w:bCs/>
            <w:szCs w:val="32"/>
          </w:rPr>
          <w:fldChar w:fldCharType="begin"/>
        </w:r>
        <w:r w:rsidR="00050E60" w:rsidDel="009F1A4A">
          <w:delInstrText>HYPERLINK  \l "ref-healey2016four"</w:delInstrText>
        </w:r>
        <w:r w:rsidR="00050E60" w:rsidDel="009F1A4A">
          <w:rPr>
            <w:rFonts w:asciiTheme="majorHAnsi" w:eastAsiaTheme="majorEastAsia" w:hAnsiTheme="majorHAnsi" w:cstheme="majorBidi"/>
            <w:b/>
            <w:bCs/>
            <w:szCs w:val="32"/>
          </w:rPr>
        </w:r>
        <w:r w:rsidR="00050E60" w:rsidDel="009F1A4A">
          <w:rPr>
            <w:rFonts w:asciiTheme="majorHAnsi" w:eastAsiaTheme="majorEastAsia" w:hAnsiTheme="majorHAnsi" w:cstheme="majorBidi"/>
            <w:b/>
            <w:bCs/>
            <w:szCs w:val="32"/>
          </w:rPr>
          <w:fldChar w:fldCharType="separate"/>
        </w:r>
        <w:r w:rsidRPr="00050E60" w:rsidDel="009F1A4A">
          <w:rPr>
            <w:rStyle w:val="Hyperlink"/>
          </w:rPr>
          <w:delText>Healey &amp; Kahana, 2016</w:delText>
        </w:r>
        <w:r w:rsidR="00050E60" w:rsidDel="009F1A4A">
          <w:rPr>
            <w:rFonts w:asciiTheme="majorHAnsi" w:eastAsiaTheme="majorEastAsia" w:hAnsiTheme="majorHAnsi" w:cstheme="majorBidi"/>
            <w:b/>
            <w:bCs/>
            <w:szCs w:val="32"/>
          </w:rPr>
          <w:fldChar w:fldCharType="end"/>
        </w:r>
        <w:r w:rsidRPr="004C168C" w:rsidDel="009F1A4A">
          <w:delText xml:space="preserve">; </w:delText>
        </w:r>
        <w:r w:rsidR="00050E60" w:rsidDel="009F1A4A">
          <w:rPr>
            <w:rFonts w:asciiTheme="majorHAnsi" w:eastAsiaTheme="majorEastAsia" w:hAnsiTheme="majorHAnsi" w:cstheme="majorBidi"/>
            <w:b/>
            <w:bCs/>
            <w:szCs w:val="32"/>
          </w:rPr>
          <w:fldChar w:fldCharType="begin"/>
        </w:r>
        <w:r w:rsidR="00050E60" w:rsidDel="009F1A4A">
          <w:delInstrText>HYPERLINK  \l "ref-jin2024theory"</w:delInstrText>
        </w:r>
        <w:r w:rsidR="00050E60" w:rsidDel="009F1A4A">
          <w:rPr>
            <w:rFonts w:asciiTheme="majorHAnsi" w:eastAsiaTheme="majorEastAsia" w:hAnsiTheme="majorHAnsi" w:cstheme="majorBidi"/>
            <w:b/>
            <w:bCs/>
            <w:szCs w:val="32"/>
          </w:rPr>
        </w:r>
        <w:r w:rsidR="00050E60" w:rsidDel="009F1A4A">
          <w:rPr>
            <w:rFonts w:asciiTheme="majorHAnsi" w:eastAsiaTheme="majorEastAsia" w:hAnsiTheme="majorHAnsi" w:cstheme="majorBidi"/>
            <w:b/>
            <w:bCs/>
            <w:szCs w:val="32"/>
          </w:rPr>
          <w:fldChar w:fldCharType="separate"/>
        </w:r>
        <w:r w:rsidRPr="00050E60" w:rsidDel="009F1A4A">
          <w:rPr>
            <w:rStyle w:val="Hyperlink"/>
          </w:rPr>
          <w:delText>Jin et al., 2024</w:delText>
        </w:r>
        <w:r w:rsidR="00050E60" w:rsidDel="009F1A4A">
          <w:rPr>
            <w:rFonts w:asciiTheme="majorHAnsi" w:eastAsiaTheme="majorEastAsia" w:hAnsiTheme="majorHAnsi" w:cstheme="majorBidi"/>
            <w:b/>
            <w:bCs/>
            <w:szCs w:val="32"/>
          </w:rPr>
          <w:fldChar w:fldCharType="end"/>
        </w:r>
        <w:r w:rsidRPr="004C168C" w:rsidDel="009F1A4A">
          <w:delText>). Task competitors can reduce recall by lowering the chance that a film item is selected from the candidates supported by current context. In recognition, the presented film item need not first win that competition, although task learning may still affect the contextual evidence it retrieves. Relatively preserved recognition would therefore identify candidate selection as an important source of interference rather than establish that film memory was unaffected.</w:delText>
        </w:r>
      </w:del>
    </w:p>
    <w:p w14:paraId="579476DD" w14:textId="2A531774" w:rsidR="003E371B" w:rsidRPr="003E371B" w:rsidDel="009F1A4A" w:rsidRDefault="003E371B" w:rsidP="009F1A4A">
      <w:pPr>
        <w:pStyle w:val="BodyText"/>
        <w:rPr>
          <w:del w:id="476" w:author="Gunn, Jordan" w:date="2026-07-24T01:07:00Z" w16du:dateUtc="2026-07-24T00:07:00Z"/>
        </w:rPr>
      </w:pPr>
    </w:p>
    <w:p w14:paraId="105737D6" w14:textId="31D7B3D7" w:rsidR="004C168C" w:rsidRPr="009F1A4A" w:rsidRDefault="004C168C" w:rsidP="009F1A4A">
      <w:pPr>
        <w:pStyle w:val="BodyText"/>
        <w:pPrChange w:id="477" w:author="Jordan Gunn" w:date="2026-07-20T08:34:00Z" w16du:dateUtc="2026-07-20T07:34:00Z">
          <w:pPr>
            <w:pStyle w:val="Heading1"/>
          </w:pPr>
        </w:pPrChange>
      </w:pPr>
      <w:bookmarkStart w:id="478" w:name="model-specification"/>
      <w:bookmarkEnd w:id="385"/>
      <w:bookmarkEnd w:id="439"/>
      <w:del w:id="479" w:author="Gunn, Jordan" w:date="2026-07-24T01:07:00Z" w16du:dateUtc="2026-07-24T00:07:00Z">
        <w:r w:rsidRPr="009F1A4A" w:rsidDel="009F1A4A">
          <w:delText>Selective interference can thus arise from an interaction between learning and retrieval. Task events can become competitors when they are linked to film-associated context, but whether that competition reduces film retrieval depends on how retrieval is controlled</w:delText>
        </w:r>
        <w:r w:rsidR="00050E60" w:rsidDel="009F1A4A">
          <w:delText xml:space="preserve"> and the information provided at test. </w:delText>
        </w:r>
        <w:r w:rsidR="00050E60" w:rsidRPr="00050E60" w:rsidDel="009F1A4A">
          <w:delText>The dissociation between intrusive and voluntary remembering can therefore emerge from ordinary episodic learning and retrieval, without requiring the two forms of remembering to depend on separately vulnerable representations</w:delText>
        </w:r>
      </w:del>
      <w:r w:rsidR="00050E60" w:rsidRPr="00050E60">
        <w:t>.</w:t>
      </w:r>
    </w:p>
    <w:p w14:paraId="09BF7D3A" w14:textId="1AA39351" w:rsidR="00F8399E" w:rsidRDefault="00F54748">
      <w:pPr>
        <w:pStyle w:val="Heading1"/>
      </w:pPr>
      <w:r>
        <w:t>Model Specification</w:t>
      </w:r>
    </w:p>
    <w:p w14:paraId="1233D3F5" w14:textId="4B929317" w:rsidR="00F8399E" w:rsidDel="00EB5952" w:rsidRDefault="00EB5952">
      <w:pPr>
        <w:pStyle w:val="BodyText"/>
        <w:rPr>
          <w:del w:id="480" w:author="Jordan Gunn" w:date="2026-07-20T08:27:00Z" w16du:dateUtc="2026-07-20T07:27:00Z"/>
        </w:rPr>
      </w:pPr>
      <w:r w:rsidRPr="00EB5952">
        <w:t>The formal model places film and non-film material within a common item-context memory. During recall, both enter the same sampling process, so task competition can alter what is retrieved while the associations supporting film memory remain available (</w:t>
      </w:r>
      <w:hyperlink w:anchor="ref-polyn2009context" w:history="1">
        <w:r w:rsidRPr="00EB5952">
          <w:rPr>
            <w:rStyle w:val="Hyperlink"/>
          </w:rPr>
          <w:t>Polyn et al., 2009a</w:t>
        </w:r>
      </w:hyperlink>
      <w:r w:rsidRPr="00EB5952">
        <w:t xml:space="preserve">; </w:t>
      </w:r>
      <w:hyperlink w:anchor="ref-sederberg2008context" w:history="1">
        <w:r w:rsidRPr="00EB5952">
          <w:rPr>
            <w:rStyle w:val="Hyperlink"/>
          </w:rPr>
          <w:t>Sederberg et al., 2008</w:t>
        </w:r>
      </w:hyperlink>
      <w:r w:rsidRPr="00EB5952">
        <w:t xml:space="preserve">). We first specify the representations and learning rules that constitute this memory. </w:t>
      </w:r>
      <w:commentRangeStart w:id="481"/>
      <w:del w:id="482" w:author="Gunn, Jordan" w:date="2026-07-24T02:02:00Z" w16du:dateUtc="2026-07-24T01:02:00Z">
        <w:r w:rsidRPr="00EB5952" w:rsidDel="009A3FA9">
          <w:delText>W</w:delText>
        </w:r>
      </w:del>
      <w:ins w:id="483" w:author="Gunn, Jordan" w:date="2026-07-24T02:02:00Z" w16du:dateUtc="2026-07-24T01:02:00Z">
        <w:r w:rsidR="009A3FA9" w:rsidRPr="009A3FA9">
          <w:t xml:space="preserve">The remaining subsections define the manipulations of reminder presence and task </w:t>
        </w:r>
      </w:ins>
      <w:ins w:id="484" w:author="Gunn, Jordan" w:date="2026-07-24T04:06:00Z" w16du:dateUtc="2026-07-24T03:06:00Z">
        <w:r w:rsidR="00BC4D7F">
          <w:t>association</w:t>
        </w:r>
      </w:ins>
      <w:ins w:id="485" w:author="Gunn, Jordan" w:date="2026-07-24T02:02:00Z" w16du:dateUtc="2026-07-24T01:02:00Z">
        <w:r w:rsidR="009A3FA9" w:rsidRPr="009A3FA9">
          <w:t xml:space="preserve"> strength used in Simulation 1, the retrieval control mechanisms compared in Simulation 2, and the operation used to model deliberate recognition in Simulation 3.</w:t>
        </w:r>
      </w:ins>
      <w:del w:id="486" w:author="Gunn, Jordan" w:date="2026-07-24T02:02:00Z" w16du:dateUtc="2026-07-24T01:02:00Z">
        <w:r w:rsidRPr="00EB5952" w:rsidDel="009A3FA9">
          <w:delText>e then describe how the experimental sequence updates it and how unguided recall, deliberate recall, and deliberate recognition access it.</w:delText>
        </w:r>
        <w:commentRangeEnd w:id="481"/>
        <w:r w:rsidR="00215C2C" w:rsidDel="009A3FA9">
          <w:rPr>
            <w:rStyle w:val="CommentReference"/>
            <w:sz w:val="24"/>
            <w:szCs w:val="24"/>
          </w:rPr>
          <w:commentReference w:id="481"/>
        </w:r>
      </w:del>
      <w:del w:id="487" w:author="Jordan Gunn" w:date="2026-07-20T08:27:00Z" w16du:dateUtc="2026-07-20T07:27:00Z">
        <w:r w:rsidDel="00EB5952">
          <w:delText>Retrieved-context models implement recall as a sequence of sampling events in which current context gives graded support to candidate items (</w:delText>
        </w:r>
        <w:r w:rsidR="00F8399E" w:rsidDel="00EB5952">
          <w:fldChar w:fldCharType="begin"/>
        </w:r>
        <w:r w:rsidR="00F8399E" w:rsidDel="00EB5952">
          <w:delInstrText>HYPERLINK \l "ref-polyn2009context" \h</w:delInstrText>
        </w:r>
        <w:r w:rsidR="00F8399E" w:rsidDel="00EB5952">
          <w:fldChar w:fldCharType="separate"/>
        </w:r>
        <w:r w:rsidR="00F8399E" w:rsidDel="00EB5952">
          <w:rPr>
            <w:rStyle w:val="Hyperlink"/>
          </w:rPr>
          <w:delText>Polyn et al., 2009a</w:delText>
        </w:r>
        <w:r w:rsidR="00F8399E" w:rsidDel="00EB5952">
          <w:fldChar w:fldCharType="end"/>
        </w:r>
        <w:r w:rsidDel="00EB5952">
          <w:delText xml:space="preserve">; </w:delText>
        </w:r>
        <w:r w:rsidR="00F8399E" w:rsidDel="00EB5952">
          <w:fldChar w:fldCharType="begin"/>
        </w:r>
        <w:r w:rsidR="00F8399E" w:rsidDel="00EB5952">
          <w:delInstrText>HYPERLINK \l "ref-sederberg2008context" \h</w:delInstrText>
        </w:r>
        <w:r w:rsidR="00F8399E" w:rsidDel="00EB5952">
          <w:fldChar w:fldCharType="separate"/>
        </w:r>
        <w:r w:rsidR="00F8399E" w:rsidDel="00EB5952">
          <w:rPr>
            <w:rStyle w:val="Hyperlink"/>
          </w:rPr>
          <w:delText>Sederberg et al., 2008</w:delText>
        </w:r>
        <w:r w:rsidR="00F8399E" w:rsidDel="00EB5952">
          <w:fldChar w:fldCharType="end"/>
        </w:r>
        <w:r w:rsidDel="00EB5952">
          <w:delText xml:space="preserve">). </w:delText>
        </w:r>
        <w:commentRangeStart w:id="488"/>
        <w:r w:rsidDel="00EB5952">
          <w:delText xml:space="preserve">To express selective interference as changes in what gets sampled, film and non-film events have to be candidates in the same sampling process. </w:delText>
        </w:r>
        <w:commentRangeEnd w:id="488"/>
        <w:r w:rsidR="00215C2C" w:rsidDel="00EB5952">
          <w:rPr>
            <w:rStyle w:val="CommentReference"/>
            <w:sz w:val="24"/>
            <w:szCs w:val="24"/>
          </w:rPr>
          <w:commentReference w:id="488"/>
        </w:r>
        <w:commentRangeStart w:id="489"/>
        <w:r w:rsidDel="00EB5952">
          <w:delText xml:space="preserve">The simulations implement this requirement by representing film, task, and delay periods as sequences of events that update context. For the film, these events correspond roughly to scenes or segments. </w:delText>
        </w:r>
        <w:commentRangeEnd w:id="489"/>
        <w:r w:rsidR="00215C2C" w:rsidDel="00EB5952">
          <w:rPr>
            <w:rStyle w:val="CommentReference"/>
            <w:sz w:val="24"/>
            <w:szCs w:val="24"/>
          </w:rPr>
          <w:commentReference w:id="489"/>
        </w:r>
        <w:r w:rsidDel="00EB5952">
          <w:delText>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delText>
        </w:r>
      </w:del>
    </w:p>
    <w:p w14:paraId="56CAD859" w14:textId="77777777" w:rsidR="00EB5952" w:rsidRDefault="00EB5952">
      <w:pPr>
        <w:pStyle w:val="FirstParagraph"/>
        <w:rPr>
          <w:ins w:id="490" w:author="Jordan Gunn" w:date="2026-07-20T08:27:00Z" w16du:dateUtc="2026-07-20T07:27:00Z"/>
        </w:rPr>
      </w:pPr>
    </w:p>
    <w:p w14:paraId="69570A79" w14:textId="629A3144" w:rsidR="00F8399E" w:rsidRDefault="00F54748">
      <w:pPr>
        <w:pStyle w:val="BodyText"/>
      </w:pPr>
      <w:r>
        <w:lastRenderedPageBreak/>
        <w:t xml:space="preserve">The formal model </w:t>
      </w:r>
      <w:r w:rsidR="00EB5952">
        <w:t xml:space="preserve">represents </w:t>
      </w:r>
      <w:r>
        <w:t xml:space="preserve">this sampling process </w:t>
      </w:r>
      <w:r w:rsidR="00EB5952">
        <w:t>with</w:t>
      </w:r>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491"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49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memory, </w:t>
      </w:r>
      <m:oMath>
        <m:sSup>
          <m:sSupPr>
            <m:ctrlPr>
              <w:ins w:id="49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49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49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496"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497"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sSub>
          <m:sSubPr>
            <m:ctrlPr>
              <w:ins w:id="49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499"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500"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501"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502"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503"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50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50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506"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507"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508"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509"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510"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51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51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513"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514"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515"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516"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517" w:author="Tommy McConnell" w:date="2026-07-22T11:01:00Z" w16du:dateUtc="2026-07-22T10:01: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0BE9344" w14:textId="77777777" w:rsidR="00F8399E" w:rsidRDefault="00F54748">
      <w:pPr>
        <w:pStyle w:val="Heading2"/>
      </w:pPr>
      <w:bookmarkStart w:id="518" w:name="encoding-the-paradigm-sequence"/>
      <w:bookmarkEnd w:id="500"/>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519"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52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52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52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52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52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52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526" w:name="eq-mfc-pre"/>
    <w:p w14:paraId="523B47A3" w14:textId="77777777" w:rsidR="00F8399E" w:rsidRDefault="00000000">
      <w:pPr>
        <w:pStyle w:val="BodyText"/>
      </w:pPr>
      <m:oMathPara>
        <m:oMathParaPr>
          <m:jc m:val="center"/>
        </m:oMathParaPr>
        <m:oMath>
          <m:sSubSup>
            <m:sSubSupPr>
              <m:ctrlPr>
                <w:ins w:id="527" w:author="Tommy McConnell" w:date="2026-07-22T11:01:00Z" w16du:dateUtc="2026-07-22T10:01: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528" w:author="Tommy McConnell" w:date="2026-07-22T11:01:00Z" w16du:dateUtc="2026-07-22T10:01: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529" w:author="Tommy McConnell" w:date="2026-07-22T11:01:00Z" w16du:dateUtc="2026-07-22T10:01:00Z">
                  <w:rPr>
                    <w:rFonts w:ascii="Cambria Math" w:hAnsi="Cambria Math"/>
                  </w:rPr>
                </w:ins>
              </m:ctrlPr>
            </m:dPr>
            <m:e>
              <m:m>
                <m:mPr>
                  <m:plcHide m:val="1"/>
                  <m:mcs>
                    <m:mc>
                      <m:mcPr>
                        <m:count m:val="2"/>
                        <m:mcJc m:val="left"/>
                      </m:mcPr>
                    </m:mc>
                  </m:mcs>
                  <m:ctrlPr>
                    <w:ins w:id="530" w:author="Tommy McConnell" w:date="2026-07-22T11:01:00Z" w16du:dateUtc="2026-07-22T10:01: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531" w:author="Tommy McConnell" w:date="2026-07-22T11:01:00Z" w16du:dateUtc="2026-07-22T10:01:00Z">
                  <w:rPr>
                    <w:rFonts w:ascii="Cambria Math" w:hAnsi="Cambria Math"/>
                  </w:rPr>
                </w:ins>
              </m:ctrlPr>
            </m:dPr>
            <m:e>
              <m:r>
                <w:rPr>
                  <w:rFonts w:ascii="Cambria Math" w:hAnsi="Cambria Math"/>
                </w:rPr>
                <m:t>1</m:t>
              </m:r>
            </m:e>
          </m:d>
        </m:oMath>
      </m:oMathPara>
      <w:bookmarkEnd w:id="526"/>
    </w:p>
    <w:bookmarkStart w:id="532" w:name="eq-mcf-pre"/>
    <w:p w14:paraId="47380A90" w14:textId="77777777" w:rsidR="00F8399E" w:rsidRDefault="00000000">
      <w:pPr>
        <w:pStyle w:val="FirstParagraph"/>
      </w:pPr>
      <m:oMathPara>
        <m:oMathParaPr>
          <m:jc m:val="center"/>
        </m:oMathParaPr>
        <m:oMath>
          <m:sSubSup>
            <m:sSubSupPr>
              <m:ctrlPr>
                <w:ins w:id="533" w:author="Tommy McConnell" w:date="2026-07-22T11:01:00Z" w16du:dateUtc="2026-07-22T10:01: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534" w:author="Tommy McConnell" w:date="2026-07-22T11:01:00Z" w16du:dateUtc="2026-07-22T10:01: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535" w:author="Tommy McConnell" w:date="2026-07-22T11:01:00Z" w16du:dateUtc="2026-07-22T10:01:00Z">
                  <w:rPr>
                    <w:rFonts w:ascii="Cambria Math" w:hAnsi="Cambria Math"/>
                  </w:rPr>
                </w:ins>
              </m:ctrlPr>
            </m:dPr>
            <m:e>
              <m:m>
                <m:mPr>
                  <m:plcHide m:val="1"/>
                  <m:mcs>
                    <m:mc>
                      <m:mcPr>
                        <m:count m:val="2"/>
                        <m:mcJc m:val="left"/>
                      </m:mcPr>
                    </m:mc>
                  </m:mcs>
                  <m:ctrlPr>
                    <w:ins w:id="536" w:author="Tommy McConnell" w:date="2026-07-22T11:01:00Z" w16du:dateUtc="2026-07-22T10:01: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537" w:author="Tommy McConnell" w:date="2026-07-22T11:01:00Z" w16du:dateUtc="2026-07-22T10:01:00Z">
                  <w:rPr>
                    <w:rFonts w:ascii="Cambria Math" w:hAnsi="Cambria Math"/>
                  </w:rPr>
                </w:ins>
              </m:ctrlPr>
            </m:dPr>
            <m:e>
              <m:r>
                <w:rPr>
                  <w:rFonts w:ascii="Cambria Math" w:hAnsi="Cambria Math"/>
                </w:rPr>
                <m:t>2</m:t>
              </m:r>
            </m:e>
          </m:d>
        </m:oMath>
      </m:oMathPara>
      <w:bookmarkEnd w:id="532"/>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538"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539" w:name="eq-context-input"/>
    <w:p w14:paraId="511FB2CD" w14:textId="77777777" w:rsidR="00F8399E" w:rsidRDefault="00000000">
      <w:pPr>
        <w:pStyle w:val="BodyText"/>
      </w:pPr>
      <m:oMathPara>
        <m:oMathParaPr>
          <m:jc m:val="center"/>
        </m:oMathParaPr>
        <m:oMath>
          <m:sSubSup>
            <m:sSubSupPr>
              <m:ctrlPr>
                <w:ins w:id="540"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54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542"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ins w:id="543" w:author="Tommy McConnell" w:date="2026-07-22T11:01:00Z" w16du:dateUtc="2026-07-22T10:01:00Z">
                  <w:rPr>
                    <w:rFonts w:ascii="Cambria Math" w:hAnsi="Cambria Math"/>
                  </w:rPr>
                </w:ins>
              </m:ctrlPr>
            </m:dPr>
            <m:e>
              <m:r>
                <w:rPr>
                  <w:rFonts w:ascii="Cambria Math" w:hAnsi="Cambria Math"/>
                </w:rPr>
                <m:t>3</m:t>
              </m:r>
            </m:e>
          </m:d>
        </m:oMath>
      </m:oMathPara>
      <w:bookmarkEnd w:id="539"/>
    </w:p>
    <w:p w14:paraId="481B3199" w14:textId="77777777" w:rsidR="00F8399E" w:rsidRDefault="00F54748">
      <w:pPr>
        <w:pStyle w:val="FirstParagraph"/>
      </w:pPr>
      <w:r>
        <w:t xml:space="preserve">Context then drifts toward the normalized input. The coefficient </w:t>
      </w:r>
      <m:oMath>
        <m:sSub>
          <m:sSubPr>
            <m:ctrlPr>
              <w:ins w:id="544"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545" w:name="eq-context-update"/>
    <w:p w14:paraId="564A8D3A" w14:textId="77777777" w:rsidR="00F8399E" w:rsidRDefault="00000000">
      <w:pPr>
        <w:pStyle w:val="BodyText"/>
      </w:pPr>
      <m:oMathPara>
        <m:oMathParaPr>
          <m:jc m:val="center"/>
        </m:oMathParaPr>
        <m:oMath>
          <m:sSub>
            <m:sSubPr>
              <m:ctrlPr>
                <w:ins w:id="54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547"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i</m:t>
              </m:r>
            </m:sub>
          </m:sSub>
          <m:sSub>
            <m:sSubPr>
              <m:ctrlPr>
                <w:ins w:id="54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549"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550" w:author="Tommy McConnell" w:date="2026-07-22T11:01:00Z" w16du:dateUtc="2026-07-22T10:01:00Z">
                  <w:rPr>
                    <w:rFonts w:ascii="Cambria Math" w:hAnsi="Cambria Math"/>
                  </w:rPr>
                </w:ins>
              </m:ctrlPr>
            </m:sSubSupPr>
            <m:e>
              <m:acc>
                <m:accPr>
                  <m:ctrlPr>
                    <w:ins w:id="551" w:author="Tommy McConnell" w:date="2026-07-22T11:01:00Z" w16du:dateUtc="2026-07-22T10:01: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ins w:id="552" w:author="Tommy McConnell" w:date="2026-07-22T11:01:00Z" w16du:dateUtc="2026-07-22T10:01:00Z">
                  <w:rPr>
                    <w:rFonts w:ascii="Cambria Math" w:hAnsi="Cambria Math"/>
                  </w:rPr>
                </w:ins>
              </m:ctrlPr>
            </m:dPr>
            <m:e>
              <m:r>
                <w:rPr>
                  <w:rFonts w:ascii="Cambria Math" w:hAnsi="Cambria Math"/>
                </w:rPr>
                <m:t>4</m:t>
              </m:r>
            </m:e>
          </m:d>
        </m:oMath>
      </m:oMathPara>
      <w:bookmarkEnd w:id="545"/>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55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554" w:name="eq-mfc-learning"/>
      <m:oMathPara>
        <m:oMathParaPr>
          <m:jc m:val="center"/>
        </m:oMathParaPr>
        <m:oMath>
          <m:r>
            <w:rPr>
              <w:rFonts w:ascii="Cambria Math" w:hAnsi="Cambria Math"/>
            </w:rPr>
            <m:t>Δ</m:t>
          </m:r>
          <m:sSup>
            <m:sSupPr>
              <m:ctrlPr>
                <w:ins w:id="55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55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sSubSup>
            <m:sSubSupPr>
              <m:ctrlPr>
                <w:ins w:id="557" w:author="Tommy McConnell" w:date="2026-07-22T11:01:00Z" w16du:dateUtc="2026-07-22T10:01: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58" w:author="Tommy McConnell" w:date="2026-07-22T11:01:00Z" w16du:dateUtc="2026-07-22T10:01:00Z">
                  <w:rPr>
                    <w:rFonts w:ascii="Cambria Math" w:hAnsi="Cambria Math"/>
                  </w:rPr>
                </w:ins>
              </m:ctrlPr>
            </m:dPr>
            <m:e>
              <m:r>
                <w:rPr>
                  <w:rFonts w:ascii="Cambria Math" w:hAnsi="Cambria Math"/>
                </w:rPr>
                <m:t>5</m:t>
              </m:r>
            </m:e>
          </m:d>
        </m:oMath>
      </m:oMathPara>
      <w:bookmarkEnd w:id="554"/>
    </w:p>
    <w:p w14:paraId="71FC6E3E" w14:textId="77777777" w:rsidR="00F8399E" w:rsidRDefault="00F54748">
      <w:pPr>
        <w:pStyle w:val="FirstParagraph"/>
      </w:pPr>
      <w:r>
        <w:t xml:space="preserve">Context-to-feature learning updates </w:t>
      </w:r>
      <m:oMath>
        <m:sSup>
          <m:sSupPr>
            <m:ctrlPr>
              <w:ins w:id="55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560" w:name="eq-mcf-learning"/>
      <m:oMathPara>
        <m:oMathParaPr>
          <m:jc m:val="center"/>
        </m:oMathParaPr>
        <m:oMath>
          <m:r>
            <w:rPr>
              <w:rFonts w:ascii="Cambria Math" w:hAnsi="Cambria Math"/>
            </w:rPr>
            <m:t>Δ</m:t>
          </m:r>
          <m:sSup>
            <m:sSupPr>
              <m:ctrlPr>
                <w:ins w:id="56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562"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sSub>
            <m:sSubPr>
              <m:ctrlPr>
                <w:ins w:id="563"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sSubSup>
            <m:sSubSupPr>
              <m:ctrlPr>
                <w:ins w:id="564"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65" w:author="Tommy McConnell" w:date="2026-07-22T11:01:00Z" w16du:dateUtc="2026-07-22T10:01:00Z">
                  <w:rPr>
                    <w:rFonts w:ascii="Cambria Math" w:hAnsi="Cambria Math"/>
                  </w:rPr>
                </w:ins>
              </m:ctrlPr>
            </m:dPr>
            <m:e>
              <m:r>
                <w:rPr>
                  <w:rFonts w:ascii="Cambria Math" w:hAnsi="Cambria Math"/>
                </w:rPr>
                <m:t>6</m:t>
              </m:r>
            </m:e>
          </m:d>
        </m:oMath>
      </m:oMathPara>
      <w:bookmarkEnd w:id="560"/>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566"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567"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568"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569" w:author="Tommy McConnell" w:date="2026-07-22T11:01:00Z" w16du:dateUtc="2026-07-22T10:01: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w:t>
      </w:r>
      <w:r>
        <w:lastRenderedPageBreak/>
        <w:t xml:space="preserve">events, the source-context portion of the context-to-feature update receives an additional </w:t>
      </w:r>
      <m:oMath>
        <m:sSub>
          <m:sSubPr>
            <m:ctrlPr>
              <w:ins w:id="570"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58094169" w:rsidR="00F8399E" w:rsidRDefault="00246192">
      <w:pPr>
        <w:pStyle w:val="Heading2"/>
      </w:pPr>
      <w:bookmarkStart w:id="571" w:name="reminder-linked-task-encoding"/>
      <w:bookmarkEnd w:id="518"/>
      <w:ins w:id="572" w:author="Deborah Talmi" w:date="2026-07-21T17:29:00Z" w16du:dateUtc="2026-07-21T16:29:00Z">
        <w:del w:id="573" w:author="Gunn, Jordan" w:date="2026-07-24T01:40:00Z" w16du:dateUtc="2026-07-24T00:40:00Z">
          <w:r w:rsidDel="00222C09">
            <w:delText>Post-</w:delText>
          </w:r>
        </w:del>
      </w:ins>
      <w:del w:id="574" w:author="Gunn, Jordan" w:date="2026-07-24T01:40:00Z" w16du:dateUtc="2026-07-24T00:40:00Z">
        <w:r w:rsidR="00F54748" w:rsidDel="00222C09">
          <w:delText xml:space="preserve">Reminder-Linked </w:delText>
        </w:r>
      </w:del>
      <w:r w:rsidR="00F54748">
        <w:t>Task Encoding</w:t>
      </w:r>
      <w:ins w:id="575" w:author="Gunn, Jordan" w:date="2026-07-24T01:40:00Z" w16du:dateUtc="2026-07-24T00:40:00Z">
        <w:r w:rsidR="00222C09">
          <w:t xml:space="preserve"> After a Film Reminder</w:t>
        </w:r>
      </w:ins>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57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577" w:name="eq-reminder-start-update"/>
    <w:p w14:paraId="7C0268D1" w14:textId="77777777" w:rsidR="00F8399E" w:rsidRDefault="00000000">
      <w:pPr>
        <w:pStyle w:val="BodyText"/>
      </w:pPr>
      <m:oMathPara>
        <m:oMathParaPr>
          <m:jc m:val="center"/>
        </m:oMathParaPr>
        <m:oMath>
          <m:sSub>
            <m:sSubPr>
              <m:ctrlPr>
                <w:ins w:id="57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579"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580"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581"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58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583" w:author="Tommy McConnell" w:date="2026-07-22T11:01:00Z" w16du:dateUtc="2026-07-22T10:01:00Z">
                  <w:rPr>
                    <w:rFonts w:ascii="Cambria Math" w:hAnsi="Cambria Math"/>
                  </w:rPr>
                </w:ins>
              </m:ctrlPr>
            </m:dPr>
            <m:e>
              <m:r>
                <w:rPr>
                  <w:rFonts w:ascii="Cambria Math" w:hAnsi="Cambria Math"/>
                </w:rPr>
                <m:t>7</m:t>
              </m:r>
            </m:e>
          </m:d>
        </m:oMath>
      </m:oMathPara>
      <w:bookmarkEnd w:id="577"/>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0EEA3205"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584"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w:t>
      </w:r>
      <w:ins w:id="585" w:author="Gunn, Jordan" w:date="2026-07-24T04:04:00Z" w16du:dateUtc="2026-07-24T03:04:00Z">
        <w:r w:rsidR="00BC4D7F" w:rsidRPr="00BC4D7F">
          <w:t>To vary task association strength, the simulations apply a multiplier</w:t>
        </w:r>
        <w:r w:rsidR="00BC4D7F">
          <w:t xml:space="preserve"> </w:t>
        </w:r>
      </w:ins>
      <w:del w:id="586" w:author="Gunn, Jordan" w:date="2026-07-24T04:04:00Z" w16du:dateUtc="2026-07-24T03:04:00Z">
        <w:r w:rsidDel="00BC4D7F">
          <w:delText xml:space="preserve">To represent stronger or weaker task encoding, the simulations scale context-to-feature learning for task events by a task-encoding-strength factor </w:delText>
        </w:r>
      </w:del>
      <m:oMath>
        <m:sSub>
          <m:sSubPr>
            <m:ctrlPr>
              <w:ins w:id="587" w:author="Tommy McConnell" w:date="2026-07-22T11:01:00Z" w16du:dateUtc="2026-07-22T10:01:00Z">
                <w:rPr>
                  <w:rFonts w:ascii="Cambria Math" w:hAnsi="Cambria Math"/>
                </w:rPr>
              </w:ins>
            </m:ctrlPr>
          </m:sSubPr>
          <m:e>
            <m:r>
              <w:rPr>
                <w:rFonts w:ascii="Cambria Math" w:hAnsi="Cambria Math"/>
              </w:rPr>
              <m:t>m</m:t>
            </m:r>
          </m:e>
          <m:sub>
            <m:r>
              <m:rPr>
                <m:sty m:val="p"/>
              </m:rPr>
              <w:rPr>
                <w:rFonts w:ascii="Cambria Math" w:hAnsi="Cambria Math"/>
              </w:rPr>
              <m:t>task</m:t>
            </m:r>
          </m:sub>
        </m:sSub>
        <m:r>
          <w:ins w:id="588" w:author="Gunn, Jordan" w:date="2026-07-24T04:04:00Z" w16du:dateUtc="2026-07-24T03:04:00Z">
            <w:rPr>
              <w:rFonts w:ascii="Cambria Math" w:hAnsi="Cambria Math"/>
            </w:rPr>
            <m:t xml:space="preserve"> </m:t>
          </w:ins>
        </m:r>
      </m:oMath>
      <w:del w:id="589" w:author="Gunn, Jordan" w:date="2026-07-24T04:04:00Z" w16du:dateUtc="2026-07-24T03:04:00Z">
        <w:r w:rsidDel="00BC4D7F">
          <w:delText>:</w:delText>
        </w:r>
      </w:del>
      <w:ins w:id="590" w:author="Gunn, Jordan" w:date="2026-07-24T04:04:00Z" w16du:dateUtc="2026-07-24T03:04:00Z">
        <w:r w:rsidR="00BC4D7F">
          <w:t>t</w:t>
        </w:r>
        <w:r w:rsidR="00BC4D7F" w:rsidRPr="00BC4D7F">
          <w:t>o context-to-feature learning for task events:</w:t>
        </w:r>
      </w:ins>
    </w:p>
    <w:p w14:paraId="06AF64F7" w14:textId="77777777" w:rsidR="00F8399E" w:rsidRDefault="00F54748">
      <w:pPr>
        <w:pStyle w:val="BodyText"/>
      </w:pPr>
      <w:bookmarkStart w:id="591" w:name="eq-task-mcf-learning"/>
      <m:oMathPara>
        <m:oMathParaPr>
          <m:jc m:val="center"/>
        </m:oMathParaPr>
        <m:oMath>
          <m:r>
            <w:rPr>
              <w:rFonts w:ascii="Cambria Math" w:hAnsi="Cambria Math"/>
            </w:rPr>
            <m:t>Δ</m:t>
          </m:r>
          <m:sSubSup>
            <m:sSubSupPr>
              <m:ctrlPr>
                <w:ins w:id="592" w:author="Tommy McConnell" w:date="2026-07-22T11:01:00Z" w16du:dateUtc="2026-07-22T10:01: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593" w:author="Tommy McConnell" w:date="2026-07-22T11:01:00Z" w16du:dateUtc="2026-07-22T10:01: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594"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sSub>
            <m:sSubPr>
              <m:ctrlPr>
                <w:ins w:id="595"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sSubSup>
            <m:sSubSupPr>
              <m:ctrlPr>
                <w:ins w:id="596"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97" w:author="Tommy McConnell" w:date="2026-07-22T11:01:00Z" w16du:dateUtc="2026-07-22T10:01:00Z">
                  <w:rPr>
                    <w:rFonts w:ascii="Cambria Math" w:hAnsi="Cambria Math"/>
                  </w:rPr>
                </w:ins>
              </m:ctrlPr>
            </m:dPr>
            <m:e>
              <m:r>
                <w:rPr>
                  <w:rFonts w:ascii="Cambria Math" w:hAnsi="Cambria Math"/>
                </w:rPr>
                <m:t>8</m:t>
              </m:r>
            </m:e>
          </m:d>
        </m:oMath>
      </m:oMathPara>
      <w:bookmarkEnd w:id="591"/>
    </w:p>
    <w:p w14:paraId="11C113C0" w14:textId="0F1A2C89" w:rsidR="00F8399E" w:rsidRDefault="00BC4D7F" w:rsidP="00BC4D7F">
      <w:pPr>
        <w:pStyle w:val="FirstParagraph"/>
      </w:pPr>
      <w:ins w:id="598" w:author="Gunn, Jordan" w:date="2026-07-24T04:04:00Z" w16du:dateUtc="2026-07-24T03:04:00Z">
        <w:r w:rsidRPr="00BC4D7F">
          <w:t>This sensitivity manipulation determines how strongly the context active during task encoding later supports task items during recall.</w:t>
        </w:r>
        <w:r>
          <w:t xml:space="preserve"> </w:t>
        </w:r>
      </w:ins>
      <w:ins w:id="599" w:author="Gunn, Jordan" w:date="2026-07-24T01:42:00Z" w16du:dateUtc="2026-07-24T00:42:00Z">
        <w:r w:rsidR="00222C09" w:rsidRPr="00222C09">
          <w:t>Task items encoded after the reminder become</w:t>
        </w:r>
        <w:r w:rsidR="00222C09">
          <w:t xml:space="preserve"> </w:t>
        </w:r>
      </w:ins>
      <w:del w:id="600" w:author="Gunn, Jordan" w:date="2026-07-24T01:42:00Z" w16du:dateUtc="2026-07-24T00:42:00Z">
        <w:r w:rsidR="00F54748" w:rsidDel="00222C09">
          <w:delText xml:space="preserve">Task items become interfering </w:delText>
        </w:r>
      </w:del>
      <w:r w:rsidR="00F54748">
        <w:t xml:space="preserve">competitors in later recall because they </w:t>
      </w:r>
      <w:del w:id="601" w:author="Gunn, Jordan" w:date="2026-07-24T01:42:00Z" w16du:dateUtc="2026-07-24T00:42:00Z">
        <w:r w:rsidR="00F54748" w:rsidDel="00222C09">
          <w:delText xml:space="preserve">become </w:delText>
        </w:r>
      </w:del>
      <w:ins w:id="602" w:author="Gunn, Jordan" w:date="2026-07-24T01:42:00Z" w16du:dateUtc="2026-07-24T00:42:00Z">
        <w:r w:rsidR="00222C09">
          <w:t>are</w:t>
        </w:r>
        <w:r w:rsidR="00222C09">
          <w:t xml:space="preserve"> </w:t>
        </w:r>
      </w:ins>
      <w:r w:rsidR="00F54748">
        <w:t xml:space="preserve">associated with context states that </w:t>
      </w:r>
      <w:del w:id="603" w:author="Gunn, Jordan" w:date="2026-07-24T01:42:00Z" w16du:dateUtc="2026-07-24T00:42:00Z">
        <w:r w:rsidR="00F54748" w:rsidDel="00222C09">
          <w:delText>can cue</w:delText>
        </w:r>
      </w:del>
      <w:ins w:id="604" w:author="Gunn, Jordan" w:date="2026-07-24T01:42:00Z" w16du:dateUtc="2026-07-24T00:42:00Z">
        <w:r w:rsidR="00222C09">
          <w:t>are also linked to</w:t>
        </w:r>
      </w:ins>
      <w:r w:rsidR="00F54748">
        <w:t xml:space="preserve"> film material. </w:t>
      </w:r>
      <w:commentRangeStart w:id="605"/>
      <w:del w:id="606" w:author="Gunn, Jordan" w:date="2026-07-24T01:43:00Z" w16du:dateUtc="2026-07-24T00:43:00Z">
        <w:r w:rsidR="00F54748" w:rsidDel="00AD346C">
          <w:delText xml:space="preserve">Reminder-linked task encoding </w:delText>
        </w:r>
        <w:commentRangeEnd w:id="605"/>
        <w:r w:rsidR="00215C2C" w:rsidDel="00AD346C">
          <w:rPr>
            <w:rStyle w:val="CommentReference"/>
            <w:sz w:val="24"/>
            <w:szCs w:val="24"/>
          </w:rPr>
          <w:commentReference w:id="605"/>
        </w:r>
        <w:r w:rsidR="00F54748" w:rsidDel="00AD346C">
          <w:delText>therefore changes how non-film items are cued by film-associated context, without weakening the film-item associations formed during film encoding.</w:delText>
        </w:r>
      </w:del>
      <w:ins w:id="607" w:author="Gunn, Jordan" w:date="2026-07-24T01:43:00Z" w16du:dateUtc="2026-07-24T00:43:00Z">
        <w:r w:rsidR="00AD346C">
          <w:t>The associations formed during film encoding remain unchanged.</w:t>
        </w:r>
      </w:ins>
    </w:p>
    <w:p w14:paraId="371F732F" w14:textId="77777777" w:rsidR="00F8399E" w:rsidRDefault="00F54748">
      <w:pPr>
        <w:pStyle w:val="Heading2"/>
      </w:pPr>
      <w:bookmarkStart w:id="608" w:name="Xb155c4bf5ea3a7bf524ee6be8d44f4b46605c57"/>
      <w:bookmarkEnd w:id="571"/>
      <w:r>
        <w:t>Context-Guided Recall and Test-Phase Cues</w:t>
      </w:r>
    </w:p>
    <w:p w14:paraId="4C92A206" w14:textId="66B7E2FF" w:rsidR="00F8399E" w:rsidRDefault="00F54748">
      <w:pPr>
        <w:pStyle w:val="FirstParagraph"/>
      </w:pPr>
      <w:commentRangeStart w:id="609"/>
      <w:commentRangeStart w:id="610"/>
      <w:del w:id="611" w:author="Gunn, Jordan" w:date="2026-07-24T02:04:00Z" w16du:dateUtc="2026-07-24T01:04:00Z">
        <w:r w:rsidDel="009A3FA9">
          <w:delText xml:space="preserve">In </w:delText>
        </w:r>
      </w:del>
      <w:ins w:id="612" w:author="Gunn, Jordan" w:date="2026-07-24T02:04:00Z" w16du:dateUtc="2026-07-24T01:04:00Z">
        <w:r w:rsidR="009A3FA9" w:rsidRPr="009A3FA9">
          <w:t xml:space="preserve">Unguided and deliberate recall both require film items to be sampled from a candidate set that also includes task and filler items. At sampling step </w:t>
        </w:r>
        <w:r w:rsidR="009A3FA9" w:rsidRPr="009A3FA9">
          <w:rPr>
            <w:i/>
            <w:iCs/>
            <w:rPrChange w:id="613" w:author="Gunn, Jordan" w:date="2026-07-24T02:04:00Z" w16du:dateUtc="2026-07-24T01:04:00Z">
              <w:rPr/>
            </w:rPrChange>
          </w:rPr>
          <w:t>j</w:t>
        </w:r>
        <w:r w:rsidR="009A3FA9" w:rsidRPr="009A3FA9">
          <w:t>, the current context state assigns support to each candidate by probing context-to-feature memory</w:t>
        </w:r>
      </w:ins>
      <w:del w:id="614" w:author="Gunn, Jordan" w:date="2026-07-24T02:04:00Z" w16du:dateUtc="2026-07-24T01:04:00Z">
        <w:r w:rsidDel="009A3FA9">
          <w:delText>recall formats where film material must come to mind before it can be reported</w:delText>
        </w:r>
        <w:commentRangeEnd w:id="609"/>
        <w:r w:rsidR="00215C2C" w:rsidDel="009A3FA9">
          <w:rPr>
            <w:rStyle w:val="CommentReference"/>
            <w:sz w:val="24"/>
            <w:szCs w:val="24"/>
          </w:rPr>
          <w:commentReference w:id="609"/>
        </w:r>
        <w:commentRangeEnd w:id="610"/>
        <w:r w:rsidR="009A3FA9" w:rsidDel="009A3FA9">
          <w:rPr>
            <w:rStyle w:val="CommentReference"/>
            <w:sz w:val="24"/>
            <w:szCs w:val="24"/>
          </w:rPr>
          <w:commentReference w:id="610"/>
        </w:r>
        <w:r w:rsidDel="009A3FA9">
          <w:delText xml:space="preserve">, the current context state assigns support to film, task, and filler candidates. At sampling step </w:delText>
        </w:r>
      </w:del>
      <m:oMath>
        <m:r>
          <w:del w:id="615" w:author="Gunn, Jordan" w:date="2026-07-24T02:04:00Z" w16du:dateUtc="2026-07-24T01:04:00Z">
            <w:rPr>
              <w:rFonts w:ascii="Cambria Math" w:hAnsi="Cambria Math"/>
            </w:rPr>
            <m:t>j</m:t>
          </w:del>
        </m:r>
      </m:oMath>
      <w:del w:id="616" w:author="Gunn, Jordan" w:date="2026-07-24T02:04:00Z" w16du:dateUtc="2026-07-24T01:04:00Z">
        <w:r w:rsidDel="009A3FA9">
          <w:delText>, candidate support is computed by probing context-to-feature memory with the full context state</w:delText>
        </w:r>
      </w:del>
      <w:r>
        <w:t>:</w:t>
      </w:r>
    </w:p>
    <w:bookmarkStart w:id="617" w:name="eq-recall-support"/>
    <w:p w14:paraId="305E92C0" w14:textId="77777777" w:rsidR="00F8399E" w:rsidRDefault="00000000">
      <w:pPr>
        <w:pStyle w:val="BodyText"/>
      </w:pPr>
      <m:oMathPara>
        <m:oMathParaPr>
          <m:jc m:val="center"/>
        </m:oMathParaPr>
        <m:oMath>
          <m:sSub>
            <m:sSubPr>
              <m:ctrlPr>
                <w:ins w:id="618"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619" w:author="Tommy McConnell" w:date="2026-07-22T11:01:00Z" w16du:dateUtc="2026-07-22T10:01:00Z">
                  <w:rPr>
                    <w:rFonts w:ascii="Cambria Math" w:hAnsi="Cambria Math"/>
                  </w:rPr>
                </w:ins>
              </m:ctrlPr>
            </m:sSubPr>
            <m:e>
              <m:d>
                <m:dPr>
                  <m:begChr m:val="["/>
                  <m:endChr m:val="]"/>
                  <m:ctrlPr>
                    <w:ins w:id="620" w:author="Tommy McConnell" w:date="2026-07-22T11:01:00Z" w16du:dateUtc="2026-07-22T10:01:00Z">
                      <w:rPr>
                        <w:rFonts w:ascii="Cambria Math" w:hAnsi="Cambria Math"/>
                      </w:rPr>
                    </w:ins>
                  </m:ctrlPr>
                </m:dPr>
                <m:e>
                  <m:sSup>
                    <m:sSupPr>
                      <m:ctrlPr>
                        <w:ins w:id="62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sSub>
                    <m:sSubPr>
                      <m:ctrlPr>
                        <w:ins w:id="62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ins w:id="623" w:author="Tommy McConnell" w:date="2026-07-22T11:01:00Z" w16du:dateUtc="2026-07-22T10:01:00Z">
                  <w:rPr>
                    <w:rFonts w:ascii="Cambria Math" w:hAnsi="Cambria Math"/>
                  </w:rPr>
                </w:ins>
              </m:ctrlPr>
            </m:dPr>
            <m:e>
              <m:r>
                <w:rPr>
                  <w:rFonts w:ascii="Cambria Math" w:hAnsi="Cambria Math"/>
                </w:rPr>
                <m:t>9</m:t>
              </m:r>
            </m:e>
          </m:d>
        </m:oMath>
      </m:oMathPara>
      <w:bookmarkEnd w:id="617"/>
    </w:p>
    <w:p w14:paraId="3730B009" w14:textId="77777777" w:rsidR="00F8399E" w:rsidRDefault="00F54748">
      <w:pPr>
        <w:pStyle w:val="FirstParagraph"/>
      </w:pPr>
      <w:r>
        <w:t xml:space="preserve">The context vector </w:t>
      </w:r>
      <m:oMath>
        <m:sSub>
          <m:sSubPr>
            <m:ctrlPr>
              <w:ins w:id="624"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625" w:name="eq-luce-choice"/>
      <m:oMathPara>
        <m:oMathParaPr>
          <m:jc m:val="center"/>
        </m:oMathParaPr>
        <m:oMath>
          <m:r>
            <w:rPr>
              <w:rFonts w:ascii="Cambria Math" w:hAnsi="Cambria Math"/>
            </w:rPr>
            <m:t>P</m:t>
          </m:r>
          <m:d>
            <m:dPr>
              <m:ctrlPr>
                <w:ins w:id="626" w:author="Tommy McConnell" w:date="2026-07-22T11:01:00Z" w16du:dateUtc="2026-07-22T10:01: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627" w:author="Tommy McConnell" w:date="2026-07-22T11:01:00Z" w16du:dateUtc="2026-07-22T10:01:00Z">
                  <w:rPr>
                    <w:rFonts w:ascii="Cambria Math" w:hAnsi="Cambria Math"/>
                  </w:rPr>
                </w:ins>
              </m:ctrlPr>
            </m:fPr>
            <m:num>
              <m:sSubSup>
                <m:sSubSupPr>
                  <m:ctrlPr>
                    <w:ins w:id="628"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629" w:author="Tommy McConnell" w:date="2026-07-22T11:01:00Z" w16du:dateUtc="2026-07-22T10:01: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630"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ins w:id="631" w:author="Tommy McConnell" w:date="2026-07-22T11:01:00Z" w16du:dateUtc="2026-07-22T10:01:00Z">
                  <w:rPr>
                    <w:rFonts w:ascii="Cambria Math" w:hAnsi="Cambria Math"/>
                  </w:rPr>
                </w:ins>
              </m:ctrlPr>
            </m:dPr>
            <m:e>
              <m:r>
                <w:rPr>
                  <w:rFonts w:ascii="Cambria Math" w:hAnsi="Cambria Math"/>
                </w:rPr>
                <m:t>10</m:t>
              </m:r>
            </m:e>
          </m:d>
        </m:oMath>
      </m:oMathPara>
      <w:bookmarkEnd w:id="625"/>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632" w:name="eq-stopping"/>
    <w:p w14:paraId="23B2DDB6" w14:textId="77777777" w:rsidR="00F8399E" w:rsidRDefault="00000000">
      <w:pPr>
        <w:pStyle w:val="BodyText"/>
      </w:pPr>
      <m:oMathPara>
        <m:oMathParaPr>
          <m:jc m:val="center"/>
        </m:oMathParaPr>
        <m:oMath>
          <m:sSub>
            <m:sSubPr>
              <m:ctrlPr>
                <w:ins w:id="633" w:author="Tommy McConnell" w:date="2026-07-22T11:01:00Z" w16du:dateUtc="2026-07-22T10:01: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634" w:author="Tommy McConnell" w:date="2026-07-22T11:01:00Z" w16du:dateUtc="2026-07-22T10:01:00Z">
                  <w:rPr>
                    <w:rFonts w:ascii="Cambria Math" w:hAnsi="Cambria Math"/>
                  </w:rPr>
                </w:ins>
              </m:ctrlPr>
            </m:dPr>
            <m:e>
              <m:r>
                <w:rPr>
                  <w:rFonts w:ascii="Cambria Math" w:hAnsi="Cambria Math"/>
                </w:rPr>
                <m:t>j</m:t>
              </m:r>
            </m:e>
          </m:d>
          <m:r>
            <m:rPr>
              <m:sty m:val="p"/>
            </m:rPr>
            <w:rPr>
              <w:rFonts w:ascii="Cambria Math" w:hAnsi="Cambria Math"/>
            </w:rPr>
            <m:t>=</m:t>
          </m:r>
          <m:sSub>
            <m:sSubPr>
              <m:ctrlPr>
                <w:ins w:id="635"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sSup>
            <m:sSupPr>
              <m:ctrlPr>
                <w:ins w:id="636" w:author="Tommy McConnell" w:date="2026-07-22T11:01:00Z" w16du:dateUtc="2026-07-22T10:01:00Z">
                  <w:rPr>
                    <w:rFonts w:ascii="Cambria Math" w:hAnsi="Cambria Math"/>
                  </w:rPr>
                </w:ins>
              </m:ctrlPr>
            </m:sSupPr>
            <m:e>
              <m:r>
                <w:rPr>
                  <w:rFonts w:ascii="Cambria Math" w:hAnsi="Cambria Math"/>
                </w:rPr>
                <m:t>e</m:t>
              </m:r>
            </m:e>
            <m:sup>
              <m:r>
                <w:rPr>
                  <w:rFonts w:ascii="Cambria Math" w:hAnsi="Cambria Math"/>
                </w:rPr>
                <m:t>j</m:t>
              </m:r>
              <m:sSub>
                <m:sSubPr>
                  <m:ctrlPr>
                    <w:ins w:id="637"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ins w:id="638" w:author="Tommy McConnell" w:date="2026-07-22T11:01:00Z" w16du:dateUtc="2026-07-22T10:01:00Z">
                  <w:rPr>
                    <w:rFonts w:ascii="Cambria Math" w:hAnsi="Cambria Math"/>
                  </w:rPr>
                </w:ins>
              </m:ctrlPr>
            </m:dPr>
            <m:e>
              <m:r>
                <w:rPr>
                  <w:rFonts w:ascii="Cambria Math" w:hAnsi="Cambria Math"/>
                </w:rPr>
                <m:t>11</m:t>
              </m:r>
            </m:e>
          </m:d>
        </m:oMath>
      </m:oMathPara>
      <w:bookmarkEnd w:id="632"/>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639" w:name="eq-recall-context-update"/>
    <w:p w14:paraId="1707C72F" w14:textId="77777777" w:rsidR="00F8399E" w:rsidRDefault="00000000">
      <w:pPr>
        <w:pStyle w:val="BodyText"/>
      </w:pPr>
      <m:oMathPara>
        <m:oMathParaPr>
          <m:jc m:val="center"/>
        </m:oMathParaPr>
        <m:oMath>
          <m:sSub>
            <m:sSubPr>
              <m:ctrlPr>
                <w:ins w:id="640"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641" w:author="Tommy McConnell" w:date="2026-07-22T11:01:00Z" w16du:dateUtc="2026-07-22T10:01: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64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643"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644" w:author="Tommy McConnell" w:date="2026-07-22T11:01:00Z" w16du:dateUtc="2026-07-22T10:01:00Z">
                  <w:rPr>
                    <w:rFonts w:ascii="Cambria Math" w:hAnsi="Cambria Math"/>
                  </w:rPr>
                </w:ins>
              </m:ctrlPr>
            </m:accPr>
            <m:e>
              <m:sSup>
                <m:sSupPr>
                  <m:ctrlPr>
                    <w:ins w:id="64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46" w:author="Tommy McConnell" w:date="2026-07-22T11:01:00Z" w16du:dateUtc="2026-07-22T10:01:00Z">
                      <w:rPr>
                        <w:rFonts w:ascii="Cambria Math" w:hAnsi="Cambria Math"/>
                      </w:rPr>
                    </w:ins>
                  </m:ctrlPr>
                </m:sSubPr>
                <m:e>
                  <m:r>
                    <w:rPr>
                      <w:rFonts w:ascii="Cambria Math" w:hAnsi="Cambria Math"/>
                    </w:rPr>
                    <m:t>f</m:t>
                  </m:r>
                </m:e>
                <m:sub>
                  <m:sSub>
                    <m:sSubPr>
                      <m:ctrlPr>
                        <w:ins w:id="647" w:author="Tommy McConnell" w:date="2026-07-22T11:01:00Z" w16du:dateUtc="2026-07-22T10:01:00Z">
                          <w:rPr>
                            <w:rFonts w:ascii="Cambria Math" w:hAnsi="Cambria Math"/>
                          </w:rPr>
                        </w:ins>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ins w:id="648" w:author="Tommy McConnell" w:date="2026-07-22T11:01:00Z" w16du:dateUtc="2026-07-22T10:01:00Z">
                  <w:rPr>
                    <w:rFonts w:ascii="Cambria Math" w:hAnsi="Cambria Math"/>
                  </w:rPr>
                </w:ins>
              </m:ctrlPr>
            </m:dPr>
            <m:e>
              <m:r>
                <w:rPr>
                  <w:rFonts w:ascii="Cambria Math" w:hAnsi="Cambria Math"/>
                </w:rPr>
                <m:t>12</m:t>
              </m:r>
            </m:e>
          </m:d>
        </m:oMath>
      </m:oMathPara>
      <w:bookmarkEnd w:id="639"/>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64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50"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231EE123" w:rsidR="00F8399E" w:rsidRDefault="00F54748">
      <w:pPr>
        <w:pStyle w:val="Heading2"/>
      </w:pPr>
      <w:bookmarkStart w:id="651" w:name="deliberate-recall-control"/>
      <w:bookmarkEnd w:id="608"/>
      <w:commentRangeStart w:id="652"/>
      <w:r>
        <w:t>Deliberate Recall Control</w:t>
      </w:r>
      <w:commentRangeEnd w:id="652"/>
      <w:r w:rsidR="00215C2C">
        <w:rPr>
          <w:rStyle w:val="CommentReference"/>
          <w:sz w:val="24"/>
          <w:szCs w:val="28"/>
        </w:rPr>
        <w:commentReference w:id="652"/>
      </w:r>
      <w:ins w:id="653" w:author="Gunn, Jordan" w:date="2026-07-24T02:06:00Z" w16du:dateUtc="2026-07-24T01:06:00Z">
        <w:r w:rsidR="009A3FA9">
          <w:t xml:space="preserve"> Mechanisms</w:t>
        </w:r>
      </w:ins>
    </w:p>
    <w:p w14:paraId="52ECEC76" w14:textId="2B8F5239" w:rsidR="00F8399E" w:rsidRDefault="00F54748">
      <w:pPr>
        <w:pStyle w:val="FirstParagraph"/>
      </w:pPr>
      <w:r>
        <w:t xml:space="preserve">Deliberate recall uses the same sampling rule as unguided recall, with control settings applied before, during, or after sampling. The control settings </w:t>
      </w:r>
      <w:ins w:id="654" w:author="Deborah Talmi" w:date="2026-07-21T17:36:00Z" w16du:dateUtc="2026-07-21T16:36:00Z">
        <w:r w:rsidR="00CD19D7">
          <w:t xml:space="preserve">only </w:t>
        </w:r>
      </w:ins>
      <w:r>
        <w:t xml:space="preserve">change </w:t>
      </w:r>
      <w:ins w:id="655" w:author="Deborah Talmi" w:date="2026-07-21T17:32:00Z" w16du:dateUtc="2026-07-21T16:32:00Z">
        <w:r w:rsidR="00246192">
          <w:t xml:space="preserve">post-encoding processes, including </w:t>
        </w:r>
      </w:ins>
      <w:r>
        <w:t>the retrieval cue, candidate support, or sampled-item carryover</w:t>
      </w:r>
      <w:ins w:id="656" w:author="Deborah Talmi" w:date="2026-07-21T17:36:00Z" w16du:dateUtc="2026-07-21T16:36:00Z">
        <w:r w:rsidR="00CD19D7">
          <w:t>. C</w:t>
        </w:r>
      </w:ins>
      <w:ins w:id="657" w:author="Deborah Talmi" w:date="2026-07-21T17:32:00Z" w16du:dateUtc="2026-07-21T16:32:00Z">
        <w:r w:rsidR="00246192">
          <w:t>rucially</w:t>
        </w:r>
      </w:ins>
      <w:ins w:id="658" w:author="Deborah Talmi" w:date="2026-07-21T17:36:00Z" w16du:dateUtc="2026-07-21T16:36:00Z">
        <w:r w:rsidR="00CD19D7">
          <w:t>, they</w:t>
        </w:r>
      </w:ins>
      <w:ins w:id="659" w:author="Deborah Talmi" w:date="2026-07-21T17:32:00Z" w16du:dateUtc="2026-07-21T16:32:00Z">
        <w:r w:rsidR="00246192">
          <w:t xml:space="preserve"> do not </w:t>
        </w:r>
      </w:ins>
      <w:del w:id="660" w:author="Deborah Talmi" w:date="2026-07-21T17:33:00Z" w16du:dateUtc="2026-07-21T16:33:00Z">
        <w:r w:rsidDel="00246192">
          <w:delText xml:space="preserve"> without </w:delText>
        </w:r>
      </w:del>
      <w:r>
        <w:t>chang</w:t>
      </w:r>
      <w:ins w:id="661" w:author="Deborah Talmi" w:date="2026-07-21T17:33:00Z" w16du:dateUtc="2026-07-21T16:33:00Z">
        <w:r w:rsidR="00246192">
          <w:t>e</w:t>
        </w:r>
      </w:ins>
      <w:del w:id="662" w:author="Deborah Talmi" w:date="2026-07-21T17:33:00Z" w16du:dateUtc="2026-07-21T16:33:00Z">
        <w:r w:rsidDel="00246192">
          <w:delText>ing</w:delText>
        </w:r>
      </w:del>
      <w:r>
        <w:t xml:space="preserve"> the film and task associations learned during encoding. This lets the simulations </w:t>
      </w:r>
      <w:ins w:id="663" w:author="Gunn, Jordan" w:date="2026-07-24T01:43:00Z" w16du:dateUtc="2026-07-24T00:43:00Z">
        <w:r w:rsidR="00AD346C" w:rsidRPr="00AD346C">
          <w:t>distinguish retrieval operations that increase film recall overall from those that reduce competition from task items encoded after a film reminder.</w:t>
        </w:r>
      </w:ins>
      <w:del w:id="664" w:author="Gunn, Jordan" w:date="2026-07-24T01:43:00Z" w16du:dateUtc="2026-07-24T00:43:00Z">
        <w:r w:rsidDel="00AD346C">
          <w:delText>test which retrieval operations increase film recall and which ones protect film recall from reminder-linked task competition.</w:delText>
        </w:r>
      </w:del>
    </w:p>
    <w:p w14:paraId="66383B6A" w14:textId="02B84699"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665"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start</m:t>
            </m:r>
          </m:sub>
        </m:sSub>
      </m:oMath>
      <w:r>
        <w:t xml:space="preserve">.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w:t>
      </w:r>
      <w:ins w:id="666" w:author="Gunn, Jordan" w:date="2026-07-24T01:44:00Z" w16du:dateUtc="2026-07-24T00:44:00Z">
        <w:r w:rsidR="00AD346C" w:rsidRPr="00AD346C">
          <w:t>reduce competition from task items encoded after the reminder.</w:t>
        </w:r>
      </w:ins>
      <w:del w:id="667" w:author="Gunn, Jordan" w:date="2026-07-24T01:44:00Z" w16du:dateUtc="2026-07-24T00:44:00Z">
        <w:r w:rsidDel="00AD346C">
          <w:delText>protect deliberate recall from the interference effects of reminder-linked task encoding.</w:delText>
        </w:r>
      </w:del>
    </w:p>
    <w:p w14:paraId="164C3577" w14:textId="46B6DD61" w:rsidR="00F8399E" w:rsidRDefault="003B31D8">
      <w:pPr>
        <w:pStyle w:val="BodyText"/>
      </w:pPr>
      <w:ins w:id="668" w:author="Gunn, Jordan" w:date="2026-07-24T02:17:00Z" w16du:dateUtc="2026-07-24T01:17:00Z">
        <w:r w:rsidRPr="003B31D8">
          <w:t>Externalized free recall asks participants to report every word that comes to mind during recall and identify intrusions or repetitions, revealing nontarget memories that enter search even when they are recognized as errors.</w:t>
        </w:r>
        <w:r>
          <w:t xml:space="preserve"> </w:t>
        </w:r>
      </w:ins>
      <w:commentRangeStart w:id="669"/>
      <w:r w:rsidR="00F54748">
        <w:t xml:space="preserve">In </w:t>
      </w:r>
      <w:ins w:id="670" w:author="Gunn, Jordan" w:date="2026-07-24T02:18:00Z" w16du:dateUtc="2026-07-24T01:18:00Z">
        <w:r>
          <w:t xml:space="preserve">a </w:t>
        </w:r>
      </w:ins>
      <w:r w:rsidR="00F54748">
        <w:t>retrieved-context model</w:t>
      </w:r>
      <w:del w:id="671" w:author="Gunn, Jordan" w:date="2026-07-24T02:18:00Z" w16du:dateUtc="2026-07-24T01:18:00Z">
        <w:r w:rsidR="00F54748" w:rsidDel="003B31D8">
          <w:delText>s</w:delText>
        </w:r>
      </w:del>
      <w:r w:rsidR="00F54748">
        <w:t xml:space="preserve"> of </w:t>
      </w:r>
      <w:del w:id="672" w:author="Gunn, Jordan" w:date="2026-07-24T02:18:00Z" w16du:dateUtc="2026-07-24T01:18:00Z">
        <w:r w:rsidR="00F54748" w:rsidDel="003B31D8">
          <w:delText>externalized free recall</w:delText>
        </w:r>
      </w:del>
      <w:ins w:id="673" w:author="Gunn, Jordan" w:date="2026-07-24T02:18:00Z" w16du:dateUtc="2026-07-24T01:18:00Z">
        <w:r>
          <w:t xml:space="preserve">this procedure </w:t>
        </w:r>
        <w:r>
          <w:t>(</w:t>
        </w:r>
        <w:r>
          <w:fldChar w:fldCharType="begin"/>
        </w:r>
        <w:r>
          <w:instrText>HYPERLINK \l "ref-lohnas2015expanding" \h</w:instrText>
        </w:r>
        <w:r>
          <w:fldChar w:fldCharType="separate"/>
        </w:r>
        <w:r>
          <w:rPr>
            <w:rStyle w:val="Hyperlink"/>
          </w:rPr>
          <w:t>Lohnas et al., 2015</w:t>
        </w:r>
        <w:r>
          <w:fldChar w:fldCharType="end"/>
        </w:r>
        <w:r>
          <w:t>)</w:t>
        </w:r>
      </w:ins>
      <w:r w:rsidR="00F54748">
        <w:t xml:space="preserve">, </w:t>
      </w:r>
      <w:commentRangeEnd w:id="669"/>
      <w:r w:rsidR="00215C2C">
        <w:rPr>
          <w:rStyle w:val="CommentReference"/>
          <w:sz w:val="24"/>
          <w:szCs w:val="24"/>
        </w:rPr>
        <w:commentReference w:id="669"/>
      </w:r>
      <w:r w:rsidR="00F54748">
        <w:t>monitoring</w:t>
      </w:r>
      <w:del w:id="674" w:author="Gunn, Jordan" w:date="2026-07-24T02:22:00Z" w16du:dateUtc="2026-07-24T01:22:00Z">
        <w:r w:rsidR="00F54748" w:rsidDel="003B31D8">
          <w:delText xml:space="preserve"> </w:delText>
        </w:r>
      </w:del>
      <w:del w:id="675" w:author="Gunn, Jordan" w:date="2026-07-24T02:19:00Z" w16du:dateUtc="2026-07-24T01:19:00Z">
        <w:r w:rsidR="00F54748" w:rsidDel="003B31D8">
          <w:delText>is implemented as a post-sampling match check</w:delText>
        </w:r>
      </w:del>
      <w:ins w:id="676" w:author="Gunn, Jordan" w:date="2026-07-24T02:19:00Z" w16du:dateUtc="2026-07-24T01:19:00Z">
        <w:r>
          <w:t xml:space="preserve"> occurs after sampling</w:t>
        </w:r>
      </w:ins>
      <w:ins w:id="677" w:author="Gunn, Jordan" w:date="2026-07-24T02:21:00Z" w16du:dateUtc="2026-07-24T01:21:00Z">
        <w:r>
          <w:t xml:space="preserve">. </w:t>
        </w:r>
      </w:ins>
      <w:del w:id="678" w:author="Gunn, Jordan" w:date="2026-07-24T02:21:00Z" w16du:dateUtc="2026-07-24T01:21:00Z">
        <w:r w:rsidR="00F54748" w:rsidDel="003B31D8">
          <w:delText xml:space="preserve">: </w:delText>
        </w:r>
      </w:del>
      <w:ins w:id="679" w:author="Gunn, Jordan" w:date="2026-07-24T02:22:00Z" w16du:dateUtc="2026-07-24T01:22:00Z">
        <w:r w:rsidRPr="003B31D8">
          <w:t>A candidate is accepted as a target response when its retrieved context sufficiently matches the context associated with the target list. Whether accepted or not, the candidate updates the context guiding the next sample.</w:t>
        </w:r>
        <w:r>
          <w:t xml:space="preserve"> </w:t>
        </w:r>
      </w:ins>
      <w:del w:id="680" w:author="Gunn, Jordan" w:date="2026-07-24T02:22:00Z" w16du:dateUtc="2026-07-24T01:22:00Z">
        <w:r w:rsidR="00F54748" w:rsidDel="003B31D8">
          <w:delText>rejected candidates are withheld as target responses but still update the next retrieval context</w:delText>
        </w:r>
      </w:del>
      <w:del w:id="681" w:author="Gunn, Jordan" w:date="2026-07-24T02:18:00Z" w16du:dateUtc="2026-07-24T01:18:00Z">
        <w:r w:rsidR="00F54748" w:rsidDel="003B31D8">
          <w:delText xml:space="preserve"> (</w:delText>
        </w:r>
        <w:r w:rsidR="00F8399E" w:rsidDel="003B31D8">
          <w:fldChar w:fldCharType="begin"/>
        </w:r>
        <w:r w:rsidR="00F8399E" w:rsidDel="003B31D8">
          <w:delInstrText>HYPERLINK \l "ref-lohnas2015expanding" \h</w:delInstrText>
        </w:r>
        <w:r w:rsidR="00F8399E" w:rsidDel="003B31D8">
          <w:fldChar w:fldCharType="separate"/>
        </w:r>
        <w:r w:rsidR="00F8399E" w:rsidDel="003B31D8">
          <w:rPr>
            <w:rStyle w:val="Hyperlink"/>
          </w:rPr>
          <w:delText>Lohnas et al., 2015</w:delText>
        </w:r>
        <w:r w:rsidR="00F8399E" w:rsidDel="003B31D8">
          <w:fldChar w:fldCharType="end"/>
        </w:r>
        <w:r w:rsidR="00F54748" w:rsidDel="003B31D8">
          <w:delText>)</w:delText>
        </w:r>
      </w:del>
      <w:del w:id="682" w:author="Gunn, Jordan" w:date="2026-07-24T02:22:00Z" w16du:dateUtc="2026-07-24T01:22:00Z">
        <w:r w:rsidR="00F54748" w:rsidDel="003B31D8">
          <w:delText xml:space="preserve">. </w:delText>
        </w:r>
      </w:del>
      <w:r w:rsidR="00F54748">
        <w:t xml:space="preserve">The present simulations </w:t>
      </w:r>
      <w:del w:id="683" w:author="Gunn, Jordan" w:date="2026-07-24T02:20:00Z" w16du:dateUtc="2026-07-24T01:20:00Z">
        <w:r w:rsidR="00F54748" w:rsidDel="003B31D8">
          <w:delText>keep the post-sampling</w:delText>
        </w:r>
      </w:del>
      <w:ins w:id="684" w:author="Gunn, Jordan" w:date="2026-07-24T02:20:00Z" w16du:dateUtc="2026-07-24T01:20:00Z">
        <w:r>
          <w:t>retain this</w:t>
        </w:r>
      </w:ins>
      <w:ins w:id="685" w:author="Gunn, Jordan" w:date="2026-07-24T02:21:00Z" w16du:dateUtc="2026-07-24T01:21:00Z">
        <w:r>
          <w:t xml:space="preserve"> </w:t>
        </w:r>
      </w:ins>
      <w:del w:id="686" w:author="Gunn, Jordan" w:date="2026-07-24T02:20:00Z" w16du:dateUtc="2026-07-24T01:20:00Z">
        <w:r w:rsidR="00F54748" w:rsidDel="003B31D8">
          <w:delText xml:space="preserve"> </w:delText>
        </w:r>
      </w:del>
      <w:r w:rsidR="00F54748">
        <w:t xml:space="preserve">timing but change the consequence of </w:t>
      </w:r>
      <w:del w:id="687" w:author="Gunn, Jordan" w:date="2026-07-24T02:21:00Z" w16du:dateUtc="2026-07-24T01:21:00Z">
        <w:r w:rsidR="00F54748" w:rsidDel="003B31D8">
          <w:delText>sampled non-film candidates</w:delText>
        </w:r>
      </w:del>
      <w:ins w:id="688" w:author="Gunn, Jordan" w:date="2026-07-24T02:21:00Z" w16du:dateUtc="2026-07-24T01:21:00Z">
        <w:r>
          <w:t>monitoring</w:t>
        </w:r>
      </w:ins>
      <w:r w:rsidR="00F54748">
        <w:t xml:space="preserve">. </w:t>
      </w:r>
      <w:del w:id="689" w:author="Gunn, Jordan" w:date="2026-07-24T02:21:00Z" w16du:dateUtc="2026-07-24T01:21:00Z">
        <w:r w:rsidR="00F54748" w:rsidDel="003B31D8">
          <w:delText>Post-retrieval context monitoring reduces the context</w:delText>
        </w:r>
      </w:del>
      <w:ins w:id="690" w:author="Gunn, Jordan" w:date="2026-07-24T02:21:00Z" w16du:dateUtc="2026-07-24T01:21:00Z">
        <w:r>
          <w:t>Sampled task or filler candidates</w:t>
        </w:r>
      </w:ins>
      <w:r w:rsidR="00F54748">
        <w:t xml:space="preserve"> update</w:t>
      </w:r>
      <w:ins w:id="691" w:author="Gunn, Jordan" w:date="2026-07-24T02:21:00Z" w16du:dateUtc="2026-07-24T01:21:00Z">
        <w:r>
          <w:t xml:space="preserve"> the next retrieval context less strongly</w:t>
        </w:r>
      </w:ins>
      <w:del w:id="692" w:author="Gunn, Jordan" w:date="2026-07-24T02:21:00Z" w16du:dateUtc="2026-07-24T01:21:00Z">
        <w:r w:rsidR="00F54748" w:rsidDel="003B31D8">
          <w:delText xml:space="preserve"> after sampled task or filler candidates</w:delText>
        </w:r>
      </w:del>
      <w:r w:rsidR="00F54748">
        <w:t xml:space="preserve">. Let </w:t>
      </w:r>
      <m:oMath>
        <m:sSub>
          <m:sSubPr>
            <m:ctrlPr>
              <w:ins w:id="693"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rsidR="00F54748">
        <w:t xml:space="preserve"> for film candidates and </w:t>
      </w:r>
      <m:oMath>
        <m:sSub>
          <m:sSubPr>
            <m:ctrlPr>
              <w:ins w:id="694"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rsidR="00F54748">
        <w:t xml:space="preserve"> for task and filler candidates. With monitoring, the</w:t>
      </w:r>
      <w:del w:id="695" w:author="Gunn, Jordan" w:date="2026-07-24T02:21:00Z" w16du:dateUtc="2026-07-24T01:21:00Z">
        <w:r w:rsidR="00F54748" w:rsidDel="003B31D8">
          <w:delText xml:space="preserve"> sampled-item</w:delText>
        </w:r>
      </w:del>
      <w:ins w:id="696" w:author="Gunn, Jordan" w:date="2026-07-24T02:21:00Z" w16du:dateUtc="2026-07-24T01:21:00Z">
        <w:r>
          <w:t xml:space="preserve"> context</w:t>
        </w:r>
      </w:ins>
      <w:r w:rsidR="00F54748">
        <w:t xml:space="preserve"> update becomes:</w:t>
      </w:r>
    </w:p>
    <w:bookmarkStart w:id="697" w:name="eq-monitoring-update"/>
    <w:p w14:paraId="04ABD58C" w14:textId="77777777" w:rsidR="00F8399E" w:rsidRDefault="00000000">
      <w:pPr>
        <w:pStyle w:val="BodyText"/>
      </w:pPr>
      <m:oMathPara>
        <m:oMathParaPr>
          <m:jc m:val="center"/>
        </m:oMathParaPr>
        <m:oMath>
          <m:sSub>
            <m:sSubPr>
              <m:ctrlPr>
                <w:ins w:id="69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699"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j</m:t>
              </m:r>
            </m:sub>
          </m:sSub>
          <m:d>
            <m:dPr>
              <m:ctrlPr>
                <w:ins w:id="700" w:author="Tommy McConnell" w:date="2026-07-22T11:01:00Z" w16du:dateUtc="2026-07-22T10:01:00Z">
                  <w:rPr>
                    <w:rFonts w:ascii="Cambria Math" w:hAnsi="Cambria Math"/>
                  </w:rPr>
                </w:ins>
              </m:ctrlPr>
            </m:dPr>
            <m:e>
              <m:sSub>
                <m:sSubPr>
                  <m:ctrlPr>
                    <w:ins w:id="701"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sSub>
                <m:sSubPr>
                  <m:ctrlPr>
                    <w:ins w:id="702"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703"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704"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sSub>
            <m:sSubPr>
              <m:ctrlPr>
                <w:ins w:id="705"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706" w:author="Tommy McConnell" w:date="2026-07-22T11:01:00Z" w16du:dateUtc="2026-07-22T10:01:00Z">
                  <w:rPr>
                    <w:rFonts w:ascii="Cambria Math" w:hAnsi="Cambria Math"/>
                  </w:rPr>
                </w:ins>
              </m:ctrlPr>
            </m:accPr>
            <m:e>
              <m:sSup>
                <m:sSupPr>
                  <m:ctrlPr>
                    <w:ins w:id="707"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708" w:author="Tommy McConnell" w:date="2026-07-22T11:01:00Z" w16du:dateUtc="2026-07-22T10:01:00Z">
                      <w:rPr>
                        <w:rFonts w:ascii="Cambria Math" w:hAnsi="Cambria Math"/>
                      </w:rPr>
                    </w:ins>
                  </m:ctrlPr>
                </m:sSubPr>
                <m:e>
                  <m:r>
                    <w:rPr>
                      <w:rFonts w:ascii="Cambria Math" w:hAnsi="Cambria Math"/>
                    </w:rPr>
                    <m:t>f</m:t>
                  </m:r>
                </m:e>
                <m:sub>
                  <m:sSub>
                    <m:sSubPr>
                      <m:ctrlPr>
                        <w:ins w:id="709" w:author="Tommy McConnell" w:date="2026-07-22T11:01:00Z" w16du:dateUtc="2026-07-22T10:01:00Z">
                          <w:rPr>
                            <w:rFonts w:ascii="Cambria Math" w:hAnsi="Cambria Math"/>
                          </w:rPr>
                        </w:ins>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ins w:id="710" w:author="Tommy McConnell" w:date="2026-07-22T11:01:00Z" w16du:dateUtc="2026-07-22T10:01:00Z">
                  <w:rPr>
                    <w:rFonts w:ascii="Cambria Math" w:hAnsi="Cambria Math"/>
                  </w:rPr>
                </w:ins>
              </m:ctrlPr>
            </m:dPr>
            <m:e>
              <m:r>
                <w:rPr>
                  <w:rFonts w:ascii="Cambria Math" w:hAnsi="Cambria Math"/>
                </w:rPr>
                <m:t>13</m:t>
              </m:r>
            </m:e>
          </m:d>
        </m:oMath>
      </m:oMathPara>
      <w:bookmarkEnd w:id="697"/>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711" w:name="eq-film-category-support"/>
    <w:p w14:paraId="6866142C" w14:textId="77777777" w:rsidR="00F8399E" w:rsidRDefault="00000000">
      <w:pPr>
        <w:pStyle w:val="BodyText"/>
      </w:pPr>
      <m:oMathPara>
        <m:oMathParaPr>
          <m:jc m:val="center"/>
        </m:oMathParaPr>
        <m:oMath>
          <m:sSubSup>
            <m:sSubSupPr>
              <m:ctrlPr>
                <w:ins w:id="712"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713"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714" w:author="Tommy McConnell" w:date="2026-07-22T11:01:00Z" w16du:dateUtc="2026-07-22T10:01: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715"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ins w:id="716" w:author="Tommy McConnell" w:date="2026-07-22T11:01:00Z" w16du:dateUtc="2026-07-22T10:01:00Z">
                  <w:rPr>
                    <w:rFonts w:ascii="Cambria Math" w:hAnsi="Cambria Math"/>
                  </w:rPr>
                </w:ins>
              </m:ctrlPr>
            </m:dPr>
            <m:e>
              <m:r>
                <w:rPr>
                  <w:rFonts w:ascii="Cambria Math" w:hAnsi="Cambria Math"/>
                </w:rPr>
                <m:t>14</m:t>
              </m:r>
            </m:e>
          </m:d>
        </m:oMath>
      </m:oMathPara>
      <w:bookmarkEnd w:id="711"/>
    </w:p>
    <w:p w14:paraId="2F20BAEB" w14:textId="1FAE90BD" w:rsidR="00F8399E" w:rsidRDefault="00F54748">
      <w:pPr>
        <w:pStyle w:val="FirstParagraph"/>
      </w:pPr>
      <w:r>
        <w:t xml:space="preserve">Here, </w:t>
      </w:r>
      <m:oMath>
        <m:sSub>
          <m:sSubPr>
            <m:ctrlPr>
              <w:ins w:id="717"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718"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719"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720"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721"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xml:space="preserve">, but only film candidates receive the film-category increment. Therefore, unlike start-of-film reinstatement and retrieval monitoring, a maintained film-category cue can reduce the </w:t>
      </w:r>
      <w:ins w:id="722" w:author="Gunn, Jordan" w:date="2026-07-24T01:45:00Z" w16du:dateUtc="2026-07-24T00:45:00Z">
        <w:r w:rsidR="00AD346C" w:rsidRPr="00AD346C">
          <w:t>effect of those task competitors on film recall.</w:t>
        </w:r>
      </w:ins>
      <w:del w:id="723" w:author="Gunn, Jordan" w:date="2026-07-24T01:45:00Z" w16du:dateUtc="2026-07-24T00:45:00Z">
        <w:r w:rsidDel="00AD346C">
          <w:delText>impact of reminder-linked task encoding on film recall.</w:delText>
        </w:r>
      </w:del>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724" w:name="item-recognition"/>
      <w:bookmarkEnd w:id="651"/>
      <w:r>
        <w:t>Item Recognition</w:t>
      </w:r>
    </w:p>
    <w:p w14:paraId="710BEE82" w14:textId="426D2FF9" w:rsidR="00F8399E" w:rsidRDefault="00F54748">
      <w:pPr>
        <w:pStyle w:val="FirstParagraph"/>
      </w:pPr>
      <w:commentRangeStart w:id="725"/>
      <w:del w:id="726" w:author="Gunn, Jordan" w:date="2026-07-24T02:28:00Z" w16du:dateUtc="2026-07-24T01:28:00Z">
        <w:r w:rsidDel="005E7DC3">
          <w:delText>R</w:delText>
        </w:r>
      </w:del>
      <w:ins w:id="727" w:author="Gunn, Jordan" w:date="2026-07-24T02:28:00Z" w16du:dateUtc="2026-07-24T01:28:00Z">
        <w:r w:rsidR="005E7DC3" w:rsidRPr="005E7DC3">
          <w:t>CMR has been used mainly to model recall, with relatively few extensions to recognition</w:t>
        </w:r>
        <w:r w:rsidR="005E7DC3" w:rsidRPr="005E7DC3" w:rsidDel="005E7DC3">
          <w:t xml:space="preserve"> </w:t>
        </w:r>
      </w:ins>
      <w:del w:id="728" w:author="Gunn, Jordan" w:date="2026-07-24T02:28:00Z" w16du:dateUtc="2026-07-24T01:28:00Z">
        <w:r w:rsidDel="005E7DC3">
          <w:delText>ecognition</w:delText>
        </w:r>
        <w:commentRangeEnd w:id="725"/>
        <w:r w:rsidR="00215C2C" w:rsidDel="005E7DC3">
          <w:rPr>
            <w:rStyle w:val="CommentReference"/>
            <w:sz w:val="24"/>
            <w:szCs w:val="24"/>
          </w:rPr>
          <w:commentReference w:id="725"/>
        </w:r>
        <w:r w:rsidDel="005E7DC3">
          <w:delText xml:space="preserve">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delText>
        </w:r>
      </w:del>
      <w:r>
        <w:t>(</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xml:space="preserve">; </w:t>
      </w:r>
      <w:hyperlink w:anchor="ref-lohnas2015expanding">
        <w:r w:rsidR="00F8399E">
          <w:rPr>
            <w:rStyle w:val="Hyperlink"/>
          </w:rPr>
          <w:t>Lohnas et al., 2015</w:t>
        </w:r>
      </w:hyperlink>
      <w:r>
        <w:t>)</w:t>
      </w:r>
      <w:ins w:id="729" w:author="Gunn, Jordan" w:date="2026-07-24T02:28:00Z" w16du:dateUtc="2026-07-24T01:28:00Z">
        <w:r w:rsidR="005E7DC3">
          <w:t xml:space="preserve">. </w:t>
        </w:r>
        <w:r w:rsidR="005E7DC3" w:rsidRPr="005E7DC3">
          <w:t>Here, recognition is represented only at the level of memory evidence: the model does not specify a decision criterion or generate an old/new response.</w:t>
        </w:r>
        <w:r w:rsidR="005E7DC3">
          <w:t xml:space="preserve"> </w:t>
        </w:r>
        <w:r w:rsidR="005E7DC3" w:rsidRPr="005E7DC3">
          <w:t xml:space="preserve">A presented probe </w:t>
        </w:r>
        <w:r w:rsidR="005E7DC3">
          <w:rPr>
            <w:i/>
            <w:iCs/>
          </w:rPr>
          <w:t>q</w:t>
        </w:r>
        <w:r w:rsidR="005E7DC3" w:rsidRPr="005E7DC3">
          <w:t xml:space="preserve"> retrieves associated context through feature-to-context memory, the same pathway used by reminders, cues, and sampled items. Recognition evidence is the similarity between the retrieved context and the context active during the test:</w:t>
        </w:r>
      </w:ins>
      <w:del w:id="730" w:author="Gunn, Jordan" w:date="2026-07-24T02:28:00Z" w16du:dateUtc="2026-07-24T01:28:00Z">
        <w:r w:rsidDel="005E7DC3">
          <w:delText>:</w:delText>
        </w:r>
      </w:del>
    </w:p>
    <w:bookmarkStart w:id="731" w:name="eq-recognition-evidence"/>
    <w:p w14:paraId="71C9DA0C" w14:textId="77777777" w:rsidR="00F8399E" w:rsidRDefault="00000000">
      <w:pPr>
        <w:pStyle w:val="BodyText"/>
      </w:pPr>
      <m:oMathPara>
        <m:oMathParaPr>
          <m:jc m:val="center"/>
        </m:oMathParaPr>
        <m:oMath>
          <m:sSub>
            <m:sSubPr>
              <m:ctrlPr>
                <w:ins w:id="732" w:author="Tommy McConnell" w:date="2026-07-22T11:01:00Z" w16du:dateUtc="2026-07-22T10:01: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733" w:author="Tommy McConnell" w:date="2026-07-22T11:01:00Z" w16du:dateUtc="2026-07-22T10:01:00Z">
                  <w:rPr>
                    <w:rFonts w:ascii="Cambria Math" w:hAnsi="Cambria Math"/>
                  </w:rPr>
                </w:ins>
              </m:ctrlPr>
            </m:sSupPr>
            <m:e>
              <m:d>
                <m:dPr>
                  <m:ctrlPr>
                    <w:ins w:id="734" w:author="Tommy McConnell" w:date="2026-07-22T11:01:00Z" w16du:dateUtc="2026-07-22T10:01:00Z">
                      <w:rPr>
                        <w:rFonts w:ascii="Cambria Math" w:hAnsi="Cambria Math"/>
                      </w:rPr>
                    </w:ins>
                  </m:ctrlPr>
                </m:dPr>
                <m:e>
                  <m:sSup>
                    <m:sSupPr>
                      <m:ctrlPr>
                        <w:ins w:id="73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736"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737" w:author="Tommy McConnell" w:date="2026-07-22T11:01:00Z" w16du:dateUtc="2026-07-22T10:01:00Z">
                  <w:rPr>
                    <w:rFonts w:ascii="Cambria Math" w:hAnsi="Cambria Math"/>
                  </w:rPr>
                </w:ins>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ins w:id="738" w:author="Tommy McConnell" w:date="2026-07-22T11:01:00Z" w16du:dateUtc="2026-07-22T10:01:00Z">
                  <w:rPr>
                    <w:rFonts w:ascii="Cambria Math" w:hAnsi="Cambria Math"/>
                  </w:rPr>
                </w:ins>
              </m:ctrlPr>
            </m:dPr>
            <m:e>
              <m:r>
                <w:rPr>
                  <w:rFonts w:ascii="Cambria Math" w:hAnsi="Cambria Math"/>
                </w:rPr>
                <m:t>15</m:t>
              </m:r>
            </m:e>
          </m:d>
        </m:oMath>
      </m:oMathPara>
      <w:bookmarkEnd w:id="731"/>
    </w:p>
    <w:p w14:paraId="52919FA3" w14:textId="77777777" w:rsidR="005E7DC3" w:rsidRDefault="00F54748">
      <w:pPr>
        <w:pStyle w:val="FirstParagraph"/>
        <w:rPr>
          <w:ins w:id="739" w:author="Gunn, Jordan" w:date="2026-07-24T02:29:00Z" w16du:dateUtc="2026-07-24T01:29:00Z"/>
        </w:rPr>
      </w:pPr>
      <w:r>
        <w:lastRenderedPageBreak/>
        <w:t xml:space="preserve">This recognition implementation isolates the access difference between recognition and context-guided recall. </w:t>
      </w:r>
      <w:ins w:id="740" w:author="Gunn, Jordan" w:date="2026-07-24T02:29:00Z" w16du:dateUtc="2026-07-24T01:29:00Z">
        <w:r w:rsidR="005E7DC3" w:rsidRPr="005E7DC3">
          <w:t>Recall must select a film item among candidates supported by context, whereas recognition evaluates a film item supplied by the test</w:t>
        </w:r>
      </w:ins>
      <w:del w:id="741" w:author="Gunn, Jordan" w:date="2026-07-24T02:29:00Z" w16du:dateUtc="2026-07-24T01:29:00Z">
        <w:r w:rsidDel="005E7DC3">
          <w:delText>Recall requires film material to be selected from context-supported candidates, whereas recognition begins with a presented candidate item and evaluates the context it retrieves</w:delText>
        </w:r>
      </w:del>
      <w:r>
        <w:t xml:space="preserve">. </w:t>
      </w:r>
    </w:p>
    <w:p w14:paraId="67BF030E" w14:textId="4C64D023" w:rsidR="00F8399E" w:rsidRDefault="00F54748">
      <w:pPr>
        <w:pStyle w:val="FirstParagraph"/>
      </w:pPr>
      <w:r>
        <w:t>The simulation stops at recognition evidence because that evidence is sufficient for the present claim: 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742" w:name="simulations"/>
      <w:bookmarkEnd w:id="478"/>
      <w:bookmarkEnd w:id="724"/>
      <w:commentRangeStart w:id="743"/>
      <w:r>
        <w:t>Simulations</w:t>
      </w:r>
      <w:commentRangeEnd w:id="743"/>
      <w:r w:rsidR="00215C2C">
        <w:rPr>
          <w:rStyle w:val="CommentReference"/>
          <w:sz w:val="24"/>
          <w:szCs w:val="32"/>
        </w:rPr>
        <w:commentReference w:id="743"/>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744" w:name="methodology"/>
      <w:r>
        <w:t>Methodology</w:t>
      </w:r>
    </w:p>
    <w:p w14:paraId="56ACDC9A" w14:textId="3C3078DF" w:rsidR="00F8399E" w:rsidRDefault="00796044">
      <w:pPr>
        <w:pStyle w:val="FirstParagraph"/>
      </w:pPr>
      <w:ins w:id="745" w:author="Gunn, Jordan" w:date="2026-07-24T01:30:00Z" w16du:dateUtc="2026-07-24T00:30:00Z">
        <w:r w:rsidRPr="00796044">
          <w:t xml:space="preserve">The simulations follow a generalization-style modeling logic </w:t>
        </w:r>
        <w:r>
          <w:t>(Busemeyer</w:t>
        </w:r>
      </w:ins>
      <w:ins w:id="746" w:author="Gunn, Jordan" w:date="2026-07-24T01:31:00Z" w16du:dateUtc="2026-07-24T00:31:00Z">
        <w:r>
          <w:t xml:space="preserve"> et al., 2000; Lohnas et al., 2023). </w:t>
        </w:r>
        <w:r w:rsidRPr="00796044">
          <w:t>Core parameters are anchored in an independent affective free-recall dataset</w:t>
        </w:r>
        <w:r>
          <w:t xml:space="preserve"> (Dupertuys et al., 2026)</w:t>
        </w:r>
        <w:r w:rsidRPr="00796044">
          <w:t>, and no trauma-film outcomes are fitted.</w:t>
        </w:r>
        <w:r>
          <w:t xml:space="preserve"> </w:t>
        </w:r>
      </w:ins>
      <w:r w:rsidR="00F54748">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7CD9FF71" w:rsidR="00F8399E" w:rsidRDefault="00F54748">
      <w:pPr>
        <w:pStyle w:val="BodyText"/>
      </w:pPr>
      <w:r>
        <w:lastRenderedPageBreak/>
        <w:t xml:space="preserve">The selective-interference simulations then add the trauma-film phase structure and manipulations of reminder presence, task </w:t>
      </w:r>
      <w:del w:id="747" w:author="Gunn, Jordan" w:date="2026-07-24T04:07:00Z" w16du:dateUtc="2026-07-24T03:07:00Z">
        <w:r w:rsidDel="00BC4D7F">
          <w:delText xml:space="preserve">encoding </w:delText>
        </w:r>
      </w:del>
      <w:ins w:id="748" w:author="Gunn, Jordan" w:date="2026-07-24T04:07:00Z" w16du:dateUtc="2026-07-24T03:07:00Z">
        <w:r w:rsidR="00BC4D7F">
          <w:t>association</w:t>
        </w:r>
        <w:r w:rsidR="00BC4D7F">
          <w:t xml:space="preserve"> </w:t>
        </w:r>
      </w:ins>
      <w:r>
        <w:t xml:space="preserve">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749" w:name="tbl-simulation-parameters"/>
      <w:commentRangeStart w:id="750"/>
      <w:r>
        <w:t>Table 2</w:t>
      </w:r>
    </w:p>
    <w:p w14:paraId="44D7E5C8" w14:textId="77777777" w:rsidR="00F8399E" w:rsidRDefault="00F54748">
      <w:pPr>
        <w:pStyle w:val="Caption"/>
      </w:pPr>
      <w:r>
        <w:t xml:space="preserve">Default numerical </w:t>
      </w:r>
      <w:commentRangeEnd w:id="750"/>
      <w:r w:rsidR="00215C2C">
        <w:rPr>
          <w:rStyle w:val="CommentReference"/>
          <w:sz w:val="24"/>
          <w:szCs w:val="24"/>
        </w:rPr>
        <w:commentReference w:id="750"/>
      </w:r>
      <w:r>
        <w:t>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751"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752"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753"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754"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755"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756"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757"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758"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759"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760" w:author="Tommy McConnell" w:date="2026-07-22T11:01:00Z" w16du:dateUtc="2026-07-22T10:01: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761"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762"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749"/>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5182928A" w14:textId="74FC5FFD" w:rsidR="00D43714" w:rsidRDefault="00D43714">
      <w:pPr>
        <w:pStyle w:val="BodyText"/>
        <w:rPr>
          <w:ins w:id="763" w:author="Gunn, Jordan" w:date="2026-07-24T02:41:00Z" w16du:dateUtc="2026-07-24T01:41:00Z"/>
        </w:rPr>
      </w:pPr>
      <w:ins w:id="764" w:author="Gunn, Jordan" w:date="2026-07-24T02:42:00Z" w16du:dateUtc="2026-07-24T01:42:00Z">
        <w:r w:rsidRPr="00D43714">
          <w:t>In everyday life, partial environmental reminders can bring an event memory to mind involuntarily (Berntsen, 2021).</w:t>
        </w:r>
        <w:r>
          <w:t xml:space="preserve"> </w:t>
        </w:r>
      </w:ins>
      <w:ins w:id="765" w:author="Gunn, Jordan" w:date="2026-07-24T02:43:00Z" w16du:dateUtc="2026-07-24T01:43:00Z">
        <w:r w:rsidRPr="00D43714">
          <w:t>Film stills and blurred film images provide controlled laboratory analogues of such reminders in tasks where participants monitor for or deliberately retrieve film memories</w:t>
        </w:r>
      </w:ins>
      <w:commentRangeStart w:id="766"/>
      <w:commentRangeStart w:id="767"/>
      <w:commentRangeStart w:id="768"/>
      <w:commentRangeStart w:id="769"/>
      <w:del w:id="770" w:author="Gunn, Jordan" w:date="2026-07-24T02:43:00Z" w16du:dateUtc="2026-07-24T01:43:00Z">
        <w:r w:rsidR="00F54748" w:rsidDel="00D43714">
          <w:delText>Weak film cues are included during recall to approximate laboratory retrieval settings in which film stills or blurred film images appear while participants monitor for, or deliberately search for, film memories</w:delText>
        </w:r>
      </w:del>
      <w:r w:rsidR="00F54748">
        <w:t xml:space="preserve"> </w:t>
      </w:r>
      <w:commentRangeEnd w:id="766"/>
      <w:r w:rsidR="00215C2C">
        <w:rPr>
          <w:rStyle w:val="CommentReference"/>
          <w:sz w:val="24"/>
          <w:szCs w:val="24"/>
        </w:rPr>
        <w:commentReference w:id="766"/>
      </w:r>
      <w:commentRangeEnd w:id="767"/>
      <w:r w:rsidR="00A92702">
        <w:rPr>
          <w:rStyle w:val="CommentReference"/>
          <w:sz w:val="24"/>
          <w:szCs w:val="24"/>
        </w:rPr>
        <w:commentReference w:id="767"/>
      </w:r>
      <w:commentRangeEnd w:id="768"/>
      <w:r>
        <w:rPr>
          <w:rStyle w:val="CommentReference"/>
          <w:sz w:val="24"/>
          <w:szCs w:val="24"/>
        </w:rPr>
        <w:commentReference w:id="768"/>
      </w:r>
      <w:commentRangeEnd w:id="769"/>
      <w:r>
        <w:rPr>
          <w:rStyle w:val="CommentReference"/>
          <w:sz w:val="24"/>
          <w:szCs w:val="24"/>
        </w:rPr>
        <w:commentReference w:id="769"/>
      </w:r>
      <w:r w:rsidR="00F54748">
        <w:t>(</w:t>
      </w:r>
      <w:hyperlink w:anchor="ref-lau2019intrusive">
        <w:r w:rsidR="00F8399E">
          <w:rPr>
            <w:rStyle w:val="Hyperlink"/>
          </w:rPr>
          <w:t>Lau-Zhu et al., 2019</w:t>
        </w:r>
      </w:hyperlink>
      <w:r w:rsidR="00F54748">
        <w:t xml:space="preserve">, </w:t>
      </w:r>
      <w:hyperlink w:anchor="ref-lau2021selectively">
        <w:r w:rsidR="00F8399E">
          <w:rPr>
            <w:rStyle w:val="Hyperlink"/>
          </w:rPr>
          <w:t>2021</w:t>
        </w:r>
      </w:hyperlink>
      <w:r w:rsidR="00F54748">
        <w:t xml:space="preserve">; </w:t>
      </w:r>
      <w:hyperlink w:anchor="ref-mcconnell2026testing">
        <w:r w:rsidR="00F8399E">
          <w:rPr>
            <w:rStyle w:val="Hyperlink"/>
          </w:rPr>
          <w:t>McConnell et al., 2026</w:t>
        </w:r>
      </w:hyperlink>
      <w:r w:rsidR="00F54748">
        <w:t xml:space="preserve">). </w:t>
      </w:r>
      <w:ins w:id="771" w:author="Gunn, Jordan" w:date="2026-07-24T02:43:00Z" w16du:dateUtc="2026-07-24T01:43:00Z">
        <w:r w:rsidRPr="00D43714">
          <w:t>The recall simulations therefore include weak film cues.</w:t>
        </w:r>
        <w:r>
          <w:t xml:space="preserve"> </w:t>
        </w:r>
      </w:ins>
      <w:r w:rsidR="00F54748">
        <w:t>The</w:t>
      </w:r>
      <w:ins w:id="772" w:author="Gunn, Jordan" w:date="2026-07-24T02:43:00Z" w16du:dateUtc="2026-07-24T01:43:00Z">
        <w:r>
          <w:t>se cues</w:t>
        </w:r>
      </w:ins>
      <w:del w:id="773" w:author="Gunn, Jordan" w:date="2026-07-24T02:43:00Z" w16du:dateUtc="2026-07-24T01:43:00Z">
        <w:r w:rsidR="00F54748" w:rsidDel="00D43714">
          <w:delText>y</w:delText>
        </w:r>
      </w:del>
      <w:r w:rsidR="00F54748">
        <w:t xml:space="preserve"> are held constant across </w:t>
      </w:r>
      <w:del w:id="774" w:author="Gunn, Jordan" w:date="2026-07-24T02:43:00Z" w16du:dateUtc="2026-07-24T01:43:00Z">
        <w:r w:rsidR="00F54748" w:rsidDel="00D43714">
          <w:delText xml:space="preserve">recall </w:delText>
        </w:r>
      </w:del>
      <w:r w:rsidR="00F54748">
        <w:t>conditions so that</w:t>
      </w:r>
      <w:del w:id="775" w:author="Gunn, Jordan" w:date="2026-07-24T02:43:00Z" w16du:dateUtc="2026-07-24T01:43:00Z">
        <w:r w:rsidR="00F54748" w:rsidDel="00D43714">
          <w:delText xml:space="preserve"> condition</w:delText>
        </w:r>
      </w:del>
      <w:r w:rsidR="00F54748">
        <w:t xml:space="preserve"> differences reflect </w:t>
      </w:r>
      <w:ins w:id="776" w:author="Gunn, Jordan" w:date="2026-07-24T02:43:00Z" w16du:dateUtc="2026-07-24T01:43:00Z">
        <w:r>
          <w:lastRenderedPageBreak/>
          <w:t>whether a reminder preceded task encoding</w:t>
        </w:r>
      </w:ins>
      <w:del w:id="777" w:author="Gunn, Jordan" w:date="2026-07-24T02:43:00Z" w16du:dateUtc="2026-07-24T01:43:00Z">
        <w:r w:rsidR="00F54748" w:rsidDel="00D43714">
          <w:delText>the pre-task reminder</w:delText>
        </w:r>
      </w:del>
      <w:r w:rsidR="00F54748">
        <w:t xml:space="preserve">, </w:t>
      </w:r>
      <w:ins w:id="778" w:author="Gunn, Jordan" w:date="2026-07-24T02:43:00Z" w16du:dateUtc="2026-07-24T01:43:00Z">
        <w:r>
          <w:t xml:space="preserve">the </w:t>
        </w:r>
      </w:ins>
      <w:del w:id="779" w:author="Gunn, Jordan" w:date="2026-07-24T02:43:00Z" w16du:dateUtc="2026-07-24T01:43:00Z">
        <w:r w:rsidR="00F54748" w:rsidDel="00D43714">
          <w:delText xml:space="preserve">task-encoding </w:delText>
        </w:r>
      </w:del>
      <w:r w:rsidR="00F54748">
        <w:t>strength</w:t>
      </w:r>
      <w:ins w:id="780" w:author="Gunn, Jordan" w:date="2026-07-24T02:43:00Z" w16du:dateUtc="2026-07-24T01:43:00Z">
        <w:r>
          <w:t xml:space="preserve"> of task encoding</w:t>
        </w:r>
      </w:ins>
      <w:r w:rsidR="00F54748">
        <w:t>, and retrieval</w:t>
      </w:r>
      <w:ins w:id="781" w:author="Gunn, Jordan" w:date="2026-07-24T02:44:00Z" w16du:dateUtc="2026-07-24T01:44:00Z">
        <w:r>
          <w:t xml:space="preserve"> </w:t>
        </w:r>
      </w:ins>
      <w:del w:id="782" w:author="Gunn, Jordan" w:date="2026-07-24T02:44:00Z" w16du:dateUtc="2026-07-24T01:44:00Z">
        <w:r w:rsidR="00F54748" w:rsidDel="00D43714">
          <w:delText>-</w:delText>
        </w:r>
      </w:del>
      <w:r w:rsidR="00F54748">
        <w:t>control</w:t>
      </w:r>
      <w:del w:id="783" w:author="Gunn, Jordan" w:date="2026-07-24T02:44:00Z" w16du:dateUtc="2026-07-24T01:44:00Z">
        <w:r w:rsidR="00F54748" w:rsidDel="00D43714">
          <w:delText xml:space="preserve"> manipulations,</w:delText>
        </w:r>
      </w:del>
      <w:r w:rsidR="00F54748">
        <w:t xml:space="preserve"> rather than differences in </w:t>
      </w:r>
      <w:del w:id="784" w:author="Gunn, Jordan" w:date="2026-07-24T02:44:00Z" w16du:dateUtc="2026-07-24T01:44:00Z">
        <w:r w:rsidR="00F54748" w:rsidDel="00D43714">
          <w:delText>test-phase cueing</w:delText>
        </w:r>
      </w:del>
      <w:ins w:id="785" w:author="Gunn, Jordan" w:date="2026-07-24T02:44:00Z" w16du:dateUtc="2026-07-24T01:44:00Z">
        <w:r>
          <w:t>the cues supplied at test</w:t>
        </w:r>
      </w:ins>
      <w:r w:rsidR="00F54748">
        <w:t xml:space="preserve">. Reminder cues and </w:t>
      </w:r>
      <w:del w:id="786" w:author="Gunn, Jordan" w:date="2026-07-24T02:42:00Z" w16du:dateUtc="2026-07-24T01:42:00Z">
        <w:r w:rsidR="00F54748" w:rsidDel="00D43714">
          <w:delText xml:space="preserve">test-phase </w:delText>
        </w:r>
      </w:del>
      <w:r w:rsidR="00F54748">
        <w:t>film cues</w:t>
      </w:r>
      <w:ins w:id="787" w:author="Gunn, Jordan" w:date="2026-07-24T02:42:00Z" w16du:dateUtc="2026-07-24T01:42:00Z">
        <w:r>
          <w:t xml:space="preserve"> presented during retrieval</w:t>
        </w:r>
      </w:ins>
      <w:r w:rsidR="00F54748">
        <w:t xml:space="preserve"> update context through </w:t>
      </w:r>
      <w:hyperlink w:anchor="eq-context-input">
        <w:r w:rsidR="00F8399E">
          <w:rPr>
            <w:rStyle w:val="Hyperlink"/>
          </w:rPr>
          <w:t>Equation 3</w:t>
        </w:r>
      </w:hyperlink>
      <w:r w:rsidR="00F54748">
        <w:t xml:space="preserve"> and </w:t>
      </w:r>
      <w:hyperlink w:anchor="eq-context-update">
        <w:r w:rsidR="00F8399E">
          <w:rPr>
            <w:rStyle w:val="Hyperlink"/>
          </w:rPr>
          <w:t>Equation 4</w:t>
        </w:r>
      </w:hyperlink>
      <w:r w:rsidR="00F54748">
        <w:t xml:space="preserve">, but </w:t>
      </w:r>
      <w:del w:id="788" w:author="Gunn, Jordan" w:date="2026-07-24T02:42:00Z" w16du:dateUtc="2026-07-24T01:42:00Z">
        <w:r w:rsidR="00F54748" w:rsidDel="00D43714">
          <w:delText xml:space="preserve">they do not </w:delText>
        </w:r>
      </w:del>
      <w:r w:rsidR="00F54748">
        <w:t>add</w:t>
      </w:r>
      <w:ins w:id="789" w:author="Gunn, Jordan" w:date="2026-07-24T02:42:00Z" w16du:dateUtc="2026-07-24T01:42:00Z">
        <w:r>
          <w:t xml:space="preserve"> neither</w:t>
        </w:r>
      </w:ins>
      <w:r w:rsidR="00F54748">
        <w:t xml:space="preserve"> recallable items </w:t>
      </w:r>
      <w:ins w:id="790" w:author="Gunn, Jordan" w:date="2026-07-24T02:42:00Z" w16du:dateUtc="2026-07-24T01:42:00Z">
        <w:r>
          <w:t>n</w:t>
        </w:r>
      </w:ins>
      <w:r w:rsidR="00F54748">
        <w:t xml:space="preserve">or new item-context learning. </w:t>
      </w:r>
      <w:del w:id="791" w:author="Gunn, Jordan" w:date="2026-07-24T02:42:00Z" w16du:dateUtc="2026-07-24T01:42:00Z">
        <w:r w:rsidR="00F54748" w:rsidDel="00D43714">
          <w:delText xml:space="preserve">Simulations that present candidate item information in a different test format specify that route separately. </w:delText>
        </w:r>
      </w:del>
    </w:p>
    <w:p w14:paraId="466F44C3" w14:textId="3F0F8588" w:rsidR="00F8399E" w:rsidRDefault="00F54748">
      <w:pPr>
        <w:pStyle w:val="BodyText"/>
      </w:pPr>
      <w:r>
        <w:t>In 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4BBFDAFE" w:rsidR="00F8399E" w:rsidRDefault="00F54748">
      <w:pPr>
        <w:pStyle w:val="Heading2"/>
      </w:pPr>
      <w:bookmarkStart w:id="792" w:name="X0b57449337501b368012fcfcd473e33f3217151"/>
      <w:bookmarkEnd w:id="744"/>
      <w:r>
        <w:t xml:space="preserve">Simulation 1: Task </w:t>
      </w:r>
      <w:del w:id="793" w:author="Gunn, Jordan" w:date="2026-07-24T04:05:00Z" w16du:dateUtc="2026-07-24T03:05:00Z">
        <w:r w:rsidDel="00BC4D7F">
          <w:delText xml:space="preserve">Encoding </w:delText>
        </w:r>
      </w:del>
      <w:ins w:id="794" w:author="Gunn, Jordan" w:date="2026-07-24T04:05:00Z" w16du:dateUtc="2026-07-24T03:05:00Z">
        <w:r w:rsidR="00BC4D7F">
          <w:t>Association Strength</w:t>
        </w:r>
        <w:r w:rsidR="00BC4D7F">
          <w:t xml:space="preserve"> </w:t>
        </w:r>
      </w:ins>
      <w:r>
        <w:t>and Context Similarity</w:t>
      </w:r>
    </w:p>
    <w:p w14:paraId="045F633F" w14:textId="30728D31" w:rsidR="00F8399E" w:rsidRDefault="00F54748">
      <w:pPr>
        <w:pStyle w:val="FirstParagraph"/>
      </w:pPr>
      <w:r>
        <w:t xml:space="preserve">Simulation 1 tests whether </w:t>
      </w:r>
      <w:ins w:id="795" w:author="Gunn, Jordan" w:date="2026-07-24T01:45:00Z" w16du:dateUtc="2026-07-24T00:45:00Z">
        <w:r w:rsidR="00AD346C" w:rsidRPr="00AD346C">
          <w:t>a film reminder before task encoding makes task items stronger</w:t>
        </w:r>
        <w:r w:rsidR="00AD346C">
          <w:t xml:space="preserve"> </w:t>
        </w:r>
      </w:ins>
      <w:del w:id="796" w:author="Gunn, Jordan" w:date="2026-07-24T01:45:00Z" w16du:dateUtc="2026-07-24T00:45:00Z">
        <w:r w:rsidDel="00AD346C">
          <w:delText xml:space="preserve">reminder-linked task encoding can create </w:delText>
        </w:r>
      </w:del>
      <w:r>
        <w:t xml:space="preserve">competitors for unguided film recall. Retrieval settings are held fixed, so differences </w:t>
      </w:r>
      <w:r>
        <w:lastRenderedPageBreak/>
        <w:t xml:space="preserve">across conditions reflect associations formed before retrieval rather than deliberate control. The design crosses pre-task reminder presence with task </w:t>
      </w:r>
      <w:del w:id="797" w:author="Gunn, Jordan" w:date="2026-07-24T04:05:00Z" w16du:dateUtc="2026-07-24T03:05:00Z">
        <w:r w:rsidDel="00BC4D7F">
          <w:delText xml:space="preserve">encoding </w:delText>
        </w:r>
      </w:del>
      <w:ins w:id="798" w:author="Gunn, Jordan" w:date="2026-07-24T04:05:00Z" w16du:dateUtc="2026-07-24T03:05:00Z">
        <w:r w:rsidR="00BC4D7F">
          <w:t>association</w:t>
        </w:r>
        <w:r w:rsidR="00BC4D7F">
          <w:t xml:space="preserve"> </w:t>
        </w:r>
      </w:ins>
      <w:r>
        <w:t xml:space="preserve">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w:t>
      </w:r>
      <w:ins w:id="799" w:author="Gunn, Jordan" w:date="2026-07-24T04:22:00Z" w16du:dateUtc="2026-07-24T03:22:00Z">
        <w:r w:rsidR="00BD285E" w:rsidRPr="00BD285E">
          <w:t xml:space="preserve">Task association strength is varied using the </w:t>
        </w:r>
      </w:ins>
      <m:oMath>
        <m:sSub>
          <m:sSubPr>
            <m:ctrlPr>
              <w:ins w:id="800" w:author="Gunn, Jordan" w:date="2026-07-24T04:23:00Z" w16du:dateUtc="2026-07-24T03:23:00Z">
                <w:rPr>
                  <w:rFonts w:ascii="Cambria Math" w:hAnsi="Cambria Math"/>
                </w:rPr>
              </w:ins>
            </m:ctrlPr>
          </m:sSubPr>
          <m:e>
            <m:r>
              <w:ins w:id="801" w:author="Gunn, Jordan" w:date="2026-07-24T04:23:00Z" w16du:dateUtc="2026-07-24T03:23:00Z">
                <w:rPr>
                  <w:rFonts w:ascii="Cambria Math" w:hAnsi="Cambria Math"/>
                </w:rPr>
                <m:t>m</m:t>
              </w:ins>
            </m:r>
          </m:e>
          <m:sub>
            <m:r>
              <w:ins w:id="802" w:author="Gunn, Jordan" w:date="2026-07-24T04:23:00Z" w16du:dateUtc="2026-07-24T03:23:00Z">
                <m:rPr>
                  <m:sty m:val="p"/>
                </m:rPr>
                <w:rPr>
                  <w:rFonts w:ascii="Cambria Math" w:hAnsi="Cambria Math"/>
                </w:rPr>
                <m:t>task</m:t>
              </w:ins>
            </m:r>
          </m:sub>
        </m:sSub>
      </m:oMath>
      <w:ins w:id="803" w:author="Gunn, Jordan" w:date="2026-07-24T04:23:00Z" w16du:dateUtc="2026-07-24T03:23:00Z">
        <w:r w:rsidR="00BD285E" w:rsidRPr="00BD285E">
          <w:t xml:space="preserve"> </w:t>
        </w:r>
      </w:ins>
      <w:ins w:id="804" w:author="Gunn, Jordan" w:date="2026-07-24T04:22:00Z" w16du:dateUtc="2026-07-24T03:22:00Z">
        <w:r w:rsidR="00BD285E" w:rsidRPr="00BD285E">
          <w:t xml:space="preserve">multiplier defined in </w:t>
        </w:r>
      </w:ins>
      <w:ins w:id="805" w:author="Gunn, Jordan" w:date="2026-07-24T04:24:00Z" w16du:dateUtc="2026-07-24T03:24:00Z">
        <w:r w:rsidR="00BD285E">
          <w:fldChar w:fldCharType="begin"/>
        </w:r>
        <w:r w:rsidR="00BD285E">
          <w:instrText>HYPERLINK  \l "eq-task-mcf-learning"</w:instrText>
        </w:r>
        <w:r w:rsidR="00BD285E">
          <w:fldChar w:fldCharType="separate"/>
        </w:r>
        <w:r w:rsidR="00BD285E" w:rsidRPr="00BD285E">
          <w:rPr>
            <w:rStyle w:val="Hyperlink"/>
          </w:rPr>
          <w:t>Equation 8</w:t>
        </w:r>
        <w:r w:rsidR="00BD285E">
          <w:fldChar w:fldCharType="end"/>
        </w:r>
      </w:ins>
      <w:del w:id="806" w:author="Gunn, Jordan" w:date="2026-07-24T04:22:00Z" w16du:dateUtc="2026-07-24T03:22:00Z">
        <w:r w:rsidDel="00BD285E">
          <w:delText xml:space="preserve">Task </w:delText>
        </w:r>
      </w:del>
      <w:del w:id="807" w:author="Gunn, Jordan" w:date="2026-07-24T04:05:00Z" w16du:dateUtc="2026-07-24T03:05:00Z">
        <w:r w:rsidDel="00BC4D7F">
          <w:delText xml:space="preserve">encoding </w:delText>
        </w:r>
      </w:del>
      <w:del w:id="808" w:author="Gunn, Jordan" w:date="2026-07-24T04:22:00Z" w16du:dateUtc="2026-07-24T03:22:00Z">
        <w:r w:rsidDel="00BD285E">
          <w:delText xml:space="preserve">strength is modeled as a multiplier on task-phase context-to-feature learning in </w:delText>
        </w:r>
        <w:r w:rsidR="00F8399E" w:rsidDel="00BD285E">
          <w:fldChar w:fldCharType="begin"/>
        </w:r>
        <w:r w:rsidR="00F8399E" w:rsidDel="00BD285E">
          <w:delInstrText>HYPERLINK \l "eq-mcf-learning" \h</w:delInstrText>
        </w:r>
        <w:r w:rsidR="00F8399E" w:rsidDel="00BD285E">
          <w:fldChar w:fldCharType="separate"/>
        </w:r>
        <w:r w:rsidR="00F8399E" w:rsidDel="00BD285E">
          <w:rPr>
            <w:rStyle w:val="Hyperlink"/>
          </w:rPr>
          <w:delText>Equation 6</w:delText>
        </w:r>
        <w:r w:rsidR="00F8399E" w:rsidDel="00BD285E">
          <w:fldChar w:fldCharType="end"/>
        </w:r>
      </w:del>
      <w:r>
        <w:t>.</w:t>
      </w:r>
      <w:ins w:id="809" w:author="Gunn, Jordan" w:date="2026-07-24T04:24:00Z" w16du:dateUtc="2026-07-24T03:24:00Z">
        <w:r w:rsidR="00BD285E">
          <w:t xml:space="preserve"> </w:t>
        </w:r>
        <w:r w:rsidR="00BD285E" w:rsidRPr="00BD285E">
          <w:t>The weaker and stronger settings probe the sensitivity of recall to this association strength; they do not represent particular intervention tasks or differences in engagement.</w:t>
        </w:r>
      </w:ins>
    </w:p>
    <w:p w14:paraId="5A6F09C1" w14:textId="77777777" w:rsidR="00F8399E" w:rsidRDefault="00F54748">
      <w:pPr>
        <w:pStyle w:val="FigureTitle"/>
      </w:pPr>
      <w:bookmarkStart w:id="810" w:name="fig-simulation1-unguided-sequence"/>
      <w:r>
        <w:lastRenderedPageBreak/>
        <w:t>Figure 5</w:t>
      </w:r>
    </w:p>
    <w:p w14:paraId="70D60ED9" w14:textId="52C03121" w:rsidR="00F8399E" w:rsidRDefault="00F54748">
      <w:pPr>
        <w:pStyle w:val="Caption"/>
      </w:pPr>
      <w:r>
        <w:rPr>
          <w:b/>
          <w:bCs/>
        </w:rPr>
        <w:t xml:space="preserve">Simulation 1: unguided film recall by reminder condition and task </w:t>
      </w:r>
      <w:del w:id="811" w:author="Gunn, Jordan" w:date="2026-07-24T04:05:00Z" w16du:dateUtc="2026-07-24T03:05:00Z">
        <w:r w:rsidDel="00BC4D7F">
          <w:rPr>
            <w:b/>
            <w:bCs/>
          </w:rPr>
          <w:delText xml:space="preserve">encoding </w:delText>
        </w:r>
      </w:del>
      <w:ins w:id="812" w:author="Gunn, Jordan" w:date="2026-07-24T04:05:00Z" w16du:dateUtc="2026-07-24T03:05:00Z">
        <w:r w:rsidR="00BC4D7F">
          <w:rPr>
            <w:b/>
            <w:bCs/>
          </w:rPr>
          <w:t>association</w:t>
        </w:r>
        <w:r w:rsidR="00BC4D7F">
          <w:rPr>
            <w:b/>
            <w:bCs/>
          </w:rPr>
          <w:t xml:space="preserve"> </w:t>
        </w:r>
      </w:ins>
      <w:r>
        <w:rPr>
          <w:b/>
          <w:bCs/>
        </w:rPr>
        <w:t>strength.</w:t>
      </w:r>
      <w:r>
        <w:t xml:space="preserve"> Reminder condition and task </w:t>
      </w:r>
      <w:del w:id="813" w:author="Gunn, Jordan" w:date="2026-07-24T04:05:00Z" w16du:dateUtc="2026-07-24T03:05:00Z">
        <w:r w:rsidDel="00BC4D7F">
          <w:delText xml:space="preserve">encoding </w:delText>
        </w:r>
      </w:del>
      <w:ins w:id="814" w:author="Gunn, Jordan" w:date="2026-07-24T04:05:00Z" w16du:dateUtc="2026-07-24T03:05:00Z">
        <w:r w:rsidR="00BC4D7F">
          <w:t>association</w:t>
        </w:r>
        <w:r w:rsidR="00BC4D7F">
          <w:t xml:space="preserve"> </w:t>
        </w:r>
      </w:ins>
      <w:r>
        <w:t xml:space="preserve">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437DACD2" w:rsidR="00F8399E" w:rsidRDefault="00F54748">
      <w:pPr>
        <w:pStyle w:val="FigureWithoutNote"/>
      </w:pPr>
      <w:del w:id="815" w:author="Gunn, Jordan" w:date="2026-07-24T04:25:00Z" w16du:dateUtc="2026-07-24T03:25:00Z">
        <w:r w:rsidDel="00BD285E">
          <w:rPr>
            <w:noProof/>
          </w:rPr>
          <w:lastRenderedPageBreak/>
          <w:drawing>
            <wp:inline distT="0" distB="0" distL="0" distR="0" wp14:anchorId="614E3BF2" wp14:editId="2A465E90">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8"/>
                      <a:stretch>
                        <a:fillRect/>
                      </a:stretch>
                    </pic:blipFill>
                    <pic:spPr bwMode="auto">
                      <a:xfrm>
                        <a:off x="0" y="0"/>
                        <a:ext cx="5943600" cy="5253037"/>
                      </a:xfrm>
                      <a:prstGeom prst="rect">
                        <a:avLst/>
                      </a:prstGeom>
                      <a:noFill/>
                      <a:ln w="9525">
                        <a:noFill/>
                        <a:headEnd/>
                        <a:tailEnd/>
                      </a:ln>
                    </pic:spPr>
                  </pic:pic>
                </a:graphicData>
              </a:graphic>
            </wp:inline>
          </w:drawing>
        </w:r>
      </w:del>
      <w:ins w:id="816" w:author="Gunn, Jordan" w:date="2026-07-24T04:25:00Z" w16du:dateUtc="2026-07-24T03:25:00Z">
        <w:r w:rsidR="00BD285E">
          <w:rPr>
            <w:noProof/>
          </w:rPr>
          <w:drawing>
            <wp:inline distT="0" distB="0" distL="0" distR="0" wp14:anchorId="5A3FF6E0" wp14:editId="66BF7D70">
              <wp:extent cx="5943600" cy="5038090"/>
              <wp:effectExtent l="0" t="0" r="0" b="3810"/>
              <wp:docPr id="2023819777" name="Picture 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ins>
    </w:p>
    <w:bookmarkEnd w:id="810"/>
    <w:p w14:paraId="4A52CCEA" w14:textId="77777777"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a larger rise in task-position recall. In the selected weak-versus-strong comparison, mean film </w:t>
      </w:r>
      <w:r>
        <w:lastRenderedPageBreak/>
        <w:t>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F54748">
      <w:pPr>
        <w:pStyle w:val="FigureTitle"/>
      </w:pPr>
      <w:bookmarkStart w:id="817" w:name="fig-simulation1-recall-distributions"/>
      <w:r>
        <w:lastRenderedPageBreak/>
        <w:t>Figure 6</w:t>
      </w:r>
    </w:p>
    <w:p w14:paraId="4B33FEDF" w14:textId="441E2C9E" w:rsidR="00F8399E" w:rsidRDefault="00F54748">
      <w:pPr>
        <w:pStyle w:val="Caption"/>
      </w:pPr>
      <w:r>
        <w:rPr>
          <w:b/>
          <w:bCs/>
        </w:rPr>
        <w:t xml:space="preserve">Simulation 1: </w:t>
      </w:r>
      <w:ins w:id="818" w:author="Gunn, Jordan" w:date="2026-07-24T01:46:00Z" w16du:dateUtc="2026-07-24T00:46:00Z">
        <w:r w:rsidR="00AD346C" w:rsidRPr="00AD346C">
          <w:rPr>
            <w:b/>
            <w:bCs/>
          </w:rPr>
          <w:t>Strong task encoding after a film reminder shifts recall from film to task items</w:t>
        </w:r>
      </w:ins>
      <w:del w:id="819" w:author="Gunn, Jordan" w:date="2026-07-24T01:46:00Z" w16du:dateUtc="2026-07-24T00:46:00Z">
        <w:r w:rsidDel="00AD346C">
          <w:rPr>
            <w:b/>
            <w:bCs/>
          </w:rPr>
          <w:delText>reminder-linked task encoding redistributes recall probability by encoded position</w:delText>
        </w:r>
      </w:del>
      <w:r>
        <w:rPr>
          <w:b/>
          <w:bCs/>
        </w:rPr>
        <w:t>.</w:t>
      </w:r>
      <w:r>
        <w:t xml:space="preserve"> Reminder condition and task </w:t>
      </w:r>
      <w:del w:id="820" w:author="Gunn, Jordan" w:date="2026-07-24T04:05:00Z" w16du:dateUtc="2026-07-24T03:05:00Z">
        <w:r w:rsidDel="00BC4D7F">
          <w:delText xml:space="preserve">encoding </w:delText>
        </w:r>
      </w:del>
      <w:ins w:id="821" w:author="Gunn, Jordan" w:date="2026-07-24T04:05:00Z" w16du:dateUtc="2026-07-24T03:05:00Z">
        <w:r w:rsidR="00BC4D7F">
          <w:t>association</w:t>
        </w:r>
        <w:r w:rsidR="00BC4D7F">
          <w:t xml:space="preserve"> </w:t>
        </w:r>
      </w:ins>
      <w:r>
        <w:t xml:space="preserve">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w:t>
      </w:r>
      <w:del w:id="822" w:author="Gunn, Jordan" w:date="2026-07-24T04:05:00Z" w16du:dateUtc="2026-07-24T03:05:00Z">
        <w:r w:rsidDel="00BC4D7F">
          <w:delText xml:space="preserve">encoding </w:delText>
        </w:r>
      </w:del>
      <w:ins w:id="823" w:author="Gunn, Jordan" w:date="2026-07-24T04:05:00Z" w16du:dateUtc="2026-07-24T03:05:00Z">
        <w:r w:rsidR="00BC4D7F">
          <w:t>association</w:t>
        </w:r>
        <w:r w:rsidR="00BC4D7F">
          <w:t xml:space="preserve"> </w:t>
        </w:r>
      </w:ins>
      <w:r>
        <w:t>strength therefore changes recall probability by encoded position most clearly when task encoding follows a film reminder.</w:t>
      </w:r>
    </w:p>
    <w:p w14:paraId="24C58070" w14:textId="3031143F" w:rsidR="00F8399E" w:rsidRDefault="00F54748">
      <w:pPr>
        <w:pStyle w:val="FigureWithoutNote"/>
      </w:pPr>
      <w:del w:id="824" w:author="Gunn, Jordan" w:date="2026-07-24T04:25:00Z" w16du:dateUtc="2026-07-24T03:25:00Z">
        <w:r w:rsidDel="00BD285E">
          <w:rPr>
            <w:noProof/>
          </w:rPr>
          <w:lastRenderedPageBreak/>
          <w:drawing>
            <wp:inline distT="0" distB="0" distL="0" distR="0" wp14:anchorId="78695ECF" wp14:editId="2A4C4DBE">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20"/>
                      <a:stretch>
                        <a:fillRect/>
                      </a:stretch>
                    </pic:blipFill>
                    <pic:spPr bwMode="auto">
                      <a:xfrm>
                        <a:off x="0" y="0"/>
                        <a:ext cx="5943600" cy="5589783"/>
                      </a:xfrm>
                      <a:prstGeom prst="rect">
                        <a:avLst/>
                      </a:prstGeom>
                      <a:noFill/>
                      <a:ln w="9525">
                        <a:noFill/>
                        <a:headEnd/>
                        <a:tailEnd/>
                      </a:ln>
                    </pic:spPr>
                  </pic:pic>
                </a:graphicData>
              </a:graphic>
            </wp:inline>
          </w:drawing>
        </w:r>
      </w:del>
      <w:ins w:id="825" w:author="Gunn, Jordan" w:date="2026-07-24T04:25:00Z" w16du:dateUtc="2026-07-24T03:25:00Z">
        <w:r w:rsidR="00BD285E">
          <w:rPr>
            <w:noProof/>
          </w:rPr>
          <w:drawing>
            <wp:inline distT="0" distB="0" distL="0" distR="0" wp14:anchorId="298BB08E" wp14:editId="36293ABF">
              <wp:extent cx="5943600" cy="5588000"/>
              <wp:effectExtent l="0" t="0" r="0" b="0"/>
              <wp:docPr id="1929322518" name="Picture 5"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5588000"/>
                      </a:xfrm>
                      <a:prstGeom prst="rect">
                        <a:avLst/>
                      </a:prstGeom>
                      <a:noFill/>
                      <a:ln>
                        <a:noFill/>
                      </a:ln>
                    </pic:spPr>
                  </pic:pic>
                </a:graphicData>
              </a:graphic>
            </wp:inline>
          </w:drawing>
        </w:r>
      </w:ins>
    </w:p>
    <w:bookmarkEnd w:id="817"/>
    <w:p w14:paraId="47DD10D8" w14:textId="77777777" w:rsidR="00F8399E" w:rsidRDefault="00F54748">
      <w:pPr>
        <w:pStyle w:val="AfterWithoutNote"/>
      </w:pPr>
      <w:r>
        <w:t xml:space="preserve"> </w:t>
      </w:r>
    </w:p>
    <w:p w14:paraId="06DC053D" w14:textId="48AEE882" w:rsidR="00F8399E" w:rsidDel="00215C2C" w:rsidRDefault="00F54748">
      <w:pPr>
        <w:pStyle w:val="FigureTitle"/>
        <w:rPr>
          <w:del w:id="826" w:author="Gunn, Jordan" w:date="2026-07-24T04:12:00Z" w16du:dateUtc="2026-07-24T03:12:00Z"/>
        </w:rPr>
      </w:pPr>
      <w:bookmarkStart w:id="827" w:name="fig-simulation1-context-overlap"/>
      <w:commentRangeStart w:id="828"/>
      <w:del w:id="829" w:author="Gunn, Jordan" w:date="2026-07-24T04:12:00Z" w16du:dateUtc="2026-07-24T03:12:00Z">
        <w:r w:rsidDel="00215C2C">
          <w:delText>Figure 7</w:delText>
        </w:r>
        <w:commentRangeEnd w:id="828"/>
        <w:r w:rsidR="00215C2C" w:rsidDel="00215C2C">
          <w:rPr>
            <w:rStyle w:val="CommentReference"/>
            <w:sz w:val="24"/>
            <w:szCs w:val="24"/>
          </w:rPr>
          <w:commentReference w:id="828"/>
        </w:r>
      </w:del>
    </w:p>
    <w:p w14:paraId="41C1B5AC" w14:textId="159B5002" w:rsidR="00F8399E" w:rsidDel="00215C2C" w:rsidRDefault="00F54748">
      <w:pPr>
        <w:pStyle w:val="Caption"/>
        <w:rPr>
          <w:del w:id="830" w:author="Gunn, Jordan" w:date="2026-07-24T04:12:00Z" w16du:dateUtc="2026-07-24T03:12:00Z"/>
        </w:rPr>
      </w:pPr>
      <w:del w:id="831" w:author="Gunn, Jordan" w:date="2026-07-24T04:12:00Z" w16du:dateUtc="2026-07-24T03:12:00Z">
        <w:r w:rsidDel="00215C2C">
          <w:rPr>
            <w:b/>
            <w:bCs/>
          </w:rPr>
          <w:delText>Simulation 1: reminder reinstatement increases similarity between film- and task-encoding contexts.</w:delText>
        </w:r>
        <w:r w:rsidDel="00215C2C">
          <w:delText xml:space="preserve"> Reminder condition was varied before task encoding while retrieval was held unguided. </w:delText>
        </w:r>
        <w:r w:rsidDel="00215C2C">
          <w:rPr>
            <w:b/>
            <w:bCs/>
          </w:rPr>
          <w:delText>(A)</w:delText>
        </w:r>
        <w:r w:rsidDel="00215C2C">
          <w:delText xml:space="preserve"> Mean context similarity between each encoded film and task item position, averaging across encoded task positions. </w:delText>
        </w:r>
        <w:r w:rsidDel="00215C2C">
          <w:rPr>
            <w:b/>
            <w:bCs/>
          </w:rPr>
          <w:delText>(B)</w:delText>
        </w:r>
        <w:r w:rsidDel="00215C2C">
          <w:delTex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delText>
        </w:r>
      </w:del>
    </w:p>
    <w:p w14:paraId="3F637062" w14:textId="6973DF80" w:rsidR="00F8399E" w:rsidDel="00215C2C" w:rsidRDefault="00F54748">
      <w:pPr>
        <w:pStyle w:val="FigureWithoutNote"/>
        <w:rPr>
          <w:del w:id="832" w:author="Gunn, Jordan" w:date="2026-07-24T04:12:00Z" w16du:dateUtc="2026-07-24T03:12:00Z"/>
        </w:rPr>
      </w:pPr>
      <w:del w:id="833" w:author="Gunn, Jordan" w:date="2026-07-24T04:12:00Z" w16du:dateUtc="2026-07-24T03:12:00Z">
        <w:r w:rsidDel="00215C2C">
          <w:rPr>
            <w:noProof/>
          </w:rPr>
          <w:drawing>
            <wp:inline distT="0" distB="0" distL="0" distR="0" wp14:anchorId="79FE9FE7" wp14:editId="38495F79">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22"/>
                      <a:stretch>
                        <a:fillRect/>
                      </a:stretch>
                    </pic:blipFill>
                    <pic:spPr bwMode="auto">
                      <a:xfrm>
                        <a:off x="0" y="0"/>
                        <a:ext cx="5943600" cy="5660571"/>
                      </a:xfrm>
                      <a:prstGeom prst="rect">
                        <a:avLst/>
                      </a:prstGeom>
                      <a:noFill/>
                      <a:ln w="9525">
                        <a:noFill/>
                        <a:headEnd/>
                        <a:tailEnd/>
                      </a:ln>
                    </pic:spPr>
                  </pic:pic>
                </a:graphicData>
              </a:graphic>
            </wp:inline>
          </w:drawing>
        </w:r>
      </w:del>
    </w:p>
    <w:bookmarkEnd w:id="827"/>
    <w:p w14:paraId="64DB44D4" w14:textId="188F68BD" w:rsidR="00F8399E" w:rsidRDefault="003A4685">
      <w:pPr>
        <w:pStyle w:val="AfterWithoutNote"/>
      </w:pPr>
      <w:ins w:id="834" w:author="Gunn, Jordan" w:date="2026-07-24T04:37:00Z" w16du:dateUtc="2026-07-24T03:37:00Z">
        <w:r w:rsidRPr="003A4685">
          <w:t>Because the reminder reinstates film-associated context before task encoding, increasing task association strength makes that context more likely to support task items during later recall</w:t>
        </w:r>
      </w:ins>
      <w:ins w:id="835" w:author="Gunn, Jordan" w:date="2026-07-24T04:09:00Z" w16du:dateUtc="2026-07-24T03:09:00Z">
        <w:r w:rsidR="00215C2C" w:rsidRPr="00215C2C">
          <w:t>. Film-item associations remain unchanged; film recall falls because the retrieval context now also supports task competitors.</w:t>
        </w:r>
        <w:r w:rsidR="00215C2C">
          <w:t xml:space="preserve"> </w:t>
        </w:r>
      </w:ins>
      <w:del w:id="836" w:author="Gunn, Jordan" w:date="2026-07-24T04:09:00Z" w16du:dateUtc="2026-07-24T03:09:00Z">
        <w:r w:rsidR="00F54748" w:rsidDel="00215C2C">
          <w:fldChar w:fldCharType="begin"/>
        </w:r>
        <w:r w:rsidR="00F54748" w:rsidDel="00215C2C">
          <w:delInstrText>HYPERLINK \l "fig-simulation1-context-overlap" \h</w:delInstrText>
        </w:r>
        <w:r w:rsidR="00F54748" w:rsidDel="00215C2C">
          <w:fldChar w:fldCharType="separate"/>
        </w:r>
        <w:r w:rsidR="00F54748" w:rsidDel="00215C2C">
          <w:rPr>
            <w:rStyle w:val="Hyperlink"/>
          </w:rPr>
          <w:delText>Figure 7</w:delText>
        </w:r>
        <w:r w:rsidR="00F54748" w:rsidDel="00215C2C">
          <w:fldChar w:fldCharType="end"/>
        </w:r>
        <w:r w:rsidR="00F54748" w:rsidDel="00215C2C">
          <w:delText xml:space="preserve"> helps interpret why the no-reminder and with-reminder curves diverge. Sequential film reminders do not reinstate a single context state for the whole film. They reinstate film-associated states before task encoding, increasing similarity between task-encoding contexts and the context states active at particular film positions. Task </w:delText>
        </w:r>
      </w:del>
      <w:del w:id="837" w:author="Gunn, Jordan" w:date="2026-07-24T04:06:00Z" w16du:dateUtc="2026-07-24T03:06:00Z">
        <w:r w:rsidR="00F54748" w:rsidDel="00BC4D7F">
          <w:delText xml:space="preserve">encoding </w:delText>
        </w:r>
      </w:del>
      <w:del w:id="838" w:author="Gunn, Jordan" w:date="2026-07-24T04:09:00Z" w16du:dateUtc="2026-07-24T03:09:00Z">
        <w:r w:rsidR="00F54748" w:rsidDel="00215C2C">
          <w:delText xml:space="preserve">strength then determines how strongly task items are learned in those reinstated states, while film encoding settings remain unchanged. Task items remain distinct from film items, and film-item associations are not weakened. The loss of film recall occurs because task items become more likely to be sampled from context states that also support film material. </w:delText>
        </w:r>
      </w:del>
      <w:ins w:id="839" w:author="Gunn, Jordan" w:date="2026-07-24T01:58:00Z" w16du:dateUtc="2026-07-24T00:58:00Z">
        <w:r w:rsidR="008F3762" w:rsidRPr="008F3762">
          <w:t>Simulation 1 therefore shows how task items encoded after a film reminder can become competitors for unguided film recall within a retrieved-context model.</w:t>
        </w:r>
      </w:ins>
      <w:del w:id="840" w:author="Gunn, Jordan" w:date="2026-07-24T01:58:00Z" w16du:dateUtc="2026-07-24T00:58:00Z">
        <w:r w:rsidR="00F54748" w:rsidDel="008F3762">
          <w:delText>Simulation 1 therefore establishes a retrieved-context account of how reminder-linked task encoding can create competitors for unguided film recall.</w:delText>
        </w:r>
      </w:del>
      <w:r w:rsidR="00F54748">
        <w:t xml:space="preserve"> </w:t>
      </w:r>
      <w:r w:rsidR="00F54748">
        <w:lastRenderedPageBreak/>
        <w:t>Simulation 2 examines whether deliberate retrieval control reduces the effect of those learned competitors.</w:t>
      </w:r>
    </w:p>
    <w:p w14:paraId="4AEC6211" w14:textId="77777777" w:rsidR="00F8399E" w:rsidRDefault="00F54748">
      <w:pPr>
        <w:pStyle w:val="Heading2"/>
      </w:pPr>
      <w:bookmarkStart w:id="841" w:name="X01bab10be8432eead1f631bed9fce6a815fd83d"/>
      <w:bookmarkEnd w:id="792"/>
      <w:r>
        <w:t>Simulation 2: Control Mechanisms for Deliberate Recall</w:t>
      </w:r>
    </w:p>
    <w:p w14:paraId="697AF2FA" w14:textId="699A79FE" w:rsidR="00F8399E" w:rsidRDefault="00F54748">
      <w:pPr>
        <w:pStyle w:val="FirstParagraph"/>
      </w:pPr>
      <w:r>
        <w:t xml:space="preserve">Simulation 2 examines how deliberate retrieval control can protect film recall across the same reminder conditions and task </w:t>
      </w:r>
      <w:del w:id="842" w:author="Gunn, Jordan" w:date="2026-07-24T04:06:00Z" w16du:dateUtc="2026-07-24T03:06:00Z">
        <w:r w:rsidDel="00BC4D7F">
          <w:delText xml:space="preserve">encoding </w:delText>
        </w:r>
      </w:del>
      <w:ins w:id="843" w:author="Gunn, Jordan" w:date="2026-07-24T04:06:00Z" w16du:dateUtc="2026-07-24T03:06:00Z">
        <w:r w:rsidR="00BC4D7F">
          <w:t>association</w:t>
        </w:r>
        <w:r w:rsidR="00BC4D7F">
          <w:t xml:space="preserve"> </w:t>
        </w:r>
      </w:ins>
      <w:r>
        <w:t>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099FEA64" w:rsidR="00F8399E" w:rsidRDefault="00F54748">
      <w:pPr>
        <w:pStyle w:val="FigureTitle"/>
      </w:pPr>
      <w:bookmarkStart w:id="844" w:name="fig-simulation2-control-cued-behavioral"/>
      <w:r>
        <w:lastRenderedPageBreak/>
        <w:t>Figure </w:t>
      </w:r>
      <w:ins w:id="845" w:author="Gunn, Jordan" w:date="2026-07-24T04:17:00Z" w16du:dateUtc="2026-07-24T03:17:00Z">
        <w:r w:rsidR="00215C2C">
          <w:t>7</w:t>
        </w:r>
      </w:ins>
      <w:del w:id="846" w:author="Gunn, Jordan" w:date="2026-07-24T04:17:00Z" w16du:dateUtc="2026-07-24T03:17:00Z">
        <w:r w:rsidDel="00215C2C">
          <w:delText>8</w:delText>
        </w:r>
      </w:del>
    </w:p>
    <w:p w14:paraId="198A8B0B" w14:textId="6B2D1B5D" w:rsidR="00F8399E" w:rsidRDefault="00F54748">
      <w:pPr>
        <w:pStyle w:val="Caption"/>
      </w:pPr>
      <w:r>
        <w:rPr>
          <w:b/>
          <w:bCs/>
        </w:rPr>
        <w:t xml:space="preserve">Simulation 2: </w:t>
      </w:r>
      <w:ins w:id="847" w:author="Gunn, Jordan" w:date="2026-07-24T01:58:00Z" w16du:dateUtc="2026-07-24T00:58:00Z">
        <w:r w:rsidR="008F3762" w:rsidRPr="008F3762">
          <w:rPr>
            <w:b/>
            <w:bCs/>
          </w:rPr>
          <w:t>Deliberate film recall is relatively preserved when a film reminder precedes strong task encoding</w:t>
        </w:r>
      </w:ins>
      <w:del w:id="848" w:author="Gunn, Jordan" w:date="2026-07-24T01:58:00Z" w16du:dateUtc="2026-07-24T00:58:00Z">
        <w:r w:rsidDel="008F3762">
          <w:rPr>
            <w:b/>
            <w:bCs/>
          </w:rPr>
          <w:delText>deliberate film recall is protected from reminder-linked task interference</w:delText>
        </w:r>
      </w:del>
      <w:r>
        <w:rPr>
          <w:b/>
          <w:bCs/>
        </w:rPr>
        <w:t>.</w:t>
      </w:r>
      <w:r>
        <w:t xml:space="preserve"> Reminder condition and task </w:t>
      </w:r>
      <w:del w:id="849" w:author="Gunn, Jordan" w:date="2026-07-24T04:06:00Z" w16du:dateUtc="2026-07-24T03:06:00Z">
        <w:r w:rsidDel="00BC4D7F">
          <w:delText xml:space="preserve">encoding </w:delText>
        </w:r>
      </w:del>
      <w:ins w:id="850" w:author="Gunn, Jordan" w:date="2026-07-24T04:06:00Z" w16du:dateUtc="2026-07-24T03:06:00Z">
        <w:r w:rsidR="00BC4D7F">
          <w:t>association</w:t>
        </w:r>
        <w:r w:rsidR="00BC4D7F">
          <w:t xml:space="preserve"> </w:t>
        </w:r>
      </w:ins>
      <w:r>
        <w:t>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76CA8059" w:rsidR="00F8399E" w:rsidRDefault="00F54748">
      <w:pPr>
        <w:pStyle w:val="FigureWithoutNote"/>
      </w:pPr>
      <w:del w:id="851" w:author="Gunn, Jordan" w:date="2026-07-24T04:27:00Z" w16du:dateUtc="2026-07-24T03:27:00Z">
        <w:r w:rsidDel="00BD285E">
          <w:rPr>
            <w:noProof/>
          </w:rPr>
          <w:lastRenderedPageBreak/>
          <w:drawing>
            <wp:inline distT="0" distB="0" distL="0" distR="0" wp14:anchorId="71E076DA" wp14:editId="72D969A1">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23"/>
                      <a:stretch>
                        <a:fillRect/>
                      </a:stretch>
                    </pic:blipFill>
                    <pic:spPr bwMode="auto">
                      <a:xfrm>
                        <a:off x="0" y="0"/>
                        <a:ext cx="5943600" cy="3596194"/>
                      </a:xfrm>
                      <a:prstGeom prst="rect">
                        <a:avLst/>
                      </a:prstGeom>
                      <a:noFill/>
                      <a:ln w="9525">
                        <a:noFill/>
                        <a:headEnd/>
                        <a:tailEnd/>
                      </a:ln>
                    </pic:spPr>
                  </pic:pic>
                </a:graphicData>
              </a:graphic>
            </wp:inline>
          </w:drawing>
        </w:r>
      </w:del>
      <w:ins w:id="852" w:author="Gunn, Jordan" w:date="2026-07-24T04:27:00Z" w16du:dateUtc="2026-07-24T03:27:00Z">
        <w:r w:rsidR="00BD285E">
          <w:rPr>
            <w:noProof/>
          </w:rPr>
          <w:drawing>
            <wp:inline distT="0" distB="0" distL="0" distR="0" wp14:anchorId="5271594F" wp14:editId="086F7006">
              <wp:extent cx="5943600" cy="3597275"/>
              <wp:effectExtent l="0" t="0" r="0" b="0"/>
              <wp:docPr id="994376454" name="Picture 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97275"/>
                      </a:xfrm>
                      <a:prstGeom prst="rect">
                        <a:avLst/>
                      </a:prstGeom>
                      <a:noFill/>
                      <a:ln>
                        <a:noFill/>
                      </a:ln>
                    </pic:spPr>
                  </pic:pic>
                </a:graphicData>
              </a:graphic>
            </wp:inline>
          </w:drawing>
        </w:r>
      </w:ins>
    </w:p>
    <w:bookmarkEnd w:id="844"/>
    <w:p w14:paraId="1BEE8BC3" w14:textId="08D829F6" w:rsidR="00F8399E" w:rsidRDefault="00F54748">
      <w:pPr>
        <w:pStyle w:val="AfterWithoutNote"/>
      </w:pPr>
      <w:r>
        <w:fldChar w:fldCharType="begin"/>
      </w:r>
      <w:r>
        <w:instrText>HYPERLINK \l "fig-simulation2-control-cued-behavioral" \h</w:instrText>
      </w:r>
      <w:r>
        <w:fldChar w:fldCharType="separate"/>
      </w:r>
      <w:r>
        <w:rPr>
          <w:rStyle w:val="Hyperlink"/>
        </w:rPr>
        <w:t>Figure </w:t>
      </w:r>
      <w:ins w:id="853" w:author="Gunn, Jordan" w:date="2026-07-24T04:17:00Z" w16du:dateUtc="2026-07-24T03:17:00Z">
        <w:r w:rsidR="00215C2C">
          <w:rPr>
            <w:rStyle w:val="Hyperlink"/>
          </w:rPr>
          <w:t>7</w:t>
        </w:r>
      </w:ins>
      <w:del w:id="854" w:author="Gunn, Jordan" w:date="2026-07-24T04:17:00Z" w16du:dateUtc="2026-07-24T03:17:00Z">
        <w:r w:rsidDel="00215C2C">
          <w:rPr>
            <w:rStyle w:val="Hyperlink"/>
          </w:rPr>
          <w:delText>8</w:delText>
        </w:r>
      </w:del>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77F262C3" w:rsidR="00F8399E" w:rsidRDefault="00F54748">
      <w:pPr>
        <w:pStyle w:val="FigureTitle"/>
      </w:pPr>
      <w:bookmarkStart w:id="855" w:name="X3f1d862adb125e692948a0e1917736f72c3ad35"/>
      <w:r>
        <w:lastRenderedPageBreak/>
        <w:t>Figure </w:t>
      </w:r>
      <w:ins w:id="856" w:author="Gunn, Jordan" w:date="2026-07-24T04:17:00Z" w16du:dateUtc="2026-07-24T03:17:00Z">
        <w:r w:rsidR="00215C2C">
          <w:t>8</w:t>
        </w:r>
      </w:ins>
      <w:del w:id="857" w:author="Gunn, Jordan" w:date="2026-07-24T04:17:00Z" w16du:dateUtc="2026-07-24T03:17:00Z">
        <w:r w:rsidDel="00215C2C">
          <w:delText>9</w:delText>
        </w:r>
      </w:del>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65D80BF4" w:rsidR="00F8399E" w:rsidRDefault="00F54748">
      <w:pPr>
        <w:pStyle w:val="FigureWithoutNote"/>
      </w:pPr>
      <w:del w:id="858" w:author="Gunn, Jordan" w:date="2026-07-24T04:27:00Z" w16du:dateUtc="2026-07-24T03:27:00Z">
        <w:r w:rsidDel="00BD285E">
          <w:rPr>
            <w:noProof/>
          </w:rPr>
          <w:drawing>
            <wp:inline distT="0" distB="0" distL="0" distR="0" wp14:anchorId="69C0DEA2" wp14:editId="20E6C695">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25"/>
                      <a:stretch>
                        <a:fillRect/>
                      </a:stretch>
                    </pic:blipFill>
                    <pic:spPr bwMode="auto">
                      <a:xfrm>
                        <a:off x="0" y="0"/>
                        <a:ext cx="5943600" cy="2657138"/>
                      </a:xfrm>
                      <a:prstGeom prst="rect">
                        <a:avLst/>
                      </a:prstGeom>
                      <a:noFill/>
                      <a:ln w="9525">
                        <a:noFill/>
                        <a:headEnd/>
                        <a:tailEnd/>
                      </a:ln>
                    </pic:spPr>
                  </pic:pic>
                </a:graphicData>
              </a:graphic>
            </wp:inline>
          </w:drawing>
        </w:r>
      </w:del>
      <w:ins w:id="859" w:author="Gunn, Jordan" w:date="2026-07-24T04:27:00Z" w16du:dateUtc="2026-07-24T03:27:00Z">
        <w:r w:rsidR="00BD285E">
          <w:rPr>
            <w:noProof/>
          </w:rPr>
          <w:drawing>
            <wp:inline distT="0" distB="0" distL="0" distR="0" wp14:anchorId="4B9FA421" wp14:editId="56AEBC02">
              <wp:extent cx="5943600" cy="2658110"/>
              <wp:effectExtent l="0" t="0" r="0" b="0"/>
              <wp:docPr id="705127219" name="Picture 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658110"/>
                      </a:xfrm>
                      <a:prstGeom prst="rect">
                        <a:avLst/>
                      </a:prstGeom>
                      <a:noFill/>
                      <a:ln>
                        <a:noFill/>
                      </a:ln>
                    </pic:spPr>
                  </pic:pic>
                </a:graphicData>
              </a:graphic>
            </wp:inline>
          </w:drawing>
        </w:r>
      </w:ins>
    </w:p>
    <w:bookmarkEnd w:id="855"/>
    <w:p w14:paraId="7DF54664" w14:textId="30EB66AA" w:rsidR="00F8399E" w:rsidDel="00B70966" w:rsidRDefault="00F54748" w:rsidP="00B70966">
      <w:pPr>
        <w:pStyle w:val="AfterWithoutNote"/>
        <w:rPr>
          <w:del w:id="860" w:author="Gunn, Jordan" w:date="2026-07-24T04:47:00Z" w16du:dateUtc="2026-07-24T03:47:00Z"/>
        </w:rPr>
      </w:pPr>
      <w:r>
        <w:fldChar w:fldCharType="begin"/>
      </w:r>
      <w:r>
        <w:instrText>HYPERLINK \l "X3f1d862adb125e692948a0e1917736f72c3ad35" \h</w:instrText>
      </w:r>
      <w:r>
        <w:fldChar w:fldCharType="separate"/>
      </w:r>
      <w:r>
        <w:rPr>
          <w:rStyle w:val="Hyperlink"/>
        </w:rPr>
        <w:t>Figure </w:t>
      </w:r>
      <w:ins w:id="861" w:author="Gunn, Jordan" w:date="2026-07-24T04:16:00Z" w16du:dateUtc="2026-07-24T03:16:00Z">
        <w:r w:rsidR="00215C2C">
          <w:rPr>
            <w:rStyle w:val="Hyperlink"/>
          </w:rPr>
          <w:t>8</w:t>
        </w:r>
      </w:ins>
      <w:del w:id="862" w:author="Gunn, Jordan" w:date="2026-07-24T04:16:00Z" w16du:dateUtc="2026-07-24T03:16:00Z">
        <w:r w:rsidDel="00215C2C">
          <w:rPr>
            <w:rStyle w:val="Hyperlink"/>
          </w:rPr>
          <w:delText>9</w:delText>
        </w:r>
      </w:del>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ins w:id="863" w:author="Gunn, Jordan" w:date="2026-07-24T04:47:00Z" w16du:dateUtc="2026-07-24T03:47:00Z">
        <w:r w:rsidR="00B70966">
          <w:t xml:space="preserve"> </w:t>
        </w:r>
        <w:r w:rsidR="00B70966" w:rsidRPr="00B70966">
          <w:t>In the model, the maintained film-category cue does not alter temporal context or the associations learned during encoding. It adds support to film candidates during sampling, providing a basis for selection that task competitors do not receive.</w:t>
        </w:r>
      </w:ins>
    </w:p>
    <w:p w14:paraId="511C57E5" w14:textId="77777777" w:rsidR="00B70966" w:rsidRDefault="00B70966">
      <w:pPr>
        <w:pStyle w:val="AfterWithoutNote"/>
        <w:rPr>
          <w:ins w:id="864" w:author="Gunn, Jordan" w:date="2026-07-24T04:48:00Z" w16du:dateUtc="2026-07-24T03:48:00Z"/>
        </w:rPr>
      </w:pPr>
    </w:p>
    <w:p w14:paraId="459A7326" w14:textId="24785694" w:rsidR="00F8399E" w:rsidDel="00B70966" w:rsidRDefault="00F54748">
      <w:pPr>
        <w:pStyle w:val="FigureTitle"/>
        <w:rPr>
          <w:del w:id="865" w:author="Gunn, Jordan" w:date="2026-07-24T04:46:00Z" w16du:dateUtc="2026-07-24T03:46:00Z"/>
        </w:rPr>
      </w:pPr>
      <w:bookmarkStart w:id="866" w:name="X6daa0b906c5e98f8ec58936bb9080f274712771"/>
      <w:del w:id="867" w:author="Gunn, Jordan" w:date="2026-07-24T04:46:00Z" w16du:dateUtc="2026-07-24T03:46:00Z">
        <w:r w:rsidDel="00B70966">
          <w:delText>Figure </w:delText>
        </w:r>
      </w:del>
      <w:del w:id="868" w:author="Gunn, Jordan" w:date="2026-07-24T04:16:00Z" w16du:dateUtc="2026-07-24T03:16:00Z">
        <w:r w:rsidDel="00215C2C">
          <w:delText>10</w:delText>
        </w:r>
      </w:del>
    </w:p>
    <w:p w14:paraId="5D48258F" w14:textId="77777777" w:rsidR="00B70966" w:rsidRDefault="00B70966" w:rsidP="00B70966">
      <w:pPr>
        <w:pStyle w:val="AfterWithoutNote"/>
        <w:rPr>
          <w:ins w:id="869" w:author="Gunn, Jordan" w:date="2026-07-24T04:46:00Z" w16du:dateUtc="2026-07-24T03:46:00Z"/>
        </w:rPr>
        <w:pPrChange w:id="870" w:author="Gunn, Jordan" w:date="2026-07-24T04:47:00Z" w16du:dateUtc="2026-07-24T03:47:00Z">
          <w:pPr>
            <w:pStyle w:val="FigureTitle"/>
          </w:pPr>
        </w:pPrChange>
      </w:pPr>
    </w:p>
    <w:p w14:paraId="5140465B" w14:textId="2B0C4040" w:rsidR="00F8399E" w:rsidDel="00B70966" w:rsidRDefault="00F54748">
      <w:pPr>
        <w:pStyle w:val="Caption"/>
        <w:rPr>
          <w:del w:id="871" w:author="Gunn, Jordan" w:date="2026-07-24T04:46:00Z" w16du:dateUtc="2026-07-24T03:46:00Z"/>
        </w:rPr>
      </w:pPr>
      <w:del w:id="872" w:author="Gunn, Jordan" w:date="2026-07-24T04:46:00Z" w16du:dateUtc="2026-07-24T03:46:00Z">
        <w:r w:rsidDel="00B70966">
          <w:rPr>
            <w:b/>
            <w:bCs/>
          </w:rPr>
          <w:lastRenderedPageBreak/>
          <w:delText>Simulation 2: a maintained film-category cue makes film-directed retrieval cues less similar to task-encoding context.</w:delText>
        </w:r>
        <w:r w:rsidDel="00B70966">
          <w:delText xml:space="preserve"> The high-interference </w:delText>
        </w:r>
      </w:del>
      <w:del w:id="873" w:author="Gunn, Jordan" w:date="2026-07-24T04:37:00Z" w16du:dateUtc="2026-07-24T03:37:00Z">
        <w:r w:rsidDel="0046146B">
          <w:delText>condition was held fixed: a film reminder preceded strong task encoding, and weak film cues were supplied periodically during recall. A maintained film-category cue supports film items during deliberate recall and is distinct from the external film reminder and test-phase film cues</w:delText>
        </w:r>
      </w:del>
      <w:del w:id="874" w:author="Gunn, Jordan" w:date="2026-07-24T04:46:00Z" w16du:dateUtc="2026-07-24T03:46:00Z">
        <w:r w:rsidDel="00B70966">
          <w:delText xml:space="preserve">. </w:delText>
        </w:r>
        <w:r w:rsidDel="00B70966">
          <w:rPr>
            <w:b/>
            <w:bCs/>
          </w:rPr>
          <w:delText>(A)</w:delText>
        </w:r>
        <w:r w:rsidDel="00B70966">
          <w:delText xml:space="preserve"> </w:delText>
        </w:r>
      </w:del>
      <w:del w:id="875" w:author="Gunn, Jordan" w:date="2026-07-24T04:38:00Z" w16du:dateUtc="2026-07-24T03:38:00Z">
        <w:r w:rsidDel="0046146B">
          <w:delText>Mean similarity between task-encoding contexts and film-directed retrieval cues, averaging across encoded task positions for each encoded film position</w:delText>
        </w:r>
      </w:del>
      <w:del w:id="876" w:author="Gunn, Jordan" w:date="2026-07-24T04:46:00Z" w16du:dateUtc="2026-07-24T03:46:00Z">
        <w:r w:rsidDel="00B70966">
          <w:delText xml:space="preserve">. </w:delText>
        </w:r>
        <w:r w:rsidDel="00B70966">
          <w:rPr>
            <w:b/>
            <w:bCs/>
          </w:rPr>
          <w:delText>(B)</w:delText>
        </w:r>
        <w:r w:rsidDel="00B70966">
          <w:delText xml:space="preserve"> </w:delText>
        </w:r>
      </w:del>
      <w:del w:id="877" w:author="Gunn, Jordan" w:date="2026-07-24T04:38:00Z" w16du:dateUtc="2026-07-24T03:38:00Z">
        <w:r w:rsidDel="0046146B">
          <w:delText>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delText>
        </w:r>
      </w:del>
    </w:p>
    <w:p w14:paraId="29D7EAD3" w14:textId="5D6301F8" w:rsidR="00F8399E" w:rsidDel="00B70966" w:rsidRDefault="00F54748">
      <w:pPr>
        <w:pStyle w:val="FigureWithoutNote"/>
        <w:rPr>
          <w:del w:id="878" w:author="Gunn, Jordan" w:date="2026-07-24T04:46:00Z" w16du:dateUtc="2026-07-24T03:46:00Z"/>
        </w:rPr>
      </w:pPr>
      <w:del w:id="879" w:author="Gunn, Jordan" w:date="2026-07-24T04:46:00Z" w16du:dateUtc="2026-07-24T03:46:00Z">
        <w:r w:rsidDel="00B70966">
          <w:rPr>
            <w:noProof/>
          </w:rPr>
          <w:drawing>
            <wp:inline distT="0" distB="0" distL="0" distR="0" wp14:anchorId="0C86BA22" wp14:editId="279F73C8">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7"/>
                      <a:stretch>
                        <a:fillRect/>
                      </a:stretch>
                    </pic:blipFill>
                    <pic:spPr bwMode="auto">
                      <a:xfrm>
                        <a:off x="0" y="0"/>
                        <a:ext cx="5943600" cy="5660571"/>
                      </a:xfrm>
                      <a:prstGeom prst="rect">
                        <a:avLst/>
                      </a:prstGeom>
                      <a:noFill/>
                      <a:ln w="9525">
                        <a:noFill/>
                        <a:headEnd/>
                        <a:tailEnd/>
                      </a:ln>
                    </pic:spPr>
                  </pic:pic>
                </a:graphicData>
              </a:graphic>
            </wp:inline>
          </w:drawing>
        </w:r>
      </w:del>
    </w:p>
    <w:bookmarkEnd w:id="866"/>
    <w:p w14:paraId="5B586B5B" w14:textId="129F9E7D" w:rsidR="00F8399E" w:rsidDel="00B70966" w:rsidRDefault="00F54748">
      <w:pPr>
        <w:pStyle w:val="AfterWithoutNote"/>
        <w:rPr>
          <w:del w:id="880" w:author="Gunn, Jordan" w:date="2026-07-24T04:46:00Z" w16du:dateUtc="2026-07-24T03:46:00Z"/>
        </w:rPr>
      </w:pPr>
      <w:del w:id="881" w:author="Gunn, Jordan" w:date="2026-07-24T04:46:00Z" w16du:dateUtc="2026-07-24T03:46:00Z">
        <w:r w:rsidDel="00B70966">
          <w:delText xml:space="preserve"> </w:delText>
        </w:r>
      </w:del>
    </w:p>
    <w:p w14:paraId="6A1B5F91" w14:textId="0D3601D7" w:rsidR="00F8399E" w:rsidRDefault="00F54748">
      <w:pPr>
        <w:pStyle w:val="FigureTitle"/>
      </w:pPr>
      <w:bookmarkStart w:id="882" w:name="Xe96feb7454d6b23e449dfafb9c326dcfa9c3226"/>
      <w:r>
        <w:t>Figure </w:t>
      </w:r>
      <w:ins w:id="883" w:author="Gunn, Jordan" w:date="2026-07-24T04:46:00Z" w16du:dateUtc="2026-07-24T03:46:00Z">
        <w:r w:rsidR="00B70966">
          <w:t>9</w:t>
        </w:r>
      </w:ins>
      <w:del w:id="884" w:author="Gunn, Jordan" w:date="2026-07-24T04:46:00Z" w16du:dateUtc="2026-07-24T03:46:00Z">
        <w:r w:rsidDel="00B70966">
          <w:delText>1</w:delText>
        </w:r>
      </w:del>
      <w:del w:id="885" w:author="Gunn, Jordan" w:date="2026-07-24T04:16:00Z" w16du:dateUtc="2026-07-24T03:16:00Z">
        <w:r w:rsidDel="00215C2C">
          <w:delText>1</w:delText>
        </w:r>
      </w:del>
    </w:p>
    <w:p w14:paraId="372E31E4" w14:textId="5F2BACF9" w:rsidR="00F8399E" w:rsidRDefault="00F54748">
      <w:pPr>
        <w:pStyle w:val="Caption"/>
      </w:pPr>
      <w:r>
        <w:rPr>
          <w:b/>
          <w:bCs/>
        </w:rPr>
        <w:t xml:space="preserve">Simulation 2: start-of-film context reinstatement </w:t>
      </w:r>
      <w:del w:id="886" w:author="Gunn, Jordan" w:date="2026-07-24T04:34:00Z" w16du:dateUtc="2026-07-24T03:34:00Z">
        <w:r w:rsidDel="003A4685">
          <w:rPr>
            <w:b/>
            <w:bCs/>
          </w:rPr>
          <w:delText xml:space="preserve">protects </w:delText>
        </w:r>
      </w:del>
      <w:ins w:id="887" w:author="Gunn, Jordan" w:date="2026-07-24T04:34:00Z" w16du:dateUtc="2026-07-24T03:34:00Z">
        <w:r w:rsidR="003A4685">
          <w:rPr>
            <w:b/>
            <w:bCs/>
          </w:rPr>
          <w:t>favors</w:t>
        </w:r>
        <w:r w:rsidR="003A4685">
          <w:rPr>
            <w:b/>
            <w:bCs/>
          </w:rPr>
          <w:t xml:space="preserve"> </w:t>
        </w:r>
      </w:ins>
      <w:r>
        <w:rPr>
          <w:b/>
          <w:bCs/>
        </w:rPr>
        <w:t xml:space="preserve">early </w:t>
      </w:r>
      <w:del w:id="888" w:author="Gunn, Jordan" w:date="2026-07-24T04:34:00Z" w16du:dateUtc="2026-07-24T03:34:00Z">
        <w:r w:rsidDel="003A4685">
          <w:rPr>
            <w:b/>
            <w:bCs/>
          </w:rPr>
          <w:delText xml:space="preserve">encoded </w:delText>
        </w:r>
      </w:del>
      <w:r>
        <w:rPr>
          <w:b/>
          <w:bCs/>
        </w:rPr>
        <w:t>film positions.</w:t>
      </w:r>
      <w:r>
        <w:t xml:space="preserve"> </w:t>
      </w:r>
      <w:ins w:id="889" w:author="Gunn, Jordan" w:date="2026-07-24T04:34:00Z" w16du:dateUtc="2026-07-24T03:34:00Z">
        <w:r w:rsidR="003A4685" w:rsidRPr="003A4685">
          <w:t>The high-interference condition was held fixed: a pre-task film reminder preceded strong task encoding, retrieval monitoring was disabled, and weak film cues were supplied periodically during recall. Curves compare unguided recall with retrieval initialized by start-of-film context reinstatement</w:t>
        </w:r>
      </w:ins>
      <w:del w:id="890" w:author="Gunn, Jordan" w:date="2026-07-24T04:34:00Z" w16du:dateUtc="2026-07-24T03:34:00Z">
        <w:r w:rsidDel="003A4685">
          <w:delText>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the task phase</w:delText>
        </w:r>
      </w:del>
      <w:r>
        <w:t xml:space="preserve">. </w:t>
      </w:r>
      <w:r>
        <w:rPr>
          <w:b/>
          <w:bCs/>
        </w:rPr>
        <w:t>(A)</w:t>
      </w:r>
      <w:r>
        <w:t xml:space="preserve"> </w:t>
      </w:r>
      <w:ins w:id="891" w:author="Gunn, Jordan" w:date="2026-07-24T04:34:00Z" w16du:dateUtc="2026-07-24T03:34:00Z">
        <w:r w:rsidR="003A4685" w:rsidRPr="003A4685">
          <w:t>Probability that the first recalled item came from each encoded film position</w:t>
        </w:r>
      </w:ins>
      <w:del w:id="892" w:author="Gunn, Jordan" w:date="2026-07-24T04:34:00Z" w16du:dateUtc="2026-07-24T03:34:00Z">
        <w:r w:rsidDel="003A4685">
          <w:delText>Item accessibility before the first recall attempt. Reinstatement increases accessibility most strongly for early encoded film positions</w:delText>
        </w:r>
      </w:del>
      <w:r>
        <w:t xml:space="preserve">. </w:t>
      </w:r>
      <w:r>
        <w:rPr>
          <w:b/>
          <w:bCs/>
        </w:rPr>
        <w:t>(B)</w:t>
      </w:r>
      <w:r>
        <w:t xml:space="preserve"> </w:t>
      </w:r>
      <w:ins w:id="893" w:author="Gunn, Jordan" w:date="2026-07-24T04:34:00Z" w16du:dateUtc="2026-07-24T03:34:00Z">
        <w:r w:rsidR="003A4685" w:rsidRPr="003A4685">
          <w:t>Probability of recalling each film position at any point in the search. Reinstatement produces its largest benefit at early positions, both at recall initiation and across the full search.</w:t>
        </w:r>
      </w:ins>
      <w:del w:id="894" w:author="Gunn, Jordan" w:date="2026-07-24T04:34:00Z" w16du:dateUtc="2026-07-24T03:34:00Z">
        <w:r w:rsidDel="003A4685">
          <w:delText xml:space="preserve">First recall probability distribution. Reinstatement shifts recall initiation toward early film positions. </w:delText>
        </w:r>
        <w:r w:rsidDel="003A4685">
          <w:rPr>
            <w:b/>
            <w:bCs/>
          </w:rPr>
          <w:delText>(C)</w:delText>
        </w:r>
        <w:r w:rsidDel="003A4685">
          <w:delText xml:space="preserve">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delText>
        </w:r>
      </w:del>
    </w:p>
    <w:p w14:paraId="023CC71B" w14:textId="188E4438" w:rsidR="00F8399E" w:rsidRDefault="00F54748">
      <w:pPr>
        <w:pStyle w:val="FigureWithoutNote"/>
      </w:pPr>
      <w:del w:id="895" w:author="Gunn, Jordan" w:date="2026-07-24T04:26:00Z" w16du:dateUtc="2026-07-24T03:26:00Z">
        <w:r w:rsidDel="00BD285E">
          <w:rPr>
            <w:noProof/>
          </w:rPr>
          <w:drawing>
            <wp:inline distT="0" distB="0" distL="0" distR="0" wp14:anchorId="2B2999CC" wp14:editId="43826CD8">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8"/>
                      <a:stretch>
                        <a:fillRect/>
                      </a:stretch>
                    </pic:blipFill>
                    <pic:spPr bwMode="auto">
                      <a:xfrm>
                        <a:off x="0" y="0"/>
                        <a:ext cx="5943600" cy="5618437"/>
                      </a:xfrm>
                      <a:prstGeom prst="rect">
                        <a:avLst/>
                      </a:prstGeom>
                      <a:noFill/>
                      <a:ln w="9525">
                        <a:noFill/>
                        <a:headEnd/>
                        <a:tailEnd/>
                      </a:ln>
                    </pic:spPr>
                  </pic:pic>
                </a:graphicData>
              </a:graphic>
            </wp:inline>
          </w:drawing>
        </w:r>
      </w:del>
      <w:ins w:id="896" w:author="Gunn, Jordan" w:date="2026-07-24T04:26:00Z" w16du:dateUtc="2026-07-24T03:26:00Z">
        <w:r w:rsidR="00BD285E">
          <w:rPr>
            <w:noProof/>
          </w:rPr>
          <w:drawing>
            <wp:inline distT="0" distB="0" distL="0" distR="0" wp14:anchorId="3A0B853D" wp14:editId="5841282A">
              <wp:extent cx="5943600" cy="2637155"/>
              <wp:effectExtent l="0" t="0" r="0" b="4445"/>
              <wp:docPr id="145155677" name="Picture 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637155"/>
                      </a:xfrm>
                      <a:prstGeom prst="rect">
                        <a:avLst/>
                      </a:prstGeom>
                      <a:noFill/>
                      <a:ln>
                        <a:noFill/>
                      </a:ln>
                    </pic:spPr>
                  </pic:pic>
                </a:graphicData>
              </a:graphic>
            </wp:inline>
          </w:drawing>
        </w:r>
      </w:ins>
    </w:p>
    <w:bookmarkEnd w:id="882"/>
    <w:p w14:paraId="70AF1106" w14:textId="78C49D54" w:rsidR="00F8399E" w:rsidDel="003A4685" w:rsidRDefault="000E09B9">
      <w:pPr>
        <w:pStyle w:val="BodyText"/>
        <w:rPr>
          <w:del w:id="897" w:author="Gunn, Jordan" w:date="2026-07-24T04:35:00Z" w16du:dateUtc="2026-07-24T03:35:00Z"/>
        </w:rPr>
      </w:pPr>
      <w:ins w:id="898" w:author="Gunn, Jordan" w:date="2026-07-24T04:49:00Z" w16du:dateUtc="2026-07-24T03:49:00Z">
        <w:r w:rsidRPr="000E09B9">
          <w:t>Figure 9 shows that the benefit of start-of-film context reinstatement is position-specific: it strongly shifts recall initiation toward early film positions, and its advantage declines across the film sequence. This positional gradient distinguishes start-state control from a maintained film-category cue, which can support film candidates throughout search. If deliberate recall is protected by reinstating the context present at the start of a target sequence, preservation should therefore be strongest for material encountered near the beginning of that sequence.</w:t>
        </w:r>
      </w:ins>
      <w:del w:id="899" w:author="Gunn, Jordan" w:date="2026-07-24T04:35:00Z" w16du:dateUtc="2026-07-24T03:35:00Z">
        <w:r w:rsidR="00F54748" w:rsidDel="003A4685">
          <w:fldChar w:fldCharType="begin"/>
        </w:r>
        <w:r w:rsidR="00F54748" w:rsidDel="003A4685">
          <w:delInstrText>HYPERLINK \l "Xe96feb7454d6b23e449dfafb9c326dcfa9c3226" \h</w:delInstrText>
        </w:r>
        <w:r w:rsidR="00F54748" w:rsidDel="003A4685">
          <w:fldChar w:fldCharType="separate"/>
        </w:r>
        <w:r w:rsidR="00F54748" w:rsidDel="003A4685">
          <w:rPr>
            <w:rStyle w:val="Hyperlink"/>
          </w:rPr>
          <w:delText>Figure 1</w:delText>
        </w:r>
      </w:del>
      <w:del w:id="900" w:author="Gunn, Jordan" w:date="2026-07-24T04:16:00Z" w16du:dateUtc="2026-07-24T03:16:00Z">
        <w:r w:rsidR="00F54748" w:rsidDel="00215C2C">
          <w:rPr>
            <w:rStyle w:val="Hyperlink"/>
          </w:rPr>
          <w:delText>1</w:delText>
        </w:r>
      </w:del>
      <w:del w:id="901" w:author="Gunn, Jordan" w:date="2026-07-24T04:35:00Z" w16du:dateUtc="2026-07-24T03:35:00Z">
        <w:r w:rsidR="00F54748" w:rsidDel="003A4685">
          <w:fldChar w:fldCharType="end"/>
        </w:r>
        <w:r w:rsidR="00F54748" w:rsidDel="003A4685">
          <w:delTex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w:delText>
        </w:r>
      </w:del>
      <w:del w:id="902" w:author="Gunn, Jordan" w:date="2026-07-24T01:58:00Z" w16du:dateUtc="2026-07-24T00:58:00Z">
        <w:r w:rsidR="00F54748" w:rsidDel="008F3762">
          <w:delText>The model therefore predicts that start-of-film context reinstatement will preferentially protect early film material, while later film material remains vulnerable to reminder-linked task competition.</w:delText>
        </w:r>
      </w:del>
    </w:p>
    <w:p w14:paraId="3C7A8EE3" w14:textId="77777777" w:rsidR="003A4685" w:rsidRDefault="003A4685">
      <w:pPr>
        <w:pStyle w:val="AfterWithoutNote"/>
        <w:rPr>
          <w:ins w:id="903" w:author="Gunn, Jordan" w:date="2026-07-24T04:35:00Z" w16du:dateUtc="2026-07-24T03:35:00Z"/>
        </w:rPr>
      </w:pPr>
    </w:p>
    <w:p w14:paraId="072D188F" w14:textId="083551F5" w:rsidR="00F8399E" w:rsidRDefault="00F54748">
      <w:pPr>
        <w:pStyle w:val="BodyText"/>
      </w:pPr>
      <w:r>
        <w:lastRenderedPageBreak/>
        <w:t xml:space="preserve">Retrieval monitoring acts after a non-film item has already been sampled. By dampening that item’s context update, monitoring limits how much the sample redirects subsequent retrieval. </w:t>
      </w:r>
      <w:r w:rsidR="00F8399E">
        <w:fldChar w:fldCharType="begin"/>
      </w:r>
      <w:r w:rsidR="00F8399E">
        <w:instrText>HYPERLINK \l "Xa9c4b5e1618786b5f440768b73dd7732a592b1f" \h</w:instrText>
      </w:r>
      <w:r w:rsidR="00F8399E">
        <w:fldChar w:fldCharType="separate"/>
      </w:r>
      <w:r w:rsidR="00F8399E">
        <w:rPr>
          <w:rStyle w:val="Hyperlink"/>
        </w:rPr>
        <w:t>Figure 1</w:t>
      </w:r>
      <w:ins w:id="904" w:author="Gunn, Jordan" w:date="2026-07-24T04:46:00Z" w16du:dateUtc="2026-07-24T03:46:00Z">
        <w:r w:rsidR="00B70966">
          <w:rPr>
            <w:rStyle w:val="Hyperlink"/>
          </w:rPr>
          <w:t>0</w:t>
        </w:r>
      </w:ins>
      <w:del w:id="905" w:author="Gunn, Jordan" w:date="2026-07-24T04:16:00Z" w16du:dateUtc="2026-07-24T03:16:00Z">
        <w:r w:rsidR="00F8399E" w:rsidDel="00215C2C">
          <w:rPr>
            <w:rStyle w:val="Hyperlink"/>
          </w:rPr>
          <w:delText>2</w:delText>
        </w:r>
      </w:del>
      <w:r w:rsidR="00F8399E">
        <w:fldChar w:fldCharType="end"/>
      </w:r>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59175B70" w:rsidR="00F8399E" w:rsidRDefault="00F54748">
      <w:pPr>
        <w:pStyle w:val="FigureTitle"/>
      </w:pPr>
      <w:bookmarkStart w:id="906" w:name="Xa9c4b5e1618786b5f440768b73dd7732a592b1f"/>
      <w:r>
        <w:lastRenderedPageBreak/>
        <w:t>Figure 1</w:t>
      </w:r>
      <w:ins w:id="907" w:author="Gunn, Jordan" w:date="2026-07-24T04:46:00Z" w16du:dateUtc="2026-07-24T03:46:00Z">
        <w:r w:rsidR="00B70966">
          <w:t>0</w:t>
        </w:r>
      </w:ins>
      <w:del w:id="908" w:author="Gunn, Jordan" w:date="2026-07-24T04:16:00Z" w16du:dateUtc="2026-07-24T03:16:00Z">
        <w:r w:rsidDel="00215C2C">
          <w:delText>2</w:delText>
        </w:r>
      </w:del>
    </w:p>
    <w:p w14:paraId="5C160171" w14:textId="0E093425" w:rsidR="00F8399E" w:rsidRDefault="00F54748">
      <w:pPr>
        <w:pStyle w:val="Caption"/>
      </w:pPr>
      <w:r>
        <w:rPr>
          <w:b/>
          <w:bCs/>
        </w:rPr>
        <w:t>Simulation 2: retrieval monitoring supports return to film recall.</w:t>
      </w:r>
      <w:r>
        <w:t xml:space="preserve"> </w:t>
      </w:r>
      <w:del w:id="909" w:author="Gunn, Jordan" w:date="2026-07-24T04:38:00Z" w16du:dateUtc="2026-07-24T03:38:00Z">
        <w:r w:rsidDel="0046146B">
          <w:delText>T</w:delText>
        </w:r>
      </w:del>
      <w:ins w:id="910" w:author="Gunn, Jordan" w:date="2026-07-24T04:38:00Z" w16du:dateUtc="2026-07-24T03:38:00Z">
        <w:r w:rsidR="0046146B" w:rsidRPr="0046146B">
          <w:t>The pre-task film reminder was present, task association strength was fixed at the stronger level, start-of-film context reinstatement was present, and retrieval monitoring strength was varied. Retrieval monitoring dampens context updating after non-film samples during deliberate recall. Weak film cues were supplied periodically during recal</w:t>
        </w:r>
        <w:r w:rsidR="0046146B">
          <w:t>l</w:t>
        </w:r>
      </w:ins>
      <w:del w:id="911" w:author="Gunn, Jordan" w:date="2026-07-24T04:38:00Z" w16du:dateUtc="2026-07-24T03:38:00Z">
        <w:r w:rsidDel="0046146B">
          <w:delTex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w:delText>
        </w:r>
      </w:del>
      <w:r>
        <w:t xml:space="preserve">. </w:t>
      </w:r>
      <w:r>
        <w:rPr>
          <w:b/>
          <w:bCs/>
        </w:rPr>
        <w:t>(A)</w:t>
      </w:r>
      <w:r>
        <w:t xml:space="preserve"> Model-diagnostic probability that a non-film sample was followed by recall of a film item as retrieval monitoring increased. </w:t>
      </w:r>
      <w:r>
        <w:rPr>
          <w:b/>
          <w:bCs/>
        </w:rPr>
        <w:t>(B)</w:t>
      </w:r>
      <w:r>
        <w:t xml:space="preserve"> </w:t>
      </w:r>
      <w:ins w:id="912" w:author="Gunn, Jordan" w:date="2026-07-24T04:39:00Z" w16du:dateUtc="2026-07-24T03:39:00Z">
        <w:r w:rsidR="0046146B" w:rsidRPr="0046146B">
          <w:t>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stronger task associations are formed after a film reminder.</w:t>
        </w:r>
      </w:ins>
      <w:del w:id="913" w:author="Gunn, Jordan" w:date="2026-07-24T04:39:00Z" w16du:dateUtc="2026-07-24T03:39:00Z">
        <w:r w:rsidDel="0046146B">
          <w:delText>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delText>
        </w:r>
      </w:del>
    </w:p>
    <w:p w14:paraId="534230D4" w14:textId="77777777" w:rsidR="00F8399E" w:rsidRDefault="00F54748">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30"/>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914" w:name="simulation-3-recognition"/>
      <w:bookmarkEnd w:id="841"/>
      <w:bookmarkEnd w:id="906"/>
      <w:r>
        <w:t>Simulation 3: Recognition</w:t>
      </w:r>
    </w:p>
    <w:p w14:paraId="280204EE" w14:textId="4A38E838" w:rsidR="00F8399E" w:rsidRDefault="00F54748">
      <w:pPr>
        <w:pStyle w:val="FirstParagraph"/>
      </w:pPr>
      <w:r>
        <w:t xml:space="preserve">The recognition simulation uses the same reminder conditions, task </w:t>
      </w:r>
      <w:del w:id="915" w:author="Gunn, Jordan" w:date="2026-07-24T04:06:00Z" w16du:dateUtc="2026-07-24T03:06:00Z">
        <w:r w:rsidDel="00BC4D7F">
          <w:delText xml:space="preserve">encoding </w:delText>
        </w:r>
      </w:del>
      <w:ins w:id="916" w:author="Gunn, Jordan" w:date="2026-07-24T04:06:00Z" w16du:dateUtc="2026-07-24T03:06:00Z">
        <w:r w:rsidR="00BC4D7F">
          <w:t>association</w:t>
        </w:r>
        <w:r w:rsidR="00BC4D7F">
          <w:t xml:space="preserve"> </w:t>
        </w:r>
      </w:ins>
      <w:r>
        <w:t xml:space="preserve">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0A06C9B9" w:rsidR="00F8399E" w:rsidRDefault="00F54748">
      <w:pPr>
        <w:pStyle w:val="FigureTitle"/>
      </w:pPr>
      <w:bookmarkStart w:id="917" w:name="fig-recognition-test-format"/>
      <w:r>
        <w:lastRenderedPageBreak/>
        <w:t>Figure 1</w:t>
      </w:r>
      <w:ins w:id="918" w:author="Gunn, Jordan" w:date="2026-07-24T04:47:00Z" w16du:dateUtc="2026-07-24T03:47:00Z">
        <w:r w:rsidR="00B70966">
          <w:t>1</w:t>
        </w:r>
      </w:ins>
      <w:del w:id="919" w:author="Gunn, Jordan" w:date="2026-07-24T04:15:00Z" w16du:dateUtc="2026-07-24T03:15:00Z">
        <w:r w:rsidDel="00215C2C">
          <w:delText>3</w:delText>
        </w:r>
      </w:del>
    </w:p>
    <w:p w14:paraId="74B6A17F" w14:textId="2C98F68C" w:rsidR="00F8399E" w:rsidRDefault="008F3762">
      <w:pPr>
        <w:pStyle w:val="Caption"/>
      </w:pPr>
      <w:ins w:id="920" w:author="Gunn, Jordan" w:date="2026-07-24T01:58:00Z" w16du:dateUtc="2026-07-24T00:58:00Z">
        <w:r w:rsidRPr="008F3762">
          <w:rPr>
            <w:b/>
            <w:bCs/>
          </w:rPr>
          <w:t>Recognition supplies the film candidate rather than selecting it among competitors</w:t>
        </w:r>
      </w:ins>
      <w:del w:id="921" w:author="Gunn, Jordan" w:date="2026-07-24T01:58:00Z" w16du:dateUtc="2026-07-24T00:58:00Z">
        <w:r w:rsidR="00F54748" w:rsidDel="008F3762">
          <w:rPr>
            <w:b/>
            <w:bCs/>
          </w:rPr>
          <w:delText>Item-to-context retrieval bypasses reminder-linked task interference</w:delText>
        </w:r>
      </w:del>
      <w:r w:rsidR="00F54748">
        <w:rPr>
          <w:b/>
          <w:bCs/>
        </w:rPr>
        <w:t>.</w:t>
      </w:r>
      <w:r w:rsidR="00F54748">
        <w:t xml:space="preserve"> </w:t>
      </w:r>
      <w:r w:rsidR="00F54748">
        <w:rPr>
          <w:b/>
          <w:bCs/>
        </w:rPr>
        <w:t>(A)</w:t>
      </w:r>
      <w:r w:rsidR="00F54748">
        <w:t xml:space="preserve"> CMR stores bidirectional associations between item features and context. Feature-to-context memory lets an item reinstate its associated context, whereas context-to-feature memory lets context cue candidate items. </w:t>
      </w:r>
      <w:r w:rsidR="00F54748">
        <w:rPr>
          <w:b/>
          <w:bCs/>
        </w:rPr>
        <w:t>(B)</w:t>
      </w:r>
      <w:r w:rsidR="00F54748">
        <w:t xml:space="preserve"> When film-associated context cues items, film items and task items linked to that context can both receive support. When a film item reinstates context, retrieval targets context units instead, so task items are not competitors in that step. </w:t>
      </w:r>
      <w:r w:rsidR="00F54748">
        <w:rPr>
          <w:b/>
          <w:bCs/>
        </w:rPr>
        <w:t>(C)</w:t>
      </w:r>
      <w:r w:rsidR="00F54748">
        <w:t xml:space="preserve"> In recognition, the test presents a candidate film item as the probe. The probe retrieves associated context, which is compared with ongoing test context; stronger matches provide stronger evidence that the item appeared in the film. </w:t>
      </w:r>
      <w:r w:rsidR="00F54748">
        <w:rPr>
          <w:b/>
          <w:bCs/>
        </w:rPr>
        <w:t>(D)</w:t>
      </w:r>
      <w:r w:rsidR="00F54748">
        <w:t xml:space="preserve"> Old-film minus foil recognition evidence is plotted across the same reminder conditions and task </w:t>
      </w:r>
      <w:del w:id="922" w:author="Gunn, Jordan" w:date="2026-07-24T04:06:00Z" w16du:dateUtc="2026-07-24T03:06:00Z">
        <w:r w:rsidR="00F54748" w:rsidDel="00BC4D7F">
          <w:delText xml:space="preserve">encoding </w:delText>
        </w:r>
      </w:del>
      <w:ins w:id="923" w:author="Gunn, Jordan" w:date="2026-07-24T04:06:00Z" w16du:dateUtc="2026-07-24T03:06:00Z">
        <w:r w:rsidR="00BC4D7F">
          <w:t>association</w:t>
        </w:r>
        <w:r w:rsidR="00BC4D7F">
          <w:t xml:space="preserve"> </w:t>
        </w:r>
      </w:ins>
      <w:r w:rsidR="00F54748">
        <w:t>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5937E3BE" w:rsidR="00F8399E" w:rsidRDefault="00F54748">
      <w:pPr>
        <w:pStyle w:val="FigureWithoutNote"/>
      </w:pPr>
      <w:del w:id="924" w:author="Gunn, Jordan" w:date="2026-07-24T04:27:00Z" w16du:dateUtc="2026-07-24T03:27:00Z">
        <w:r w:rsidDel="00BD285E">
          <w:rPr>
            <w:noProof/>
          </w:rPr>
          <w:lastRenderedPageBreak/>
          <w:drawing>
            <wp:inline distT="0" distB="0" distL="0" distR="0" wp14:anchorId="0BF2F5BB" wp14:editId="4B815753">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31"/>
                      <a:stretch>
                        <a:fillRect/>
                      </a:stretch>
                    </pic:blipFill>
                    <pic:spPr bwMode="auto">
                      <a:xfrm>
                        <a:off x="0" y="0"/>
                        <a:ext cx="5943600" cy="4316185"/>
                      </a:xfrm>
                      <a:prstGeom prst="rect">
                        <a:avLst/>
                      </a:prstGeom>
                      <a:noFill/>
                      <a:ln w="9525">
                        <a:noFill/>
                        <a:headEnd/>
                        <a:tailEnd/>
                      </a:ln>
                    </pic:spPr>
                  </pic:pic>
                </a:graphicData>
              </a:graphic>
            </wp:inline>
          </w:drawing>
        </w:r>
      </w:del>
      <w:ins w:id="925" w:author="Gunn, Jordan" w:date="2026-07-24T04:27:00Z" w16du:dateUtc="2026-07-24T03:27:00Z">
        <w:r w:rsidR="00BD285E">
          <w:rPr>
            <w:noProof/>
          </w:rPr>
          <w:drawing>
            <wp:inline distT="0" distB="0" distL="0" distR="0" wp14:anchorId="11F8477C" wp14:editId="49157BF4">
              <wp:extent cx="5943600" cy="4320540"/>
              <wp:effectExtent l="0" t="0" r="0" b="0"/>
              <wp:docPr id="1169658706" name="Picture 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320540"/>
                      </a:xfrm>
                      <a:prstGeom prst="rect">
                        <a:avLst/>
                      </a:prstGeom>
                      <a:noFill/>
                      <a:ln>
                        <a:noFill/>
                      </a:ln>
                    </pic:spPr>
                  </pic:pic>
                </a:graphicData>
              </a:graphic>
            </wp:inline>
          </w:drawing>
        </w:r>
      </w:ins>
    </w:p>
    <w:bookmarkEnd w:id="917"/>
    <w:p w14:paraId="4B45ADC6" w14:textId="48598099" w:rsidR="00F8399E" w:rsidRDefault="00F54748">
      <w:pPr>
        <w:pStyle w:val="AfterWithoutNote"/>
      </w:pPr>
      <w:r>
        <w:fldChar w:fldCharType="begin"/>
      </w:r>
      <w:r>
        <w:instrText>HYPERLINK \l "fig-recognition-test-format" \h</w:instrText>
      </w:r>
      <w:r>
        <w:fldChar w:fldCharType="separate"/>
      </w:r>
      <w:r>
        <w:rPr>
          <w:rStyle w:val="Hyperlink"/>
        </w:rPr>
        <w:t>Figure 1</w:t>
      </w:r>
      <w:ins w:id="926" w:author="Gunn, Jordan" w:date="2026-07-24T04:47:00Z" w16du:dateUtc="2026-07-24T03:47:00Z">
        <w:r w:rsidR="00B70966">
          <w:rPr>
            <w:rStyle w:val="Hyperlink"/>
          </w:rPr>
          <w:t>1</w:t>
        </w:r>
      </w:ins>
      <w:del w:id="927" w:author="Gunn, Jordan" w:date="2026-07-24T04:16:00Z" w16du:dateUtc="2026-07-24T03:16:00Z">
        <w:r w:rsidDel="00215C2C">
          <w:rPr>
            <w:rStyle w:val="Hyperlink"/>
          </w:rPr>
          <w:delText>3</w:delText>
        </w:r>
      </w:del>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w:t>
      </w:r>
      <w:del w:id="928" w:author="Gunn, Jordan" w:date="2026-07-24T04:06:00Z" w16du:dateUtc="2026-07-24T03:06:00Z">
        <w:r w:rsidDel="00BC4D7F">
          <w:delText xml:space="preserve">encoding </w:delText>
        </w:r>
      </w:del>
      <w:ins w:id="929" w:author="Gunn, Jordan" w:date="2026-07-24T04:06:00Z" w16du:dateUtc="2026-07-24T03:06:00Z">
        <w:r w:rsidR="00BC4D7F">
          <w:t>association</w:t>
        </w:r>
        <w:r w:rsidR="00BC4D7F">
          <w:t xml:space="preserve"> </w:t>
        </w:r>
      </w:ins>
      <w:r>
        <w:t xml:space="preserve">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930" w:name="general-discussion"/>
      <w:bookmarkEnd w:id="742"/>
      <w:bookmarkEnd w:id="914"/>
      <w:r>
        <w:t>General Discussion</w:t>
      </w:r>
    </w:p>
    <w:p w14:paraId="65B1A9C8" w14:textId="77777777" w:rsidR="00F8399E" w:rsidRDefault="00F54748">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931" w:name="X6c606fadadb583872d6ebe5f2cdc4b983e49bc5"/>
      <w:r>
        <w:t>From Contextual Competition to Selective Retrieval</w:t>
      </w:r>
    </w:p>
    <w:p w14:paraId="707599C7" w14:textId="140C680A" w:rsidR="00F8399E" w:rsidDel="004F2EA3" w:rsidRDefault="004F2EA3">
      <w:pPr>
        <w:pStyle w:val="BodyText"/>
        <w:rPr>
          <w:del w:id="932" w:author="Gunn, Jordan" w:date="2026-07-24T05:20:00Z" w16du:dateUtc="2026-07-24T04:20:00Z"/>
        </w:rPr>
      </w:pPr>
      <w:ins w:id="933" w:author="Gunn, Jordan" w:date="2026-07-24T05:20:00Z" w16du:dateUtc="2026-07-24T04:20:00Z">
        <w:r w:rsidRPr="004F2EA3">
          <w:t xml:space="preserve">Context binding creates both access and interference. Reinstating a prior context before new learning can link later material to the earlier episode, allowing the earlier context to cue both sets of events (Hupbach et al., 2008; Sederberg et al., 2011).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(Lohnas et al., 2026; Norman et al., 2017; Polyn et al., 2011). Work on selective recollection places a further constraint on this account. Moccia and Morcom (2022) </w:t>
        </w:r>
        <w:r w:rsidRPr="004F2EA3">
          <w:lastRenderedPageBreak/>
          <w:t>found target-selective recollection only when test cues overlapped more with the targeted than the competing source, even though pictures were remembered better regardless of which source was targeted. A multivariate analysis of the same experiments found that neural reinstatement could favor the competing source when the external cue matched it, whereas later recollection-related activity was more closely aligned with the current goal (Moccia et al., 2025). Together, these findings suggest that goal-directed remembering remains selective when retrieval can supplement shared context with information that favors targets over competitors.</w:t>
        </w:r>
      </w:ins>
      <w:del w:id="934" w:author="Gunn, Jordan" w:date="2026-07-24T05:20:00Z" w16du:dateUtc="2026-07-24T04:20:00Z">
        <w:r w:rsidR="00F54748" w:rsidDel="004F2EA3">
          <w:delText>Context binding creates both access and interference. Reinstating a prior context before new learning can link later material to the earlier episode, allowing the earlier context to cue both sets of events (</w:delText>
        </w:r>
        <w:r w:rsidR="00F8399E" w:rsidDel="004F2EA3">
          <w:fldChar w:fldCharType="begin"/>
        </w:r>
        <w:r w:rsidR="00F8399E" w:rsidDel="004F2EA3">
          <w:delInstrText>HYPERLINK \l "ref-hupbach2008dynamics" \h</w:delInstrText>
        </w:r>
        <w:r w:rsidR="00F8399E" w:rsidDel="004F2EA3">
          <w:fldChar w:fldCharType="separate"/>
        </w:r>
        <w:r w:rsidR="00F8399E" w:rsidDel="004F2EA3">
          <w:rPr>
            <w:rStyle w:val="Hyperlink"/>
          </w:rPr>
          <w:delText>Hupbach et al., 2008</w:delText>
        </w:r>
        <w:r w:rsidR="00F8399E" w:rsidDel="004F2EA3">
          <w:fldChar w:fldCharType="end"/>
        </w:r>
        <w:r w:rsidR="00F54748" w:rsidDel="004F2EA3">
          <w:delText xml:space="preserve">; </w:delText>
        </w:r>
        <w:r w:rsidR="00F8399E" w:rsidDel="004F2EA3">
          <w:fldChar w:fldCharType="begin"/>
        </w:r>
        <w:r w:rsidR="00F8399E" w:rsidDel="004F2EA3">
          <w:delInstrText>HYPERLINK \l "ref-sederberg2011human" \h</w:delInstrText>
        </w:r>
        <w:r w:rsidR="00F8399E" w:rsidDel="004F2EA3">
          <w:fldChar w:fldCharType="separate"/>
        </w:r>
        <w:r w:rsidR="00F8399E" w:rsidDel="004F2EA3">
          <w:rPr>
            <w:rStyle w:val="Hyperlink"/>
          </w:rPr>
          <w:delText>Sederberg et al., 2011</w:delText>
        </w:r>
        <w:r w:rsidR="00F8399E" w:rsidDel="004F2EA3">
          <w:fldChar w:fldCharType="end"/>
        </w:r>
        <w:r w:rsidR="00F54748" w:rsidDel="004F2EA3">
          <w:delTex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delText>
        </w:r>
        <w:r w:rsidR="00F8399E" w:rsidDel="004F2EA3">
          <w:fldChar w:fldCharType="begin"/>
        </w:r>
        <w:r w:rsidR="00F8399E" w:rsidDel="004F2EA3">
          <w:delInstrText>HYPERLINK \l "ref-lohnas2026specialized" \h</w:delInstrText>
        </w:r>
        <w:r w:rsidR="00F8399E" w:rsidDel="004F2EA3">
          <w:fldChar w:fldCharType="separate"/>
        </w:r>
        <w:r w:rsidR="00F8399E" w:rsidDel="004F2EA3">
          <w:rPr>
            <w:rStyle w:val="Hyperlink"/>
          </w:rPr>
          <w:delText>Lohnas et al., 2026</w:delText>
        </w:r>
        <w:r w:rsidR="00F8399E" w:rsidDel="004F2EA3">
          <w:fldChar w:fldCharType="end"/>
        </w:r>
        <w:r w:rsidR="00F54748" w:rsidDel="004F2EA3">
          <w:delText xml:space="preserve">; </w:delText>
        </w:r>
        <w:r w:rsidR="00F8399E" w:rsidDel="004F2EA3">
          <w:fldChar w:fldCharType="begin"/>
        </w:r>
        <w:r w:rsidR="00F8399E" w:rsidDel="004F2EA3">
          <w:delInstrText>HYPERLINK \l "ref-norman2017neuronal" \h</w:delInstrText>
        </w:r>
        <w:r w:rsidR="00F8399E" w:rsidDel="004F2EA3">
          <w:fldChar w:fldCharType="separate"/>
        </w:r>
        <w:r w:rsidR="00F8399E" w:rsidDel="004F2EA3">
          <w:rPr>
            <w:rStyle w:val="Hyperlink"/>
          </w:rPr>
          <w:delText>Norman et al., 2017</w:delText>
        </w:r>
        <w:r w:rsidR="00F8399E" w:rsidDel="004F2EA3">
          <w:fldChar w:fldCharType="end"/>
        </w:r>
        <w:r w:rsidR="00F54748" w:rsidDel="004F2EA3">
          <w:delText xml:space="preserve">; </w:delText>
        </w:r>
        <w:r w:rsidR="00F8399E" w:rsidDel="004F2EA3">
          <w:fldChar w:fldCharType="begin"/>
        </w:r>
        <w:r w:rsidR="00F8399E" w:rsidDel="004F2EA3">
          <w:delInstrText>HYPERLINK \l "ref-polyn2011semantic" \h</w:delInstrText>
        </w:r>
        <w:r w:rsidR="00F8399E" w:rsidDel="004F2EA3">
          <w:fldChar w:fldCharType="separate"/>
        </w:r>
        <w:r w:rsidR="00F8399E" w:rsidDel="004F2EA3">
          <w:rPr>
            <w:rStyle w:val="Hyperlink"/>
          </w:rPr>
          <w:delText>Polyn et al., 2011</w:delText>
        </w:r>
        <w:r w:rsidR="00F8399E" w:rsidDel="004F2EA3">
          <w:fldChar w:fldCharType="end"/>
        </w:r>
        <w:r w:rsidR="00F54748" w:rsidDel="004F2EA3">
          <w:delText>). Related retrieval-orientation findings indicate that this selectivity depends jointly on internal goals and whether available cues discriminate targets from competing traces (</w:delText>
        </w:r>
        <w:r w:rsidR="00F8399E" w:rsidDel="004F2EA3">
          <w:fldChar w:fldCharType="begin"/>
        </w:r>
        <w:r w:rsidR="00F8399E" w:rsidDel="004F2EA3">
          <w:delInstrText>HYPERLINK \l "ref-moccia2025effects" \h</w:delInstrText>
        </w:r>
        <w:r w:rsidR="00F8399E" w:rsidDel="004F2EA3">
          <w:fldChar w:fldCharType="separate"/>
        </w:r>
        <w:r w:rsidR="00F8399E" w:rsidDel="004F2EA3">
          <w:rPr>
            <w:rStyle w:val="Hyperlink"/>
          </w:rPr>
          <w:delText>Moccia et al., 2025</w:delText>
        </w:r>
        <w:r w:rsidR="00F8399E" w:rsidDel="004F2EA3">
          <w:fldChar w:fldCharType="end"/>
        </w:r>
        <w:r w:rsidR="00F54748" w:rsidDel="004F2EA3">
          <w:delText xml:space="preserve">; </w:delText>
        </w:r>
        <w:r w:rsidR="00F8399E" w:rsidDel="004F2EA3">
          <w:fldChar w:fldCharType="begin"/>
        </w:r>
        <w:r w:rsidR="00F8399E" w:rsidDel="004F2EA3">
          <w:delInstrText>HYPERLINK \l "ref-moccia2022cue" \h</w:delInstrText>
        </w:r>
        <w:r w:rsidR="00F8399E" w:rsidDel="004F2EA3">
          <w:fldChar w:fldCharType="separate"/>
        </w:r>
        <w:r w:rsidR="00F8399E" w:rsidDel="004F2EA3">
          <w:rPr>
            <w:rStyle w:val="Hyperlink"/>
          </w:rPr>
          <w:delText>Moccia &amp; Morcom, 2022</w:delText>
        </w:r>
        <w:r w:rsidR="00F8399E" w:rsidDel="004F2EA3">
          <w:fldChar w:fldCharType="end"/>
        </w:r>
        <w:r w:rsidR="00F54748" w:rsidDel="004F2EA3">
          <w:delText>). Combined, these findings suggest that goal-directed remembering remains selective when retrieval can supplement a shared contextual cue with target-defining information that competitors do not share.</w:delText>
        </w:r>
      </w:del>
    </w:p>
    <w:p w14:paraId="35734D7A" w14:textId="77777777" w:rsidR="004F2EA3" w:rsidRDefault="004F2EA3">
      <w:pPr>
        <w:pStyle w:val="FirstParagraph"/>
        <w:rPr>
          <w:ins w:id="935" w:author="Gunn, Jordan" w:date="2026-07-24T05:20:00Z" w16du:dateUtc="2026-07-24T04:20:00Z"/>
        </w:rPr>
      </w:pP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06F1FB83" w:rsidR="00F8399E" w:rsidRDefault="00F54748">
      <w:pPr>
        <w:pStyle w:val="BodyText"/>
      </w:pPr>
      <w:r>
        <w:t xml:space="preserve">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w:t>
      </w:r>
      <w:del w:id="936" w:author="Gunn, Jordan" w:date="2026-07-24T04:06:00Z" w16du:dateUtc="2026-07-24T03:06:00Z">
        <w:r w:rsidDel="00BC4D7F">
          <w:lastRenderedPageBreak/>
          <w:delText xml:space="preserve">encoding </w:delText>
        </w:r>
      </w:del>
      <w:ins w:id="937" w:author="Gunn, Jordan" w:date="2026-07-24T04:06:00Z" w16du:dateUtc="2026-07-24T03:06:00Z">
        <w:r w:rsidR="00BC4D7F">
          <w:t>association</w:t>
        </w:r>
        <w:r w:rsidR="00BC4D7F">
          <w:t xml:space="preserve"> </w:t>
        </w:r>
      </w:ins>
      <w:r>
        <w:t>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w:t>
      </w:r>
      <w:ins w:id="938" w:author="Gunn, Jordan" w:date="2026-07-24T03:53:00Z" w16du:dateUtc="2026-07-24T02:53:00Z">
        <w:r w:rsidR="004F231F" w:rsidRPr="004F231F">
          <w:t>In the present simulations, it is therefore a sensitivity manipulation that varies competitor learning, not a direct representation of engagement, visuospatial processing, or a particular intervention task.</w:t>
        </w:r>
        <w:r w:rsidR="004F231F">
          <w:t xml:space="preserve"> </w:t>
        </w:r>
      </w:ins>
      <w:del w:id="939" w:author="Gunn, Jordan" w:date="2026-07-24T03:53:00Z" w16du:dateUtc="2026-07-24T02:53:00Z">
        <w:r w:rsidDel="004F231F">
          <w:delText xml:space="preserve">It does not itself represent engagement, visuospatial processing, or a particular intervention task. </w:delText>
        </w:r>
      </w:del>
      <w:r>
        <w:t>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940" w:name="X23a5f04ab4e0b3496314c425351c681f17baff0"/>
      <w:bookmarkEnd w:id="931"/>
      <w:r>
        <w:t>Interpreting Selective-Interference Evidence</w:t>
      </w:r>
    </w:p>
    <w:p w14:paraId="69A0F31E" w14:textId="77777777" w:rsidR="00F8399E" w:rsidRDefault="00F54748">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w:t>
      </w:r>
      <w:r>
        <w:lastRenderedPageBreak/>
        <w:t>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goals rather than being explained retrospectively as consequences of those factors (</w:t>
      </w:r>
      <w:hyperlink w:anchor="ref-mcconnell2026testing">
        <w:r w:rsidR="00F8399E">
          <w:rPr>
            <w:rStyle w:val="Hyperlink"/>
          </w:rPr>
          <w:t>McConnell et al., 2026</w:t>
        </w:r>
      </w:hyperlink>
      <w:r>
        <w:t>).</w:t>
      </w:r>
    </w:p>
    <w:p w14:paraId="150F3308" w14:textId="2918AFAF" w:rsidR="00F8399E" w:rsidDel="004F2EA3" w:rsidRDefault="00F54748" w:rsidP="004F2EA3">
      <w:pPr>
        <w:pStyle w:val="BodyText"/>
        <w:rPr>
          <w:del w:id="941" w:author="Gunn, Jordan" w:date="2026-07-24T05:19:00Z" w16du:dateUtc="2026-07-24T04:19:00Z"/>
        </w:rPr>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xml:space="preserve">). </w:t>
      </w:r>
      <w:ins w:id="942" w:author="Gunn, Jordan" w:date="2026-07-24T01:00:00Z" w16du:dateUtc="2026-07-24T00:00:00Z">
        <w:r w:rsidR="00F133C9" w:rsidRPr="00F133C9">
          <w:t>Evidence for selective interference is heterogeneous across trauma-film studies, as indicated by individual null findings, systematic reviews, and replication attempts (Asselbergs et al., 2023; Brennen et al., 2021; Hemi et al., 2023; Varma et al., 2024; Wessel et al., 2025).</w:t>
        </w:r>
      </w:ins>
      <w:del w:id="943" w:author="Gunn, Jordan" w:date="2026-07-24T01:00:00Z" w16du:dateUtc="2026-07-24T00:00:00Z">
        <w:r w:rsidDel="00F133C9">
          <w:delText xml:space="preserve">Broader reviews and replication attempts likewise caution that </w:delText>
        </w:r>
        <w:r w:rsidR="00A17363" w:rsidDel="00F133C9">
          <w:delText xml:space="preserve">visuospatial </w:delText>
        </w:r>
        <w:r w:rsidDel="00F133C9">
          <w:delText>interference effects are heterogeneous across trauma-film studies (</w:delText>
        </w:r>
        <w:r w:rsidR="00F8399E" w:rsidDel="00F133C9">
          <w:fldChar w:fldCharType="begin"/>
        </w:r>
        <w:r w:rsidR="00F8399E" w:rsidDel="00F133C9">
          <w:delInstrText>HYPERLINK \l "ref-asselbergs2023systematic" \h</w:delInstrText>
        </w:r>
        <w:r w:rsidR="00F8399E" w:rsidDel="00F133C9">
          <w:fldChar w:fldCharType="separate"/>
        </w:r>
        <w:r w:rsidR="00F8399E" w:rsidDel="00F133C9">
          <w:rPr>
            <w:rStyle w:val="Hyperlink"/>
          </w:rPr>
          <w:delText>Asselbergs et al., 2023</w:delText>
        </w:r>
        <w:r w:rsidR="00F8399E" w:rsidDel="00F133C9">
          <w:fldChar w:fldCharType="end"/>
        </w:r>
        <w:r w:rsidDel="00F133C9">
          <w:delText xml:space="preserve">; </w:delText>
        </w:r>
        <w:r w:rsidR="00F8399E" w:rsidDel="00F133C9">
          <w:fldChar w:fldCharType="begin"/>
        </w:r>
        <w:r w:rsidR="00F8399E" w:rsidDel="00F133C9">
          <w:delInstrText>HYPERLINK \l "ref-hemi2023cognitive" \h</w:delInstrText>
        </w:r>
        <w:r w:rsidR="00F8399E" w:rsidDel="00F133C9">
          <w:fldChar w:fldCharType="separate"/>
        </w:r>
        <w:r w:rsidR="00F8399E" w:rsidDel="00F133C9">
          <w:rPr>
            <w:rStyle w:val="Hyperlink"/>
          </w:rPr>
          <w:delText>Hemi et al., 2023</w:delText>
        </w:r>
        <w:r w:rsidR="00F8399E" w:rsidDel="00F133C9">
          <w:fldChar w:fldCharType="end"/>
        </w:r>
        <w:r w:rsidDel="00F133C9">
          <w:delText xml:space="preserve">; </w:delText>
        </w:r>
        <w:r w:rsidR="00F8399E" w:rsidDel="00F133C9">
          <w:fldChar w:fldCharType="begin"/>
        </w:r>
        <w:r w:rsidR="00F8399E" w:rsidDel="00F133C9">
          <w:delInstrText>HYPERLINK \l "ref-varma2024experimental" \h</w:delInstrText>
        </w:r>
        <w:r w:rsidR="00F8399E" w:rsidDel="00F133C9">
          <w:fldChar w:fldCharType="separate"/>
        </w:r>
        <w:r w:rsidR="00F8399E" w:rsidDel="00F133C9">
          <w:rPr>
            <w:rStyle w:val="Hyperlink"/>
          </w:rPr>
          <w:delText>Varma et al., 2024</w:delText>
        </w:r>
        <w:r w:rsidR="00F8399E" w:rsidDel="00F133C9">
          <w:fldChar w:fldCharType="end"/>
        </w:r>
        <w:r w:rsidDel="00F133C9">
          <w:delText xml:space="preserve">; </w:delText>
        </w:r>
        <w:r w:rsidR="00F8399E" w:rsidDel="00F133C9">
          <w:fldChar w:fldCharType="begin"/>
        </w:r>
        <w:r w:rsidR="00F8399E" w:rsidDel="00F133C9">
          <w:delInstrText>HYPERLINK \l "ref-wessel2025evidence" \h</w:delInstrText>
        </w:r>
        <w:r w:rsidR="00F8399E" w:rsidDel="00F133C9">
          <w:fldChar w:fldCharType="separate"/>
        </w:r>
        <w:r w:rsidR="00F8399E" w:rsidDel="00F133C9">
          <w:rPr>
            <w:rStyle w:val="Hyperlink"/>
          </w:rPr>
          <w:delText>Wessel et al., 2025</w:delText>
        </w:r>
        <w:r w:rsidR="00F8399E" w:rsidDel="00F133C9">
          <w:fldChar w:fldCharType="end"/>
        </w:r>
        <w:r w:rsidDel="00F133C9">
          <w:delText>).</w:delText>
        </w:r>
      </w:del>
      <w:r>
        <w:t xml:space="preserve">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72B5F63F" w14:textId="77777777" w:rsidR="004F2EA3" w:rsidRDefault="004F2EA3" w:rsidP="004F2EA3">
      <w:pPr>
        <w:pStyle w:val="BodyText"/>
        <w:ind w:firstLine="0"/>
        <w:rPr>
          <w:ins w:id="944" w:author="Gunn, Jordan" w:date="2026-07-24T05:20:00Z" w16du:dateUtc="2026-07-24T04:20:00Z"/>
        </w:rPr>
        <w:pPrChange w:id="945" w:author="Gunn, Jordan" w:date="2026-07-24T05:20:00Z" w16du:dateUtc="2026-07-24T04:20:00Z">
          <w:pPr>
            <w:pStyle w:val="BodyText"/>
          </w:pPr>
        </w:pPrChange>
      </w:pPr>
    </w:p>
    <w:p w14:paraId="0325721B" w14:textId="4717B904" w:rsidR="00F8399E" w:rsidDel="004F2EA3" w:rsidRDefault="00F54748" w:rsidP="004F2EA3">
      <w:pPr>
        <w:pStyle w:val="BodyText"/>
        <w:ind w:firstLine="0"/>
        <w:rPr>
          <w:del w:id="946" w:author="Gunn, Jordan" w:date="2026-07-24T05:20:00Z" w16du:dateUtc="2026-07-24T04:20:00Z"/>
          <w:b/>
          <w:bCs/>
        </w:rPr>
      </w:pPr>
      <w:bookmarkStart w:id="947" w:name="X5a924f87084a44c52c4925224a8f2b0af2fbb52"/>
      <w:bookmarkEnd w:id="940"/>
      <w:del w:id="948" w:author="Gunn, Jordan" w:date="2026-07-24T05:19:00Z" w16du:dateUtc="2026-07-24T04:19:00Z">
        <w:r w:rsidRPr="004F2EA3" w:rsidDel="004F2EA3">
          <w:rPr>
            <w:b/>
            <w:bCs/>
            <w:rPrChange w:id="949" w:author="Gunn, Jordan" w:date="2026-07-24T05:20:00Z" w16du:dateUtc="2026-07-24T04:20:00Z">
              <w:rPr/>
            </w:rPrChange>
          </w:rPr>
          <w:delText>Intervention Tasks and Discriminating Tests</w:delText>
        </w:r>
      </w:del>
      <w:ins w:id="950" w:author="Gunn, Jordan" w:date="2026-07-24T05:19:00Z" w16du:dateUtc="2026-07-24T04:19:00Z">
        <w:r w:rsidR="004F2EA3" w:rsidRPr="004F2EA3">
          <w:rPr>
            <w:b/>
            <w:bCs/>
            <w:rPrChange w:id="951" w:author="Gunn, Jordan" w:date="2026-07-24T05:20:00Z" w16du:dateUtc="2026-07-24T04:20:00Z">
              <w:rPr/>
            </w:rPrChange>
          </w:rPr>
          <w:t>Testing Competitor Learning and Retrieval Selectivity</w:t>
        </w:r>
      </w:ins>
    </w:p>
    <w:p w14:paraId="1E80DC23" w14:textId="77777777" w:rsidR="004F2EA3" w:rsidRPr="004F2EA3" w:rsidRDefault="004F2EA3" w:rsidP="004F2EA3">
      <w:pPr>
        <w:pStyle w:val="BodyText"/>
        <w:ind w:firstLine="0"/>
        <w:rPr>
          <w:ins w:id="952" w:author="Gunn, Jordan" w:date="2026-07-24T05:20:00Z" w16du:dateUtc="2026-07-24T04:20:00Z"/>
          <w:b/>
          <w:bCs/>
          <w:rPrChange w:id="953" w:author="Gunn, Jordan" w:date="2026-07-24T05:20:00Z" w16du:dateUtc="2026-07-24T04:20:00Z">
            <w:rPr>
              <w:ins w:id="954" w:author="Gunn, Jordan" w:date="2026-07-24T05:20:00Z" w16du:dateUtc="2026-07-24T04:20:00Z"/>
            </w:rPr>
          </w:rPrChange>
        </w:rPr>
        <w:pPrChange w:id="955" w:author="Gunn, Jordan" w:date="2026-07-24T05:20:00Z" w16du:dateUtc="2026-07-24T04:20:00Z">
          <w:pPr>
            <w:pStyle w:val="Heading2"/>
          </w:pPr>
        </w:pPrChange>
      </w:pPr>
    </w:p>
    <w:p w14:paraId="5F101874" w14:textId="185DADC6" w:rsidR="004F2EA3" w:rsidRDefault="004F2EA3" w:rsidP="004F2EA3">
      <w:pPr>
        <w:pStyle w:val="BodyText"/>
        <w:rPr>
          <w:ins w:id="956" w:author="Gunn, Jordan" w:date="2026-07-24T05:19:00Z" w16du:dateUtc="2026-07-24T04:19:00Z"/>
          <w:b/>
          <w:bCs/>
        </w:rPr>
        <w:pPrChange w:id="957" w:author="Gunn, Jordan" w:date="2026-07-24T05:20:00Z" w16du:dateUtc="2026-07-24T04:20:00Z">
          <w:pPr>
            <w:pStyle w:val="Heading2"/>
          </w:pPr>
        </w:pPrChange>
      </w:pPr>
      <w:ins w:id="958" w:author="Gunn, Jordan" w:date="2026-07-24T05:19:00Z" w16du:dateUtc="2026-07-24T04:19:00Z">
        <w:r w:rsidRPr="004F2EA3">
          <w:t xml:space="preserve">The distinction between competitor learning and cue discriminability yields a specific hypothesis about intervention task content. Engagement may strengthen memory for task events, but it does not determine whether a film-directed cue can distinguish those events from film material. Tetris and active verbal tasks can be similarly enjoyable or demanding, yet their effects on intrusions have differed across studies, and both have reduced intrusions under some delayed </w:t>
        </w:r>
        <w:r w:rsidRPr="004F2EA3">
          <w:lastRenderedPageBreak/>
          <w:t xml:space="preserve">conditions (Hagenaars et al., 2017; Holmes et al., 2010; Kessler et al., 2020). A strongly learned task should therefore permit selective interference when its contents remain distinguishable from film </w:t>
        </w:r>
      </w:ins>
      <w:ins w:id="959" w:author="Gunn, Jordan" w:date="2026-07-24T05:20:00Z" w16du:dateUtc="2026-07-24T04:20:00Z">
        <w:r w:rsidRPr="004F2EA3">
          <w:t>events but</w:t>
        </w:r>
      </w:ins>
      <w:ins w:id="960" w:author="Gunn, Jordan" w:date="2026-07-24T05:19:00Z" w16du:dateUtc="2026-07-24T04:19:00Z">
        <w:r w:rsidRPr="004F2EA3">
          <w:t xml:space="preserve"> should impair deliberate as well as unguided recall when its contents also match the film-directed cue. On this view, Tetris is not privileged simply by the processing modality it engages. Where it produces greater selectivity, that advantage may instead arise because game events are easier to distinguish from film events than material from a semantically or narratively overlapping task. Existing task comparisons have not manipulated this property directly.</w:t>
        </w:r>
      </w:ins>
    </w:p>
    <w:p w14:paraId="4EB183B6" w14:textId="043ACE7C" w:rsidR="004F2EA3" w:rsidRPr="004F2EA3" w:rsidRDefault="004F2EA3" w:rsidP="004F2EA3">
      <w:pPr>
        <w:pStyle w:val="Heading2"/>
        <w:ind w:firstLine="720"/>
        <w:rPr>
          <w:ins w:id="961" w:author="Gunn, Jordan" w:date="2026-07-24T05:19:00Z" w16du:dateUtc="2026-07-24T04:19:00Z"/>
          <w:rFonts w:asciiTheme="minorHAnsi" w:eastAsiaTheme="minorHAnsi" w:hAnsiTheme="minorHAnsi" w:cstheme="minorBidi"/>
          <w:b w:val="0"/>
          <w:bCs w:val="0"/>
          <w:szCs w:val="24"/>
        </w:rPr>
        <w:pPrChange w:id="962" w:author="Gunn, Jordan" w:date="2026-07-24T05:19:00Z" w16du:dateUtc="2026-07-24T04:19:00Z">
          <w:pPr>
            <w:pStyle w:val="Heading2"/>
          </w:pPr>
        </w:pPrChange>
      </w:pPr>
      <w:ins w:id="963" w:author="Gunn, Jordan" w:date="2026-07-24T05:19:00Z" w16du:dateUtc="2026-07-24T04:19:00Z">
        <w:r w:rsidRPr="004F2EA3">
          <w:rPr>
            <w:rFonts w:asciiTheme="minorHAnsi" w:eastAsiaTheme="minorHAnsi" w:hAnsiTheme="minorHAnsi" w:cstheme="minorBidi"/>
            <w:b w:val="0"/>
            <w:bCs w:val="0"/>
            <w:szCs w:val="24"/>
          </w:rPr>
          <w:t>A dual-list externalized free-recall design would isolate these predictions in a standard episodic-memory setting. Participants would study two labeled lists, with the retrieval target disclosed only after encoding, and then be instructed to recall the first list, the second list, or both. They would report every item that comes to mind and identify responses they believe fall outside the target set. Item sets would be counterbalanced across target status, so the same material could appear as target recalls, list intrusions, or recalls for which list membership is irrelevant while cue format and reporting demands remain constant. This design combines a list-before-last condition with externalized recall (Lohnas et al., 2026; Wahlheim et al., 2017). Retrieved-context models have used these procedures to contrast monitoring after a candidate is retrieved with control that reinstates a nonrecent target context before recall begins (Healey &amp; Wahlheim, 2024; Lohnas et al., 2015).</w:t>
        </w:r>
      </w:ins>
    </w:p>
    <w:p w14:paraId="4E973220" w14:textId="0B16AD72" w:rsidR="00F8399E" w:rsidDel="004F2EA3" w:rsidRDefault="004F2EA3" w:rsidP="004F2EA3">
      <w:pPr>
        <w:pStyle w:val="Heading2"/>
        <w:ind w:firstLine="720"/>
        <w:rPr>
          <w:del w:id="964" w:author="Gunn, Jordan" w:date="2026-07-24T05:19:00Z" w16du:dateUtc="2026-07-24T04:19:00Z"/>
          <w:rFonts w:asciiTheme="minorHAnsi" w:eastAsiaTheme="minorHAnsi" w:hAnsiTheme="minorHAnsi" w:cstheme="minorBidi"/>
          <w:b w:val="0"/>
          <w:bCs w:val="0"/>
          <w:szCs w:val="24"/>
        </w:rPr>
        <w:pPrChange w:id="965" w:author="Gunn, Jordan" w:date="2026-07-24T05:19:00Z" w16du:dateUtc="2026-07-24T04:19:00Z">
          <w:pPr>
            <w:pStyle w:val="Heading2"/>
          </w:pPr>
        </w:pPrChange>
      </w:pPr>
      <w:ins w:id="966" w:author="Gunn, Jordan" w:date="2026-07-24T05:19:00Z" w16du:dateUtc="2026-07-24T04:19:00Z">
        <w:r w:rsidRPr="004F2EA3">
          <w:rPr>
            <w:rFonts w:asciiTheme="minorHAnsi" w:eastAsiaTheme="minorHAnsi" w:hAnsiTheme="minorHAnsi" w:cstheme="minorBidi"/>
            <w:b w:val="0"/>
            <w:bCs w:val="0"/>
            <w:szCs w:val="24"/>
          </w:rPr>
          <w:t xml:space="preserve">The second list could provide a controlled analogue of the intervention task. Competitor learning could be varied through encoding priority, while cue discriminability could be varied independently by determining whether a category or source cue for the first list also supports second-list items. Temporal adjacency would provide contextual overlap in the initial experiment, so the core test would not depend on a reminder cue. The selective-interference </w:t>
        </w:r>
        <w:r w:rsidRPr="004F2EA3">
          <w:rPr>
            <w:rFonts w:asciiTheme="minorHAnsi" w:eastAsiaTheme="minorHAnsi" w:hAnsiTheme="minorHAnsi" w:cstheme="minorBidi"/>
            <w:b w:val="0"/>
            <w:bCs w:val="0"/>
            <w:szCs w:val="24"/>
          </w:rPr>
          <w:lastRenderedPageBreak/>
          <w:t>prediction is an interaction, not simply better first-list recall. Stronger second-list encoding should reduce first-list output more when both lists are eligible for recall than when the first list is targeted with a diagnostic cue. That relative protection should disappear when the target cue also supports second-list items. Second-list target trials would establish that the competitors remain accessible, while externalized outputs would reveal whether they enter search and are rejected. First-output and transition measures could distinguish initial target-context reinstatement from sustained target-selective support, whereas participants’ classifications would measure monitoring after an off-target item comes to mind. The paradigm would therefore test how the same material becomes a target or a list intrusion as retrieval goals change, providing a general-memory test of the mechanism proposed here.</w:t>
        </w:r>
      </w:ins>
      <w:del w:id="967" w:author="Gunn, Jordan" w:date="2026-07-24T04:56:00Z" w16du:dateUtc="2026-07-24T03:56:00Z">
        <w:r w:rsidR="00F54748" w:rsidDel="002F1EFC">
          <w:delText xml:space="preserve">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w:delText>
        </w:r>
      </w:del>
      <w:commentRangeStart w:id="968"/>
      <w:commentRangeStart w:id="969"/>
      <w:del w:id="970" w:author="Gunn, Jordan" w:date="2026-07-24T02:53:00Z" w16du:dateUtc="2026-07-24T01:53:00Z">
        <w:r w:rsidR="00F54748" w:rsidDel="000D5E86">
          <w:delText>Tetris</w:delText>
        </w:r>
        <w:commentRangeEnd w:id="968"/>
        <w:r w:rsidR="00215C2C" w:rsidDel="000D5E86">
          <w:rPr>
            <w:rStyle w:val="CommentReference"/>
            <w:sz w:val="24"/>
            <w:szCs w:val="24"/>
          </w:rPr>
          <w:commentReference w:id="968"/>
        </w:r>
      </w:del>
      <w:commentRangeEnd w:id="969"/>
      <w:del w:id="971" w:author="Gunn, Jordan" w:date="2026-07-24T04:56:00Z" w16du:dateUtc="2026-07-24T03:56:00Z">
        <w:r w:rsidR="000D5E86" w:rsidDel="002F1EFC">
          <w:rPr>
            <w:rStyle w:val="CommentReference"/>
            <w:sz w:val="24"/>
            <w:szCs w:val="24"/>
          </w:rPr>
          <w:commentReference w:id="969"/>
        </w:r>
      </w:del>
      <w:del w:id="972" w:author="Gunn, Jordan" w:date="2026-07-24T02:53:00Z" w16du:dateUtc="2026-07-24T01:53:00Z">
        <w:r w:rsidR="00F54748" w:rsidDel="000D5E86">
          <w:delText xml:space="preserve"> can sustain substantial engagement</w:delText>
        </w:r>
      </w:del>
      <w:del w:id="973" w:author="Gunn, Jordan" w:date="2026-07-24T02:54:00Z" w16du:dateUtc="2026-07-24T01:54:00Z">
        <w:r w:rsidR="00F54748" w:rsidDel="000D5E86">
          <w:delText>, but active verbal comparison tasks can receive similar engagement ratings, and both visuospatial and verbal tasks have sometimes reduced intrusions</w:delText>
        </w:r>
      </w:del>
      <w:del w:id="974" w:author="Gunn, Jordan" w:date="2026-07-24T04:56:00Z" w16du:dateUtc="2026-07-24T03:56:00Z">
        <w:r w:rsidR="00F54748" w:rsidDel="002F1EFC">
          <w:delText xml:space="preserve"> </w:delText>
        </w:r>
      </w:del>
      <w:del w:id="975" w:author="Gunn, Jordan" w:date="2026-07-24T05:19:00Z" w16du:dateUtc="2026-07-24T04:19:00Z">
        <w:r w:rsidR="00F54748" w:rsidDel="004F2EA3">
          <w:delText>(</w:delText>
        </w:r>
        <w:r w:rsidR="00F8399E" w:rsidDel="004F2EA3">
          <w:fldChar w:fldCharType="begin"/>
        </w:r>
        <w:r w:rsidR="00F8399E" w:rsidDel="004F2EA3">
          <w:delInstrText>HYPERLINK \l "ref-hagenaars2017tetris" \h</w:delInstrText>
        </w:r>
        <w:r w:rsidR="00F8399E" w:rsidDel="004F2EA3">
          <w:fldChar w:fldCharType="separate"/>
        </w:r>
        <w:r w:rsidR="00F8399E" w:rsidDel="004F2EA3">
          <w:rPr>
            <w:rStyle w:val="Hyperlink"/>
          </w:rPr>
          <w:delText>Hagenaars et al., 2017</w:delText>
        </w:r>
        <w:r w:rsidR="00F8399E" w:rsidDel="004F2EA3">
          <w:fldChar w:fldCharType="end"/>
        </w:r>
        <w:r w:rsidR="00F54748" w:rsidDel="004F2EA3">
          <w:delText xml:space="preserve">; </w:delText>
        </w:r>
        <w:r w:rsidR="00F8399E" w:rsidDel="004F2EA3">
          <w:fldChar w:fldCharType="begin"/>
        </w:r>
        <w:r w:rsidR="00F8399E" w:rsidDel="004F2EA3">
          <w:delInstrText>HYPERLINK \l "ref-holmes2010key" \h</w:delInstrText>
        </w:r>
        <w:r w:rsidR="00F8399E" w:rsidDel="004F2EA3">
          <w:fldChar w:fldCharType="separate"/>
        </w:r>
        <w:r w:rsidR="00F8399E" w:rsidDel="004F2EA3">
          <w:rPr>
            <w:rStyle w:val="Hyperlink"/>
          </w:rPr>
          <w:delText>Holmes et al., 2010</w:delText>
        </w:r>
        <w:r w:rsidR="00F8399E" w:rsidDel="004F2EA3">
          <w:fldChar w:fldCharType="end"/>
        </w:r>
        <w:r w:rsidR="00F54748" w:rsidDel="004F2EA3">
          <w:delText xml:space="preserve">; </w:delText>
        </w:r>
        <w:r w:rsidR="00F8399E" w:rsidDel="004F2EA3">
          <w:fldChar w:fldCharType="begin"/>
        </w:r>
        <w:r w:rsidR="00F8399E" w:rsidDel="004F2EA3">
          <w:delInstrText>HYPERLINK \l "ref-kessler2020visuospatial" \h</w:delInstrText>
        </w:r>
        <w:r w:rsidR="00F8399E" w:rsidDel="004F2EA3">
          <w:fldChar w:fldCharType="separate"/>
        </w:r>
        <w:r w:rsidR="00F8399E" w:rsidDel="004F2EA3">
          <w:rPr>
            <w:rStyle w:val="Hyperlink"/>
          </w:rPr>
          <w:delText>Kessler et al., 2020</w:delText>
        </w:r>
        <w:r w:rsidR="00F8399E" w:rsidDel="004F2EA3">
          <w:fldChar w:fldCharType="end"/>
        </w:r>
        <w:r w:rsidR="00F54748" w:rsidDel="004F2EA3">
          <w:delText xml:space="preserve">). </w:delText>
        </w:r>
      </w:del>
      <w:del w:id="976" w:author="Gunn, Jordan" w:date="2026-07-24T04:56:00Z" w16du:dateUtc="2026-07-24T03:56:00Z">
        <w:r w:rsidR="00F54748" w:rsidDel="002F1EFC">
          <w:delText xml:space="preserve">Engagement may therefore </w:delText>
        </w:r>
      </w:del>
      <w:del w:id="977" w:author="Gunn, Jordan" w:date="2026-07-24T02:54:00Z" w16du:dateUtc="2026-07-24T01:54:00Z">
        <w:r w:rsidR="00F54748" w:rsidDel="000D5E86">
          <w:delText>enable competitor learning without explaining why deliberate film recall would exclude one task more successfully than another</w:delText>
        </w:r>
      </w:del>
      <w:del w:id="978" w:author="Gunn, Jordan" w:date="2026-07-24T04:56:00Z" w16du:dateUtc="2026-07-24T03:56:00Z">
        <w:r w:rsidR="00F54748" w:rsidDel="002F1EFC">
          <w:delText xml:space="preserve">. The present model represents these proposed ingredients separately: task </w:delText>
        </w:r>
      </w:del>
      <w:del w:id="979" w:author="Gunn, Jordan" w:date="2026-07-24T04:06:00Z" w16du:dateUtc="2026-07-24T03:06:00Z">
        <w:r w:rsidR="00F54748" w:rsidDel="00BC4D7F">
          <w:delText xml:space="preserve">encoding </w:delText>
        </w:r>
      </w:del>
      <w:del w:id="980" w:author="Gunn, Jordan" w:date="2026-07-24T04:56:00Z" w16du:dateUtc="2026-07-24T03:56:00Z">
        <w:r w:rsidR="00F54748" w:rsidDel="002F1EFC">
          <w:delText xml:space="preserve">strength </w:delText>
        </w:r>
      </w:del>
      <w:del w:id="981" w:author="Gunn, Jordan" w:date="2026-07-24T04:32:00Z" w16du:dateUtc="2026-07-24T03:32:00Z">
        <w:r w:rsidR="00F54748" w:rsidDel="003A4685">
          <w:delText>controls competitor learning</w:delText>
        </w:r>
      </w:del>
      <w:del w:id="982" w:author="Gunn, Jordan" w:date="2026-07-24T04:56:00Z" w16du:dateUtc="2026-07-24T03:56:00Z">
        <w:r w:rsidR="00F54748" w:rsidDel="002F1EFC">
          <w:delText>, whereas the maintained film-category cue assumes that film and task candidates can be discriminated.</w:delText>
        </w:r>
      </w:del>
    </w:p>
    <w:p w14:paraId="2C448712" w14:textId="77777777" w:rsidR="004F2EA3" w:rsidRPr="004F2EA3" w:rsidRDefault="004F2EA3" w:rsidP="004F2EA3">
      <w:pPr>
        <w:pStyle w:val="BodyText"/>
        <w:rPr>
          <w:ins w:id="983" w:author="Gunn, Jordan" w:date="2026-07-24T05:19:00Z" w16du:dateUtc="2026-07-24T04:19:00Z"/>
        </w:rPr>
        <w:pPrChange w:id="984" w:author="Gunn, Jordan" w:date="2026-07-24T05:19:00Z" w16du:dateUtc="2026-07-24T04:19:00Z">
          <w:pPr>
            <w:pStyle w:val="FirstParagraph"/>
          </w:pPr>
        </w:pPrChange>
      </w:pPr>
    </w:p>
    <w:p w14:paraId="196AD7F0" w14:textId="6A9D6C14" w:rsidR="00F8399E" w:rsidDel="004F2EA3" w:rsidRDefault="00F54748">
      <w:pPr>
        <w:pStyle w:val="BodyText"/>
        <w:rPr>
          <w:del w:id="985" w:author="Gunn, Jordan" w:date="2026-07-24T05:19:00Z" w16du:dateUtc="2026-07-24T04:19:00Z"/>
        </w:rPr>
      </w:pPr>
      <w:del w:id="986" w:author="Gunn, Jordan" w:date="2026-07-24T05:19:00Z" w16du:dateUtc="2026-07-24T04:19:00Z">
        <w:r w:rsidDel="004F2EA3">
          <w:delText>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delText>
        </w:r>
      </w:del>
    </w:p>
    <w:p w14:paraId="32EAC24B" w14:textId="77777777" w:rsidR="00F8399E" w:rsidRDefault="00F54748">
      <w:pPr>
        <w:pStyle w:val="Heading2"/>
      </w:pPr>
      <w:bookmarkStart w:id="987" w:name="limitations-and-scope"/>
      <w:bookmarkEnd w:id="947"/>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009FDB1E" w:rsidR="00F8399E" w:rsidRDefault="00F54748">
      <w:pPr>
        <w:pStyle w:val="BodyText"/>
      </w:pPr>
      <w:r>
        <w:t xml:space="preserve">Several implementation choices further limit the account. </w:t>
      </w:r>
      <w:ins w:id="988" w:author="Gunn, Jordan" w:date="2026-07-24T04:37:00Z" w16du:dateUtc="2026-07-24T03:37:00Z">
        <w:r w:rsidR="003A4685" w:rsidRPr="003A4685">
          <w:t>Task association strength scales context-to-feature learning for task items without deriving that learning from task engagement or content.</w:t>
        </w:r>
        <w:r w:rsidR="003A4685">
          <w:t xml:space="preserve"> </w:t>
        </w:r>
      </w:ins>
      <w:del w:id="989" w:author="Gunn, Jordan" w:date="2026-07-24T04:37:00Z" w16du:dateUtc="2026-07-24T03:37:00Z">
        <w:r w:rsidDel="003A4685">
          <w:delText xml:space="preserve">Task </w:delText>
        </w:r>
      </w:del>
      <w:del w:id="990" w:author="Gunn, Jordan" w:date="2026-07-24T04:06:00Z" w16du:dateUtc="2026-07-24T03:06:00Z">
        <w:r w:rsidDel="00BC4D7F">
          <w:delText xml:space="preserve">encoding </w:delText>
        </w:r>
      </w:del>
      <w:del w:id="991" w:author="Gunn, Jordan" w:date="2026-07-24T04:37:00Z" w16du:dateUtc="2026-07-24T03:37:00Z">
        <w:r w:rsidDel="003A4685">
          <w:delText xml:space="preserve">strength scales context-to-item learning without deriving that learning from task engagement or task content. </w:delText>
        </w:r>
      </w:del>
      <w:r>
        <w:t xml:space="preserve">The maintained film-category cue is perfectly selective, whereas real retrieval cues may </w:t>
      </w:r>
      <w:r>
        <w:lastRenderedPageBreak/>
        <w:t>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F54748">
      <w:pPr>
        <w:pStyle w:val="Heading1"/>
      </w:pPr>
      <w:bookmarkStart w:id="992" w:name="references"/>
      <w:bookmarkEnd w:id="930"/>
      <w:bookmarkEnd w:id="987"/>
      <w:r>
        <w:t>References</w:t>
      </w:r>
    </w:p>
    <w:p w14:paraId="33700899" w14:textId="77777777" w:rsidR="00F8399E" w:rsidRDefault="00F54748">
      <w:pPr>
        <w:pStyle w:val="Bibliography"/>
      </w:pPr>
      <w:bookmarkStart w:id="993" w:name="ref-asselbergs2024effectiveness"/>
      <w:bookmarkStart w:id="994"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33">
        <w:r w:rsidR="00F8399E">
          <w:rPr>
            <w:rStyle w:val="Hyperlink"/>
          </w:rPr>
          <w:t>https://doi.org/10.1016/j.jbtep.2023.101920</w:t>
        </w:r>
      </w:hyperlink>
    </w:p>
    <w:p w14:paraId="6C06AEF8" w14:textId="77777777" w:rsidR="00F8399E" w:rsidRDefault="00F54748">
      <w:pPr>
        <w:pStyle w:val="Bibliography"/>
      </w:pPr>
      <w:bookmarkStart w:id="995" w:name="ref-asselbergs2023systematic"/>
      <w:bookmarkEnd w:id="993"/>
      <w:r>
        <w:lastRenderedPageBreak/>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34">
        <w:r w:rsidR="00F8399E">
          <w:rPr>
            <w:rStyle w:val="Hyperlink"/>
          </w:rPr>
          <w:t>https://doi.org/10.1016/j.jpsychires.2023.01.028</w:t>
        </w:r>
      </w:hyperlink>
    </w:p>
    <w:p w14:paraId="577354AE" w14:textId="77777777" w:rsidR="00F8399E" w:rsidRDefault="00F54748">
      <w:pPr>
        <w:pStyle w:val="Bibliography"/>
      </w:pPr>
      <w:bookmarkStart w:id="996" w:name="ref-baddeley2000working"/>
      <w:bookmarkEnd w:id="995"/>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35">
        <w:r w:rsidR="00F8399E">
          <w:rPr>
            <w:rStyle w:val="Hyperlink"/>
          </w:rPr>
          <w:t>https://doi.org/10.1037/0096-3445.129.1.126</w:t>
        </w:r>
      </w:hyperlink>
    </w:p>
    <w:p w14:paraId="7E848953" w14:textId="77777777" w:rsidR="00F8399E" w:rsidRDefault="00F54748">
      <w:pPr>
        <w:pStyle w:val="Bibliography"/>
      </w:pPr>
      <w:bookmarkStart w:id="997" w:name="ref-beckenstrom2026digital"/>
      <w:bookmarkEnd w:id="996"/>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36">
        <w:r w:rsidR="00F8399E">
          <w:rPr>
            <w:rStyle w:val="Hyperlink"/>
          </w:rPr>
          <w:t>https://doi.org/10.1016/s2215-0366(25)00397-9</w:t>
        </w:r>
      </w:hyperlink>
    </w:p>
    <w:p w14:paraId="39ED002B" w14:textId="7F203080" w:rsidR="00D43714" w:rsidRDefault="00D43714">
      <w:pPr>
        <w:pStyle w:val="Bibliography"/>
        <w:rPr>
          <w:ins w:id="998" w:author="Gunn, Jordan" w:date="2026-07-24T02:45:00Z" w16du:dateUtc="2026-07-24T01:45:00Z"/>
        </w:rPr>
      </w:pPr>
      <w:bookmarkStart w:id="999" w:name="ref-bird2012hippocampus"/>
      <w:bookmarkEnd w:id="997"/>
      <w:ins w:id="1000" w:author="Gunn, Jordan" w:date="2026-07-24T02:45:00Z" w16du:dateUtc="2026-07-24T01:45:00Z">
        <w:r w:rsidRPr="00D43714">
          <w:t>Berntsen, D. (2021). Involuntary autobiographical memories and their relation to other forms of spontaneous thoughts. Philosophical Transactions of the Royal Society B: Biological Sciences, 376(1817), 20190693. https://doi.org/10.1098/rstb.2019.0693</w:t>
        </w:r>
      </w:ins>
    </w:p>
    <w:p w14:paraId="3D95277E" w14:textId="55019CE6" w:rsidR="00F8399E" w:rsidRDefault="00F54748">
      <w:pPr>
        <w:pStyle w:val="Bibliography"/>
      </w:pPr>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37">
        <w:r w:rsidR="00F8399E">
          <w:rPr>
            <w:rStyle w:val="Hyperlink"/>
          </w:rPr>
          <w:t>https://doi.org/10.3389/fnhum.2012.00142</w:t>
        </w:r>
      </w:hyperlink>
    </w:p>
    <w:p w14:paraId="1E18EDCF" w14:textId="77777777" w:rsidR="00F8399E" w:rsidRDefault="00F54748">
      <w:pPr>
        <w:pStyle w:val="Bibliography"/>
      </w:pPr>
      <w:bookmarkStart w:id="1001" w:name="ref-bisby2020reduced"/>
      <w:bookmarkEnd w:id="999"/>
      <w:r>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38">
        <w:r w:rsidR="00F8399E">
          <w:rPr>
            <w:rStyle w:val="Hyperlink"/>
          </w:rPr>
          <w:t>https://doi.org/10.1177/0963721420917691</w:t>
        </w:r>
      </w:hyperlink>
    </w:p>
    <w:p w14:paraId="43203B4A" w14:textId="140DD3CA" w:rsidR="00575613" w:rsidRDefault="00575613">
      <w:pPr>
        <w:pStyle w:val="Bibliography"/>
        <w:rPr>
          <w:ins w:id="1002" w:author="Gunn, Jordan" w:date="2026-07-23T23:53:00Z" w16du:dateUtc="2026-07-23T22:53:00Z"/>
        </w:rPr>
      </w:pPr>
      <w:bookmarkStart w:id="1003" w:name="ref_brennan2021investigating"/>
      <w:bookmarkStart w:id="1004" w:name="ref-brewin2014episodic"/>
      <w:bookmarkEnd w:id="1001"/>
      <w:ins w:id="1005" w:author="Gunn, Jordan" w:date="2026-07-23T23:53:00Z" w16du:dateUtc="2026-07-23T22:53:00Z">
        <w:r w:rsidRPr="00575613">
          <w:lastRenderedPageBreak/>
          <w:t xml:space="preserve">Brennen, T., Blix, I., Nissen, A., Holmes, E. A., Skumlien, M., &amp; Solberg, Ø. (2021). Investigating the frequency of intrusive memories after 24 hours using a visuospatial interference intervention: A follow-up and extension. </w:t>
        </w:r>
        <w:r w:rsidRPr="00575613">
          <w:rPr>
            <w:i/>
            <w:iCs/>
            <w:rPrChange w:id="1006" w:author="Gunn, Jordan" w:date="2026-07-23T23:54:00Z" w16du:dateUtc="2026-07-23T22:54:00Z">
              <w:rPr/>
            </w:rPrChange>
          </w:rPr>
          <w:t>European Journal of Psychotraumatology, 12</w:t>
        </w:r>
        <w:r w:rsidRPr="00575613">
          <w:t>(1), 1953788. https://doi.org/10.1080/20008198.2021.1953788</w:t>
        </w:r>
      </w:ins>
    </w:p>
    <w:bookmarkEnd w:id="1003"/>
    <w:p w14:paraId="3D67DA4B" w14:textId="08E7E3F1" w:rsidR="00F8399E" w:rsidRDefault="00F54748">
      <w:pPr>
        <w:pStyle w:val="Bibliography"/>
      </w:pPr>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9">
        <w:r w:rsidR="00F8399E">
          <w:rPr>
            <w:rStyle w:val="Hyperlink"/>
          </w:rPr>
          <w:t>https://doi.org/10.1037/a0033722</w:t>
        </w:r>
      </w:hyperlink>
    </w:p>
    <w:p w14:paraId="542E3CA5" w14:textId="77777777" w:rsidR="00F8399E" w:rsidRDefault="00F54748">
      <w:pPr>
        <w:pStyle w:val="Bibliography"/>
      </w:pPr>
      <w:bookmarkStart w:id="1007" w:name="ref-brewin1996dual"/>
      <w:bookmarkEnd w:id="1004"/>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40">
        <w:r w:rsidR="00F8399E">
          <w:rPr>
            <w:rStyle w:val="Hyperlink"/>
          </w:rPr>
          <w:t>https://doi.org/10.1037/0033-295X.103.4.670</w:t>
        </w:r>
      </w:hyperlink>
    </w:p>
    <w:p w14:paraId="0CD97823" w14:textId="77777777" w:rsidR="00F8399E" w:rsidRDefault="00F54748">
      <w:pPr>
        <w:pStyle w:val="Bibliography"/>
      </w:pPr>
      <w:bookmarkStart w:id="1008" w:name="ref-brewin2010intrusive"/>
      <w:bookmarkEnd w:id="1007"/>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41">
        <w:r w:rsidR="00F8399E">
          <w:rPr>
            <w:rStyle w:val="Hyperlink"/>
          </w:rPr>
          <w:t>https://doi.org/10.1037/a0018113</w:t>
        </w:r>
      </w:hyperlink>
    </w:p>
    <w:p w14:paraId="0DE2834D" w14:textId="77777777" w:rsidR="00F8399E" w:rsidRDefault="00F54748">
      <w:pPr>
        <w:pStyle w:val="Bibliography"/>
      </w:pPr>
      <w:bookmarkStart w:id="1009" w:name="ref-busemeyer2000model"/>
      <w:bookmarkEnd w:id="1008"/>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42">
        <w:r w:rsidR="00F8399E">
          <w:rPr>
            <w:rStyle w:val="Hyperlink"/>
          </w:rPr>
          <w:t>https://doi.org/10.1006/jmps.1999.1282</w:t>
        </w:r>
      </w:hyperlink>
    </w:p>
    <w:p w14:paraId="45D3D75F" w14:textId="77777777" w:rsidR="00F8399E" w:rsidRDefault="00F54748">
      <w:pPr>
        <w:pStyle w:val="Bibliography"/>
      </w:pPr>
      <w:bookmarkStart w:id="1010" w:name="ref-cohen2022memory"/>
      <w:bookmarkEnd w:id="1009"/>
      <w:r>
        <w:t xml:space="preserve">Cohen, R. T., &amp; Kahana, M. J. (2022). A memory-based theory of emotional disorders. </w:t>
      </w:r>
      <w:r>
        <w:rPr>
          <w:i/>
          <w:iCs/>
        </w:rPr>
        <w:t>Psychological Review</w:t>
      </w:r>
      <w:r>
        <w:t xml:space="preserve">, </w:t>
      </w:r>
      <w:r>
        <w:rPr>
          <w:i/>
          <w:iCs/>
        </w:rPr>
        <w:t>129</w:t>
      </w:r>
      <w:r>
        <w:t xml:space="preserve">(4), 742–776. </w:t>
      </w:r>
      <w:hyperlink r:id="rId43">
        <w:r w:rsidR="00F8399E">
          <w:rPr>
            <w:rStyle w:val="Hyperlink"/>
          </w:rPr>
          <w:t>https://doi.org/10.1037/rev0000334</w:t>
        </w:r>
      </w:hyperlink>
    </w:p>
    <w:p w14:paraId="72CB9366" w14:textId="72483C31" w:rsidR="00D43714" w:rsidRDefault="00D43714">
      <w:pPr>
        <w:pStyle w:val="Bibliography"/>
        <w:rPr>
          <w:ins w:id="1011" w:author="Gunn, Jordan" w:date="2026-07-24T02:45:00Z" w16du:dateUtc="2026-07-24T01:45:00Z"/>
        </w:rPr>
      </w:pPr>
      <w:bookmarkStart w:id="1012" w:name="ref-deeprose2012imagery"/>
      <w:bookmarkEnd w:id="1010"/>
      <w:ins w:id="1013" w:author="Gunn, Jordan" w:date="2026-07-24T02:45:00Z" w16du:dateUtc="2026-07-24T01:45:00Z">
        <w:r w:rsidRPr="00D43714">
          <w:t>Cortis Mack, C., Cinel, C., Davies, N., Harding, M., &amp; Ward, G. (2017). Serial position, output order, and list length effects for words presented on smartphones over very long intervals. Journal of Memory and Language, 97, 61–80. https://doi.org/10.1016/j.jml.2017.07.009</w:t>
        </w:r>
      </w:ins>
    </w:p>
    <w:p w14:paraId="6AFA2C67" w14:textId="553524A4" w:rsidR="00F8399E" w:rsidRDefault="00F54748">
      <w:pPr>
        <w:pStyle w:val="Bibliography"/>
      </w:pPr>
      <w:r>
        <w:t xml:space="preserve">Deeprose, C., Zhang, S., DeJong, H., Dalgleish, T., &amp; Holmes, E. A. (2012). Imagery in the aftermath of viewing a traumatic film: Using cognitive tasks to modulate the </w:t>
      </w:r>
      <w:r>
        <w:lastRenderedPageBreak/>
        <w:t xml:space="preserve">development of involuntary memory. </w:t>
      </w:r>
      <w:r>
        <w:rPr>
          <w:i/>
          <w:iCs/>
        </w:rPr>
        <w:t>Journal of Behavior Therapy and Experimental Psychiatry</w:t>
      </w:r>
      <w:r>
        <w:t xml:space="preserve">, </w:t>
      </w:r>
      <w:r>
        <w:rPr>
          <w:i/>
          <w:iCs/>
        </w:rPr>
        <w:t>43</w:t>
      </w:r>
      <w:r>
        <w:t xml:space="preserve">(2), 758–764. </w:t>
      </w:r>
      <w:hyperlink r:id="rId44">
        <w:r w:rsidR="00F8399E">
          <w:rPr>
            <w:rStyle w:val="Hyperlink"/>
          </w:rPr>
          <w:t>https://doi.org/10.1016/j.jbtep.2011.10.008</w:t>
        </w:r>
      </w:hyperlink>
    </w:p>
    <w:p w14:paraId="1AB76A74" w14:textId="418001F8" w:rsidR="00D43714" w:rsidRDefault="00D43714">
      <w:pPr>
        <w:pStyle w:val="Bibliography"/>
        <w:rPr>
          <w:ins w:id="1014" w:author="Gunn, Jordan" w:date="2026-07-24T02:46:00Z" w16du:dateUtc="2026-07-24T01:46:00Z"/>
        </w:rPr>
      </w:pPr>
      <w:bookmarkStart w:id="1015" w:name="ref-dupertuys2026ukraine"/>
      <w:bookmarkEnd w:id="1012"/>
      <w:ins w:id="1016" w:author="Gunn, Jordan" w:date="2026-07-24T02:46:00Z" w16du:dateUtc="2026-07-24T01:46:00Z">
        <w:r w:rsidRPr="00D43714">
          <w:t xml:space="preserve">Diamond, N. B., &amp; Levine, B. (2020). Linking detail to temporal structure in naturalistic-event recall. Psychological Science, 31(12), 1557–1572. </w:t>
        </w:r>
        <w:r>
          <w:fldChar w:fldCharType="begin"/>
        </w:r>
        <w:r>
          <w:instrText>HYPERLINK "</w:instrText>
        </w:r>
        <w:r w:rsidRPr="00D43714">
          <w:instrText>https://doi.org/10.1177/0956797620958651</w:instrText>
        </w:r>
        <w:r>
          <w:instrText>"</w:instrText>
        </w:r>
        <w:r>
          <w:fldChar w:fldCharType="separate"/>
        </w:r>
        <w:r w:rsidRPr="00AA0DAD">
          <w:rPr>
            <w:rStyle w:val="Hyperlink"/>
          </w:rPr>
          <w:t>https://doi.org/10.1177/0956797620958651</w:t>
        </w:r>
        <w:r>
          <w:fldChar w:fldCharType="end"/>
        </w:r>
      </w:ins>
    </w:p>
    <w:p w14:paraId="1A8663E8" w14:textId="4CB6C52F" w:rsidR="00F8399E" w:rsidRDefault="00F54748">
      <w:pPr>
        <w:pStyle w:val="Bibliography"/>
      </w:pPr>
      <w:r>
        <w:t xml:space="preserve">Dupertuys, J., Shulhan, A., &amp; Talmi, D. (2026). </w:t>
      </w:r>
      <w:r>
        <w:rPr>
          <w:i/>
          <w:iCs/>
        </w:rPr>
        <w:t>Ukraine Memory experiment data set</w:t>
      </w:r>
      <w:r>
        <w:t>.</w:t>
      </w:r>
    </w:p>
    <w:p w14:paraId="30B371C1" w14:textId="77777777" w:rsidR="00F8399E" w:rsidRDefault="00F54748">
      <w:pPr>
        <w:pStyle w:val="Bibliography"/>
      </w:pPr>
      <w:bookmarkStart w:id="1017" w:name="ref-ehlers2000cognitive"/>
      <w:bookmarkEnd w:id="1015"/>
      <w:r>
        <w:t xml:space="preserve">Ehlers, A., &amp; Clark, D. M. (2000). A cognitive model of posttraumatic stress disorder. </w:t>
      </w:r>
      <w:r>
        <w:rPr>
          <w:i/>
          <w:iCs/>
        </w:rPr>
        <w:t>Behaviour Research and Therapy</w:t>
      </w:r>
      <w:r>
        <w:t xml:space="preserve">, </w:t>
      </w:r>
      <w:r>
        <w:rPr>
          <w:i/>
          <w:iCs/>
        </w:rPr>
        <w:t>38</w:t>
      </w:r>
      <w:r>
        <w:t xml:space="preserve">(4), 319–345. </w:t>
      </w:r>
      <w:hyperlink r:id="rId45">
        <w:r w:rsidR="00F8399E">
          <w:rPr>
            <w:rStyle w:val="Hyperlink"/>
          </w:rPr>
          <w:t>https://doi.org/10.1016/S0005-7967(99)00123-0</w:t>
        </w:r>
      </w:hyperlink>
    </w:p>
    <w:p w14:paraId="6F1FD4F9" w14:textId="77777777" w:rsidR="00F8399E" w:rsidRDefault="00F54748">
      <w:pPr>
        <w:pStyle w:val="Bibliography"/>
      </w:pPr>
      <w:bookmarkStart w:id="1018" w:name="ref-hagenaars2017tetris"/>
      <w:bookmarkEnd w:id="1017"/>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46">
        <w:r w:rsidR="00F8399E">
          <w:rPr>
            <w:rStyle w:val="Hyperlink"/>
          </w:rPr>
          <w:t>https://doi.org/10.1080/20008198.2017.1386959</w:t>
        </w:r>
      </w:hyperlink>
    </w:p>
    <w:p w14:paraId="333A48D2" w14:textId="77777777" w:rsidR="00F8399E" w:rsidRDefault="00F54748">
      <w:pPr>
        <w:pStyle w:val="Bibliography"/>
      </w:pPr>
      <w:bookmarkStart w:id="1019" w:name="ref-healey2014memory"/>
      <w:bookmarkEnd w:id="1018"/>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47">
        <w:r w:rsidR="00F8399E">
          <w:rPr>
            <w:rStyle w:val="Hyperlink"/>
          </w:rPr>
          <w:t>https://doi.org/10.1037/a0033715</w:t>
        </w:r>
      </w:hyperlink>
    </w:p>
    <w:p w14:paraId="5C07424F" w14:textId="29FCB10D" w:rsidR="00796044" w:rsidRDefault="00796044">
      <w:pPr>
        <w:pStyle w:val="Bibliography"/>
        <w:rPr>
          <w:ins w:id="1020" w:author="Gunn, Jordan" w:date="2026-07-24T01:24:00Z" w16du:dateUtc="2026-07-24T00:24:00Z"/>
        </w:rPr>
      </w:pPr>
      <w:bookmarkStart w:id="1021" w:name="ref-healey2016four"/>
      <w:bookmarkEnd w:id="1019"/>
      <w:ins w:id="1022" w:author="Gunn, Jordan" w:date="2026-07-24T01:24:00Z" w16du:dateUtc="2026-07-24T00:24:00Z">
        <w:r w:rsidRPr="00796044">
          <w:t xml:space="preserve">Healey, M. K. (2018). Temporal contiguity in incidentally encoded memories. </w:t>
        </w:r>
        <w:r w:rsidRPr="00796044">
          <w:rPr>
            <w:i/>
            <w:iCs/>
            <w:rPrChange w:id="1023" w:author="Gunn, Jordan" w:date="2026-07-24T01:24:00Z" w16du:dateUtc="2026-07-24T00:24:00Z">
              <w:rPr/>
            </w:rPrChange>
          </w:rPr>
          <w:t>Journal of Memory and Language, 102</w:t>
        </w:r>
        <w:r w:rsidRPr="00796044">
          <w:t>, 28–40. https://doi.org/10.1016/j.jml.2018.04.003</w:t>
        </w:r>
      </w:ins>
    </w:p>
    <w:p w14:paraId="5E087D93" w14:textId="5CB6632B" w:rsidR="00F8399E" w:rsidRDefault="00F54748">
      <w:pPr>
        <w:pStyle w:val="Bibliography"/>
      </w:pPr>
      <w:r>
        <w:t xml:space="preserve">Healey, M. K., &amp; Kahana, M. J. (2016). A four-component model of age-related memory change. </w:t>
      </w:r>
      <w:r>
        <w:rPr>
          <w:i/>
          <w:iCs/>
        </w:rPr>
        <w:t>Psychological Review</w:t>
      </w:r>
      <w:r>
        <w:t xml:space="preserve">, </w:t>
      </w:r>
      <w:r>
        <w:rPr>
          <w:i/>
          <w:iCs/>
        </w:rPr>
        <w:t>123</w:t>
      </w:r>
      <w:r>
        <w:t xml:space="preserve">(1), 23–69. </w:t>
      </w:r>
      <w:hyperlink r:id="rId48">
        <w:r w:rsidR="00F8399E">
          <w:rPr>
            <w:rStyle w:val="Hyperlink"/>
          </w:rPr>
          <w:t>https://doi.org/10.1037/rev0000015</w:t>
        </w:r>
      </w:hyperlink>
    </w:p>
    <w:p w14:paraId="06C64FB7" w14:textId="77777777" w:rsidR="00F8399E" w:rsidRDefault="00F54748">
      <w:pPr>
        <w:pStyle w:val="Bibliography"/>
      </w:pPr>
      <w:bookmarkStart w:id="1024" w:name="ref-healey2024peppr"/>
      <w:bookmarkEnd w:id="1021"/>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9">
        <w:r w:rsidR="00F8399E">
          <w:rPr>
            <w:rStyle w:val="Hyperlink"/>
          </w:rPr>
          <w:t>https://doi.org/10.3758/s13421-023-01453-z</w:t>
        </w:r>
      </w:hyperlink>
    </w:p>
    <w:p w14:paraId="00ECD4C2" w14:textId="77777777" w:rsidR="00F8399E" w:rsidRDefault="00F54748">
      <w:pPr>
        <w:pStyle w:val="Bibliography"/>
      </w:pPr>
      <w:bookmarkStart w:id="1025" w:name="ref-hemi2023cognitive"/>
      <w:bookmarkEnd w:id="1024"/>
      <w:r>
        <w:lastRenderedPageBreak/>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50">
        <w:r w:rsidR="00F8399E">
          <w:rPr>
            <w:rStyle w:val="Hyperlink"/>
          </w:rPr>
          <w:t>https://doi.org/10.1016/j.jbtep.2023.101858</w:t>
        </w:r>
      </w:hyperlink>
    </w:p>
    <w:p w14:paraId="18AACF93" w14:textId="77777777" w:rsidR="00F8399E" w:rsidRDefault="00F54748">
      <w:pPr>
        <w:pStyle w:val="Bibliography"/>
      </w:pPr>
      <w:bookmarkStart w:id="1026" w:name="ref-herrema2024first"/>
      <w:bookmarkEnd w:id="1025"/>
      <w:r>
        <w:t xml:space="preserve">Herrema, H. G., &amp; Kahana, M. J. (2024). </w:t>
      </w:r>
      <w:r>
        <w:rPr>
          <w:i/>
          <w:iCs/>
        </w:rPr>
        <w:t>First recall costs and benefits</w:t>
      </w:r>
      <w:r>
        <w:t xml:space="preserve">. PsyArXiv. </w:t>
      </w:r>
      <w:hyperlink r:id="rId51">
        <w:r w:rsidR="00F8399E">
          <w:rPr>
            <w:rStyle w:val="Hyperlink"/>
          </w:rPr>
          <w:t>https://doi.org/10.31234/osf.io/sm3fw</w:t>
        </w:r>
      </w:hyperlink>
    </w:p>
    <w:p w14:paraId="6BE9FD9D" w14:textId="77777777" w:rsidR="00F8399E" w:rsidRDefault="00F54748">
      <w:pPr>
        <w:pStyle w:val="Bibliography"/>
      </w:pPr>
      <w:bookmarkStart w:id="1027" w:name="ref-holmes2008inducing"/>
      <w:bookmarkEnd w:id="1026"/>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52">
        <w:r w:rsidR="00F8399E">
          <w:rPr>
            <w:rStyle w:val="Hyperlink"/>
          </w:rPr>
          <w:t>https://doi.org/10.1016/j.actpsy.2007.11.002</w:t>
        </w:r>
      </w:hyperlink>
    </w:p>
    <w:p w14:paraId="0AB352C2" w14:textId="77777777" w:rsidR="00F8399E" w:rsidRDefault="00F54748">
      <w:pPr>
        <w:pStyle w:val="Bibliography"/>
      </w:pPr>
      <w:bookmarkStart w:id="1028" w:name="ref-holmes2004trauma"/>
      <w:bookmarkEnd w:id="1027"/>
      <w:r>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53">
        <w:r w:rsidR="00F8399E">
          <w:rPr>
            <w:rStyle w:val="Hyperlink"/>
          </w:rPr>
          <w:t>https://doi.org/10.1037/0096-3445.133.1.3</w:t>
        </w:r>
      </w:hyperlink>
    </w:p>
    <w:p w14:paraId="1C7A88C3" w14:textId="77777777" w:rsidR="00F8399E" w:rsidRDefault="00F54748">
      <w:pPr>
        <w:pStyle w:val="Bibliography"/>
      </w:pPr>
      <w:bookmarkStart w:id="1029" w:name="ref-holmes2009can"/>
      <w:bookmarkEnd w:id="1028"/>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54">
        <w:r w:rsidR="00F8399E">
          <w:rPr>
            <w:rStyle w:val="Hyperlink"/>
          </w:rPr>
          <w:t>https://doi.org/10.1371/journal.pone.0004153</w:t>
        </w:r>
      </w:hyperlink>
    </w:p>
    <w:p w14:paraId="23DD61BB" w14:textId="77777777" w:rsidR="00F8399E" w:rsidRDefault="00F54748">
      <w:pPr>
        <w:pStyle w:val="Bibliography"/>
      </w:pPr>
      <w:bookmarkStart w:id="1030" w:name="ref-holmes2010key"/>
      <w:bookmarkEnd w:id="1029"/>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55">
        <w:r w:rsidR="00F8399E">
          <w:rPr>
            <w:rStyle w:val="Hyperlink"/>
          </w:rPr>
          <w:t>https://doi.org/10.1371/journal.pone.0013706</w:t>
        </w:r>
      </w:hyperlink>
    </w:p>
    <w:p w14:paraId="7EFB01F2" w14:textId="77777777" w:rsidR="00F8399E" w:rsidRDefault="00F54748">
      <w:pPr>
        <w:pStyle w:val="Bibliography"/>
      </w:pPr>
      <w:bookmarkStart w:id="1031" w:name="ref-horsch2017reducing"/>
      <w:bookmarkEnd w:id="1030"/>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56">
        <w:r w:rsidR="00F8399E">
          <w:rPr>
            <w:rStyle w:val="Hyperlink"/>
          </w:rPr>
          <w:t>https://doi.org/10.1016/j.brat.2017.03.018</w:t>
        </w:r>
      </w:hyperlink>
    </w:p>
    <w:p w14:paraId="7E8697E6" w14:textId="77777777" w:rsidR="00F8399E" w:rsidRDefault="00F54748">
      <w:pPr>
        <w:pStyle w:val="Bibliography"/>
      </w:pPr>
      <w:bookmarkStart w:id="1032" w:name="ref-howard1999contextual"/>
      <w:bookmarkEnd w:id="1031"/>
      <w:r>
        <w:lastRenderedPageBreak/>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57">
        <w:r w:rsidR="00F8399E">
          <w:rPr>
            <w:rStyle w:val="Hyperlink"/>
          </w:rPr>
          <w:t>https://doi.org/10.1037/0278-7393.25.4.923</w:t>
        </w:r>
      </w:hyperlink>
    </w:p>
    <w:p w14:paraId="0C7E3D7B" w14:textId="77777777" w:rsidR="00F8399E" w:rsidRDefault="00F54748">
      <w:pPr>
        <w:pStyle w:val="Bibliography"/>
      </w:pPr>
      <w:bookmarkStart w:id="1033" w:name="ref-howard2002distributed"/>
      <w:bookmarkEnd w:id="1032"/>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58">
        <w:r w:rsidR="00F8399E">
          <w:rPr>
            <w:rStyle w:val="Hyperlink"/>
          </w:rPr>
          <w:t>https://doi.org/10.1006/jmps.2001.1388</w:t>
        </w:r>
      </w:hyperlink>
    </w:p>
    <w:p w14:paraId="620952F3" w14:textId="77777777" w:rsidR="00F8399E" w:rsidRDefault="00F54748">
      <w:pPr>
        <w:pStyle w:val="Bibliography"/>
      </w:pPr>
      <w:bookmarkStart w:id="1034" w:name="ref-howard2008persistence"/>
      <w:bookmarkEnd w:id="1033"/>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1035" w:name="ref-hupbach2008dynamics"/>
      <w:bookmarkEnd w:id="1034"/>
      <w:r>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9">
        <w:r w:rsidR="00F8399E">
          <w:rPr>
            <w:rStyle w:val="Hyperlink"/>
          </w:rPr>
          <w:t>https://doi.org/10.1101/lm.1022308</w:t>
        </w:r>
      </w:hyperlink>
    </w:p>
    <w:p w14:paraId="58CFD9B1" w14:textId="77777777" w:rsidR="00F8399E" w:rsidRDefault="00F54748">
      <w:pPr>
        <w:pStyle w:val="Bibliography"/>
      </w:pPr>
      <w:bookmarkStart w:id="1036" w:name="ref-iyadurai2018preventing"/>
      <w:bookmarkEnd w:id="1035"/>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60">
        <w:r w:rsidR="00F8399E">
          <w:rPr>
            <w:rStyle w:val="Hyperlink"/>
          </w:rPr>
          <w:t>https://doi.org/10.1038/mp.2017.23</w:t>
        </w:r>
      </w:hyperlink>
    </w:p>
    <w:p w14:paraId="38DF507D" w14:textId="77777777" w:rsidR="00F8399E" w:rsidRDefault="00F54748">
      <w:pPr>
        <w:pStyle w:val="Bibliography"/>
      </w:pPr>
      <w:bookmarkStart w:id="1037" w:name="ref-iyadurai2023reducing"/>
      <w:bookmarkEnd w:id="1036"/>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61">
        <w:r w:rsidR="00F8399E">
          <w:rPr>
            <w:rStyle w:val="Hyperlink"/>
          </w:rPr>
          <w:t>https://doi.org/10.1038/s41398-023-02578-0</w:t>
        </w:r>
      </w:hyperlink>
    </w:p>
    <w:p w14:paraId="6A1FA88B" w14:textId="77777777" w:rsidR="00F8399E" w:rsidRDefault="00F54748">
      <w:pPr>
        <w:pStyle w:val="Bibliography"/>
      </w:pPr>
      <w:bookmarkStart w:id="1038" w:name="ref-iyadurai2019intrusive"/>
      <w:bookmarkEnd w:id="1037"/>
      <w:r>
        <w:lastRenderedPageBreak/>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62">
        <w:r w:rsidR="00F8399E">
          <w:rPr>
            <w:rStyle w:val="Hyperlink"/>
          </w:rPr>
          <w:t>https://doi.org/10.1016/j.cpr.2018.08.005</w:t>
        </w:r>
      </w:hyperlink>
    </w:p>
    <w:p w14:paraId="5B91D43B" w14:textId="77777777" w:rsidR="00F8399E" w:rsidRDefault="00F54748">
      <w:pPr>
        <w:pStyle w:val="Bibliography"/>
      </w:pPr>
      <w:bookmarkStart w:id="1039" w:name="ref-james2015computer"/>
      <w:bookmarkEnd w:id="1038"/>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63">
        <w:r w:rsidR="00F8399E">
          <w:rPr>
            <w:rStyle w:val="Hyperlink"/>
          </w:rPr>
          <w:t>https://doi.org/10.1177/0956797615583071</w:t>
        </w:r>
      </w:hyperlink>
    </w:p>
    <w:p w14:paraId="0487BF51" w14:textId="77777777" w:rsidR="00F8399E" w:rsidRDefault="00F54748">
      <w:pPr>
        <w:pStyle w:val="Bibliography"/>
      </w:pPr>
      <w:bookmarkStart w:id="1040" w:name="ref-james2016trauma"/>
      <w:bookmarkEnd w:id="1039"/>
      <w:r>
        <w:t xml:space="preserve">James, E. L., Lau-Zhu, A., Clark, I. A., Visser, R. M., Hagenaars, M. A., &amp; Holmes, E. A. (2016). The trauma film paradigm as an experimental psychopathology model of psychological trauma: Intrusive memories and beyond. </w:t>
      </w:r>
      <w:r>
        <w:rPr>
          <w:i/>
          <w:iCs/>
        </w:rPr>
        <w:t>Clinical Psychology Review</w:t>
      </w:r>
      <w:r>
        <w:t xml:space="preserve">, </w:t>
      </w:r>
      <w:r>
        <w:rPr>
          <w:i/>
          <w:iCs/>
        </w:rPr>
        <w:t>47</w:t>
      </w:r>
      <w:r>
        <w:t xml:space="preserve">, 106–142. </w:t>
      </w:r>
      <w:hyperlink r:id="rId64">
        <w:r w:rsidR="00F8399E">
          <w:rPr>
            <w:rStyle w:val="Hyperlink"/>
          </w:rPr>
          <w:t>https://doi.org/10.1016/j.cpr.2016.04.010</w:t>
        </w:r>
      </w:hyperlink>
    </w:p>
    <w:p w14:paraId="66C33EC5" w14:textId="77777777" w:rsidR="00F8399E" w:rsidRDefault="00F54748">
      <w:pPr>
        <w:pStyle w:val="Bibliography"/>
      </w:pPr>
      <w:bookmarkStart w:id="1041" w:name="ref-jin2024theory"/>
      <w:bookmarkEnd w:id="1040"/>
      <w:r>
        <w:t xml:space="preserve">Jin, B. J., Halpern, D. J., &amp; Kahana, M. J. (2024). </w:t>
      </w:r>
      <w:r>
        <w:rPr>
          <w:i/>
          <w:iCs/>
        </w:rPr>
        <w:t>A theory of memory for items and associations</w:t>
      </w:r>
      <w:r>
        <w:t xml:space="preserve">. </w:t>
      </w:r>
      <w:hyperlink r:id="rId65">
        <w:r w:rsidR="00F8399E">
          <w:rPr>
            <w:rStyle w:val="Hyperlink"/>
          </w:rPr>
          <w:t>https://memory.psych.upenn.edu/files/pubs/JinEtal24.pdf</w:t>
        </w:r>
      </w:hyperlink>
    </w:p>
    <w:p w14:paraId="6B4BFC2E" w14:textId="77777777" w:rsidR="00F8399E" w:rsidRDefault="00F54748">
      <w:pPr>
        <w:pStyle w:val="Bibliography"/>
      </w:pPr>
      <w:bookmarkStart w:id="1042" w:name="ref-kahana1996associative"/>
      <w:bookmarkEnd w:id="1041"/>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1043" w:name="ref-kahana2020computational"/>
      <w:bookmarkEnd w:id="1042"/>
      <w:r>
        <w:t xml:space="preserve">Kahana, M. J. (2020). Computational models of memory search. </w:t>
      </w:r>
      <w:r>
        <w:rPr>
          <w:i/>
          <w:iCs/>
        </w:rPr>
        <w:t>Annual Review of Psychology</w:t>
      </w:r>
      <w:r>
        <w:t xml:space="preserve">, </w:t>
      </w:r>
      <w:r>
        <w:rPr>
          <w:i/>
          <w:iCs/>
        </w:rPr>
        <w:t>71</w:t>
      </w:r>
      <w:r>
        <w:t xml:space="preserve">, 107–138. </w:t>
      </w:r>
      <w:hyperlink r:id="rId66">
        <w:r w:rsidR="00F8399E">
          <w:rPr>
            <w:rStyle w:val="Hyperlink"/>
          </w:rPr>
          <w:t>https://doi.org/10.1146/annurev-psych-010418-103358</w:t>
        </w:r>
      </w:hyperlink>
    </w:p>
    <w:p w14:paraId="40FF3271" w14:textId="77777777" w:rsidR="00F8399E" w:rsidRDefault="00F54748">
      <w:pPr>
        <w:pStyle w:val="Bibliography"/>
      </w:pPr>
      <w:bookmarkStart w:id="1044" w:name="ref-kanstrup2021single"/>
      <w:bookmarkEnd w:id="1043"/>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67">
        <w:r w:rsidR="00F8399E">
          <w:rPr>
            <w:rStyle w:val="Hyperlink"/>
          </w:rPr>
          <w:t>https://doi.org/10.1002/cpp.2489</w:t>
        </w:r>
      </w:hyperlink>
    </w:p>
    <w:p w14:paraId="193EF404" w14:textId="77777777" w:rsidR="00F8399E" w:rsidRDefault="00F54748">
      <w:pPr>
        <w:pStyle w:val="Bibliography"/>
      </w:pPr>
      <w:bookmarkStart w:id="1045" w:name="ref-kanstrup2024guided"/>
      <w:bookmarkEnd w:id="1044"/>
      <w:r>
        <w:lastRenderedPageBreak/>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68">
        <w:r w:rsidR="00F8399E">
          <w:rPr>
            <w:rStyle w:val="Hyperlink"/>
          </w:rPr>
          <w:t>https://doi.org/10.1186/s12916-024-03569-8</w:t>
        </w:r>
      </w:hyperlink>
    </w:p>
    <w:p w14:paraId="5CE74E4D" w14:textId="3D3F9DB6" w:rsidR="007B5A30" w:rsidRDefault="007B5A30">
      <w:pPr>
        <w:pStyle w:val="Bibliography"/>
        <w:rPr>
          <w:ins w:id="1046" w:author="Jordan Gunn" w:date="2026-07-20T03:14:00Z" w16du:dateUtc="2026-07-20T02:14:00Z"/>
        </w:rPr>
      </w:pPr>
      <w:bookmarkStart w:id="1047" w:name="ref_kessler2018reducing"/>
      <w:bookmarkStart w:id="1048" w:name="ref-kessler2020visuospatial"/>
      <w:bookmarkEnd w:id="1045"/>
      <w:ins w:id="1049" w:author="Jordan Gunn" w:date="2026-07-20T03:14:00Z" w16du:dateUtc="2026-07-20T02:14:00Z">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r>
          <w:fldChar w:fldCharType="begin"/>
        </w:r>
        <w:r>
          <w:instrText>HYPERLINK "</w:instrText>
        </w:r>
        <w:r w:rsidRPr="007B5A30">
          <w:instrText>https://doi.org/10.1037/ccp0000340</w:instrText>
        </w:r>
        <w:r>
          <w:instrText>"</w:instrText>
        </w:r>
        <w:r>
          <w:fldChar w:fldCharType="separate"/>
        </w:r>
        <w:r w:rsidRPr="00E36D25">
          <w:rPr>
            <w:rStyle w:val="Hyperlink"/>
          </w:rPr>
          <w:t>https://doi.org/10.1037/ccp0000340</w:t>
        </w:r>
        <w:r>
          <w:fldChar w:fldCharType="end"/>
        </w:r>
      </w:ins>
    </w:p>
    <w:bookmarkEnd w:id="1047"/>
    <w:p w14:paraId="1F240490" w14:textId="28F51304" w:rsidR="00F8399E" w:rsidRDefault="00F54748">
      <w:pPr>
        <w:pStyle w:val="Bibliography"/>
      </w:pPr>
      <w:r>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9">
        <w:r w:rsidR="00F8399E">
          <w:rPr>
            <w:rStyle w:val="Hyperlink"/>
          </w:rPr>
          <w:t>https://doi.org/10.1016/j.jbtep.2019.01.006</w:t>
        </w:r>
      </w:hyperlink>
    </w:p>
    <w:p w14:paraId="43CFCA40" w14:textId="77777777" w:rsidR="00F8399E" w:rsidRDefault="00F54748">
      <w:pPr>
        <w:pStyle w:val="Bibliography"/>
      </w:pPr>
      <w:bookmarkStart w:id="1050" w:name="ref-kindt2009beyond"/>
      <w:bookmarkEnd w:id="1048"/>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70">
        <w:r w:rsidR="00F8399E">
          <w:rPr>
            <w:rStyle w:val="Hyperlink"/>
          </w:rPr>
          <w:t>https://doi.org/10.1038/nn.2271</w:t>
        </w:r>
      </w:hyperlink>
    </w:p>
    <w:p w14:paraId="158ECD19" w14:textId="77777777" w:rsidR="00F8399E" w:rsidRDefault="00F54748">
      <w:pPr>
        <w:pStyle w:val="Bibliography"/>
      </w:pPr>
      <w:bookmarkStart w:id="1051" w:name="ref-kragel2015neural"/>
      <w:bookmarkEnd w:id="1050"/>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71">
        <w:r w:rsidR="00F8399E">
          <w:rPr>
            <w:rStyle w:val="Hyperlink"/>
          </w:rPr>
          <w:t>https://doi.org/10.1523/JNEUROSCI.3378-14.2015</w:t>
        </w:r>
      </w:hyperlink>
    </w:p>
    <w:p w14:paraId="225EF560" w14:textId="77777777" w:rsidR="00F8399E" w:rsidRDefault="00F54748">
      <w:pPr>
        <w:pStyle w:val="Bibliography"/>
      </w:pPr>
      <w:bookmarkStart w:id="1052" w:name="ref-krans2009intrusive"/>
      <w:bookmarkEnd w:id="1051"/>
      <w:r>
        <w:lastRenderedPageBreak/>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72">
        <w:r w:rsidR="00F8399E">
          <w:rPr>
            <w:rStyle w:val="Hyperlink"/>
          </w:rPr>
          <w:t>https://doi.org/10.1002/acp.1611</w:t>
        </w:r>
      </w:hyperlink>
    </w:p>
    <w:p w14:paraId="2FF82DAE" w14:textId="77777777" w:rsidR="00F8399E" w:rsidRDefault="00F54748">
      <w:pPr>
        <w:pStyle w:val="Bibliography"/>
      </w:pPr>
      <w:bookmarkStart w:id="1053" w:name="ref-lau2019intrusive"/>
      <w:bookmarkEnd w:id="1052"/>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73">
        <w:r w:rsidR="00F8399E">
          <w:rPr>
            <w:rStyle w:val="Hyperlink"/>
          </w:rPr>
          <w:t>https://doi.org/10.1037/xge0000598</w:t>
        </w:r>
      </w:hyperlink>
    </w:p>
    <w:p w14:paraId="5EFD42D4" w14:textId="77777777" w:rsidR="00F8399E" w:rsidRDefault="00F54748">
      <w:pPr>
        <w:pStyle w:val="Bibliography"/>
      </w:pPr>
      <w:bookmarkStart w:id="1054" w:name="ref-lau2021selectively"/>
      <w:bookmarkEnd w:id="1053"/>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74">
        <w:r w:rsidR="00F8399E">
          <w:rPr>
            <w:rStyle w:val="Hyperlink"/>
          </w:rPr>
          <w:t>https://doi.org/10.1177/2167702621998315</w:t>
        </w:r>
      </w:hyperlink>
    </w:p>
    <w:p w14:paraId="34F997F5" w14:textId="77777777" w:rsidR="00F8399E" w:rsidRDefault="00F54748">
      <w:pPr>
        <w:pStyle w:val="Bibliography"/>
      </w:pPr>
      <w:bookmarkStart w:id="1055" w:name="ref-lohnas2023event"/>
      <w:bookmarkEnd w:id="1054"/>
      <w:r>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75">
        <w:r w:rsidR="00F8399E">
          <w:rPr>
            <w:rStyle w:val="Hyperlink"/>
          </w:rPr>
          <w:t>https://doi.org/10.1037/xge0001354</w:t>
        </w:r>
      </w:hyperlink>
    </w:p>
    <w:p w14:paraId="66475CC8" w14:textId="77777777" w:rsidR="00F8399E" w:rsidRDefault="00F54748">
      <w:pPr>
        <w:pStyle w:val="Bibliography"/>
      </w:pPr>
      <w:bookmarkStart w:id="1056" w:name="ref-lohnas2015expanding"/>
      <w:bookmarkEnd w:id="1055"/>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76">
        <w:r w:rsidR="00F8399E">
          <w:rPr>
            <w:rStyle w:val="Hyperlink"/>
          </w:rPr>
          <w:t>https://doi.org/10.1037/a0039036</w:t>
        </w:r>
      </w:hyperlink>
    </w:p>
    <w:p w14:paraId="5ABF4922" w14:textId="77777777" w:rsidR="00F8399E" w:rsidRDefault="00F54748">
      <w:pPr>
        <w:pStyle w:val="Bibliography"/>
      </w:pPr>
      <w:bookmarkStart w:id="1057" w:name="ref-lohnas2026specialized"/>
      <w:bookmarkEnd w:id="1056"/>
      <w:r>
        <w:t xml:space="preserve">Lohnas, L. J., Polyn, S. M., &amp; Kahana, M. J. (2026). Specialized recall procedures. </w:t>
      </w:r>
      <w:r>
        <w:rPr>
          <w:i/>
          <w:iCs/>
        </w:rPr>
        <w:t>Psychonomic Bulletin &amp; Review</w:t>
      </w:r>
      <w:r>
        <w:t xml:space="preserve">, </w:t>
      </w:r>
      <w:r>
        <w:rPr>
          <w:i/>
          <w:iCs/>
        </w:rPr>
        <w:t>33</w:t>
      </w:r>
      <w:r>
        <w:t xml:space="preserve">(3), 96. </w:t>
      </w:r>
      <w:hyperlink r:id="rId77">
        <w:r w:rsidR="00F8399E">
          <w:rPr>
            <w:rStyle w:val="Hyperlink"/>
          </w:rPr>
          <w:t>https://doi.org/10.3758/s13423-025-02744-z</w:t>
        </w:r>
      </w:hyperlink>
    </w:p>
    <w:p w14:paraId="77658D71" w14:textId="77777777" w:rsidR="00F8399E" w:rsidRDefault="00F54748">
      <w:pPr>
        <w:pStyle w:val="Bibliography"/>
      </w:pPr>
      <w:bookmarkStart w:id="1058" w:name="ref-luce1959individual"/>
      <w:bookmarkEnd w:id="1057"/>
      <w:r>
        <w:t xml:space="preserve">Luce, R. D. (1959). </w:t>
      </w:r>
      <w:r>
        <w:rPr>
          <w:i/>
          <w:iCs/>
        </w:rPr>
        <w:t>Individual choice behavior: A theoretical analysis</w:t>
      </w:r>
      <w:r>
        <w:t>. Wiley.</w:t>
      </w:r>
    </w:p>
    <w:p w14:paraId="0DF01E11" w14:textId="77777777" w:rsidR="00F8399E" w:rsidRDefault="00F54748">
      <w:pPr>
        <w:pStyle w:val="Bibliography"/>
      </w:pPr>
      <w:bookmarkStart w:id="1059" w:name="ref-mcconnell2026testing"/>
      <w:bookmarkEnd w:id="1058"/>
      <w:r>
        <w:t xml:space="preserve">McConnell, T. G. W., Bernhard, H., Holmes, E. A., Henson, R., &amp; Talmi, D. (2026). </w:t>
      </w:r>
      <w:r>
        <w:rPr>
          <w:i/>
          <w:iCs/>
        </w:rPr>
        <w:t>Testing the dual representation account of memory for trauma</w:t>
      </w:r>
      <w:r>
        <w:t xml:space="preserve">. PsyArXiv preprint. </w:t>
      </w:r>
      <w:hyperlink r:id="rId78">
        <w:r w:rsidR="00F8399E">
          <w:rPr>
            <w:rStyle w:val="Hyperlink"/>
          </w:rPr>
          <w:t>https://osf.io/preprints/psyarxiv/m3pnz_v1/</w:t>
        </w:r>
      </w:hyperlink>
    </w:p>
    <w:p w14:paraId="4FBE28F3" w14:textId="77777777" w:rsidR="00F8399E" w:rsidRDefault="00F54748">
      <w:pPr>
        <w:pStyle w:val="Bibliography"/>
      </w:pPr>
      <w:bookmarkStart w:id="1060" w:name="ref-moccia2022cue"/>
      <w:bookmarkEnd w:id="1059"/>
      <w:r>
        <w:lastRenderedPageBreak/>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9">
        <w:r w:rsidR="00F8399E">
          <w:rPr>
            <w:rStyle w:val="Hyperlink"/>
          </w:rPr>
          <w:t>https://doi.org/10.3758/s13415-021-00971-0</w:t>
        </w:r>
      </w:hyperlink>
    </w:p>
    <w:p w14:paraId="4D35C3A6" w14:textId="77777777" w:rsidR="00F8399E" w:rsidRDefault="00F54748">
      <w:pPr>
        <w:pStyle w:val="Bibliography"/>
        <w:rPr>
          <w:ins w:id="1061" w:author="Gunn, Jordan" w:date="2026-07-24T02:46:00Z" w16du:dateUtc="2026-07-24T01:46:00Z"/>
        </w:rPr>
      </w:pPr>
      <w:bookmarkStart w:id="1062" w:name="ref-moccia2025effects"/>
      <w:bookmarkEnd w:id="1060"/>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80">
        <w:r w:rsidR="00F8399E">
          <w:rPr>
            <w:rStyle w:val="Hyperlink"/>
          </w:rPr>
          <w:t>https://doi.org/10.1111/ejn.70194</w:t>
        </w:r>
      </w:hyperlink>
    </w:p>
    <w:p w14:paraId="6A6CAEA3" w14:textId="43C22B23" w:rsidR="00D43714" w:rsidRDefault="00D43714">
      <w:pPr>
        <w:pStyle w:val="Bibliography"/>
      </w:pPr>
      <w:ins w:id="1063" w:author="Gunn, Jordan" w:date="2026-07-24T02:46:00Z" w16du:dateUtc="2026-07-24T01:46:00Z">
        <w:r w:rsidRPr="00D43714">
          <w:t>Moreton, B. J., &amp; Ward, G. (2010). Time scale similarity and long-term memory for autobiographical events. Psychonomic Bulletin &amp; Review, 17(4), 510–515. https://doi.org/10.3758/PBR.17.4.510</w:t>
        </w:r>
      </w:ins>
    </w:p>
    <w:p w14:paraId="229F9B30" w14:textId="77777777" w:rsidR="00F8399E" w:rsidRDefault="00F54748">
      <w:pPr>
        <w:pStyle w:val="Bibliography"/>
      </w:pPr>
      <w:bookmarkStart w:id="1064" w:name="ref-morton2016predictive"/>
      <w:bookmarkEnd w:id="1062"/>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81">
        <w:r w:rsidR="00F8399E">
          <w:rPr>
            <w:rStyle w:val="Hyperlink"/>
          </w:rPr>
          <w:t>https://doi.org/10.1016/j.jml.2015.10.002</w:t>
        </w:r>
      </w:hyperlink>
    </w:p>
    <w:p w14:paraId="241DEF07" w14:textId="3A8754E2" w:rsidR="00796044" w:rsidRDefault="00796044">
      <w:pPr>
        <w:pStyle w:val="Bibliography"/>
        <w:rPr>
          <w:ins w:id="1065" w:author="Gunn, Jordan" w:date="2026-07-24T01:25:00Z" w16du:dateUtc="2026-07-24T00:25:00Z"/>
        </w:rPr>
      </w:pPr>
      <w:bookmarkStart w:id="1066" w:name="ref-norman2017neuronal"/>
      <w:bookmarkEnd w:id="1064"/>
      <w:ins w:id="1067" w:author="Gunn, Jordan" w:date="2026-07-24T01:25:00Z" w16du:dateUtc="2026-07-24T00:25:00Z">
        <w:r w:rsidRPr="00796044">
          <w:t xml:space="preserve">Mundorf, A. M. D., Lazarus, L. T. T., Uitvlugt, M. G., &amp; Healey, M. K. (2021). A test of retrieved context theory: Dynamics of recall after incidental encoding. </w:t>
        </w:r>
        <w:r w:rsidRPr="00796044">
          <w:rPr>
            <w:i/>
            <w:iCs/>
            <w:rPrChange w:id="1068" w:author="Gunn, Jordan" w:date="2026-07-24T01:25:00Z" w16du:dateUtc="2026-07-24T00:25:00Z">
              <w:rPr/>
            </w:rPrChange>
          </w:rPr>
          <w:t>Journal of Experimental Psychology: Learning, Memory, and Cognition, 47</w:t>
        </w:r>
        <w:r w:rsidRPr="00796044">
          <w:t>(8), 1264–1287. https://doi.org/10.1037/xlm0001001</w:t>
        </w:r>
      </w:ins>
    </w:p>
    <w:p w14:paraId="601138C8" w14:textId="730F1177" w:rsidR="00F8399E" w:rsidRDefault="00F54748">
      <w:pPr>
        <w:pStyle w:val="Bibliography"/>
      </w:pPr>
      <w:r>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82">
        <w:r w:rsidR="00F8399E">
          <w:rPr>
            <w:rStyle w:val="Hyperlink"/>
          </w:rPr>
          <w:t>https://doi.org/10.1038/s41467-017-01184-1</w:t>
        </w:r>
      </w:hyperlink>
    </w:p>
    <w:p w14:paraId="0FBC4147" w14:textId="77777777" w:rsidR="00F8399E" w:rsidRDefault="00F54748">
      <w:pPr>
        <w:pStyle w:val="Bibliography"/>
      </w:pPr>
      <w:bookmarkStart w:id="1069" w:name="ref-parks2026unified"/>
      <w:bookmarkEnd w:id="1066"/>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83">
        <w:r w:rsidR="00F8399E">
          <w:rPr>
            <w:rStyle w:val="Hyperlink"/>
          </w:rPr>
          <w:t>https://doi.org/10.3758/s13423-025-02855-7</w:t>
        </w:r>
      </w:hyperlink>
    </w:p>
    <w:p w14:paraId="4420F47E" w14:textId="77777777" w:rsidR="00F8399E" w:rsidRDefault="00F54748">
      <w:pPr>
        <w:pStyle w:val="Bibliography"/>
      </w:pPr>
      <w:bookmarkStart w:id="1070" w:name="ref-polyn2011semantic"/>
      <w:bookmarkEnd w:id="1069"/>
      <w:r>
        <w:lastRenderedPageBreak/>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84">
        <w:r w:rsidR="00F8399E">
          <w:rPr>
            <w:rStyle w:val="Hyperlink"/>
          </w:rPr>
          <w:t>https://doi.org/10.1037/a0022475</w:t>
        </w:r>
      </w:hyperlink>
    </w:p>
    <w:p w14:paraId="3F506C5A" w14:textId="77777777" w:rsidR="00F8399E" w:rsidRDefault="00F54748">
      <w:pPr>
        <w:pStyle w:val="Bibliography"/>
      </w:pPr>
      <w:bookmarkStart w:id="1071" w:name="ref-polyn2012neural"/>
      <w:bookmarkEnd w:id="1070"/>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85">
        <w:r w:rsidR="00F8399E">
          <w:rPr>
            <w:rStyle w:val="Hyperlink"/>
          </w:rPr>
          <w:t>https://doi.org/10.1016/j.neuropsychologia.2011.08.025</w:t>
        </w:r>
      </w:hyperlink>
    </w:p>
    <w:p w14:paraId="0B5985BA" w14:textId="77777777" w:rsidR="00F8399E" w:rsidRDefault="00F54748">
      <w:pPr>
        <w:pStyle w:val="Bibliography"/>
      </w:pPr>
      <w:bookmarkStart w:id="1072" w:name="ref-polyn2009context"/>
      <w:bookmarkEnd w:id="1071"/>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86">
        <w:r w:rsidR="00F8399E">
          <w:rPr>
            <w:rStyle w:val="Hyperlink"/>
          </w:rPr>
          <w:t>https://doi.org/10.1037/a0014420</w:t>
        </w:r>
      </w:hyperlink>
    </w:p>
    <w:p w14:paraId="046BD98F" w14:textId="77777777" w:rsidR="00F8399E" w:rsidRDefault="00F54748">
      <w:pPr>
        <w:pStyle w:val="Bibliography"/>
      </w:pPr>
      <w:bookmarkStart w:id="1073" w:name="ref-polyn2009task"/>
      <w:bookmarkEnd w:id="1072"/>
      <w:r>
        <w:t xml:space="preserve">Polyn, S. M., Norman, K. A., &amp; Kahana, M. J. (2009b). Task context and organization in free recall. </w:t>
      </w:r>
      <w:r>
        <w:rPr>
          <w:i/>
          <w:iCs/>
        </w:rPr>
        <w:t>Neuropsychologia</w:t>
      </w:r>
      <w:r>
        <w:t xml:space="preserve">, </w:t>
      </w:r>
      <w:r>
        <w:rPr>
          <w:i/>
          <w:iCs/>
        </w:rPr>
        <w:t>47</w:t>
      </w:r>
      <w:r>
        <w:t xml:space="preserve">(11), 2158–2163. </w:t>
      </w:r>
      <w:hyperlink r:id="rId87">
        <w:r w:rsidR="00F8399E">
          <w:rPr>
            <w:rStyle w:val="Hyperlink"/>
          </w:rPr>
          <w:t>https://doi.org/10.1016/j.neuropsychologia.2009.02.013</w:t>
        </w:r>
      </w:hyperlink>
    </w:p>
    <w:p w14:paraId="38860423" w14:textId="77777777" w:rsidR="00F8399E" w:rsidRDefault="00F54748">
      <w:pPr>
        <w:pStyle w:val="Bibliography"/>
      </w:pPr>
      <w:bookmarkStart w:id="1074" w:name="ref-raaijmakers1980sam"/>
      <w:bookmarkEnd w:id="1073"/>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88">
        <w:r w:rsidR="00F8399E">
          <w:rPr>
            <w:rStyle w:val="Hyperlink"/>
          </w:rPr>
          <w:t>https://doi.org/10.1016/S0079-7421(08)60162-0</w:t>
        </w:r>
      </w:hyperlink>
    </w:p>
    <w:p w14:paraId="08598D9B" w14:textId="77777777" w:rsidR="00F8399E" w:rsidRDefault="00F54748">
      <w:pPr>
        <w:pStyle w:val="Bibliography"/>
      </w:pPr>
      <w:bookmarkStart w:id="1075" w:name="ref-ramineni2023treating"/>
      <w:bookmarkEnd w:id="1074"/>
      <w: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9">
        <w:r w:rsidR="00F8399E">
          <w:rPr>
            <w:rStyle w:val="Hyperlink"/>
          </w:rPr>
          <w:t>https://doi.org/10.1038/s41380-023-02062-7</w:t>
        </w:r>
      </w:hyperlink>
    </w:p>
    <w:p w14:paraId="6E9A3372" w14:textId="77777777" w:rsidR="00F8399E" w:rsidRDefault="00F54748">
      <w:pPr>
        <w:pStyle w:val="Bibliography"/>
      </w:pPr>
      <w:bookmarkStart w:id="1076" w:name="ref-schwartz2005shadows"/>
      <w:bookmarkEnd w:id="1075"/>
      <w:r>
        <w:lastRenderedPageBreak/>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90">
        <w:r w:rsidR="00F8399E">
          <w:rPr>
            <w:rStyle w:val="Hyperlink"/>
          </w:rPr>
          <w:t>https://doi.org/10.1111/j.1467-9280.2005.01634.x</w:t>
        </w:r>
      </w:hyperlink>
    </w:p>
    <w:p w14:paraId="2CB488D6" w14:textId="77777777" w:rsidR="00F8399E" w:rsidRDefault="00F54748">
      <w:pPr>
        <w:pStyle w:val="Bibliography"/>
      </w:pPr>
      <w:bookmarkStart w:id="1077" w:name="ref-sederberg2011human"/>
      <w:bookmarkEnd w:id="1076"/>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91">
        <w:r w:rsidR="00F8399E">
          <w:rPr>
            <w:rStyle w:val="Hyperlink"/>
          </w:rPr>
          <w:t>https://doi.org/10.3758/s13423-011-0086-9</w:t>
        </w:r>
      </w:hyperlink>
    </w:p>
    <w:p w14:paraId="24F24D4A" w14:textId="77777777" w:rsidR="00F8399E" w:rsidRDefault="00F54748">
      <w:pPr>
        <w:pStyle w:val="Bibliography"/>
      </w:pPr>
      <w:bookmarkStart w:id="1078" w:name="ref-sederberg2008context"/>
      <w:bookmarkEnd w:id="1077"/>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92">
        <w:r w:rsidR="00F8399E">
          <w:rPr>
            <w:rStyle w:val="Hyperlink"/>
          </w:rPr>
          <w:t>https://doi.org/10.1037/a0013396</w:t>
        </w:r>
      </w:hyperlink>
    </w:p>
    <w:p w14:paraId="7E8BD7A9" w14:textId="77777777" w:rsidR="00F8399E" w:rsidRDefault="00F54748">
      <w:pPr>
        <w:pStyle w:val="Bibliography"/>
      </w:pPr>
      <w:bookmarkStart w:id="1079" w:name="ref-talmi2013enhanced"/>
      <w:bookmarkEnd w:id="1078"/>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93">
        <w:r w:rsidR="00F8399E">
          <w:rPr>
            <w:rStyle w:val="Hyperlink"/>
          </w:rPr>
          <w:t>https://doi.org/10.1177/0963721413498893</w:t>
        </w:r>
      </w:hyperlink>
    </w:p>
    <w:p w14:paraId="55DD6F0C" w14:textId="77777777" w:rsidR="00F8399E" w:rsidRDefault="00F54748">
      <w:pPr>
        <w:pStyle w:val="Bibliography"/>
      </w:pPr>
      <w:bookmarkStart w:id="1080" w:name="ref-talmi2019retrieved"/>
      <w:bookmarkEnd w:id="1079"/>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94">
        <w:r w:rsidR="00F8399E">
          <w:rPr>
            <w:rStyle w:val="Hyperlink"/>
          </w:rPr>
          <w:t>https://doi.org/10.1037/rev0000132</w:t>
        </w:r>
      </w:hyperlink>
    </w:p>
    <w:p w14:paraId="2AF9F48E" w14:textId="77777777" w:rsidR="00F8399E" w:rsidRDefault="00F54748">
      <w:pPr>
        <w:pStyle w:val="Bibliography"/>
      </w:pPr>
      <w:bookmarkStart w:id="1081" w:name="ref-talmi2007contribution"/>
      <w:bookmarkEnd w:id="1080"/>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95">
        <w:r w:rsidR="00F8399E">
          <w:rPr>
            <w:rStyle w:val="Hyperlink"/>
          </w:rPr>
          <w:t>https://doi.org/10.1016/j.jml.2007.01.002</w:t>
        </w:r>
      </w:hyperlink>
    </w:p>
    <w:p w14:paraId="5227B337" w14:textId="77777777" w:rsidR="00F8399E" w:rsidRDefault="00F54748">
      <w:pPr>
        <w:pStyle w:val="Bibliography"/>
      </w:pPr>
      <w:bookmarkStart w:id="1082" w:name="ref-talmi2004semantic"/>
      <w:bookmarkEnd w:id="1081"/>
      <w:r>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96">
        <w:r w:rsidR="00F8399E">
          <w:rPr>
            <w:rStyle w:val="Hyperlink"/>
          </w:rPr>
          <w:t>https://doi.org/10.3758/bf03195864</w:t>
        </w:r>
      </w:hyperlink>
    </w:p>
    <w:p w14:paraId="581337B2" w14:textId="77777777" w:rsidR="00F8399E" w:rsidRDefault="00F54748">
      <w:pPr>
        <w:pStyle w:val="Bibliography"/>
      </w:pPr>
      <w:bookmarkStart w:id="1083" w:name="ref-unsworth2010understanding"/>
      <w:bookmarkEnd w:id="1082"/>
      <w:r>
        <w:lastRenderedPageBreak/>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97">
        <w:r w:rsidR="00F8399E">
          <w:rPr>
            <w:rStyle w:val="Hyperlink"/>
          </w:rPr>
          <w:t>https://doi.org/10.3758/MC.38.4.419</w:t>
        </w:r>
      </w:hyperlink>
    </w:p>
    <w:p w14:paraId="744C8506" w14:textId="77777777" w:rsidR="00F8399E" w:rsidRDefault="00F54748">
      <w:pPr>
        <w:pStyle w:val="Bibliography"/>
      </w:pPr>
      <w:bookmarkStart w:id="1084" w:name="ref-varma2024experimental"/>
      <w:bookmarkEnd w:id="1083"/>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98">
        <w:r w:rsidR="00F8399E">
          <w:rPr>
            <w:rStyle w:val="Hyperlink"/>
          </w:rPr>
          <w:t>https://doi.org/10.1038/s41562-024-01956-y</w:t>
        </w:r>
      </w:hyperlink>
    </w:p>
    <w:p w14:paraId="3E6F5FD0" w14:textId="05AC1E10" w:rsidR="000D5E86" w:rsidRDefault="000D5E86">
      <w:pPr>
        <w:pStyle w:val="Bibliography"/>
        <w:rPr>
          <w:ins w:id="1085" w:author="Gunn, Jordan" w:date="2026-07-24T02:46:00Z" w16du:dateUtc="2026-07-24T01:46:00Z"/>
        </w:rPr>
      </w:pPr>
      <w:bookmarkStart w:id="1086" w:name="ref-wessel2025evidence"/>
      <w:bookmarkEnd w:id="1084"/>
      <w:ins w:id="1087" w:author="Gunn, Jordan" w:date="2026-07-24T02:46:00Z" w16du:dateUtc="2026-07-24T01:46:00Z">
        <w:r w:rsidRPr="000D5E86">
          <w:t xml:space="preserve">Visser, R. M., Lau-Zhu, A., Henson, R. N., &amp; Holmes, E. A. (2018). Multiple memory systems, multiple time points: How science can inform treatment to control the expression of unwanted emotional memories. Philosophical Transactions of the Royal Society B: Biological Sciences, 373(1742), 20170209. </w:t>
        </w:r>
        <w:r>
          <w:fldChar w:fldCharType="begin"/>
        </w:r>
        <w:r>
          <w:instrText>HYPERLINK "</w:instrText>
        </w:r>
        <w:r w:rsidRPr="000D5E86">
          <w:instrText>https://doi.org/10.1098/rstb.2017.0209</w:instrText>
        </w:r>
        <w:r>
          <w:instrText>"</w:instrText>
        </w:r>
        <w:r>
          <w:fldChar w:fldCharType="separate"/>
        </w:r>
        <w:r w:rsidRPr="00AA0DAD">
          <w:rPr>
            <w:rStyle w:val="Hyperlink"/>
          </w:rPr>
          <w:t>https://doi.org/10.1098/rstb.2017.0209</w:t>
        </w:r>
        <w:r>
          <w:fldChar w:fldCharType="end"/>
        </w:r>
      </w:ins>
    </w:p>
    <w:p w14:paraId="156A049B" w14:textId="419EFF2D" w:rsidR="000F2EC6" w:rsidRDefault="000F2EC6">
      <w:pPr>
        <w:pStyle w:val="Bibliography"/>
        <w:rPr>
          <w:ins w:id="1088" w:author="Gunn, Jordan" w:date="2026-07-24T05:18:00Z" w16du:dateUtc="2026-07-24T04:18:00Z"/>
        </w:rPr>
      </w:pPr>
      <w:ins w:id="1089" w:author="Gunn, Jordan" w:date="2026-07-24T05:18:00Z" w16du:dateUtc="2026-07-24T04:18:00Z">
        <w:r w:rsidRPr="000F2EC6">
          <w:t>Wahlheim, C. N., Ball, B. H., &amp; Richmond, L. L. (2017). Adult age differences in production and monitoring in dual-list free recall. Psychology and Aging, 32(4), 338–353. https://doi.org/10.1037/pag0000165</w:t>
        </w:r>
      </w:ins>
    </w:p>
    <w:p w14:paraId="36981D75" w14:textId="7E9AD854" w:rsidR="00F8399E" w:rsidRDefault="00F54748">
      <w:pPr>
        <w:pStyle w:val="Bibliography"/>
      </w:pPr>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9">
        <w:r w:rsidR="00F8399E">
          <w:rPr>
            <w:rStyle w:val="Hyperlink"/>
          </w:rPr>
          <w:t>https://doi.org/10.1525/collabra.130791</w:t>
        </w:r>
      </w:hyperlink>
    </w:p>
    <w:p w14:paraId="04AEE919" w14:textId="77777777" w:rsidR="00F8399E" w:rsidRDefault="00F54748">
      <w:pPr>
        <w:pStyle w:val="Bibliography"/>
      </w:pPr>
      <w:bookmarkStart w:id="1090" w:name="ref-zaromb2006temporal"/>
      <w:bookmarkEnd w:id="1086"/>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100">
        <w:r w:rsidR="00F8399E">
          <w:rPr>
            <w:rStyle w:val="Hyperlink"/>
          </w:rPr>
          <w:t>https://doi.org/10.1037/0278-7393.32.4.792</w:t>
        </w:r>
      </w:hyperlink>
    </w:p>
    <w:p w14:paraId="45312485" w14:textId="77777777" w:rsidR="00F8399E" w:rsidRDefault="00F54748">
      <w:pPr>
        <w:pStyle w:val="Bibliography"/>
        <w:rPr>
          <w:ins w:id="1091" w:author="Gunn, Jordan" w:date="2026-07-24T04:11:00Z" w16du:dateUtc="2026-07-24T03:11:00Z"/>
        </w:rPr>
      </w:pPr>
      <w:bookmarkStart w:id="1092" w:name="ref-zhou2025episodic"/>
      <w:bookmarkEnd w:id="1090"/>
      <w:r>
        <w:lastRenderedPageBreak/>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101">
        <w:r w:rsidR="00F8399E">
          <w:rPr>
            <w:rStyle w:val="Hyperlink"/>
          </w:rPr>
          <w:t>https://doi.org/10.1037/rev0000505</w:t>
        </w:r>
      </w:hyperlink>
      <w:bookmarkEnd w:id="992"/>
      <w:bookmarkEnd w:id="994"/>
      <w:bookmarkEnd w:id="1092"/>
    </w:p>
    <w:p w14:paraId="78239A96" w14:textId="7B9CFDD5" w:rsidR="00215C2C" w:rsidRDefault="00215C2C">
      <w:pPr>
        <w:spacing w:after="200" w:line="240" w:lineRule="auto"/>
        <w:rPr>
          <w:ins w:id="1093" w:author="Gunn, Jordan" w:date="2026-07-24T04:11:00Z" w16du:dateUtc="2026-07-24T03:11:00Z"/>
        </w:rPr>
      </w:pPr>
      <w:ins w:id="1094" w:author="Gunn, Jordan" w:date="2026-07-24T04:11:00Z" w16du:dateUtc="2026-07-24T03:11:00Z">
        <w:r>
          <w:br w:type="page"/>
        </w:r>
      </w:ins>
    </w:p>
    <w:p w14:paraId="7D60DE63" w14:textId="77777777" w:rsidR="00215C2C" w:rsidRDefault="00215C2C" w:rsidP="00215C2C">
      <w:pPr>
        <w:pStyle w:val="Bibliography"/>
        <w:jc w:val="center"/>
        <w:rPr>
          <w:ins w:id="1095" w:author="Gunn, Jordan" w:date="2026-07-24T04:13:00Z" w16du:dateUtc="2026-07-24T03:13:00Z"/>
          <w:b/>
          <w:bCs/>
        </w:rPr>
      </w:pPr>
      <w:ins w:id="1096" w:author="Gunn, Jordan" w:date="2026-07-24T04:11:00Z" w16du:dateUtc="2026-07-24T03:11:00Z">
        <w:r w:rsidRPr="00215C2C">
          <w:rPr>
            <w:b/>
            <w:bCs/>
            <w:rPrChange w:id="1097" w:author="Gunn, Jordan" w:date="2026-07-24T04:11:00Z" w16du:dateUtc="2026-07-24T03:11:00Z">
              <w:rPr/>
            </w:rPrChange>
          </w:rPr>
          <w:lastRenderedPageBreak/>
          <w:t>Supplementary Material</w:t>
        </w:r>
      </w:ins>
    </w:p>
    <w:p w14:paraId="73CD2832" w14:textId="77777777" w:rsidR="00215C2C" w:rsidRPr="00215C2C" w:rsidRDefault="00215C2C" w:rsidP="00215C2C">
      <w:pPr>
        <w:pStyle w:val="Bibliography"/>
        <w:rPr>
          <w:ins w:id="1098" w:author="Gunn, Jordan" w:date="2026-07-24T04:13:00Z" w16du:dateUtc="2026-07-24T03:13:00Z"/>
          <w:b/>
          <w:bCs/>
          <w:rPrChange w:id="1099" w:author="Gunn, Jordan" w:date="2026-07-24T04:14:00Z" w16du:dateUtc="2026-07-24T03:14:00Z">
            <w:rPr>
              <w:ins w:id="1100" w:author="Gunn, Jordan" w:date="2026-07-24T04:13:00Z" w16du:dateUtc="2026-07-24T03:13:00Z"/>
            </w:rPr>
          </w:rPrChange>
        </w:rPr>
        <w:pPrChange w:id="1101" w:author="Gunn, Jordan" w:date="2026-07-24T04:14:00Z" w16du:dateUtc="2026-07-24T03:14:00Z">
          <w:pPr>
            <w:pStyle w:val="Bibliography"/>
            <w:jc w:val="center"/>
          </w:pPr>
        </w:pPrChange>
      </w:pPr>
      <w:ins w:id="1102" w:author="Gunn, Jordan" w:date="2026-07-24T04:12:00Z" w16du:dateUtc="2026-07-24T03:12:00Z">
        <w:r w:rsidRPr="00215C2C">
          <w:rPr>
            <w:b/>
            <w:bCs/>
            <w:rPrChange w:id="1103" w:author="Gunn, Jordan" w:date="2026-07-24T04:14:00Z" w16du:dateUtc="2026-07-24T03:14:00Z">
              <w:rPr/>
            </w:rPrChange>
          </w:rPr>
          <w:t xml:space="preserve">Supplementary </w:t>
        </w:r>
        <w:commentRangeStart w:id="1104"/>
        <w:r w:rsidRPr="00215C2C">
          <w:rPr>
            <w:b/>
            <w:bCs/>
            <w:rPrChange w:id="1105" w:author="Gunn, Jordan" w:date="2026-07-24T04:14:00Z" w16du:dateUtc="2026-07-24T03:14:00Z">
              <w:rPr/>
            </w:rPrChange>
          </w:rPr>
          <w:t>Figure </w:t>
        </w:r>
        <w:commentRangeEnd w:id="1104"/>
        <w:r w:rsidRPr="00215C2C">
          <w:rPr>
            <w:rStyle w:val="CommentReference"/>
            <w:b/>
            <w:bCs/>
            <w:sz w:val="24"/>
            <w:szCs w:val="24"/>
            <w:rPrChange w:id="1106" w:author="Gunn, Jordan" w:date="2026-07-24T04:14:00Z" w16du:dateUtc="2026-07-24T03:14:00Z">
              <w:rPr>
                <w:rStyle w:val="CommentReference"/>
                <w:sz w:val="24"/>
                <w:szCs w:val="24"/>
              </w:rPr>
            </w:rPrChange>
          </w:rPr>
          <w:commentReference w:id="1104"/>
        </w:r>
        <w:r w:rsidRPr="00215C2C">
          <w:rPr>
            <w:b/>
            <w:bCs/>
            <w:rPrChange w:id="1107" w:author="Gunn, Jordan" w:date="2026-07-24T04:14:00Z" w16du:dateUtc="2026-07-24T03:14:00Z">
              <w:rPr/>
            </w:rPrChange>
          </w:rPr>
          <w:t>S1</w:t>
        </w:r>
      </w:ins>
    </w:p>
    <w:p w14:paraId="3AFF72FC" w14:textId="2DC82F59" w:rsidR="00215C2C" w:rsidRPr="00215C2C" w:rsidRDefault="00215C2C" w:rsidP="00215C2C">
      <w:pPr>
        <w:pStyle w:val="Bibliography"/>
        <w:ind w:left="0" w:firstLine="0"/>
        <w:rPr>
          <w:ins w:id="1108" w:author="Gunn, Jordan" w:date="2026-07-24T04:12:00Z" w16du:dateUtc="2026-07-24T03:12:00Z"/>
          <w:b/>
          <w:bCs/>
          <w:rPrChange w:id="1109" w:author="Gunn, Jordan" w:date="2026-07-24T04:13:00Z" w16du:dateUtc="2026-07-24T03:13:00Z">
            <w:rPr>
              <w:ins w:id="1110" w:author="Gunn, Jordan" w:date="2026-07-24T04:12:00Z" w16du:dateUtc="2026-07-24T03:12:00Z"/>
            </w:rPr>
          </w:rPrChange>
        </w:rPr>
        <w:pPrChange w:id="1111" w:author="Gunn, Jordan" w:date="2026-07-24T04:14:00Z" w16du:dateUtc="2026-07-24T03:14:00Z">
          <w:pPr>
            <w:pStyle w:val="Caption"/>
          </w:pPr>
        </w:pPrChange>
      </w:pPr>
      <w:ins w:id="1112" w:author="Gunn, Jordan" w:date="2026-07-24T04:13:00Z" w16du:dateUtc="2026-07-24T03:13:00Z">
        <w:r w:rsidRPr="00215C2C">
          <w:rPr>
            <w:b/>
            <w:bCs/>
          </w:rPr>
          <w:t>Reminder reinstatement increases similarity between film- and task-encoding contexts in Simulation 1</w:t>
        </w:r>
      </w:ins>
      <w:ins w:id="1113" w:author="Gunn, Jordan" w:date="2026-07-24T04:12:00Z" w16du:dateUtc="2026-07-24T03:12:00Z">
        <w:r>
          <w:rPr>
            <w:b/>
            <w:bCs/>
          </w:rPr>
          <w:t>.</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ins>
    </w:p>
    <w:p w14:paraId="74EB0835" w14:textId="77777777" w:rsidR="00215C2C" w:rsidRDefault="00215C2C" w:rsidP="00215C2C">
      <w:pPr>
        <w:pStyle w:val="FigureWithoutNote"/>
        <w:rPr>
          <w:ins w:id="1114" w:author="Gunn, Jordan" w:date="2026-07-24T04:12:00Z" w16du:dateUtc="2026-07-24T03:12:00Z"/>
        </w:rPr>
      </w:pPr>
      <w:ins w:id="1115" w:author="Gunn, Jordan" w:date="2026-07-24T04:12:00Z" w16du:dateUtc="2026-07-24T03:12:00Z">
        <w:r>
          <w:rPr>
            <w:noProof/>
          </w:rPr>
          <w:lastRenderedPageBreak/>
          <w:drawing>
            <wp:inline distT="0" distB="0" distL="0" distR="0" wp14:anchorId="77A6D136" wp14:editId="55B4FD7A">
              <wp:extent cx="5943600" cy="5660571"/>
              <wp:effectExtent l="0" t="0" r="0" b="0"/>
              <wp:docPr id="1655895338"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22"/>
                      <a:stretch>
                        <a:fillRect/>
                      </a:stretch>
                    </pic:blipFill>
                    <pic:spPr bwMode="auto">
                      <a:xfrm>
                        <a:off x="0" y="0"/>
                        <a:ext cx="5943600" cy="5660571"/>
                      </a:xfrm>
                      <a:prstGeom prst="rect">
                        <a:avLst/>
                      </a:prstGeom>
                      <a:noFill/>
                      <a:ln w="9525">
                        <a:noFill/>
                        <a:headEnd/>
                        <a:tailEnd/>
                      </a:ln>
                    </pic:spPr>
                  </pic:pic>
                </a:graphicData>
              </a:graphic>
            </wp:inline>
          </w:drawing>
        </w:r>
      </w:ins>
    </w:p>
    <w:p w14:paraId="6E01360F" w14:textId="4D2D6A08" w:rsidR="00215C2C" w:rsidRDefault="00215C2C">
      <w:pPr>
        <w:pStyle w:val="Bibliography"/>
      </w:pPr>
    </w:p>
    <w:sectPr w:rsidR="00215C2C">
      <w:headerReference w:type="default" r:id="rId10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Deborah Talmi" w:date="2026-07-21T16:42:00Z" w:initials="DT">
    <w:p w14:paraId="1B301941" w14:textId="77777777" w:rsidR="00130BF0" w:rsidRDefault="00130BF0" w:rsidP="00130BF0">
      <w:pPr>
        <w:pStyle w:val="CommentText"/>
      </w:pPr>
      <w:r>
        <w:rPr>
          <w:rStyle w:val="CommentReference"/>
        </w:rPr>
        <w:annotationRef/>
      </w:r>
      <w:r>
        <w:t xml:space="preserve">This doesn’t parse to me, can we simplify/be more direct? </w:t>
      </w:r>
    </w:p>
  </w:comment>
  <w:comment w:id="4" w:author="Gunn, Jordan" w:date="2026-07-23T17:52:00Z" w:initials="GJ">
    <w:p w14:paraId="3E4BF980" w14:textId="77777777" w:rsidR="00C16791" w:rsidRDefault="00C16791" w:rsidP="00C16791">
      <w:r>
        <w:rPr>
          <w:rStyle w:val="CommentReference"/>
        </w:rPr>
        <w:annotationRef/>
      </w:r>
      <w:r>
        <w:rPr>
          <w:sz w:val="20"/>
          <w:szCs w:val="20"/>
        </w:rPr>
        <w:t>Made one more try.</w:t>
      </w:r>
    </w:p>
  </w:comment>
  <w:comment w:id="12" w:author="Deborah Talmi" w:date="2026-07-14T15:46:00Z" w:initials="DT">
    <w:p w14:paraId="222AA672" w14:textId="77777777" w:rsidR="004F7E93" w:rsidRDefault="004F7E93" w:rsidP="004F7E93">
      <w:pPr>
        <w:pStyle w:val="CommentText"/>
      </w:pPr>
      <w:r>
        <w:rPr>
          <w:rStyle w:val="CommentReference"/>
        </w:rPr>
        <w:annotationRef/>
      </w:r>
      <w:r>
        <w:t>Hard to parse</w:t>
      </w:r>
    </w:p>
  </w:comment>
  <w:comment w:id="13" w:author="Gunn, Jordan" w:date="2026-07-23T17:56:00Z" w:initials="GJ">
    <w:p w14:paraId="10D4105B" w14:textId="77777777" w:rsidR="00C16791" w:rsidRDefault="00C16791" w:rsidP="00C16791">
      <w:r>
        <w:rPr>
          <w:rStyle w:val="CommentReference"/>
        </w:rPr>
        <w:annotationRef/>
      </w:r>
      <w:r>
        <w:rPr>
          <w:sz w:val="20"/>
          <w:szCs w:val="20"/>
        </w:rPr>
        <w:t>Hope the new version is acceptable, though maybe a more comprehensive solution would revise abstract structure.</w:t>
      </w:r>
    </w:p>
  </w:comment>
  <w:comment w:id="22" w:author="Tommy McConnell" w:date="2026-07-22T11:11:00Z" w:initials="TM">
    <w:p w14:paraId="4C4C4844" w14:textId="77777777" w:rsidR="00EC5095" w:rsidRDefault="00EC5095" w:rsidP="00EC5095">
      <w:r>
        <w:rPr>
          <w:rStyle w:val="CommentReference"/>
        </w:rPr>
        <w:annotationRef/>
      </w:r>
      <w:r>
        <w:rPr>
          <w:sz w:val="20"/>
          <w:szCs w:val="20"/>
        </w:rPr>
        <w:t>The TFP has been used to examine many things. Studies of selective interference and visuospatial interventions comprise only a small subset of TFP studies.</w:t>
      </w:r>
    </w:p>
  </w:comment>
  <w:comment w:id="26" w:author="Tommy McConnell" w:date="2026-07-22T11:14:00Z" w:initials="TM">
    <w:p w14:paraId="7225B3F7" w14:textId="77777777" w:rsidR="00EC5095" w:rsidRDefault="00EC5095" w:rsidP="00EC5095">
      <w:r>
        <w:rPr>
          <w:rStyle w:val="CommentReference"/>
        </w:rPr>
        <w:annotationRef/>
      </w:r>
      <w:r>
        <w:rPr>
          <w:sz w:val="20"/>
          <w:szCs w:val="20"/>
        </w:rPr>
        <w:t xml:space="preserve">Switching between 'goal-directed', 'voluntary' and 'deliberate' is going to create unnecessary confusion for outside readers. </w:t>
      </w:r>
    </w:p>
  </w:comment>
  <w:comment w:id="27" w:author="Tommy McConnell" w:date="2026-07-22T11:17:00Z" w:initials="TM">
    <w:p w14:paraId="2349ED5B" w14:textId="77777777" w:rsidR="00EC5095" w:rsidRDefault="00EC5095" w:rsidP="00EC5095">
      <w:r>
        <w:rPr>
          <w:rStyle w:val="CommentReference"/>
        </w:rPr>
        <w:annotationRef/>
      </w:r>
      <w:r>
        <w:rPr>
          <w:sz w:val="20"/>
          <w:szCs w:val="20"/>
        </w:rPr>
        <w:t>Unless they really need to be different, why not use the same term</w:t>
      </w:r>
    </w:p>
  </w:comment>
  <w:comment w:id="28" w:author="Gunn, Jordan" w:date="2026-07-23T17:55:00Z" w:initials="GJ">
    <w:p w14:paraId="7D98F116" w14:textId="77777777" w:rsidR="00C16791" w:rsidRDefault="00C16791" w:rsidP="00C16791">
      <w:r>
        <w:rPr>
          <w:rStyle w:val="CommentReference"/>
        </w:rPr>
        <w:annotationRef/>
      </w:r>
      <w:r>
        <w:rPr>
          <w:sz w:val="20"/>
          <w:szCs w:val="20"/>
        </w:rPr>
        <w:t>We'll use...</w:t>
      </w:r>
    </w:p>
    <w:p w14:paraId="6F65E5A1" w14:textId="77777777" w:rsidR="00C16791" w:rsidRDefault="00C16791" w:rsidP="00C16791">
      <w:r>
        <w:rPr>
          <w:sz w:val="20"/>
          <w:szCs w:val="20"/>
        </w:rPr>
        <w:t>goal-directed remembering for the general construct;</w:t>
      </w:r>
    </w:p>
    <w:p w14:paraId="33274F72" w14:textId="77777777" w:rsidR="00C16791" w:rsidRDefault="00C16791" w:rsidP="00C16791">
      <w:r>
        <w:rPr>
          <w:sz w:val="20"/>
          <w:szCs w:val="20"/>
        </w:rPr>
        <w:t>deliberate recall and deliberate recognition for the two modeled goal-directed test formats;</w:t>
      </w:r>
    </w:p>
    <w:p w14:paraId="061F88EE" w14:textId="77777777" w:rsidR="00C16791" w:rsidRDefault="00C16791" w:rsidP="00C16791">
      <w:r>
        <w:rPr>
          <w:sz w:val="20"/>
          <w:szCs w:val="20"/>
        </w:rPr>
        <w:t>unguided recall for the comparison condition;</w:t>
      </w:r>
    </w:p>
    <w:p w14:paraId="589086A9" w14:textId="77777777" w:rsidR="00C16791" w:rsidRDefault="00C16791" w:rsidP="00C16791">
      <w:r>
        <w:rPr>
          <w:sz w:val="20"/>
          <w:szCs w:val="20"/>
        </w:rPr>
        <w:t>intrusions for the empirical outcome.</w:t>
      </w:r>
    </w:p>
  </w:comment>
  <w:comment w:id="31" w:author="Jordan Gunn" w:date="2026-07-20T02:22:00Z" w:initials="JG">
    <w:p w14:paraId="0E30158F" w14:textId="77777777" w:rsidR="00C63A83" w:rsidRDefault="00C63A83" w:rsidP="00C63A83">
      <w:r>
        <w:rPr>
          <w:rStyle w:val="CommentReference"/>
        </w:rPr>
        <w:annotationRef/>
      </w:r>
      <w:r>
        <w:rPr>
          <w:sz w:val="20"/>
          <w:szCs w:val="20"/>
        </w:rPr>
        <w:t xml:space="preserve">At this position you suggested "Unguided film recall declines when post-reminder interference tasks makes task items strong competitors." But this language is circular: the task is labelled an interference task before the sentence explains how it produces interference. </w:t>
      </w:r>
    </w:p>
    <w:p w14:paraId="65B7BEFA" w14:textId="77777777" w:rsidR="00C63A83" w:rsidRDefault="00C63A83" w:rsidP="00C63A83"/>
    <w:p w14:paraId="55266738" w14:textId="77777777" w:rsidR="00C63A83" w:rsidRDefault="00C63A83" w:rsidP="00C63A83">
      <w:r>
        <w:rPr>
          <w:sz w:val="20"/>
          <w:szCs w:val="20"/>
        </w:rPr>
        <w:t>Simiarly, you suggested replacing "Deliberate recall is less affected..." with "Deliberate recall is preserved only..." but I think this is too exclusive given our evidence. There are many conditions that could preserve film recall that we just don't explore here.</w:t>
      </w:r>
    </w:p>
    <w:p w14:paraId="3D52A67C" w14:textId="77777777" w:rsidR="00C63A83" w:rsidRDefault="00C63A83" w:rsidP="00C63A83"/>
    <w:p w14:paraId="27BA43D3" w14:textId="77777777" w:rsidR="00C63A83" w:rsidRDefault="00C63A83" w:rsidP="00C63A83">
      <w:r>
        <w:rPr>
          <w:sz w:val="20"/>
          <w:szCs w:val="20"/>
        </w:rPr>
        <w:t>I reworked things to avoid these sentences entirely.</w:t>
      </w:r>
    </w:p>
  </w:comment>
  <w:comment w:id="44" w:author="Tommy McConnell" w:date="2026-07-22T11:20:00Z" w:initials="TM">
    <w:p w14:paraId="11CDFB61" w14:textId="77777777" w:rsidR="00EC5095" w:rsidRDefault="00EC5095" w:rsidP="00EC5095">
      <w:r>
        <w:rPr>
          <w:rStyle w:val="CommentReference"/>
        </w:rPr>
        <w:annotationRef/>
      </w:r>
      <w:r>
        <w:rPr>
          <w:sz w:val="20"/>
          <w:szCs w:val="20"/>
        </w:rPr>
        <w:t>APA style requires spelling it out the first time, even for PTSD</w:t>
      </w:r>
    </w:p>
  </w:comment>
  <w:comment w:id="61" w:author="Jordan Gunn" w:date="2026-07-20T02:41:00Z" w:initials="JG">
    <w:p w14:paraId="7D6B6353" w14:textId="77777777" w:rsidR="000475BA" w:rsidRDefault="000475BA" w:rsidP="000475BA">
      <w:r>
        <w:rPr>
          <w:rStyle w:val="CommentReference"/>
        </w:rPr>
        <w:annotationRef/>
      </w:r>
      <w:r>
        <w:rPr>
          <w:sz w:val="20"/>
          <w:szCs w:val="20"/>
        </w:rPr>
        <w:t xml:space="preserve">"Imagery-competing" is a bit more obscure than "visuospatial", but I don't think we ever make clear what imagery-competing tasks are, so I added a sort-of definition here. </w:t>
      </w:r>
    </w:p>
  </w:comment>
  <w:comment w:id="62" w:author="Deborah Talmi" w:date="2026-07-21T16:52:00Z" w:initials="DT">
    <w:p w14:paraId="73B3D505" w14:textId="77777777" w:rsidR="00130BF0" w:rsidRDefault="00130BF0" w:rsidP="00130BF0">
      <w:pPr>
        <w:pStyle w:val="CommentText"/>
      </w:pPr>
      <w:r>
        <w:rPr>
          <w:rStyle w:val="CommentReference"/>
        </w:rPr>
        <w:annotationRef/>
      </w:r>
      <w:r>
        <w:t>I agree and I think we should do more - perhaps take directly from Emily’s papers, she started using this term. I don’t think she is committed to WM. @tommy can help</w:t>
      </w:r>
    </w:p>
  </w:comment>
  <w:comment w:id="63" w:author="Tommy McConnell" w:date="2026-07-22T11:42:00Z" w:initials="TM">
    <w:p w14:paraId="772E7C15" w14:textId="77777777" w:rsidR="00D71331" w:rsidRDefault="00D71331" w:rsidP="00D71331">
      <w:r>
        <w:rPr>
          <w:rStyle w:val="CommentReference"/>
        </w:rPr>
        <w:annotationRef/>
      </w:r>
      <w:r>
        <w:rPr>
          <w:color w:val="1A1A1A"/>
          <w:sz w:val="20"/>
          <w:szCs w:val="20"/>
          <w:highlight w:val="white"/>
        </w:rPr>
        <w:t>Useful reference here:</w:t>
      </w:r>
    </w:p>
    <w:p w14:paraId="4D5B174E" w14:textId="77777777" w:rsidR="00D71331" w:rsidRDefault="00D71331" w:rsidP="00D71331"/>
    <w:p w14:paraId="3A99F7E8" w14:textId="77777777" w:rsidR="00D71331" w:rsidRDefault="00D71331" w:rsidP="00D71331">
      <w:r>
        <w:rPr>
          <w:color w:val="1A1A1A"/>
          <w:sz w:val="20"/>
          <w:szCs w:val="20"/>
          <w:highlight w:val="white"/>
        </w:rPr>
        <w:t xml:space="preserve">Highfield, J., Iyadurai, L., &amp; Holmes, E. A. (2025). A summary review of the development of using a brief imagery-competing task intervention (ICTI) for reducing intrusive memories of psychological trauma: applications in healthcare settings for both staff and patients. Discover mental health, 5(1), 78. </w:t>
      </w:r>
      <w:hyperlink r:id="rId1" w:history="1">
        <w:r w:rsidRPr="00023ADB">
          <w:rPr>
            <w:rStyle w:val="Hyperlink"/>
            <w:sz w:val="20"/>
            <w:szCs w:val="20"/>
            <w:highlight w:val="white"/>
          </w:rPr>
          <w:t>https://doi.org/10.1007/s44192-025-00205-6</w:t>
        </w:r>
      </w:hyperlink>
    </w:p>
    <w:p w14:paraId="3FC860B0" w14:textId="77777777" w:rsidR="00D71331" w:rsidRDefault="00D71331" w:rsidP="00D71331"/>
    <w:p w14:paraId="05321EE0" w14:textId="77777777" w:rsidR="00D71331" w:rsidRDefault="00D71331" w:rsidP="00D71331"/>
    <w:p w14:paraId="6ED7302B" w14:textId="77777777" w:rsidR="00D71331" w:rsidRDefault="00D71331" w:rsidP="00D71331">
      <w:r>
        <w:rPr>
          <w:sz w:val="20"/>
          <w:szCs w:val="20"/>
        </w:rPr>
        <w:t>"</w:t>
      </w:r>
      <w:r>
        <w:rPr>
          <w:color w:val="1A1A1A"/>
          <w:sz w:val="20"/>
          <w:szCs w:val="20"/>
        </w:rPr>
        <w:t>Some experimental research suggests that those competing tasks that engage visuospatial processing, compared to say more verbal tasks, are likely to be the most successful in reducing the occurrence of subsequent intrusive visual memories of trauma [</w:t>
      </w:r>
      <w:r>
        <w:rPr>
          <w:color w:val="005EA1"/>
          <w:sz w:val="20"/>
          <w:szCs w:val="20"/>
          <w:u w:val="single"/>
        </w:rPr>
        <w:t>57</w:t>
      </w:r>
      <w:r>
        <w:rPr>
          <w:color w:val="1A1A1A"/>
          <w:sz w:val="20"/>
          <w:szCs w:val="20"/>
        </w:rPr>
        <w:t>] (it is also possible some tasks with general working memory taxing can also be beneficial [</w:t>
      </w:r>
      <w:r>
        <w:rPr>
          <w:color w:val="005EA1"/>
          <w:sz w:val="20"/>
          <w:szCs w:val="20"/>
          <w:u w:val="single"/>
        </w:rPr>
        <w:t>58</w:t>
      </w:r>
      <w:r>
        <w:rPr>
          <w:color w:val="1A1A1A"/>
          <w:sz w:val="20"/>
          <w:szCs w:val="20"/>
        </w:rPr>
        <w:t>]). Disrupting the visual aspects of trauma memory during its consolidation is predicted to render the memory less ‘overly’ perceptual, and thus less intrusive as it will be less easily triggered by sensory cues in the environment."</w:t>
      </w:r>
    </w:p>
    <w:p w14:paraId="505FD5AF" w14:textId="77777777" w:rsidR="00D71331" w:rsidRDefault="00D71331" w:rsidP="00D71331">
      <w:r>
        <w:rPr>
          <w:color w:val="1A1A1A"/>
          <w:sz w:val="20"/>
          <w:szCs w:val="20"/>
        </w:rPr>
        <w:t>"Used within the wider ICTI intervention procedure, visuospatial tasks are more than mere distraction; they are thought to provide modality-specific interference with sensory (visuospatial) aspects of intrusive memory, as described above. The computer game ‘Tetris®’ [</w:t>
      </w:r>
      <w:r>
        <w:rPr>
          <w:color w:val="005EA1"/>
          <w:sz w:val="20"/>
          <w:szCs w:val="20"/>
          <w:u w:val="single"/>
        </w:rPr>
        <w:t>75</w:t>
      </w:r>
      <w:r>
        <w:rPr>
          <w:color w:val="1A1A1A"/>
          <w:sz w:val="20"/>
          <w:szCs w:val="20"/>
        </w:rPr>
        <w:t>] is a task that engages visuospatial processing [</w:t>
      </w:r>
      <w:r>
        <w:rPr>
          <w:color w:val="005EA1"/>
          <w:sz w:val="20"/>
          <w:szCs w:val="20"/>
          <w:u w:val="single"/>
        </w:rPr>
        <w:t>76</w:t>
      </w:r>
      <w:r>
        <w:rPr>
          <w:color w:val="1A1A1A"/>
          <w:sz w:val="20"/>
          <w:szCs w:val="20"/>
        </w:rPr>
        <w:t>] and has been tested as a visuospatial task component part of the brief imagery-competing intervention to reduce IMs.</w:t>
      </w:r>
      <w:r>
        <w:rPr>
          <w:sz w:val="20"/>
          <w:szCs w:val="20"/>
        </w:rPr>
        <w:t>"</w:t>
      </w:r>
    </w:p>
    <w:p w14:paraId="550BB61F" w14:textId="77777777" w:rsidR="00D71331" w:rsidRDefault="00D71331" w:rsidP="00D71331"/>
  </w:comment>
  <w:comment w:id="64" w:author="Tommy McConnell" w:date="2026-07-22T11:55:00Z" w:initials="TM">
    <w:p w14:paraId="379E1E7E" w14:textId="77777777" w:rsidR="007A0EEB" w:rsidRDefault="007A0EEB" w:rsidP="007A0EEB">
      <w:r>
        <w:rPr>
          <w:rStyle w:val="CommentReference"/>
        </w:rPr>
        <w:annotationRef/>
      </w:r>
      <w:r>
        <w:rPr>
          <w:sz w:val="20"/>
          <w:szCs w:val="20"/>
        </w:rPr>
        <w:t>I can see the downsides, but I think Emily would prefer using the  term ICTI</w:t>
      </w:r>
    </w:p>
  </w:comment>
  <w:comment w:id="65" w:author="Gunn, Jordan" w:date="2026-07-23T19:10:00Z" w:initials="GJ">
    <w:p w14:paraId="62A4E87C" w14:textId="77777777" w:rsidR="00934791" w:rsidRDefault="00934791" w:rsidP="00934791">
      <w:r>
        <w:rPr>
          <w:rStyle w:val="CommentReference"/>
        </w:rPr>
        <w:annotationRef/>
      </w:r>
      <w:r>
        <w:rPr>
          <w:sz w:val="20"/>
          <w:szCs w:val="20"/>
        </w:rPr>
        <w:t>Agreed. We'll replace the generic working-memory definition with a Highfield-grounded description of ICTI.</w:t>
      </w:r>
    </w:p>
  </w:comment>
  <w:comment w:id="99" w:author="Deborah Talmi" w:date="2026-07-14T16:05:00Z" w:initials="DT">
    <w:p w14:paraId="54F10854" w14:textId="77777777" w:rsidR="00BB0282" w:rsidRDefault="00BB0282" w:rsidP="00BB0282">
      <w:pPr>
        <w:pStyle w:val="CommentText"/>
      </w:pPr>
      <w:r>
        <w:rPr>
          <w:rStyle w:val="CommentReference"/>
        </w:rPr>
        <w:annotationRef/>
      </w:r>
      <w:r>
        <w:t xml:space="preserve">Are these all the citations @Tommy? </w:t>
      </w:r>
    </w:p>
  </w:comment>
  <w:comment w:id="100" w:author="Tommy McConnell" w:date="2026-07-22T11:57:00Z" w:initials="TM">
    <w:p w14:paraId="7FC47664" w14:textId="77777777" w:rsidR="006B4CA7" w:rsidRDefault="007A0EEB" w:rsidP="006B4CA7">
      <w:r>
        <w:rPr>
          <w:rStyle w:val="CommentReference"/>
        </w:rPr>
        <w:annotationRef/>
      </w:r>
      <w:r w:rsidR="006B4CA7">
        <w:rPr>
          <w:sz w:val="20"/>
          <w:szCs w:val="20"/>
        </w:rPr>
        <w:t>For immediate post-film ICTI selective interference: yes.</w:t>
      </w:r>
    </w:p>
    <w:p w14:paraId="2EFEC57A" w14:textId="77777777" w:rsidR="006B4CA7" w:rsidRDefault="006B4CA7" w:rsidP="006B4CA7"/>
    <w:p w14:paraId="7EEAA96A" w14:textId="77777777" w:rsidR="006B4CA7" w:rsidRDefault="006B4CA7" w:rsidP="006B4CA7">
      <w:r>
        <w:rPr>
          <w:sz w:val="20"/>
          <w:szCs w:val="20"/>
        </w:rPr>
        <w:t>For delayed ICTI selective interference: yes.</w:t>
      </w:r>
    </w:p>
    <w:p w14:paraId="0F6E26DD" w14:textId="77777777" w:rsidR="006B4CA7" w:rsidRDefault="006B4CA7" w:rsidP="006B4CA7">
      <w:r>
        <w:rPr>
          <w:sz w:val="20"/>
          <w:szCs w:val="20"/>
        </w:rPr>
        <w:t xml:space="preserve">For delayed ICTI more generally: No. </w:t>
      </w:r>
    </w:p>
  </w:comment>
  <w:comment w:id="138" w:author="Tommy McConnell" w:date="2026-07-22T12:08:00Z" w:initials="TM">
    <w:p w14:paraId="2D6E8C52" w14:textId="77777777" w:rsidR="006B4CA7" w:rsidRDefault="006B4CA7" w:rsidP="006B4CA7">
      <w:r>
        <w:rPr>
          <w:rStyle w:val="CommentReference"/>
        </w:rPr>
        <w:annotationRef/>
      </w:r>
      <w:r>
        <w:rPr>
          <w:sz w:val="20"/>
          <w:szCs w:val="20"/>
        </w:rPr>
        <w:t>Add:</w:t>
      </w:r>
    </w:p>
    <w:p w14:paraId="1C67F949" w14:textId="77777777" w:rsidR="006B4CA7" w:rsidRDefault="006B4CA7" w:rsidP="006B4CA7">
      <w:r>
        <w:rPr>
          <w:color w:val="212121"/>
          <w:sz w:val="20"/>
          <w:szCs w:val="20"/>
        </w:rPr>
        <w:t xml:space="preserve">deBettencourt, M.T., Sakthivel, S., Holmes, E.A. </w:t>
      </w:r>
      <w:r>
        <w:rPr>
          <w:i/>
          <w:iCs/>
          <w:color w:val="212121"/>
          <w:sz w:val="20"/>
          <w:szCs w:val="20"/>
        </w:rPr>
        <w:t>et al.</w:t>
      </w:r>
      <w:r>
        <w:rPr>
          <w:color w:val="212121"/>
          <w:sz w:val="20"/>
          <w:szCs w:val="20"/>
        </w:rPr>
        <w:t xml:space="preserve"> AI-guided digital intervention with physiological monitoring reduces intrusive memories after experimental trauma. </w:t>
      </w:r>
      <w:r>
        <w:rPr>
          <w:i/>
          <w:iCs/>
          <w:color w:val="212121"/>
          <w:sz w:val="20"/>
          <w:szCs w:val="20"/>
        </w:rPr>
        <w:t>npj Digit. Med.</w:t>
      </w:r>
      <w:r>
        <w:rPr>
          <w:color w:val="212121"/>
          <w:sz w:val="20"/>
          <w:szCs w:val="20"/>
        </w:rPr>
        <w:t xml:space="preserve"> </w:t>
      </w:r>
      <w:r>
        <w:rPr>
          <w:b/>
          <w:bCs/>
          <w:color w:val="212121"/>
          <w:sz w:val="20"/>
          <w:szCs w:val="20"/>
        </w:rPr>
        <w:t>9</w:t>
      </w:r>
      <w:r>
        <w:rPr>
          <w:color w:val="212121"/>
          <w:sz w:val="20"/>
          <w:szCs w:val="20"/>
        </w:rPr>
        <w:t xml:space="preserve">, 97 (2026). </w:t>
      </w:r>
      <w:hyperlink r:id="rId2" w:history="1">
        <w:r w:rsidRPr="009C5E96">
          <w:rPr>
            <w:rStyle w:val="Hyperlink"/>
            <w:sz w:val="20"/>
            <w:szCs w:val="20"/>
          </w:rPr>
          <w:t>https://doi.org/10.1038/s41746-025-02145-5</w:t>
        </w:r>
      </w:hyperlink>
    </w:p>
  </w:comment>
  <w:comment w:id="139" w:author="Gunn, Jordan" w:date="2026-07-23T20:23:00Z" w:initials="GJ">
    <w:p w14:paraId="051C1BCF" w14:textId="77777777" w:rsidR="008467A3" w:rsidRDefault="008467A3" w:rsidP="008467A3">
      <w:r>
        <w:rPr>
          <w:rStyle w:val="CommentReference"/>
        </w:rPr>
        <w:annotationRef/>
      </w:r>
      <w:r>
        <w:rPr>
          <w:sz w:val="20"/>
          <w:szCs w:val="20"/>
        </w:rPr>
        <w:t>Embedded; I moved around how this was cited though.</w:t>
      </w:r>
    </w:p>
  </w:comment>
  <w:comment w:id="154" w:author="Tommy McConnell" w:date="2026-07-22T12:08:00Z" w:initials="TM">
    <w:p w14:paraId="1967999D" w14:textId="3B35B748" w:rsidR="006B4CA7" w:rsidRDefault="006B4CA7" w:rsidP="006B4CA7">
      <w:r>
        <w:rPr>
          <w:rStyle w:val="CommentReference"/>
        </w:rPr>
        <w:annotationRef/>
      </w:r>
      <w:r>
        <w:rPr>
          <w:sz w:val="20"/>
          <w:szCs w:val="20"/>
        </w:rPr>
        <w:t>Add:</w:t>
      </w:r>
    </w:p>
    <w:p w14:paraId="10C5BAA3" w14:textId="77777777" w:rsidR="006B4CA7" w:rsidRDefault="006B4CA7" w:rsidP="006B4CA7">
      <w:r>
        <w:rPr>
          <w:color w:val="202020"/>
          <w:sz w:val="20"/>
          <w:szCs w:val="20"/>
          <w:highlight w:val="white"/>
        </w:rP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color w:val="202020"/>
          <w:sz w:val="20"/>
          <w:szCs w:val="20"/>
          <w:highlight w:val="white"/>
        </w:rPr>
        <w:t>Molecular psychiatry</w:t>
      </w:r>
      <w:r>
        <w:rPr>
          <w:color w:val="202020"/>
          <w:sz w:val="20"/>
          <w:szCs w:val="20"/>
          <w:highlight w:val="white"/>
        </w:rPr>
        <w:t xml:space="preserve">, </w:t>
      </w:r>
      <w:r>
        <w:rPr>
          <w:i/>
          <w:iCs/>
          <w:color w:val="202020"/>
          <w:sz w:val="20"/>
          <w:szCs w:val="20"/>
          <w:highlight w:val="white"/>
        </w:rPr>
        <w:t>28</w:t>
      </w:r>
      <w:r>
        <w:rPr>
          <w:color w:val="202020"/>
          <w:sz w:val="20"/>
          <w:szCs w:val="20"/>
          <w:highlight w:val="white"/>
        </w:rPr>
        <w:t xml:space="preserve">(7), 2985–2994. </w:t>
      </w:r>
      <w:hyperlink r:id="rId3" w:history="1">
        <w:r w:rsidRPr="00BD5957">
          <w:rPr>
            <w:rStyle w:val="Hyperlink"/>
            <w:sz w:val="20"/>
            <w:szCs w:val="20"/>
            <w:highlight w:val="white"/>
          </w:rPr>
          <w:t>https://doi.org/10.1038/s41380-023-02062-7</w:t>
        </w:r>
      </w:hyperlink>
    </w:p>
  </w:comment>
  <w:comment w:id="164" w:author="Gunn, Jordan" w:date="2026-07-23T20:32:00Z" w:initials="GJ">
    <w:p w14:paraId="36CC6980" w14:textId="77777777" w:rsidR="00EF4CDD" w:rsidRDefault="00EF4CDD" w:rsidP="00EF4CDD">
      <w:r>
        <w:rPr>
          <w:rStyle w:val="CommentReference"/>
        </w:rPr>
        <w:annotationRef/>
      </w:r>
      <w:r>
        <w:rPr>
          <w:sz w:val="20"/>
          <w:szCs w:val="20"/>
        </w:rPr>
        <w:t>These clinical studies did not normally have a voluntary recall condition, so we have to walk around including them as evidence for the selective interference effect proper.</w:t>
      </w:r>
    </w:p>
  </w:comment>
  <w:comment w:id="183" w:author="Gunn, Jordan" w:date="2026-07-23T20:35:00Z" w:initials="GJ">
    <w:p w14:paraId="2E14FAE4" w14:textId="77777777" w:rsidR="00EF4CDD" w:rsidRDefault="00EF4CDD" w:rsidP="00EF4CDD">
      <w:r>
        <w:rPr>
          <w:rStyle w:val="CommentReference"/>
        </w:rPr>
        <w:annotationRef/>
      </w:r>
      <w:r>
        <w:rPr>
          <w:sz w:val="20"/>
          <w:szCs w:val="20"/>
        </w:rPr>
        <w:t>A problem with the suggested "</w:t>
      </w:r>
      <w:r>
        <w:rPr>
          <w:color w:val="262626"/>
          <w:sz w:val="20"/>
          <w:szCs w:val="20"/>
        </w:rPr>
        <w:t xml:space="preserve">). and is the key pattern we target in the simulations reported here </w:t>
      </w:r>
      <w:r>
        <w:rPr>
          <w:sz w:val="20"/>
          <w:szCs w:val="20"/>
        </w:rPr>
        <w:t>" is that we haven't set up that we're doing simulations yet. Tried to add a sentence that performs the same role as that language but with better fit to established context. Also delayed presentation of Figure 1 to later.</w:t>
      </w:r>
    </w:p>
  </w:comment>
  <w:comment w:id="219" w:author="Deborah Talmi" w:date="2026-07-21T16:57:00Z" w:initials="DT">
    <w:p w14:paraId="57185F17" w14:textId="77777777" w:rsidR="00076E40" w:rsidRDefault="00076E40" w:rsidP="00076E40">
      <w:pPr>
        <w:pStyle w:val="CommentText"/>
      </w:pPr>
      <w:r>
        <w:rPr>
          <w:rStyle w:val="CommentReference"/>
        </w:rPr>
        <w:annotationRef/>
      </w:r>
      <w:r>
        <w:t xml:space="preserve">Make a bigger point of this: this is a general point in memory research which some may not be aware of. </w:t>
      </w:r>
    </w:p>
  </w:comment>
  <w:comment w:id="220" w:author="Tommy McConnell" w:date="2026-07-22T12:27:00Z" w:initials="TM">
    <w:p w14:paraId="18FEBB47" w14:textId="77777777" w:rsidR="009D24DF" w:rsidRDefault="009D24DF" w:rsidP="009D24DF">
      <w:r>
        <w:rPr>
          <w:rStyle w:val="CommentReference"/>
        </w:rPr>
        <w:annotationRef/>
      </w:r>
      <w:r>
        <w:rPr>
          <w:sz w:val="20"/>
          <w:szCs w:val="20"/>
        </w:rPr>
        <w:t>IMO this point will be most impactful if the DRA is spelled out more explicitly beforehand.</w:t>
      </w:r>
    </w:p>
    <w:p w14:paraId="7F634644" w14:textId="77777777" w:rsidR="009D24DF" w:rsidRDefault="009D24DF" w:rsidP="009D24DF"/>
    <w:p w14:paraId="1E8B96BE" w14:textId="77777777" w:rsidR="009D24DF" w:rsidRDefault="009D24DF" w:rsidP="009D24DF">
      <w:r>
        <w:rPr>
          <w:sz w:val="20"/>
          <w:szCs w:val="20"/>
        </w:rPr>
        <w:t>To people unfamiliar with the DRA, they might not fully get that Brewin et al. are suggesting this is due to separate memory traces (not just separate retrieval processes).</w:t>
      </w:r>
    </w:p>
    <w:p w14:paraId="45B64624" w14:textId="77777777" w:rsidR="009D24DF" w:rsidRDefault="009D24DF" w:rsidP="009D24DF"/>
  </w:comment>
  <w:comment w:id="221" w:author="Gunn, Jordan" w:date="2026-07-23T21:25:00Z" w:initials="GJ">
    <w:p w14:paraId="0BAEAF82" w14:textId="77777777" w:rsidR="001A4707" w:rsidRDefault="001A4707" w:rsidP="001A4707">
      <w:r>
        <w:rPr>
          <w:rStyle w:val="CommentReference"/>
        </w:rPr>
        <w:annotationRef/>
      </w:r>
      <w:r>
        <w:rPr>
          <w:sz w:val="20"/>
          <w:szCs w:val="20"/>
        </w:rPr>
        <w:t>To Deborah's point, I have tried to make the broader inference more explicit: differences in retrieval outcomes need not identify differences in what was stored, because the same memory can be accessed differently under different retrieval cues and forms of control. The following paragraphs apply this general point to selective interference.</w:t>
      </w:r>
    </w:p>
    <w:p w14:paraId="478FD45C" w14:textId="77777777" w:rsidR="001A4707" w:rsidRDefault="001A4707" w:rsidP="001A4707"/>
    <w:p w14:paraId="24926E3E" w14:textId="77777777" w:rsidR="001A4707" w:rsidRDefault="001A4707" w:rsidP="001A4707">
      <w:r>
        <w:rPr>
          <w:sz w:val="20"/>
          <w:szCs w:val="20"/>
        </w:rPr>
        <w:t>To Tommy's point, the preceding paragraph now states explicitly that the dual-representation interpretation posits separate, differently vulnerable representations and identifies the sensory-bound and contextualized representations involved. This paragraph can therefore focus on the retrieval alternative.</w:t>
      </w:r>
    </w:p>
  </w:comment>
  <w:comment w:id="270" w:author="Jordan Gunn" w:date="2026-07-20T01:26:00Z" w:initials="JG">
    <w:p w14:paraId="5C526C8F" w14:textId="77777777" w:rsidR="00360FED" w:rsidRDefault="001E27D6" w:rsidP="00360FED">
      <w:r>
        <w:rPr>
          <w:rStyle w:val="CommentReference"/>
        </w:rPr>
        <w:annotationRef/>
      </w:r>
      <w:r w:rsidR="00360FED">
        <w:rPr>
          <w:sz w:val="20"/>
          <w:szCs w:val="20"/>
        </w:rPr>
        <w:t>The paragraph does not work without an explanation near or before this sentence stating what we mean by "context", so I suggested one.</w:t>
      </w:r>
    </w:p>
  </w:comment>
  <w:comment w:id="271" w:author="Tommy McConnell" w:date="2026-07-22T12:32:00Z" w:initials="TM">
    <w:p w14:paraId="01DBE549" w14:textId="77777777" w:rsidR="009D24DF" w:rsidRDefault="009D24DF" w:rsidP="009D24DF">
      <w:r>
        <w:rPr>
          <w:rStyle w:val="CommentReference"/>
        </w:rPr>
        <w:annotationRef/>
      </w:r>
      <w:r>
        <w:rPr>
          <w:sz w:val="20"/>
          <w:szCs w:val="20"/>
        </w:rPr>
        <w:t>Missing a word?? Maybe "... as ..."</w:t>
      </w:r>
    </w:p>
  </w:comment>
  <w:comment w:id="272" w:author="Tommy McConnell" w:date="2026-07-22T12:33:00Z" w:initials="TM">
    <w:p w14:paraId="2DA9FC98" w14:textId="77777777" w:rsidR="00567B9E" w:rsidRDefault="00567B9E" w:rsidP="00567B9E">
      <w:r>
        <w:rPr>
          <w:rStyle w:val="CommentReference"/>
        </w:rPr>
        <w:annotationRef/>
      </w:r>
      <w:r>
        <w:rPr>
          <w:sz w:val="20"/>
          <w:szCs w:val="20"/>
        </w:rPr>
        <w:t>Also try to avoid using 'associated' twice in a row</w:t>
      </w:r>
    </w:p>
  </w:comment>
  <w:comment w:id="329" w:author="Tommy McConnell" w:date="2026-07-22T12:39:00Z" w:initials="TM">
    <w:p w14:paraId="3BB154F3" w14:textId="77777777" w:rsidR="00567B9E" w:rsidRDefault="00567B9E" w:rsidP="00567B9E">
      <w:r>
        <w:rPr>
          <w:rStyle w:val="CommentReference"/>
        </w:rPr>
        <w:annotationRef/>
      </w:r>
      <w:r>
        <w:rPr>
          <w:sz w:val="20"/>
          <w:szCs w:val="20"/>
        </w:rPr>
        <w:t>Not sure why, given this is schematic anyway, we don't have "relative preservation" bars completely equal.</w:t>
      </w:r>
    </w:p>
    <w:p w14:paraId="1D14C246" w14:textId="77777777" w:rsidR="00567B9E" w:rsidRDefault="00567B9E" w:rsidP="00567B9E">
      <w:r>
        <w:rPr>
          <w:sz w:val="20"/>
          <w:szCs w:val="20"/>
        </w:rPr>
        <w:t xml:space="preserve">The small ns interference effect we see just adds unneeded ambiguity for naive readers. </w:t>
      </w:r>
    </w:p>
    <w:p w14:paraId="38CE1C98" w14:textId="77777777" w:rsidR="00567B9E" w:rsidRDefault="00567B9E" w:rsidP="00567B9E"/>
  </w:comment>
  <w:comment w:id="330" w:author="Tommy McConnell" w:date="2026-07-22T12:40:00Z" w:initials="TM">
    <w:p w14:paraId="27EAFB84" w14:textId="77777777" w:rsidR="00567B9E" w:rsidRDefault="00567B9E" w:rsidP="00567B9E">
      <w:r>
        <w:rPr>
          <w:rStyle w:val="CommentReference"/>
        </w:rPr>
        <w:annotationRef/>
      </w:r>
      <w:r>
        <w:rPr>
          <w:sz w:val="20"/>
          <w:szCs w:val="20"/>
        </w:rPr>
        <w:t>Given next figure shows that vol memory is sometimes slightly higher (rather than slightly lower), them being equal in schematic is arguably more faithful to empirical reality.</w:t>
      </w:r>
    </w:p>
  </w:comment>
  <w:comment w:id="331" w:author="Gunn, Jordan" w:date="2026-07-23T23:21:00Z" w:initials="GJ">
    <w:p w14:paraId="5F3E8874" w14:textId="77777777" w:rsidR="00F5525A" w:rsidRDefault="00F5525A" w:rsidP="00F5525A">
      <w:r>
        <w:rPr>
          <w:rStyle w:val="CommentReference"/>
        </w:rPr>
        <w:annotationRef/>
      </w:r>
      <w:r>
        <w:rPr>
          <w:sz w:val="20"/>
          <w:szCs w:val="20"/>
        </w:rPr>
        <w:t>I will leave this alone for now, but worth discussing later.</w:t>
      </w:r>
    </w:p>
  </w:comment>
  <w:comment w:id="346" w:author="Tommy McConnell" w:date="2026-07-22T12:46:00Z" w:initials="TM">
    <w:p w14:paraId="7E74BB09" w14:textId="77777777" w:rsidR="008D4A37" w:rsidRDefault="008D4A37" w:rsidP="008D4A37">
      <w:r>
        <w:rPr>
          <w:rStyle w:val="CommentReference"/>
        </w:rPr>
        <w:annotationRef/>
      </w:r>
      <w:r>
        <w:rPr>
          <w:sz w:val="20"/>
          <w:szCs w:val="20"/>
        </w:rPr>
        <w:t>What is the evidence for this??</w:t>
      </w:r>
    </w:p>
    <w:p w14:paraId="5F3839C9" w14:textId="77777777" w:rsidR="008D4A37" w:rsidRDefault="008D4A37" w:rsidP="008D4A37"/>
    <w:p w14:paraId="4E185F3D" w14:textId="77777777" w:rsidR="008D4A37" w:rsidRDefault="008D4A37" w:rsidP="008D4A37">
      <w:r>
        <w:rPr>
          <w:sz w:val="20"/>
          <w:szCs w:val="20"/>
        </w:rPr>
        <w:t>Other than our own study, the only free recall study is Lau-Zhu et al. (2019), which found a clear selective interference effect</w:t>
      </w:r>
    </w:p>
  </w:comment>
  <w:comment w:id="347" w:author="Tommy McConnell" w:date="2026-07-22T12:49:00Z" w:initials="TM">
    <w:p w14:paraId="7ACCA437" w14:textId="77777777" w:rsidR="008D4A37" w:rsidRDefault="008D4A37" w:rsidP="008D4A37">
      <w:r>
        <w:rPr>
          <w:rStyle w:val="CommentReference"/>
        </w:rPr>
        <w:annotationRef/>
      </w:r>
      <w:r>
        <w:rPr>
          <w:sz w:val="20"/>
          <w:szCs w:val="20"/>
        </w:rPr>
        <w:t>Our study didn't find interference at all (invol or vol), so it doesn't really support this point about free recall being more vulnerable than recog</w:t>
      </w:r>
    </w:p>
    <w:p w14:paraId="0D53AE3B" w14:textId="77777777" w:rsidR="008D4A37" w:rsidRDefault="008D4A37" w:rsidP="008D4A37"/>
  </w:comment>
  <w:comment w:id="348" w:author="Gunn, Jordan" w:date="2026-07-24T02:55:00Z" w:initials="GJ">
    <w:p w14:paraId="46E689BF" w14:textId="77777777" w:rsidR="000D5E86" w:rsidRDefault="000D5E86" w:rsidP="000D5E86">
      <w:r>
        <w:rPr>
          <w:rStyle w:val="CommentReference"/>
        </w:rPr>
        <w:annotationRef/>
      </w:r>
      <w:r>
        <w:rPr>
          <w:sz w:val="20"/>
          <w:szCs w:val="20"/>
        </w:rPr>
        <w:t>I chnaged the text to avoid this argument.</w:t>
      </w:r>
    </w:p>
  </w:comment>
  <w:comment w:id="354" w:author="Deborah Talmi" w:date="2026-07-21T17:05:00Z" w:initials="DT">
    <w:p w14:paraId="5D3C4F33" w14:textId="77777777" w:rsidR="007E0089" w:rsidRDefault="007E0089" w:rsidP="007E0089">
      <w:pPr>
        <w:pStyle w:val="CommentText"/>
      </w:pPr>
      <w:r>
        <w:rPr>
          <w:rStyle w:val="CommentReference"/>
        </w:rPr>
        <w:annotationRef/>
      </w:r>
      <w:r>
        <w:t xml:space="preserve">@tommy to add refs, also please commented on previous refs - there’s mention of the same studies repeatedly, perhaps we can add/replace by others. </w:t>
      </w:r>
      <w:r>
        <w:br/>
      </w:r>
    </w:p>
  </w:comment>
  <w:comment w:id="355" w:author="Tommy McConnell" w:date="2026-07-22T12:52:00Z" w:initials="TM">
    <w:p w14:paraId="33C389B0" w14:textId="77777777" w:rsidR="008D4A37" w:rsidRDefault="008D4A37" w:rsidP="008D4A37">
      <w:r>
        <w:rPr>
          <w:rStyle w:val="CommentReference"/>
        </w:rPr>
        <w:annotationRef/>
      </w:r>
      <w:r>
        <w:rPr>
          <w:sz w:val="20"/>
          <w:szCs w:val="20"/>
        </w:rPr>
        <w:t>see comment above, this point doesn't have evidence to support it</w:t>
      </w:r>
    </w:p>
  </w:comment>
  <w:comment w:id="382" w:author="Tommy McConnell" w:date="2026-07-22T13:04:00Z" w:initials="TM">
    <w:p w14:paraId="0AE8B3C7" w14:textId="77777777" w:rsidR="00336E23" w:rsidRDefault="00446631" w:rsidP="00336E23">
      <w:r>
        <w:rPr>
          <w:rStyle w:val="CommentReference"/>
        </w:rPr>
        <w:annotationRef/>
      </w:r>
      <w:r w:rsidR="00336E23">
        <w:rPr>
          <w:sz w:val="20"/>
          <w:szCs w:val="20"/>
        </w:rPr>
        <w:t>I just don't agree with this framing that studies using recall have produced less consistent results than those using recognition.</w:t>
      </w:r>
    </w:p>
    <w:p w14:paraId="1C4588BA" w14:textId="77777777" w:rsidR="00336E23" w:rsidRDefault="00336E23" w:rsidP="00336E23"/>
    <w:p w14:paraId="329AFA39" w14:textId="77777777" w:rsidR="00336E23" w:rsidRDefault="00336E23" w:rsidP="00336E23">
      <w:r>
        <w:rPr>
          <w:sz w:val="20"/>
          <w:szCs w:val="20"/>
        </w:rPr>
        <w:t xml:space="preserve">There have been recognition studies which failed to find effects of the ICTI on involuntary or voluntary (just like our recall study found no effects on involuntary or voluntary) </w:t>
      </w:r>
    </w:p>
    <w:p w14:paraId="7E7E2E73" w14:textId="77777777" w:rsidR="00336E23" w:rsidRDefault="00336E23" w:rsidP="00336E23"/>
    <w:p w14:paraId="49C8F880" w14:textId="77777777" w:rsidR="00336E23" w:rsidRDefault="00336E23" w:rsidP="00336E23">
      <w:r>
        <w:rPr>
          <w:sz w:val="20"/>
          <w:szCs w:val="20"/>
        </w:rPr>
        <w:t xml:space="preserve">e.g. Brennen et al. (2021) </w:t>
      </w:r>
      <w:hyperlink r:id="rId4" w:history="1">
        <w:r w:rsidRPr="005F2300">
          <w:rPr>
            <w:rStyle w:val="Hyperlink"/>
            <w:sz w:val="20"/>
            <w:szCs w:val="20"/>
          </w:rPr>
          <w:t>https://doi.org/10.1080/20008198.2021.1953788</w:t>
        </w:r>
      </w:hyperlink>
    </w:p>
    <w:p w14:paraId="3DF2109B" w14:textId="77777777" w:rsidR="00336E23" w:rsidRDefault="00336E23" w:rsidP="00336E23"/>
    <w:p w14:paraId="7CFD35A1" w14:textId="77777777" w:rsidR="00336E23" w:rsidRDefault="00336E23" w:rsidP="00336E23">
      <w:r>
        <w:rPr>
          <w:sz w:val="20"/>
          <w:szCs w:val="20"/>
        </w:rPr>
        <w:t>If the metric for (in)consistency is a single study not finding effects on invol or vol, the same "inconsistency" applies to recognition studies</w:t>
      </w:r>
    </w:p>
  </w:comment>
  <w:comment w:id="383" w:author="Gunn, Jordan" w:date="2026-07-24T00:32:00Z" w:initials="GJ">
    <w:p w14:paraId="0DC7CD3F" w14:textId="77777777" w:rsidR="00C654E8" w:rsidRDefault="00C654E8" w:rsidP="00C654E8">
      <w:r>
        <w:rPr>
          <w:rStyle w:val="CommentReference"/>
        </w:rPr>
        <w:annotationRef/>
      </w:r>
      <w:r>
        <w:rPr>
          <w:sz w:val="20"/>
          <w:szCs w:val="20"/>
        </w:rPr>
        <w:t>Edited to avoid this claim</w:t>
      </w:r>
    </w:p>
  </w:comment>
  <w:comment w:id="410" w:author="Deborah Talmi" w:date="2026-07-14T17:43:00Z" w:initials="DT">
    <w:p w14:paraId="481B0BC8" w14:textId="77777777" w:rsidR="00CA1CEF" w:rsidRDefault="00CA1CEF" w:rsidP="00CA1CEF">
      <w:pPr>
        <w:pStyle w:val="CommentText"/>
      </w:pPr>
      <w:r>
        <w:rPr>
          <w:rStyle w:val="CommentReference"/>
        </w:rPr>
        <w:annotationRef/>
      </w:r>
      <w:r>
        <w:t xml:space="preserve">Before this paragraph insert the text I suggested to cut above. This part repeats things that were said there. </w:t>
      </w:r>
    </w:p>
  </w:comment>
  <w:comment w:id="411" w:author="Jordan Gunn" w:date="2026-07-20T05:17:00Z" w:initials="JG">
    <w:p w14:paraId="632A56D7" w14:textId="77777777" w:rsidR="00F65008" w:rsidRDefault="00F65008" w:rsidP="00F65008">
      <w:r>
        <w:rPr>
          <w:rStyle w:val="CommentReference"/>
        </w:rPr>
        <w:annotationRef/>
      </w:r>
      <w:r>
        <w:rPr>
          <w:sz w:val="20"/>
          <w:szCs w:val="20"/>
        </w:rPr>
        <w:t>Agreed. I consolidated the essential material from the introduction with this paragraph, which now introduces the item-context architecture. I did not insert the entire passage because its remaining points, including emotional and source context, the representation of film and task events, competitor encoding, and retrieval control, are developed in the subsections below. Inserting them here would repeat those explanations. I added the final sentence to signpost where each part is developed.</w:t>
      </w:r>
    </w:p>
  </w:comment>
  <w:comment w:id="412" w:author="Jordan Gunn" w:date="2026-07-20T05:33:00Z" w:initials="JG">
    <w:p w14:paraId="644514C2" w14:textId="77777777" w:rsidR="00AD030E" w:rsidRDefault="00AD030E" w:rsidP="00AD030E">
      <w:r>
        <w:rPr>
          <w:rStyle w:val="CommentReference"/>
        </w:rPr>
        <w:annotationRef/>
      </w:r>
      <w:r>
        <w:rPr>
          <w:sz w:val="20"/>
          <w:szCs w:val="20"/>
        </w:rPr>
        <w:t>I also made this a better roadmap paragraph so the trajectory later is less confusing.</w:t>
      </w:r>
    </w:p>
  </w:comment>
  <w:comment w:id="417" w:author="Deborah Talmi" w:date="2026-07-21T17:11:00Z" w:initials="DT">
    <w:p w14:paraId="710F7270" w14:textId="77777777" w:rsidR="007E0089" w:rsidRDefault="007E0089" w:rsidP="007E0089">
      <w:pPr>
        <w:pStyle w:val="CommentText"/>
      </w:pPr>
      <w:r>
        <w:rPr>
          <w:rStyle w:val="CommentReference"/>
        </w:rPr>
        <w:annotationRef/>
      </w:r>
      <w:r>
        <w:t xml:space="preserve">Emphasize - recall typically in the lab conditions, deliberate recall of multiple lists. Can refer to the data Elif summarised, hard to find lag-crp in incidental encoding/single list. </w:t>
      </w:r>
    </w:p>
  </w:comment>
  <w:comment w:id="426" w:author="Deborah Talmi" w:date="2026-07-14T17:54:00Z" w:initials="DT">
    <w:p w14:paraId="2185C082" w14:textId="77777777" w:rsidR="002572F9" w:rsidRDefault="002572F9" w:rsidP="002572F9">
      <w:pPr>
        <w:pStyle w:val="CommentText"/>
      </w:pPr>
      <w:r>
        <w:rPr>
          <w:rStyle w:val="CommentReference"/>
        </w:rPr>
        <w:annotationRef/>
      </w:r>
      <w:r>
        <w:t>Comes out of the blue</w:t>
      </w:r>
    </w:p>
  </w:comment>
  <w:comment w:id="427" w:author="Jordan Gunn" w:date="2026-07-20T06:18:00Z" w:initials="JG">
    <w:p w14:paraId="77CEA9BE" w14:textId="77777777" w:rsidR="000E6E47" w:rsidRDefault="000E6E47" w:rsidP="000E6E47">
      <w:r>
        <w:rPr>
          <w:rStyle w:val="CommentReference"/>
        </w:rPr>
        <w:annotationRef/>
      </w:r>
      <w:r>
        <w:rPr>
          <w:sz w:val="20"/>
          <w:szCs w:val="20"/>
        </w:rPr>
        <w:t>I tried to improve the setup sentence</w:t>
      </w:r>
    </w:p>
  </w:comment>
  <w:comment w:id="443" w:author="Deborah Talmi" w:date="2026-07-21T17:14:00Z" w:initials="DT">
    <w:p w14:paraId="7B8056E3" w14:textId="77777777" w:rsidR="00BC06BA" w:rsidRDefault="00BC06BA" w:rsidP="00BC06BA">
      <w:pPr>
        <w:pStyle w:val="CommentText"/>
      </w:pPr>
      <w:r>
        <w:rPr>
          <w:rStyle w:val="CommentReference"/>
        </w:rPr>
        <w:annotationRef/>
      </w:r>
      <w:r>
        <w:t xml:space="preserve">This sentence does a lot. I think you mean here, simulating deliberate recall; so far, CMR assumes it did do that, but Cohen/Kahana used the same to simulate unguided recall. Need to open this up here. Maybe specifically explain what Cohen did in 2021. </w:t>
      </w:r>
    </w:p>
  </w:comment>
  <w:comment w:id="444" w:author="Gunn, Jordan" w:date="2026-07-24T01:34:00Z" w:initials="GJ">
    <w:p w14:paraId="4E0E8A68" w14:textId="77777777" w:rsidR="00222C09" w:rsidRDefault="00222C09" w:rsidP="00222C09">
      <w:r>
        <w:rPr>
          <w:rStyle w:val="CommentReference"/>
        </w:rPr>
        <w:annotationRef/>
      </w:r>
      <w:r>
        <w:rPr>
          <w:sz w:val="20"/>
          <w:szCs w:val="20"/>
        </w:rPr>
        <w:t>This isn't quite what I meant, but I added language contxtualizing against Cohen &amp; Kahana, 2022</w:t>
      </w:r>
    </w:p>
  </w:comment>
  <w:comment w:id="448" w:author="Deborah Talmi" w:date="2026-07-14T19:14:00Z" w:initials="DT">
    <w:p w14:paraId="1C8E7FF7" w14:textId="77777777" w:rsidR="007222CE" w:rsidRDefault="007222CE" w:rsidP="007222CE">
      <w:pPr>
        <w:pStyle w:val="CommentText"/>
      </w:pPr>
      <w:r>
        <w:rPr>
          <w:rStyle w:val="CommentReference"/>
        </w:rPr>
        <w:annotationRef/>
      </w:r>
      <w:r>
        <w:t>Handhold the reader in the previous paragraph to explain that the next paragraphs or section expands upon these processes</w:t>
      </w:r>
    </w:p>
  </w:comment>
  <w:comment w:id="481" w:author="Deborah Talmi" w:date="2026-07-21T17:27:00Z" w:initials="DT">
    <w:p w14:paraId="3234DD87" w14:textId="77777777" w:rsidR="00246192" w:rsidRDefault="00246192" w:rsidP="00246192">
      <w:pPr>
        <w:pStyle w:val="CommentText"/>
      </w:pPr>
      <w:r>
        <w:rPr>
          <w:rStyle w:val="CommentReference"/>
        </w:rPr>
        <w:annotationRef/>
      </w:r>
      <w:r>
        <w:t xml:space="preserve">Refer to specific simulations to orient the reader? </w:t>
      </w:r>
    </w:p>
  </w:comment>
  <w:comment w:id="488" w:author="Deborah Talmi" w:date="2026-07-14T19:19:00Z" w:initials="DT">
    <w:p w14:paraId="27EB7543" w14:textId="77777777" w:rsidR="008412B2" w:rsidRDefault="008412B2" w:rsidP="008412B2">
      <w:pPr>
        <w:pStyle w:val="CommentText"/>
      </w:pPr>
      <w:r>
        <w:rPr>
          <w:rStyle w:val="CommentReference"/>
        </w:rPr>
        <w:annotationRef/>
      </w:r>
      <w:r>
        <w:t>Key sentence</w:t>
      </w:r>
    </w:p>
  </w:comment>
  <w:comment w:id="489" w:author="Deborah Talmi" w:date="2026-07-14T19:20:00Z" w:initials="DT">
    <w:p w14:paraId="42305ADB" w14:textId="77777777" w:rsidR="008412B2" w:rsidRDefault="008412B2" w:rsidP="008412B2">
      <w:pPr>
        <w:pStyle w:val="CommentText"/>
      </w:pPr>
      <w:r>
        <w:rPr>
          <w:rStyle w:val="CommentReference"/>
        </w:rPr>
        <w:annotationRef/>
      </w:r>
      <w:r>
        <w:t xml:space="preserve">This is copied from above. </w:t>
      </w:r>
    </w:p>
  </w:comment>
  <w:comment w:id="605" w:author="Deborah Talmi" w:date="2026-07-21T17:30:00Z" w:initials="DT">
    <w:p w14:paraId="73257BD7" w14:textId="77777777" w:rsidR="00246192" w:rsidRDefault="00246192" w:rsidP="00246192">
      <w:pPr>
        <w:pStyle w:val="CommentText"/>
      </w:pPr>
      <w:r>
        <w:rPr>
          <w:rStyle w:val="CommentReference"/>
        </w:rPr>
        <w:annotationRef/>
      </w:r>
      <w:r>
        <w:t>Argh, please do a search for this term to eliminate it</w:t>
      </w:r>
    </w:p>
  </w:comment>
  <w:comment w:id="609" w:author="Deborah Talmi" w:date="2026-07-21T17:30:00Z" w:initials="DT">
    <w:p w14:paraId="6734A80D" w14:textId="77777777" w:rsidR="00246192" w:rsidRDefault="00246192" w:rsidP="00246192">
      <w:pPr>
        <w:pStyle w:val="CommentText"/>
      </w:pPr>
      <w:r>
        <w:rPr>
          <w:rStyle w:val="CommentReference"/>
        </w:rPr>
        <w:annotationRef/>
      </w:r>
      <w:r>
        <w:t xml:space="preserve">You probably intend to convey something specific here but need to clarify. Which recall formats do not require this? </w:t>
      </w:r>
    </w:p>
  </w:comment>
  <w:comment w:id="610" w:author="Gunn, Jordan" w:date="2026-07-24T02:04:00Z" w:initials="GJ">
    <w:p w14:paraId="1C98B04E" w14:textId="77777777" w:rsidR="009A3FA9" w:rsidRDefault="009A3FA9" w:rsidP="009A3FA9">
      <w:r>
        <w:rPr>
          <w:rStyle w:val="CommentReference"/>
        </w:rPr>
        <w:annotationRef/>
      </w:r>
      <w:r>
        <w:rPr>
          <w:sz w:val="20"/>
          <w:szCs w:val="20"/>
        </w:rPr>
        <w:t>I intended to distinguish recall from recognition, rather than distinguish among recall formats. I now state directly that both unguided and deliberate recall require film items to be sampled among film, task, and filler candidates. Recognition is treated later as the format that supplies the candidate item.</w:t>
      </w:r>
    </w:p>
  </w:comment>
  <w:comment w:id="652" w:author="Deborah Talmi" w:date="2026-07-21T17:32:00Z" w:initials="DT">
    <w:p w14:paraId="26E046BB" w14:textId="77777777" w:rsidR="00246192" w:rsidRDefault="00246192" w:rsidP="00246192">
      <w:pPr>
        <w:pStyle w:val="CommentText"/>
      </w:pPr>
      <w:r>
        <w:rPr>
          <w:rStyle w:val="CommentReference"/>
        </w:rPr>
        <w:annotationRef/>
      </w:r>
      <w:r>
        <w:t xml:space="preserve">Controls? </w:t>
      </w:r>
    </w:p>
  </w:comment>
  <w:comment w:id="669" w:author="Deborah Talmi" w:date="2026-07-21T17:37:00Z" w:initials="DT">
    <w:p w14:paraId="11D2A1DE" w14:textId="77777777" w:rsidR="00CD19D7" w:rsidRDefault="00CD19D7" w:rsidP="00CD19D7">
      <w:pPr>
        <w:pStyle w:val="CommentText"/>
      </w:pPr>
      <w:r>
        <w:rPr>
          <w:rStyle w:val="CommentReference"/>
        </w:rPr>
        <w:annotationRef/>
      </w:r>
      <w:r>
        <w:t xml:space="preserve">Can you explain what this is and why relevant here? </w:t>
      </w:r>
    </w:p>
  </w:comment>
  <w:comment w:id="725" w:author="Deborah Talmi" w:date="2026-07-21T17:37:00Z" w:initials="DT">
    <w:p w14:paraId="7EAB1B15" w14:textId="77777777" w:rsidR="00CD19D7" w:rsidRDefault="00CD19D7" w:rsidP="00CD19D7">
      <w:pPr>
        <w:pStyle w:val="CommentText"/>
      </w:pPr>
      <w:r>
        <w:rPr>
          <w:rStyle w:val="CommentReference"/>
        </w:rPr>
        <w:annotationRef/>
      </w:r>
      <w:r>
        <w:t>Start off with a paragraph explaining that this was rarely done in CMR models and simulates recognition only in a limited sense (e.g. criterion placement not simulated)</w:t>
      </w:r>
    </w:p>
  </w:comment>
  <w:comment w:id="743" w:author="Deborah Talmi" w:date="2026-07-21T17:39:00Z" w:initials="DT">
    <w:p w14:paraId="31514CC6" w14:textId="77777777" w:rsidR="00CD19D7" w:rsidRDefault="00CD19D7" w:rsidP="00CD19D7">
      <w:pPr>
        <w:pStyle w:val="CommentText"/>
      </w:pPr>
      <w:r>
        <w:rPr>
          <w:rStyle w:val="CommentReference"/>
        </w:rPr>
        <w:annotationRef/>
      </w:r>
      <w:r>
        <w:t xml:space="preserve">I think you follow a convention of explaining all the ideas first and only then the simulations, right? For me, explaining each idea step by step would have worked better, because it’s so long until we get to results!  but you would know best what fits the journal. </w:t>
      </w:r>
    </w:p>
    <w:p w14:paraId="6B4B739A" w14:textId="77777777" w:rsidR="00CD19D7" w:rsidRDefault="00CD19D7" w:rsidP="00CD19D7">
      <w:pPr>
        <w:pStyle w:val="CommentText"/>
      </w:pPr>
      <w:r>
        <w:t>it’s up to you (e.g. the model first; then simulation 1; then control settings; simulation 2; recognition ideas; simulation 3)(</w:t>
      </w:r>
    </w:p>
  </w:comment>
  <w:comment w:id="750" w:author="Deborah Talmi" w:date="2026-07-21T17:43:00Z" w:initials="DT">
    <w:p w14:paraId="1D2F3F78" w14:textId="77777777" w:rsidR="00CD19D7" w:rsidRDefault="00CD19D7" w:rsidP="00CD19D7">
      <w:pPr>
        <w:pStyle w:val="CommentText"/>
      </w:pPr>
      <w:r>
        <w:rPr>
          <w:rStyle w:val="CommentReference"/>
        </w:rPr>
        <w:annotationRef/>
      </w:r>
      <w:r>
        <w:t xml:space="preserve">I think it’s best not to list them twice, so suggest uniting with table 1 </w:t>
      </w:r>
    </w:p>
  </w:comment>
  <w:comment w:id="766" w:author="Deborah Talmi" w:date="2026-07-21T17:46:00Z" w:initials="DT">
    <w:p w14:paraId="49D84AAC" w14:textId="77777777" w:rsidR="00A92702" w:rsidRDefault="00A92702" w:rsidP="00A92702">
      <w:pPr>
        <w:pStyle w:val="CommentText"/>
      </w:pPr>
      <w:r>
        <w:rPr>
          <w:rStyle w:val="CommentReference"/>
        </w:rPr>
        <w:annotationRef/>
      </w:r>
      <w:r>
        <w:t xml:space="preserve">Well, the lab blurred cues are simulations of real life situations, so I would start with that. I would also mention, earlier on, the success these models had to simulate real life, and recover contiguity effects in autobiographical recall, guided museum tours, and the Ward paper where they encoded words that were texted to them. </w:t>
      </w:r>
    </w:p>
    <w:p w14:paraId="09B5962F" w14:textId="77777777" w:rsidR="00A92702" w:rsidRDefault="00A92702" w:rsidP="00A92702">
      <w:pPr>
        <w:pStyle w:val="CommentText"/>
      </w:pPr>
    </w:p>
    <w:p w14:paraId="39CBAE78" w14:textId="77777777" w:rsidR="00A92702" w:rsidRDefault="00A92702" w:rsidP="00A92702">
      <w:pPr>
        <w:pStyle w:val="CommentText"/>
      </w:pPr>
      <w:r>
        <w:t>We should make good use of Dorothe Bernstein’s models and ideas about involuntary recall, because essentially we are modelling both in a unitary model that she might like. In the discussion cite Bernsten and Rubin (you may do this later)</w:t>
      </w:r>
    </w:p>
  </w:comment>
  <w:comment w:id="767" w:author="Deborah Talmi" w:date="2026-07-21T17:49:00Z" w:initials="DT">
    <w:p w14:paraId="3E66E7D8" w14:textId="77777777" w:rsidR="00A92702" w:rsidRDefault="00A92702" w:rsidP="00A92702">
      <w:pPr>
        <w:pStyle w:val="CommentText"/>
      </w:pPr>
      <w:r>
        <w:rPr>
          <w:rStyle w:val="CommentReference"/>
        </w:rPr>
        <w:annotationRef/>
      </w:r>
      <w:r>
        <w:t xml:space="preserve">I recommend adding citations from here to make this paper less inward looking: </w:t>
      </w:r>
      <w:hyperlink r:id="rId5" w:history="1">
        <w:r w:rsidRPr="005B2315">
          <w:rPr>
            <w:rStyle w:val="Hyperlink"/>
          </w:rPr>
          <w:t>http://dx.doi.org/10.1098/rstb.2017.0209</w:t>
        </w:r>
      </w:hyperlink>
    </w:p>
  </w:comment>
  <w:comment w:id="768" w:author="Gunn, Jordan" w:date="2026-07-24T02:37:00Z" w:initials="GJ">
    <w:p w14:paraId="7BA8F9BD" w14:textId="77777777" w:rsidR="00D43714" w:rsidRDefault="00D43714" w:rsidP="00D43714">
      <w:r>
        <w:rPr>
          <w:rStyle w:val="CommentReference"/>
        </w:rPr>
        <w:annotationRef/>
      </w:r>
      <w:r>
        <w:rPr>
          <w:sz w:val="20"/>
          <w:szCs w:val="20"/>
        </w:rPr>
        <w:t>Agreed. I have reframed the weak film cues as controlled laboratory analogues of partial reminders that can prompt remembering outside the laboratory. I have also added evidence for temporal organization over naturalistic events and longer timescales earlier in the retrieved-context section, where that broader point belongs. The connection to Berntsen’s account of involuntary remembering will be developed in the Discussion.</w:t>
      </w:r>
    </w:p>
  </w:comment>
  <w:comment w:id="769" w:author="Gunn, Jordan" w:date="2026-07-24T02:37:00Z" w:initials="GJ">
    <w:p w14:paraId="6D667002" w14:textId="77777777" w:rsidR="00D43714" w:rsidRDefault="00D43714" w:rsidP="00D43714">
      <w:r>
        <w:rPr>
          <w:rStyle w:val="CommentReference"/>
        </w:rPr>
        <w:annotationRef/>
      </w:r>
      <w:r>
        <w:rPr>
          <w:sz w:val="20"/>
          <w:szCs w:val="20"/>
        </w:rPr>
        <w:t>Thank you. I have added Visser et al. (2018) to the earlier translational framing, where it directly supports the importance of reducing involuntary memory expression while preserving voluntary access to the same event.</w:t>
      </w:r>
    </w:p>
  </w:comment>
  <w:comment w:id="828" w:author="Deborah Talmi" w:date="2026-07-21T17:51:00Z" w:initials="DT">
    <w:p w14:paraId="342D0A79" w14:textId="77777777" w:rsidR="00A92702" w:rsidRDefault="00A92702" w:rsidP="00A92702">
      <w:pPr>
        <w:pStyle w:val="CommentText"/>
      </w:pPr>
      <w:r>
        <w:rPr>
          <w:rStyle w:val="CommentReference"/>
        </w:rPr>
        <w:annotationRef/>
      </w:r>
      <w:r>
        <w:t xml:space="preserve">Did we not consider moving this to suppl? </w:t>
      </w:r>
    </w:p>
  </w:comment>
  <w:comment w:id="968" w:author="Tommy McConnell" w:date="2026-07-22T13:22:00Z" w:initials="TM">
    <w:p w14:paraId="6117EA42" w14:textId="77777777" w:rsidR="00A17363" w:rsidRDefault="00A17363" w:rsidP="00A17363">
      <w:r>
        <w:rPr>
          <w:rStyle w:val="CommentReference"/>
        </w:rPr>
        <w:annotationRef/>
      </w:r>
      <w:r>
        <w:rPr>
          <w:sz w:val="20"/>
          <w:szCs w:val="20"/>
        </w:rPr>
        <w:t>Has Tetris been mentioned anywhere else? If not rephrase ofc</w:t>
      </w:r>
    </w:p>
  </w:comment>
  <w:comment w:id="969" w:author="Gunn, Jordan" w:date="2026-07-24T02:55:00Z" w:initials="GJ">
    <w:p w14:paraId="5E1D11A0" w14:textId="77777777" w:rsidR="000D5E86" w:rsidRDefault="000D5E86" w:rsidP="000D5E86">
      <w:r>
        <w:rPr>
          <w:rStyle w:val="CommentReference"/>
        </w:rPr>
        <w:annotationRef/>
      </w:r>
      <w:r>
        <w:rPr>
          <w:sz w:val="20"/>
          <w:szCs w:val="20"/>
        </w:rPr>
        <w:t>You’re right; after the introduction was revised, this became the first mention of Tetris. I have introduced it here as a computer game and reframed the sentence around comparisons with active verbal tasks.</w:t>
      </w:r>
    </w:p>
  </w:comment>
  <w:comment w:id="1104" w:author="Deborah Talmi" w:date="2026-07-21T17:51:00Z" w:initials="DT">
    <w:p w14:paraId="1B6D0AB6" w14:textId="77777777" w:rsidR="00215C2C" w:rsidRDefault="00215C2C" w:rsidP="00A92702">
      <w:pPr>
        <w:pStyle w:val="CommentText"/>
      </w:pPr>
      <w:r>
        <w:rPr>
          <w:rStyle w:val="CommentReference"/>
        </w:rPr>
        <w:annotationRef/>
      </w:r>
      <w:r>
        <w:t xml:space="preserve">Did we not consider moving this to suppl?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301941" w15:done="0"/>
  <w15:commentEx w15:paraId="3E4BF980" w15:paraIdParent="1B301941" w15:done="0"/>
  <w15:commentEx w15:paraId="222AA672" w15:done="1"/>
  <w15:commentEx w15:paraId="10D4105B" w15:paraIdParent="222AA672" w15:done="1"/>
  <w15:commentEx w15:paraId="4C4C4844" w15:done="1"/>
  <w15:commentEx w15:paraId="7225B3F7" w15:done="1"/>
  <w15:commentEx w15:paraId="2349ED5B" w15:paraIdParent="7225B3F7" w15:done="1"/>
  <w15:commentEx w15:paraId="589086A9" w15:paraIdParent="7225B3F7" w15:done="1"/>
  <w15:commentEx w15:paraId="27BA43D3" w15:done="1"/>
  <w15:commentEx w15:paraId="11CDFB61" w15:done="1"/>
  <w15:commentEx w15:paraId="7D6B6353" w15:done="1"/>
  <w15:commentEx w15:paraId="73B3D505" w15:paraIdParent="7D6B6353" w15:done="1"/>
  <w15:commentEx w15:paraId="550BB61F" w15:paraIdParent="7D6B6353" w15:done="1"/>
  <w15:commentEx w15:paraId="379E1E7E" w15:paraIdParent="7D6B6353" w15:done="1"/>
  <w15:commentEx w15:paraId="62A4E87C" w15:paraIdParent="7D6B6353" w15:done="1"/>
  <w15:commentEx w15:paraId="54F10854" w15:done="1"/>
  <w15:commentEx w15:paraId="0F6E26DD" w15:paraIdParent="54F10854" w15:done="1"/>
  <w15:commentEx w15:paraId="1C67F949" w15:done="1"/>
  <w15:commentEx w15:paraId="051C1BCF" w15:paraIdParent="1C67F949" w15:done="1"/>
  <w15:commentEx w15:paraId="10C5BAA3" w15:done="1"/>
  <w15:commentEx w15:paraId="36CC6980" w15:done="0"/>
  <w15:commentEx w15:paraId="2E14FAE4" w15:done="0"/>
  <w15:commentEx w15:paraId="57185F17" w15:done="0"/>
  <w15:commentEx w15:paraId="45B64624" w15:paraIdParent="57185F17" w15:done="0"/>
  <w15:commentEx w15:paraId="24926E3E" w15:paraIdParent="57185F17" w15:done="0"/>
  <w15:commentEx w15:paraId="5C526C8F" w15:done="1"/>
  <w15:commentEx w15:paraId="01DBE549" w15:done="1"/>
  <w15:commentEx w15:paraId="2DA9FC98" w15:paraIdParent="01DBE549" w15:done="1"/>
  <w15:commentEx w15:paraId="38CE1C98" w15:done="0"/>
  <w15:commentEx w15:paraId="27EAFB84" w15:paraIdParent="38CE1C98" w15:done="0"/>
  <w15:commentEx w15:paraId="5F3E8874" w15:paraIdParent="38CE1C98" w15:done="0"/>
  <w15:commentEx w15:paraId="4E185F3D" w15:done="1"/>
  <w15:commentEx w15:paraId="0D53AE3B" w15:paraIdParent="4E185F3D" w15:done="1"/>
  <w15:commentEx w15:paraId="46E689BF" w15:paraIdParent="4E185F3D" w15:done="1"/>
  <w15:commentEx w15:paraId="5D3C4F33" w15:done="1"/>
  <w15:commentEx w15:paraId="33C389B0" w15:paraIdParent="5D3C4F33" w15:done="1"/>
  <w15:commentEx w15:paraId="7CFD35A1" w15:done="1"/>
  <w15:commentEx w15:paraId="0DC7CD3F" w15:paraIdParent="7CFD35A1" w15:done="1"/>
  <w15:commentEx w15:paraId="481B0BC8" w15:done="1"/>
  <w15:commentEx w15:paraId="632A56D7" w15:paraIdParent="481B0BC8" w15:done="1"/>
  <w15:commentEx w15:paraId="644514C2" w15:paraIdParent="481B0BC8" w15:done="1"/>
  <w15:commentEx w15:paraId="710F7270" w15:done="1"/>
  <w15:commentEx w15:paraId="2185C082" w15:done="1"/>
  <w15:commentEx w15:paraId="77CEA9BE" w15:paraIdParent="2185C082" w15:done="1"/>
  <w15:commentEx w15:paraId="7B8056E3" w15:done="1"/>
  <w15:commentEx w15:paraId="4E0E8A68" w15:paraIdParent="7B8056E3" w15:done="1"/>
  <w15:commentEx w15:paraId="1C8E7FF7" w15:done="1"/>
  <w15:commentEx w15:paraId="3234DD87" w15:done="1"/>
  <w15:commentEx w15:paraId="27EB7543" w15:done="1"/>
  <w15:commentEx w15:paraId="42305ADB" w15:done="1"/>
  <w15:commentEx w15:paraId="73257BD7" w15:done="1"/>
  <w15:commentEx w15:paraId="6734A80D" w15:done="1"/>
  <w15:commentEx w15:paraId="1C98B04E" w15:paraIdParent="6734A80D" w15:done="1"/>
  <w15:commentEx w15:paraId="26E046BB" w15:done="1"/>
  <w15:commentEx w15:paraId="11D2A1DE" w15:done="1"/>
  <w15:commentEx w15:paraId="7EAB1B15" w15:done="1"/>
  <w15:commentEx w15:paraId="6B4B739A" w15:done="0"/>
  <w15:commentEx w15:paraId="1D2F3F78" w15:done="0"/>
  <w15:commentEx w15:paraId="39CBAE78" w15:done="1"/>
  <w15:commentEx w15:paraId="3E66E7D8" w15:paraIdParent="39CBAE78" w15:done="1"/>
  <w15:commentEx w15:paraId="7BA8F9BD" w15:paraIdParent="39CBAE78" w15:done="1"/>
  <w15:commentEx w15:paraId="6D667002" w15:paraIdParent="39CBAE78" w15:done="1"/>
  <w15:commentEx w15:paraId="342D0A79" w15:done="0"/>
  <w15:commentEx w15:paraId="6117EA42" w15:done="1"/>
  <w15:commentEx w15:paraId="5E1D11A0" w15:paraIdParent="6117EA42" w15:done="1"/>
  <w15:commentEx w15:paraId="1B6D0A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C80EBF" w16cex:dateUtc="2026-07-21T15:42:00Z"/>
  <w16cex:commentExtensible w16cex:durableId="009BBFB3" w16cex:dateUtc="2026-07-23T16:52:00Z"/>
  <w16cex:commentExtensible w16cex:durableId="1B98AB62" w16cex:dateUtc="2026-07-14T14:46:00Z"/>
  <w16cex:commentExtensible w16cex:durableId="70CBC0DF" w16cex:dateUtc="2026-07-23T16:56:00Z"/>
  <w16cex:commentExtensible w16cex:durableId="4B7C7CE8" w16cex:dateUtc="2026-07-22T10:11:00Z">
    <w16cex:extLst>
      <w16:ext w16:uri="{CE6994B0-6A32-4C9F-8C6B-6E91EDA988CE}">
        <cr:reactions xmlns:cr="http://schemas.microsoft.com/office/comments/2020/reactions">
          <cr:reaction reactionType="1">
            <cr:reactionInfo dateUtc="2026-07-23T16:54:32Z">
              <cr:user userId="S::jordan.gunn@vanderbilt.edu::b29e79e1-8b2b-4363-8b26-e3ab7392b993" userProvider="AD" userName="Gunn, Jordan"/>
            </cr:reactionInfo>
          </cr:reaction>
        </cr:reactions>
      </w16:ext>
    </w16cex:extLst>
  </w16cex:commentExtensible>
  <w16cex:commentExtensible w16cex:durableId="49CD65A0" w16cex:dateUtc="2026-07-22T10:14:00Z"/>
  <w16cex:commentExtensible w16cex:durableId="4134EC86" w16cex:dateUtc="2026-07-22T10:17:00Z"/>
  <w16cex:commentExtensible w16cex:durableId="2BE7B4FC" w16cex:dateUtc="2026-07-23T16:55:00Z"/>
  <w16cex:commentExtensible w16cex:durableId="4DDFFE02" w16cex:dateUtc="2026-07-20T01:22:00Z"/>
  <w16cex:commentExtensible w16cex:durableId="086A050D" w16cex:dateUtc="2026-07-22T10:20:00Z">
    <w16cex:extLst>
      <w16:ext w16:uri="{CE6994B0-6A32-4C9F-8C6B-6E91EDA988CE}">
        <cr:reactions xmlns:cr="http://schemas.microsoft.com/office/comments/2020/reactions">
          <cr:reaction reactionType="1">
            <cr:reactionInfo dateUtc="2026-07-23T17:07:48Z">
              <cr:user userId="S::jordan.gunn@vanderbilt.edu::b29e79e1-8b2b-4363-8b26-e3ab7392b993" userProvider="AD" userName="Gunn, Jordan"/>
            </cr:reactionInfo>
          </cr:reaction>
        </cr:reactions>
      </w16:ext>
    </w16cex:extLst>
  </w16cex:commentExtensible>
  <w16cex:commentExtensible w16cex:durableId="2445A7B7" w16cex:dateUtc="2026-07-20T01:41:00Z"/>
  <w16cex:commentExtensible w16cex:durableId="1EBA5788" w16cex:dateUtc="2026-07-21T15:52:00Z"/>
  <w16cex:commentExtensible w16cex:durableId="745016E2" w16cex:dateUtc="2026-07-22T10:42:00Z"/>
  <w16cex:commentExtensible w16cex:durableId="201582F8" w16cex:dateUtc="2026-07-22T10:55:00Z"/>
  <w16cex:commentExtensible w16cex:durableId="514F7D8A" w16cex:dateUtc="2026-07-23T18:10:00Z"/>
  <w16cex:commentExtensible w16cex:durableId="5EF50C15" w16cex:dateUtc="2026-07-14T15:05:00Z"/>
  <w16cex:commentExtensible w16cex:durableId="20E03FF9" w16cex:dateUtc="2026-07-22T10:57:00Z">
    <w16cex:extLst>
      <w16:ext w16:uri="{CE6994B0-6A32-4C9F-8C6B-6E91EDA988CE}">
        <cr:reactions xmlns:cr="http://schemas.microsoft.com/office/comments/2020/reactions">
          <cr:reaction reactionType="1">
            <cr:reactionInfo dateUtc="2026-07-23T19:23:18Z">
              <cr:user userId="S::jordan.gunn@vanderbilt.edu::b29e79e1-8b2b-4363-8b26-e3ab7392b993" userProvider="AD" userName="Gunn, Jordan"/>
            </cr:reactionInfo>
          </cr:reaction>
        </cr:reactions>
      </w16:ext>
    </w16cex:extLst>
  </w16cex:commentExtensible>
  <w16cex:commentExtensible w16cex:durableId="1B6C87E6" w16cex:dateUtc="2026-07-22T11:08:00Z"/>
  <w16cex:commentExtensible w16cex:durableId="2775D935" w16cex:dateUtc="2026-07-23T19:23:00Z"/>
  <w16cex:commentExtensible w16cex:durableId="5795CA44" w16cex:dateUtc="2026-07-22T11:08:00Z">
    <w16cex:extLst>
      <w16:ext w16:uri="{CE6994B0-6A32-4C9F-8C6B-6E91EDA988CE}">
        <cr:reactions xmlns:cr="http://schemas.microsoft.com/office/comments/2020/reactions">
          <cr:reaction reactionType="1">
            <cr:reactionInfo dateUtc="2026-07-23T18:43:39Z">
              <cr:user userId="S::jordan.gunn@vanderbilt.edu::b29e79e1-8b2b-4363-8b26-e3ab7392b993" userProvider="AD" userName="Gunn, Jordan"/>
            </cr:reactionInfo>
          </cr:reaction>
        </cr:reactions>
      </w16:ext>
    </w16cex:extLst>
  </w16cex:commentExtensible>
  <w16cex:commentExtensible w16cex:durableId="2B3E3AD5" w16cex:dateUtc="2026-07-23T19:32:00Z"/>
  <w16cex:commentExtensible w16cex:durableId="48BBFC5D" w16cex:dateUtc="2026-07-23T19:35:00Z"/>
  <w16cex:commentExtensible w16cex:durableId="682C3E5E" w16cex:dateUtc="2026-07-21T15:57:00Z"/>
  <w16cex:commentExtensible w16cex:durableId="7A174AE9" w16cex:dateUtc="2026-07-22T11:27:00Z"/>
  <w16cex:commentExtensible w16cex:durableId="2872EA03" w16cex:dateUtc="2026-07-23T20:25:00Z"/>
  <w16cex:commentExtensible w16cex:durableId="6784E4C5" w16cex:dateUtc="2026-07-20T00:26:00Z"/>
  <w16cex:commentExtensible w16cex:durableId="301CF2E5" w16cex:dateUtc="2026-07-22T11:32:00Z">
    <w16cex:extLst>
      <w16:ext w16:uri="{CE6994B0-6A32-4C9F-8C6B-6E91EDA988CE}">
        <cr:reactions xmlns:cr="http://schemas.microsoft.com/office/comments/2020/reactions">
          <cr:reaction reactionType="1">
            <cr:reactionInfo dateUtc="2026-07-23T21:12:09Z">
              <cr:user userId="S::jordan.gunn@vanderbilt.edu::b29e79e1-8b2b-4363-8b26-e3ab7392b993" userProvider="AD" userName="Gunn, Jordan"/>
            </cr:reactionInfo>
          </cr:reaction>
        </cr:reactions>
      </w16:ext>
    </w16cex:extLst>
  </w16cex:commentExtensible>
  <w16cex:commentExtensible w16cex:durableId="604FFFD9" w16cex:dateUtc="2026-07-22T11:33:00Z"/>
  <w16cex:commentExtensible w16cex:durableId="1AC86B80" w16cex:dateUtc="2026-07-22T11:39:00Z"/>
  <w16cex:commentExtensible w16cex:durableId="1137F718" w16cex:dateUtc="2026-07-22T11:40:00Z"/>
  <w16cex:commentExtensible w16cex:durableId="3A56E64E" w16cex:dateUtc="2026-07-23T22:21:00Z"/>
  <w16cex:commentExtensible w16cex:durableId="00441F31" w16cex:dateUtc="2026-07-22T11:46:00Z"/>
  <w16cex:commentExtensible w16cex:durableId="6D280297" w16cex:dateUtc="2026-07-22T11:49:00Z"/>
  <w16cex:commentExtensible w16cex:durableId="1DA03942" w16cex:dateUtc="2026-07-24T01:55:00Z"/>
  <w16cex:commentExtensible w16cex:durableId="440AE7F3" w16cex:dateUtc="2026-07-21T16:05:00Z"/>
  <w16cex:commentExtensible w16cex:durableId="67FB495C" w16cex:dateUtc="2026-07-22T11:52:00Z"/>
  <w16cex:commentExtensible w16cex:durableId="7577452F" w16cex:dateUtc="2026-07-22T12:04:00Z"/>
  <w16cex:commentExtensible w16cex:durableId="3F835E1F" w16cex:dateUtc="2026-07-23T23:32:00Z"/>
  <w16cex:commentExtensible w16cex:durableId="7118117A" w16cex:dateUtc="2026-07-14T16:43:00Z"/>
  <w16cex:commentExtensible w16cex:durableId="2AC9F7FD" w16cex:dateUtc="2026-07-20T04:17:00Z"/>
  <w16cex:commentExtensible w16cex:durableId="02D9CA99" w16cex:dateUtc="2026-07-20T04:33:00Z"/>
  <w16cex:commentExtensible w16cex:durableId="7EE9058F" w16cex:dateUtc="2026-07-21T16:11:00Z">
    <w16cex:extLst>
      <w16:ext w16:uri="{CE6994B0-6A32-4C9F-8C6B-6E91EDA988CE}">
        <cr:reactions xmlns:cr="http://schemas.microsoft.com/office/comments/2020/reactions">
          <cr:reaction reactionType="1">
            <cr:reactionInfo dateUtc="2026-07-24T00:25:41Z">
              <cr:user userId="S::jordan.gunn@vanderbilt.edu::b29e79e1-8b2b-4363-8b26-e3ab7392b993" userProvider="AD" userName="Gunn, Jordan"/>
            </cr:reactionInfo>
          </cr:reaction>
        </cr:reactions>
      </w16:ext>
    </w16cex:extLst>
  </w16cex:commentExtensible>
  <w16cex:commentExtensible w16cex:durableId="1712F640" w16cex:dateUtc="2026-07-14T16:54:00Z"/>
  <w16cex:commentExtensible w16cex:durableId="3E6E795D" w16cex:dateUtc="2026-07-20T05:18:00Z"/>
  <w16cex:commentExtensible w16cex:durableId="0AF66756" w16cex:dateUtc="2026-07-21T16:14:00Z"/>
  <w16cex:commentExtensible w16cex:durableId="4EBB9168" w16cex:dateUtc="2026-07-24T00:34:00Z"/>
  <w16cex:commentExtensible w16cex:durableId="19C27402" w16cex:dateUtc="2026-07-14T18:14:00Z"/>
  <w16cex:commentExtensible w16cex:durableId="2F76C9E0" w16cex:dateUtc="2026-07-21T16:27:00Z">
    <w16cex:extLst>
      <w16:ext w16:uri="{CE6994B0-6A32-4C9F-8C6B-6E91EDA988CE}">
        <cr:reactions xmlns:cr="http://schemas.microsoft.com/office/comments/2020/reactions">
          <cr:reaction reactionType="1">
            <cr:reactionInfo dateUtc="2026-07-24T01:02:33Z">
              <cr:user userId="S::jordan.gunn@vanderbilt.edu::b29e79e1-8b2b-4363-8b26-e3ab7392b993" userProvider="AD" userName="Gunn, Jordan"/>
            </cr:reactionInfo>
          </cr:reaction>
        </cr:reactions>
      </w16:ext>
    </w16cex:extLst>
  </w16cex:commentExtensible>
  <w16cex:commentExtensible w16cex:durableId="21F94731" w16cex:dateUtc="2026-07-14T18:19:00Z"/>
  <w16cex:commentExtensible w16cex:durableId="0DBFC6C2" w16cex:dateUtc="2026-07-14T18:20:00Z"/>
  <w16cex:commentExtensible w16cex:durableId="1C5C6ECA" w16cex:dateUtc="2026-07-21T16:30:00Z">
    <w16cex:extLst>
      <w16:ext w16:uri="{CE6994B0-6A32-4C9F-8C6B-6E91EDA988CE}">
        <cr:reactions xmlns:cr="http://schemas.microsoft.com/office/comments/2020/reactions">
          <cr:reaction reactionType="1">
            <cr:reactionInfo dateUtc="2026-07-24T01:02:38Z">
              <cr:user userId="S::jordan.gunn@vanderbilt.edu::b29e79e1-8b2b-4363-8b26-e3ab7392b993" userProvider="AD" userName="Gunn, Jordan"/>
            </cr:reactionInfo>
          </cr:reaction>
        </cr:reactions>
      </w16:ext>
    </w16cex:extLst>
  </w16cex:commentExtensible>
  <w16cex:commentExtensible w16cex:durableId="0C8BE0EC" w16cex:dateUtc="2026-07-21T16:30:00Z"/>
  <w16cex:commentExtensible w16cex:durableId="75D29E5E" w16cex:dateUtc="2026-07-24T01:04:00Z"/>
  <w16cex:commentExtensible w16cex:durableId="7445FC12" w16cex:dateUtc="2026-07-21T16:32:00Z"/>
  <w16cex:commentExtensible w16cex:durableId="2FCE6A59" w16cex:dateUtc="2026-07-21T16:37:00Z">
    <w16cex:extLst>
      <w16:ext w16:uri="{CE6994B0-6A32-4C9F-8C6B-6E91EDA988CE}">
        <cr:reactions xmlns:cr="http://schemas.microsoft.com/office/comments/2020/reactions">
          <cr:reaction reactionType="1">
            <cr:reactionInfo dateUtc="2026-07-24T01:22:33Z">
              <cr:user userId="S::jordan.gunn@vanderbilt.edu::b29e79e1-8b2b-4363-8b26-e3ab7392b993" userProvider="AD" userName="Gunn, Jordan"/>
            </cr:reactionInfo>
          </cr:reaction>
        </cr:reactions>
      </w16:ext>
    </w16cex:extLst>
  </w16cex:commentExtensible>
  <w16cex:commentExtensible w16cex:durableId="003D137C" w16cex:dateUtc="2026-07-21T16:37:00Z">
    <w16cex:extLst>
      <w16:ext w16:uri="{CE6994B0-6A32-4C9F-8C6B-6E91EDA988CE}">
        <cr:reactions xmlns:cr="http://schemas.microsoft.com/office/comments/2020/reactions">
          <cr:reaction reactionType="1">
            <cr:reactionInfo dateUtc="2026-07-24T01:29:19Z">
              <cr:user userId="S::jordan.gunn@vanderbilt.edu::b29e79e1-8b2b-4363-8b26-e3ab7392b993" userProvider="AD" userName="Gunn, Jordan"/>
            </cr:reactionInfo>
          </cr:reaction>
        </cr:reactions>
      </w16:ext>
    </w16cex:extLst>
  </w16cex:commentExtensible>
  <w16cex:commentExtensible w16cex:durableId="0A3789C3" w16cex:dateUtc="2026-07-21T16:39:00Z"/>
  <w16cex:commentExtensible w16cex:durableId="4BDF0A16" w16cex:dateUtc="2026-07-21T16:43:00Z"/>
  <w16cex:commentExtensible w16cex:durableId="7CCB09A3" w16cex:dateUtc="2026-07-21T16:46:00Z"/>
  <w16cex:commentExtensible w16cex:durableId="6564E9F2" w16cex:dateUtc="2026-07-21T16:49:00Z"/>
  <w16cex:commentExtensible w16cex:durableId="469BB88B" w16cex:dateUtc="2026-07-24T01:37:00Z"/>
  <w16cex:commentExtensible w16cex:durableId="3428D673" w16cex:dateUtc="2026-07-24T01:37:00Z"/>
  <w16cex:commentExtensible w16cex:durableId="78258F62" w16cex:dateUtc="2026-07-21T16:51:00Z"/>
  <w16cex:commentExtensible w16cex:durableId="72C862CD" w16cex:dateUtc="2026-07-22T12:22:00Z"/>
  <w16cex:commentExtensible w16cex:durableId="654F6A30" w16cex:dateUtc="2026-07-24T01:55:00Z"/>
  <w16cex:commentExtensible w16cex:durableId="501D7DA9" w16cex:dateUtc="2026-07-21T16:51:00Z">
    <w16cex:extLst>
      <w16:ext w16:uri="{CE6994B0-6A32-4C9F-8C6B-6E91EDA988CE}">
        <cr:reactions xmlns:cr="http://schemas.microsoft.com/office/comments/2020/reactions">
          <cr:reaction reactionType="1">
            <cr:reactionInfo dateUtc="2026-07-24T03:13:25Z">
              <cr:user userId="S::jordan.gunn@vanderbilt.edu::b29e79e1-8b2b-4363-8b26-e3ab7392b993" userProvider="AD" userName="Gunn, Jorda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301941" w16cid:durableId="52C80EBF"/>
  <w16cid:commentId w16cid:paraId="3E4BF980" w16cid:durableId="009BBFB3"/>
  <w16cid:commentId w16cid:paraId="222AA672" w16cid:durableId="1B98AB62"/>
  <w16cid:commentId w16cid:paraId="10D4105B" w16cid:durableId="70CBC0DF"/>
  <w16cid:commentId w16cid:paraId="4C4C4844" w16cid:durableId="4B7C7CE8"/>
  <w16cid:commentId w16cid:paraId="7225B3F7" w16cid:durableId="49CD65A0"/>
  <w16cid:commentId w16cid:paraId="2349ED5B" w16cid:durableId="4134EC86"/>
  <w16cid:commentId w16cid:paraId="589086A9" w16cid:durableId="2BE7B4FC"/>
  <w16cid:commentId w16cid:paraId="27BA43D3" w16cid:durableId="4DDFFE02"/>
  <w16cid:commentId w16cid:paraId="11CDFB61" w16cid:durableId="086A050D"/>
  <w16cid:commentId w16cid:paraId="7D6B6353" w16cid:durableId="2445A7B7"/>
  <w16cid:commentId w16cid:paraId="73B3D505" w16cid:durableId="1EBA5788"/>
  <w16cid:commentId w16cid:paraId="550BB61F" w16cid:durableId="745016E2"/>
  <w16cid:commentId w16cid:paraId="379E1E7E" w16cid:durableId="201582F8"/>
  <w16cid:commentId w16cid:paraId="62A4E87C" w16cid:durableId="514F7D8A"/>
  <w16cid:commentId w16cid:paraId="54F10854" w16cid:durableId="5EF50C15"/>
  <w16cid:commentId w16cid:paraId="0F6E26DD" w16cid:durableId="20E03FF9"/>
  <w16cid:commentId w16cid:paraId="1C67F949" w16cid:durableId="1B6C87E6"/>
  <w16cid:commentId w16cid:paraId="051C1BCF" w16cid:durableId="2775D935"/>
  <w16cid:commentId w16cid:paraId="10C5BAA3" w16cid:durableId="5795CA44"/>
  <w16cid:commentId w16cid:paraId="36CC6980" w16cid:durableId="2B3E3AD5"/>
  <w16cid:commentId w16cid:paraId="2E14FAE4" w16cid:durableId="48BBFC5D"/>
  <w16cid:commentId w16cid:paraId="57185F17" w16cid:durableId="682C3E5E"/>
  <w16cid:commentId w16cid:paraId="45B64624" w16cid:durableId="7A174AE9"/>
  <w16cid:commentId w16cid:paraId="24926E3E" w16cid:durableId="2872EA03"/>
  <w16cid:commentId w16cid:paraId="5C526C8F" w16cid:durableId="6784E4C5"/>
  <w16cid:commentId w16cid:paraId="01DBE549" w16cid:durableId="301CF2E5"/>
  <w16cid:commentId w16cid:paraId="2DA9FC98" w16cid:durableId="604FFFD9"/>
  <w16cid:commentId w16cid:paraId="38CE1C98" w16cid:durableId="1AC86B80"/>
  <w16cid:commentId w16cid:paraId="27EAFB84" w16cid:durableId="1137F718"/>
  <w16cid:commentId w16cid:paraId="5F3E8874" w16cid:durableId="3A56E64E"/>
  <w16cid:commentId w16cid:paraId="4E185F3D" w16cid:durableId="00441F31"/>
  <w16cid:commentId w16cid:paraId="0D53AE3B" w16cid:durableId="6D280297"/>
  <w16cid:commentId w16cid:paraId="46E689BF" w16cid:durableId="1DA03942"/>
  <w16cid:commentId w16cid:paraId="5D3C4F33" w16cid:durableId="440AE7F3"/>
  <w16cid:commentId w16cid:paraId="33C389B0" w16cid:durableId="67FB495C"/>
  <w16cid:commentId w16cid:paraId="7CFD35A1" w16cid:durableId="7577452F"/>
  <w16cid:commentId w16cid:paraId="0DC7CD3F" w16cid:durableId="3F835E1F"/>
  <w16cid:commentId w16cid:paraId="481B0BC8" w16cid:durableId="7118117A"/>
  <w16cid:commentId w16cid:paraId="632A56D7" w16cid:durableId="2AC9F7FD"/>
  <w16cid:commentId w16cid:paraId="644514C2" w16cid:durableId="02D9CA99"/>
  <w16cid:commentId w16cid:paraId="710F7270" w16cid:durableId="7EE9058F"/>
  <w16cid:commentId w16cid:paraId="2185C082" w16cid:durableId="1712F640"/>
  <w16cid:commentId w16cid:paraId="77CEA9BE" w16cid:durableId="3E6E795D"/>
  <w16cid:commentId w16cid:paraId="7B8056E3" w16cid:durableId="0AF66756"/>
  <w16cid:commentId w16cid:paraId="4E0E8A68" w16cid:durableId="4EBB9168"/>
  <w16cid:commentId w16cid:paraId="1C8E7FF7" w16cid:durableId="19C27402"/>
  <w16cid:commentId w16cid:paraId="3234DD87" w16cid:durableId="2F76C9E0"/>
  <w16cid:commentId w16cid:paraId="27EB7543" w16cid:durableId="21F94731"/>
  <w16cid:commentId w16cid:paraId="42305ADB" w16cid:durableId="0DBFC6C2"/>
  <w16cid:commentId w16cid:paraId="73257BD7" w16cid:durableId="1C5C6ECA"/>
  <w16cid:commentId w16cid:paraId="6734A80D" w16cid:durableId="0C8BE0EC"/>
  <w16cid:commentId w16cid:paraId="1C98B04E" w16cid:durableId="75D29E5E"/>
  <w16cid:commentId w16cid:paraId="26E046BB" w16cid:durableId="7445FC12"/>
  <w16cid:commentId w16cid:paraId="11D2A1DE" w16cid:durableId="2FCE6A59"/>
  <w16cid:commentId w16cid:paraId="7EAB1B15" w16cid:durableId="003D137C"/>
  <w16cid:commentId w16cid:paraId="6B4B739A" w16cid:durableId="0A3789C3"/>
  <w16cid:commentId w16cid:paraId="1D2F3F78" w16cid:durableId="4BDF0A16"/>
  <w16cid:commentId w16cid:paraId="39CBAE78" w16cid:durableId="7CCB09A3"/>
  <w16cid:commentId w16cid:paraId="3E66E7D8" w16cid:durableId="6564E9F2"/>
  <w16cid:commentId w16cid:paraId="7BA8F9BD" w16cid:durableId="469BB88B"/>
  <w16cid:commentId w16cid:paraId="6D667002" w16cid:durableId="3428D673"/>
  <w16cid:commentId w16cid:paraId="342D0A79" w16cid:durableId="78258F62"/>
  <w16cid:commentId w16cid:paraId="6117EA42" w16cid:durableId="72C862CD"/>
  <w16cid:commentId w16cid:paraId="5E1D11A0" w16cid:durableId="654F6A30"/>
  <w16cid:commentId w16cid:paraId="1B6D0AB6" w16cid:durableId="501D7D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73ED94" w14:textId="77777777" w:rsidR="003D4CA5" w:rsidRDefault="003D4CA5">
      <w:pPr>
        <w:spacing w:line="240" w:lineRule="auto"/>
      </w:pPr>
      <w:r>
        <w:separator/>
      </w:r>
    </w:p>
  </w:endnote>
  <w:endnote w:type="continuationSeparator" w:id="0">
    <w:p w14:paraId="75109E87" w14:textId="77777777" w:rsidR="003D4CA5" w:rsidRDefault="003D4C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07F966" w14:textId="77777777" w:rsidR="003D4CA5" w:rsidRDefault="003D4CA5">
      <w:pPr>
        <w:spacing w:line="240" w:lineRule="auto"/>
      </w:pPr>
      <w:r>
        <w:separator/>
      </w:r>
    </w:p>
  </w:footnote>
  <w:footnote w:type="continuationSeparator" w:id="0">
    <w:p w14:paraId="237AC3B4" w14:textId="77777777" w:rsidR="003D4CA5" w:rsidRDefault="003D4C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6D55C8D9"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1116" w:author="Gunn, Jordan" w:date="2026-07-23T17:52:00Z" w16du:dateUtc="2026-07-23T16:52:00Z">
          <w:r w:rsidR="00C16791" w:rsidDel="00C16791">
            <w:delText>GOAL-DIRECTED REMEMBERING UNDER CONTEXTUAL COMPETITION</w:delText>
          </w:r>
        </w:del>
        <w:ins w:id="1117" w:author="Gunn, Jordan" w:date="2026-07-23T17:52:00Z" w16du:dateUtc="2026-07-23T16:52:00Z">
          <w:r w:rsidR="00C16791">
            <w:t>COMPETITION AND CONTROL IN EPISODIC MEMORY SEARCH</w:t>
          </w:r>
        </w:ins>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Jordan Gunn">
    <w15:presenceInfo w15:providerId="AD" w15:userId="S::jg2204@cam.ac.uk::256064a9-b7f8-4be3-ab3c-600ad6d23cf6"/>
  </w15:person>
  <w15:person w15:author="Deborah Talmi">
    <w15:presenceInfo w15:providerId="AD" w15:userId="S::dt492@cam.ac.uk::9e249cbd-b6ea-4d8a-911b-f6c57c540545"/>
  </w15:person>
  <w15:person w15:author="Tommy McConnell">
    <w15:presenceInfo w15:providerId="AD" w15:userId="S::tgwm4@cam.ac.uk::a70b168c-2f3c-4d62-8ce6-c12cdd7042f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1307C"/>
    <w:rsid w:val="000262D9"/>
    <w:rsid w:val="00041AF0"/>
    <w:rsid w:val="000475BA"/>
    <w:rsid w:val="00050E60"/>
    <w:rsid w:val="00060379"/>
    <w:rsid w:val="00064E3B"/>
    <w:rsid w:val="00065938"/>
    <w:rsid w:val="00076E40"/>
    <w:rsid w:val="00077AB1"/>
    <w:rsid w:val="00090864"/>
    <w:rsid w:val="000D23CF"/>
    <w:rsid w:val="000D5C95"/>
    <w:rsid w:val="000D5E86"/>
    <w:rsid w:val="000E09B9"/>
    <w:rsid w:val="000E6E47"/>
    <w:rsid w:val="000F2EC6"/>
    <w:rsid w:val="000F5FE9"/>
    <w:rsid w:val="00101C59"/>
    <w:rsid w:val="00102C76"/>
    <w:rsid w:val="00126683"/>
    <w:rsid w:val="00130202"/>
    <w:rsid w:val="00130BF0"/>
    <w:rsid w:val="0017682D"/>
    <w:rsid w:val="00184809"/>
    <w:rsid w:val="001A345B"/>
    <w:rsid w:val="001A4707"/>
    <w:rsid w:val="001B0FEA"/>
    <w:rsid w:val="001B0FFC"/>
    <w:rsid w:val="001D00DE"/>
    <w:rsid w:val="001D337F"/>
    <w:rsid w:val="001D3FDA"/>
    <w:rsid w:val="001E27D6"/>
    <w:rsid w:val="001E466D"/>
    <w:rsid w:val="001F08F3"/>
    <w:rsid w:val="001F1CB0"/>
    <w:rsid w:val="00204601"/>
    <w:rsid w:val="002135DC"/>
    <w:rsid w:val="00215C2C"/>
    <w:rsid w:val="00216260"/>
    <w:rsid w:val="00222C09"/>
    <w:rsid w:val="002239CF"/>
    <w:rsid w:val="00225010"/>
    <w:rsid w:val="0023026D"/>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2F1EFC"/>
    <w:rsid w:val="002F5AF5"/>
    <w:rsid w:val="002F65E6"/>
    <w:rsid w:val="0030567B"/>
    <w:rsid w:val="003141C0"/>
    <w:rsid w:val="003340D6"/>
    <w:rsid w:val="00336E23"/>
    <w:rsid w:val="00340B9E"/>
    <w:rsid w:val="00345646"/>
    <w:rsid w:val="00360168"/>
    <w:rsid w:val="00360FED"/>
    <w:rsid w:val="00387689"/>
    <w:rsid w:val="00393121"/>
    <w:rsid w:val="00396482"/>
    <w:rsid w:val="003A4685"/>
    <w:rsid w:val="003B31D8"/>
    <w:rsid w:val="003B7C65"/>
    <w:rsid w:val="003D0872"/>
    <w:rsid w:val="003D2E3A"/>
    <w:rsid w:val="003D4CA5"/>
    <w:rsid w:val="003D73FF"/>
    <w:rsid w:val="003E371B"/>
    <w:rsid w:val="004023D3"/>
    <w:rsid w:val="00425074"/>
    <w:rsid w:val="00446631"/>
    <w:rsid w:val="004544C0"/>
    <w:rsid w:val="00454F15"/>
    <w:rsid w:val="0046146B"/>
    <w:rsid w:val="00464B44"/>
    <w:rsid w:val="00467A7C"/>
    <w:rsid w:val="00496CB8"/>
    <w:rsid w:val="004B545E"/>
    <w:rsid w:val="004C168C"/>
    <w:rsid w:val="004D17CF"/>
    <w:rsid w:val="004D5CEB"/>
    <w:rsid w:val="004E2B8F"/>
    <w:rsid w:val="004F231F"/>
    <w:rsid w:val="004F2EA3"/>
    <w:rsid w:val="004F7E93"/>
    <w:rsid w:val="0051128C"/>
    <w:rsid w:val="00515D7D"/>
    <w:rsid w:val="005203E2"/>
    <w:rsid w:val="00551E28"/>
    <w:rsid w:val="005528BA"/>
    <w:rsid w:val="005566BA"/>
    <w:rsid w:val="00565B1E"/>
    <w:rsid w:val="005665F3"/>
    <w:rsid w:val="00567B9E"/>
    <w:rsid w:val="00575613"/>
    <w:rsid w:val="00586C23"/>
    <w:rsid w:val="0059172B"/>
    <w:rsid w:val="005E7DC3"/>
    <w:rsid w:val="00602337"/>
    <w:rsid w:val="006122FA"/>
    <w:rsid w:val="00631672"/>
    <w:rsid w:val="00633291"/>
    <w:rsid w:val="00661B64"/>
    <w:rsid w:val="00666423"/>
    <w:rsid w:val="00682A9F"/>
    <w:rsid w:val="006A7CEE"/>
    <w:rsid w:val="006B4CA7"/>
    <w:rsid w:val="006D3C7F"/>
    <w:rsid w:val="006D5518"/>
    <w:rsid w:val="006D75D7"/>
    <w:rsid w:val="00700D0B"/>
    <w:rsid w:val="00717963"/>
    <w:rsid w:val="007222CE"/>
    <w:rsid w:val="007676E2"/>
    <w:rsid w:val="0077017D"/>
    <w:rsid w:val="00772034"/>
    <w:rsid w:val="007868AB"/>
    <w:rsid w:val="00796044"/>
    <w:rsid w:val="007A0EEB"/>
    <w:rsid w:val="007A1B2A"/>
    <w:rsid w:val="007B5A30"/>
    <w:rsid w:val="007C4E27"/>
    <w:rsid w:val="007C5A94"/>
    <w:rsid w:val="007E0089"/>
    <w:rsid w:val="007E2A5D"/>
    <w:rsid w:val="007E4C3B"/>
    <w:rsid w:val="00801C81"/>
    <w:rsid w:val="00831C20"/>
    <w:rsid w:val="0083560B"/>
    <w:rsid w:val="008412B2"/>
    <w:rsid w:val="008467A3"/>
    <w:rsid w:val="00852D8C"/>
    <w:rsid w:val="0086288E"/>
    <w:rsid w:val="00866E4D"/>
    <w:rsid w:val="00882CFB"/>
    <w:rsid w:val="008A1AD9"/>
    <w:rsid w:val="008A445E"/>
    <w:rsid w:val="008A506E"/>
    <w:rsid w:val="008C4BA3"/>
    <w:rsid w:val="008D4A37"/>
    <w:rsid w:val="008F09A9"/>
    <w:rsid w:val="008F27BE"/>
    <w:rsid w:val="008F3762"/>
    <w:rsid w:val="00901AB6"/>
    <w:rsid w:val="00932B9C"/>
    <w:rsid w:val="00934791"/>
    <w:rsid w:val="009638C5"/>
    <w:rsid w:val="0097150A"/>
    <w:rsid w:val="009A3FA9"/>
    <w:rsid w:val="009B29FD"/>
    <w:rsid w:val="009B41AF"/>
    <w:rsid w:val="009C1512"/>
    <w:rsid w:val="009C569D"/>
    <w:rsid w:val="009D1576"/>
    <w:rsid w:val="009D24DF"/>
    <w:rsid w:val="009E6F69"/>
    <w:rsid w:val="009F1A4A"/>
    <w:rsid w:val="00A072AF"/>
    <w:rsid w:val="00A16B10"/>
    <w:rsid w:val="00A17363"/>
    <w:rsid w:val="00A40E09"/>
    <w:rsid w:val="00A46245"/>
    <w:rsid w:val="00A67075"/>
    <w:rsid w:val="00A82821"/>
    <w:rsid w:val="00A92702"/>
    <w:rsid w:val="00A946AC"/>
    <w:rsid w:val="00AB320F"/>
    <w:rsid w:val="00AB45CC"/>
    <w:rsid w:val="00AB5405"/>
    <w:rsid w:val="00AB6628"/>
    <w:rsid w:val="00AC3115"/>
    <w:rsid w:val="00AC5315"/>
    <w:rsid w:val="00AD030E"/>
    <w:rsid w:val="00AD346C"/>
    <w:rsid w:val="00AE4D7A"/>
    <w:rsid w:val="00AE5BBA"/>
    <w:rsid w:val="00AE694B"/>
    <w:rsid w:val="00AF36CA"/>
    <w:rsid w:val="00B02682"/>
    <w:rsid w:val="00B12CE3"/>
    <w:rsid w:val="00B203C2"/>
    <w:rsid w:val="00B21373"/>
    <w:rsid w:val="00B234AC"/>
    <w:rsid w:val="00B24206"/>
    <w:rsid w:val="00B42EBE"/>
    <w:rsid w:val="00B617FB"/>
    <w:rsid w:val="00B649CA"/>
    <w:rsid w:val="00B70966"/>
    <w:rsid w:val="00B830DE"/>
    <w:rsid w:val="00B83793"/>
    <w:rsid w:val="00B9450D"/>
    <w:rsid w:val="00B94715"/>
    <w:rsid w:val="00BB0282"/>
    <w:rsid w:val="00BB3FEC"/>
    <w:rsid w:val="00BB5C76"/>
    <w:rsid w:val="00BC06BA"/>
    <w:rsid w:val="00BC4D7F"/>
    <w:rsid w:val="00BD022F"/>
    <w:rsid w:val="00BD285E"/>
    <w:rsid w:val="00C16791"/>
    <w:rsid w:val="00C304F7"/>
    <w:rsid w:val="00C4693A"/>
    <w:rsid w:val="00C50704"/>
    <w:rsid w:val="00C5073C"/>
    <w:rsid w:val="00C63A83"/>
    <w:rsid w:val="00C654E8"/>
    <w:rsid w:val="00C673DE"/>
    <w:rsid w:val="00C84525"/>
    <w:rsid w:val="00CA071F"/>
    <w:rsid w:val="00CA1CEF"/>
    <w:rsid w:val="00CA5745"/>
    <w:rsid w:val="00CB7758"/>
    <w:rsid w:val="00CC1CAB"/>
    <w:rsid w:val="00CC53CD"/>
    <w:rsid w:val="00CD19D7"/>
    <w:rsid w:val="00CD4A0C"/>
    <w:rsid w:val="00CE01EB"/>
    <w:rsid w:val="00CE6F55"/>
    <w:rsid w:val="00D11429"/>
    <w:rsid w:val="00D43714"/>
    <w:rsid w:val="00D630B7"/>
    <w:rsid w:val="00D71331"/>
    <w:rsid w:val="00D807FA"/>
    <w:rsid w:val="00D855D1"/>
    <w:rsid w:val="00DA752F"/>
    <w:rsid w:val="00DB4D47"/>
    <w:rsid w:val="00DD4B3A"/>
    <w:rsid w:val="00DE772F"/>
    <w:rsid w:val="00DF6AC1"/>
    <w:rsid w:val="00E401D3"/>
    <w:rsid w:val="00E401FC"/>
    <w:rsid w:val="00E47871"/>
    <w:rsid w:val="00E528E7"/>
    <w:rsid w:val="00E70600"/>
    <w:rsid w:val="00E71E11"/>
    <w:rsid w:val="00E74A04"/>
    <w:rsid w:val="00E8427C"/>
    <w:rsid w:val="00E868AE"/>
    <w:rsid w:val="00E90878"/>
    <w:rsid w:val="00E93961"/>
    <w:rsid w:val="00EA319C"/>
    <w:rsid w:val="00EA4191"/>
    <w:rsid w:val="00EA4F52"/>
    <w:rsid w:val="00EA785F"/>
    <w:rsid w:val="00EA7B31"/>
    <w:rsid w:val="00EB5952"/>
    <w:rsid w:val="00EB6BFA"/>
    <w:rsid w:val="00EC5095"/>
    <w:rsid w:val="00ED58CD"/>
    <w:rsid w:val="00EF4CDD"/>
    <w:rsid w:val="00F051F8"/>
    <w:rsid w:val="00F07F2D"/>
    <w:rsid w:val="00F133C9"/>
    <w:rsid w:val="00F13DD4"/>
    <w:rsid w:val="00F1409A"/>
    <w:rsid w:val="00F3598F"/>
    <w:rsid w:val="00F40A0E"/>
    <w:rsid w:val="00F54748"/>
    <w:rsid w:val="00F5525A"/>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38/s41380-023-02062-7" TargetMode="External"/><Relationship Id="rId2" Type="http://schemas.openxmlformats.org/officeDocument/2006/relationships/hyperlink" Target="https://doi.org/10.1038/s41746-025-02145-5" TargetMode="External"/><Relationship Id="rId1" Type="http://schemas.openxmlformats.org/officeDocument/2006/relationships/hyperlink" Target="https://doi.org/10.1007/s44192-025-00205-6" TargetMode="External"/><Relationship Id="rId5" Type="http://schemas.openxmlformats.org/officeDocument/2006/relationships/hyperlink" Target="http://dx.doi.org/10.1098/rstb.2017.0209" TargetMode="External"/><Relationship Id="rId4" Type="http://schemas.openxmlformats.org/officeDocument/2006/relationships/hyperlink" Target="https://doi.org/10.1080/20008198.2021.1953788"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6/jmps.1999.1282" TargetMode="External"/><Relationship Id="rId47" Type="http://schemas.openxmlformats.org/officeDocument/2006/relationships/hyperlink" Target="https://doi.org/10.1037/a0033715" TargetMode="External"/><Relationship Id="rId63" Type="http://schemas.openxmlformats.org/officeDocument/2006/relationships/hyperlink" Target="https://doi.org/10.1177/0956797615583071" TargetMode="External"/><Relationship Id="rId68" Type="http://schemas.openxmlformats.org/officeDocument/2006/relationships/hyperlink" Target="https://doi.org/10.1186/s12916-024-03569-8" TargetMode="External"/><Relationship Id="rId84" Type="http://schemas.openxmlformats.org/officeDocument/2006/relationships/hyperlink" Target="https://doi.org/10.1037/a0022475" TargetMode="External"/><Relationship Id="rId89" Type="http://schemas.openxmlformats.org/officeDocument/2006/relationships/hyperlink" Target="https://doi.org/10.1038/s41380-023-02062-7"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hyperlink" Target="https://doi.org/10.3389/fnhum.2012.00142" TargetMode="External"/><Relationship Id="rId53" Type="http://schemas.openxmlformats.org/officeDocument/2006/relationships/hyperlink" Target="https://doi.org/10.1037/0096-3445.133.1.3" TargetMode="External"/><Relationship Id="rId58" Type="http://schemas.openxmlformats.org/officeDocument/2006/relationships/hyperlink" Target="https://doi.org/10.1006/jmps.2001.1388" TargetMode="External"/><Relationship Id="rId74" Type="http://schemas.openxmlformats.org/officeDocument/2006/relationships/hyperlink" Target="https://doi.org/10.1177/2167702621998315" TargetMode="External"/><Relationship Id="rId79" Type="http://schemas.openxmlformats.org/officeDocument/2006/relationships/hyperlink" Target="https://doi.org/10.3758/s13415-021-00971-0" TargetMode="External"/><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hyperlink" Target="https://doi.org/10.1111/j.1467-9280.2005.01634.x" TargetMode="External"/><Relationship Id="rId95" Type="http://schemas.openxmlformats.org/officeDocument/2006/relationships/hyperlink" Target="https://doi.org/10.1016/j.jml.2007.01.002"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1037/rev0000334" TargetMode="External"/><Relationship Id="rId48" Type="http://schemas.openxmlformats.org/officeDocument/2006/relationships/hyperlink" Target="https://doi.org/10.1037/rev0000015" TargetMode="External"/><Relationship Id="rId64" Type="http://schemas.openxmlformats.org/officeDocument/2006/relationships/hyperlink" Target="https://doi.org/10.1016/j.cpr.2016.04.010" TargetMode="External"/><Relationship Id="rId69" Type="http://schemas.openxmlformats.org/officeDocument/2006/relationships/hyperlink" Target="https://doi.org/10.1016/j.jbtep.2019.01.006" TargetMode="External"/><Relationship Id="rId80" Type="http://schemas.openxmlformats.org/officeDocument/2006/relationships/hyperlink" Target="https://doi.org/10.1111/ejn.70194" TargetMode="External"/><Relationship Id="rId85" Type="http://schemas.openxmlformats.org/officeDocument/2006/relationships/hyperlink" Target="https://doi.org/10.1016/j.neuropsychologia.2011.08.025"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016/j.jbtep.2023.101920" TargetMode="External"/><Relationship Id="rId38" Type="http://schemas.openxmlformats.org/officeDocument/2006/relationships/hyperlink" Target="https://doi.org/10.1177/0963721420917691" TargetMode="External"/><Relationship Id="rId59" Type="http://schemas.openxmlformats.org/officeDocument/2006/relationships/hyperlink" Target="https://doi.org/10.1101/lm.1022308" TargetMode="External"/><Relationship Id="rId103"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37/a0018113" TargetMode="External"/><Relationship Id="rId54" Type="http://schemas.openxmlformats.org/officeDocument/2006/relationships/hyperlink" Target="https://doi.org/10.1371/journal.pone.0004153" TargetMode="External"/><Relationship Id="rId62" Type="http://schemas.openxmlformats.org/officeDocument/2006/relationships/hyperlink" Target="https://doi.org/10.1016/j.cpr.2018.08.005" TargetMode="External"/><Relationship Id="rId70" Type="http://schemas.openxmlformats.org/officeDocument/2006/relationships/hyperlink" Target="https://doi.org/10.1038/nn.2271" TargetMode="External"/><Relationship Id="rId75" Type="http://schemas.openxmlformats.org/officeDocument/2006/relationships/hyperlink" Target="https://doi.org/10.1037/xge0001354" TargetMode="External"/><Relationship Id="rId83" Type="http://schemas.openxmlformats.org/officeDocument/2006/relationships/hyperlink" Target="https://doi.org/10.3758/s13423-025-02855-7" TargetMode="External"/><Relationship Id="rId88" Type="http://schemas.openxmlformats.org/officeDocument/2006/relationships/hyperlink" Target="https://doi.org/10.1016/S0079-7421(08)60162-0" TargetMode="External"/><Relationship Id="rId91" Type="http://schemas.openxmlformats.org/officeDocument/2006/relationships/hyperlink" Target="https://doi.org/10.3758/s13423-011-0086-9" TargetMode="External"/><Relationship Id="rId96" Type="http://schemas.openxmlformats.org/officeDocument/2006/relationships/hyperlink" Target="https://doi.org/10.3758/bf0319586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016/s2215-0366(25)00397-9" TargetMode="External"/><Relationship Id="rId49" Type="http://schemas.openxmlformats.org/officeDocument/2006/relationships/hyperlink" Target="https://doi.org/10.3758/s13421-023-01453-z" TargetMode="External"/><Relationship Id="rId57" Type="http://schemas.openxmlformats.org/officeDocument/2006/relationships/hyperlink" Target="https://doi.org/10.1037/0278-7393.25.4.923" TargetMode="External"/><Relationship Id="rId10"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hyperlink" Target="https://doi.org/10.1016/j.jbtep.2011.10.008" TargetMode="External"/><Relationship Id="rId52" Type="http://schemas.openxmlformats.org/officeDocument/2006/relationships/hyperlink" Target="https://doi.org/10.1016/j.actpsy.2007.11.002" TargetMode="External"/><Relationship Id="rId60" Type="http://schemas.openxmlformats.org/officeDocument/2006/relationships/hyperlink" Target="https://doi.org/10.1038/mp.2017.23" TargetMode="External"/><Relationship Id="rId65" Type="http://schemas.openxmlformats.org/officeDocument/2006/relationships/hyperlink" Target="https://memory.psych.upenn.edu/files/pubs/JinEtal24.pdf" TargetMode="External"/><Relationship Id="rId73" Type="http://schemas.openxmlformats.org/officeDocument/2006/relationships/hyperlink" Target="https://doi.org/10.1037/xge0000598" TargetMode="External"/><Relationship Id="rId78" Type="http://schemas.openxmlformats.org/officeDocument/2006/relationships/hyperlink" Target="https://osf.io/preprints/psyarxiv/m3pnz_v1/" TargetMode="External"/><Relationship Id="rId81" Type="http://schemas.openxmlformats.org/officeDocument/2006/relationships/hyperlink" Target="https://doi.org/10.1016/j.jml.2015.10.002" TargetMode="External"/><Relationship Id="rId86" Type="http://schemas.openxmlformats.org/officeDocument/2006/relationships/hyperlink" Target="https://doi.org/10.1037/a0014420" TargetMode="External"/><Relationship Id="rId94" Type="http://schemas.openxmlformats.org/officeDocument/2006/relationships/hyperlink" Target="https://doi.org/10.1037/rev0000132" TargetMode="External"/><Relationship Id="rId99" Type="http://schemas.openxmlformats.org/officeDocument/2006/relationships/hyperlink" Target="https://doi.org/10.1525/collabra.130791" TargetMode="External"/><Relationship Id="rId101" Type="http://schemas.openxmlformats.org/officeDocument/2006/relationships/hyperlink" Target="https://doi.org/10.1037/rev0000505"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a0033722" TargetMode="External"/><Relationship Id="rId34" Type="http://schemas.openxmlformats.org/officeDocument/2006/relationships/hyperlink" Target="https://doi.org/10.1016/j.jpsychires.2023.01.028" TargetMode="External"/><Relationship Id="rId50" Type="http://schemas.openxmlformats.org/officeDocument/2006/relationships/hyperlink" Target="https://doi.org/10.1016/j.jbtep.2023.101858" TargetMode="External"/><Relationship Id="rId55" Type="http://schemas.openxmlformats.org/officeDocument/2006/relationships/hyperlink" Target="https://doi.org/10.1371/journal.pone.0013706" TargetMode="External"/><Relationship Id="rId76" Type="http://schemas.openxmlformats.org/officeDocument/2006/relationships/hyperlink" Target="https://doi.org/10.1037/a0039036" TargetMode="External"/><Relationship Id="rId97" Type="http://schemas.openxmlformats.org/officeDocument/2006/relationships/hyperlink" Target="https://doi.org/10.3758/MC.38.4.419" TargetMode="External"/><Relationship Id="rId104" Type="http://schemas.microsoft.com/office/2011/relationships/people" Target="people.xml"/><Relationship Id="rId7" Type="http://schemas.openxmlformats.org/officeDocument/2006/relationships/comments" Target="comments.xml"/><Relationship Id="rId71" Type="http://schemas.openxmlformats.org/officeDocument/2006/relationships/hyperlink" Target="https://doi.org/10.1523/JNEUROSCI.3378-14.2015" TargetMode="External"/><Relationship Id="rId92" Type="http://schemas.openxmlformats.org/officeDocument/2006/relationships/hyperlink" Target="https://doi.org/10.1037/a0013396" TargetMode="Externa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37/0033-295X.103.4.670" TargetMode="External"/><Relationship Id="rId45" Type="http://schemas.openxmlformats.org/officeDocument/2006/relationships/hyperlink" Target="https://doi.org/10.1016/S0005-7967(99)00123-0" TargetMode="External"/><Relationship Id="rId66" Type="http://schemas.openxmlformats.org/officeDocument/2006/relationships/hyperlink" Target="https://doi.org/10.1146/annurev-psych-010418-103358" TargetMode="External"/><Relationship Id="rId87" Type="http://schemas.openxmlformats.org/officeDocument/2006/relationships/hyperlink" Target="https://doi.org/10.1016/j.neuropsychologia.2009.02.013" TargetMode="External"/><Relationship Id="rId61" Type="http://schemas.openxmlformats.org/officeDocument/2006/relationships/hyperlink" Target="https://doi.org/10.1038/s41398-023-02578-0" TargetMode="External"/><Relationship Id="rId82" Type="http://schemas.openxmlformats.org/officeDocument/2006/relationships/hyperlink" Target="https://doi.org/10.1038/s41467-017-01184-1"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hyperlink" Target="https://doi.org/10.1037/0096-3445.129.1.126" TargetMode="External"/><Relationship Id="rId56" Type="http://schemas.openxmlformats.org/officeDocument/2006/relationships/hyperlink" Target="https://doi.org/10.1016/j.brat.2017.03.018" TargetMode="External"/><Relationship Id="rId77" Type="http://schemas.openxmlformats.org/officeDocument/2006/relationships/hyperlink" Target="https://doi.org/10.3758/s13423-025-02744-z" TargetMode="External"/><Relationship Id="rId100" Type="http://schemas.openxmlformats.org/officeDocument/2006/relationships/hyperlink" Target="https://doi.org/10.1037/0278-7393.32.4.792" TargetMode="External"/><Relationship Id="rId105" Type="http://schemas.openxmlformats.org/officeDocument/2006/relationships/theme" Target="theme/theme1.xml"/><Relationship Id="rId8" Type="http://schemas.microsoft.com/office/2011/relationships/commentsExtended" Target="commentsExtended.xml"/><Relationship Id="rId51" Type="http://schemas.openxmlformats.org/officeDocument/2006/relationships/hyperlink" Target="https://doi.org/10.31234/osf.io/sm3fw" TargetMode="External"/><Relationship Id="rId72" Type="http://schemas.openxmlformats.org/officeDocument/2006/relationships/hyperlink" Target="https://doi.org/10.1002/acp.1611" TargetMode="External"/><Relationship Id="rId93" Type="http://schemas.openxmlformats.org/officeDocument/2006/relationships/hyperlink" Target="https://doi.org/10.1177/0963721413498893" TargetMode="External"/><Relationship Id="rId98" Type="http://schemas.openxmlformats.org/officeDocument/2006/relationships/hyperlink" Target="https://doi.org/10.1038/s41562-024-01956-y"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doi.org/10.1080/20008198.2017.1386959" TargetMode="External"/><Relationship Id="rId67" Type="http://schemas.openxmlformats.org/officeDocument/2006/relationships/hyperlink" Target="https://doi.org/10.1002/cpp.2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76</Pages>
  <Words>21231</Words>
  <Characters>121021</Characters>
  <Application>Microsoft Office Word</Application>
  <DocSecurity>0</DocSecurity>
  <Lines>1008</Lines>
  <Paragraphs>283</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141969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15</cp:revision>
  <dcterms:created xsi:type="dcterms:W3CDTF">2026-07-23T18:49:00Z</dcterms:created>
  <dcterms:modified xsi:type="dcterms:W3CDTF">2026-07-24T04:21:00Z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