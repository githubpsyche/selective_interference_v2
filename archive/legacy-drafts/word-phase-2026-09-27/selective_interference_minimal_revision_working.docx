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0B92F8A" w:rsidR="00F8399E" w:rsidRDefault="00F3091A">
      <w:pPr>
        <w:pStyle w:val="Heading1"/>
      </w:pPr>
      <w:bookmarkStart w:id="0" w:name="title"/>
      <w:ins w:id="1" w:author="Gunn, Jordan" w:date="2026-09-27T00:44:00Z" w16du:dateUtc="2026-09-26T23:44:00Z">
        <w:r w:rsidRPr="00F3091A">
          <w:t>Intrusive and voluntary memory from a single system: A retrieved-context account of selective interference in the trauma-film paradigm</w:t>
        </w:r>
      </w:ins>
      <w:del w:id="2" w:author="Gunn, Jordan" w:date="2026-09-27T00:44:00Z" w16du:dateUtc="2026-09-26T23:44:00Z">
        <w:r w:rsidR="00CC1CAB" w:rsidRPr="00CC1CAB" w:rsidDel="00F3091A">
          <w:delText>Competition and control in episodic memory search</w:delText>
        </w:r>
        <w:r w:rsidR="00F54748" w:rsidDel="00F3091A">
          <w:delText xml:space="preserve">: A retrieved-context account of selective </w:delText>
        </w:r>
        <w:commentRangeStart w:id="3"/>
        <w:commentRangeStart w:id="4"/>
        <w:r w:rsidR="00F54748" w:rsidDel="00F3091A">
          <w:delText>interference</w:delText>
        </w:r>
      </w:del>
      <w:commentRangeEnd w:id="3"/>
      <w:r>
        <w:rPr>
          <w:rStyle w:val="CommentReference"/>
          <w:sz w:val="24"/>
          <w:szCs w:val="32"/>
        </w:rPr>
        <w:commentReference w:id="3"/>
      </w:r>
      <w:commentRangeEnd w:id="4"/>
      <w:r>
        <w:rPr>
          <w:rStyle w:val="CommentReference"/>
          <w:sz w:val="24"/>
          <w:szCs w:val="32"/>
        </w:rPr>
        <w:commentReference w:id="4"/>
      </w:r>
    </w:p>
    <w:p w14:paraId="596CE972" w14:textId="77777777" w:rsidR="00F8399E" w:rsidRDefault="00F54748">
      <w:pPr>
        <w:pStyle w:val="Author"/>
      </w:pPr>
      <w:r>
        <w:t xml:space="preserve"> </w:t>
      </w:r>
    </w:p>
    <w:p w14:paraId="4244A603" w14:textId="77777777" w:rsidR="00F8399E" w:rsidRDefault="00F54748">
      <w:pPr>
        <w:pStyle w:val="Author"/>
      </w:pPr>
      <w:r>
        <w:t>Jordan B Gunn</w:t>
      </w:r>
      <w:ins w:id="5" w:author="Gunn, Jordan" w:date="2026-09-26T23:57:00Z">
        <w:r>
          <w:rPr>
            <w:vertAlign w:val="superscript"/>
          </w:rPr>
          <w:t>1</w:t>
        </w:r>
        <w:r>
          <w:t>, Richard N. Henson</w:t>
        </w:r>
        <w:r>
          <w:rPr>
            <w:vertAlign w:val="superscript"/>
          </w:rPr>
          <w:t>2</w:t>
        </w:r>
        <w:r>
          <w:t>, Emily A. Holmes</w:t>
        </w:r>
        <w:r>
          <w:rPr>
            <w:vertAlign w:val="superscript"/>
          </w:rPr>
          <w:t>3,4</w:t>
        </w:r>
        <w:r>
          <w:t>, Thomas G. W. McConnell</w:t>
        </w:r>
        <w:r>
          <w:rPr>
            <w:vertAlign w:val="superscript"/>
          </w:rPr>
          <w:t>1</w:t>
        </w:r>
        <w:r>
          <w:t>, and Deborah Talmi</w:t>
        </w:r>
        <w:r>
          <w:rPr>
            <w:vertAlign w:val="superscript"/>
          </w:rPr>
          <w:t>1</w:t>
        </w:r>
      </w:ins>
    </w:p>
    <w:p w14:paraId="5EA194A2" w14:textId="77777777" w:rsidR="00F8399E" w:rsidRDefault="00F54748">
      <w:pPr>
        <w:pStyle w:val="Author"/>
        <w:rPr>
          <w:ins w:id="6" w:author="Emily Holmes" w:date="2026-07-27T14:29:00Z" w16du:dateUtc="2026-07-27T12:29:00Z"/>
        </w:rPr>
      </w:pPr>
      <w:ins w:id="7" w:author="Gunn, Jordan" w:date="2026-09-26T23:57:00Z">
        <w:r>
          <w:rPr>
            <w:vertAlign w:val="superscript"/>
          </w:rPr>
          <w:t>1</w:t>
        </w:r>
        <w:r>
          <w:t xml:space="preserve"> </w:t>
        </w:r>
      </w:ins>
      <w:r>
        <w:t>Department of Psychology, University of Cambridge</w:t>
      </w:r>
      <w:ins w:id="8" w:author="Gunn, Jordan" w:date="2026-09-26T23:57:00Z">
        <w:r>
          <w:t>, Cambridge, UK</w:t>
        </w:r>
      </w:ins>
    </w:p>
    <w:p w14:paraId="3CA1BBCA" w14:textId="77777777" w:rsidR="007E1142" w:rsidRDefault="00000000">
      <w:pPr>
        <w:pStyle w:val="Author"/>
        <w:rPr>
          <w:ins w:id="9" w:author="Gunn, Jordan" w:date="2026-09-26T23:57:00Z"/>
        </w:rPr>
      </w:pPr>
      <w:ins w:id="10" w:author="Gunn, Jordan" w:date="2026-09-26T23:57:00Z">
        <w:r>
          <w:rPr>
            <w:vertAlign w:val="superscript"/>
          </w:rPr>
          <w:t>2</w:t>
        </w:r>
        <w:r>
          <w:t xml:space="preserve"> MRC Cognition and Brain Sciences Unit, Department of Psychiatry, University of Cambridge, Cambridge, UK</w:t>
        </w:r>
      </w:ins>
    </w:p>
    <w:p w14:paraId="23ADFDE4" w14:textId="77777777" w:rsidR="007E1142" w:rsidRDefault="00000000">
      <w:pPr>
        <w:pStyle w:val="Author"/>
        <w:rPr>
          <w:ins w:id="11" w:author="Gunn, Jordan" w:date="2026-09-26T23:57:00Z"/>
        </w:rPr>
      </w:pPr>
      <w:ins w:id="12" w:author="Gunn, Jordan" w:date="2026-09-26T23:57:00Z">
        <w:r>
          <w:rPr>
            <w:vertAlign w:val="superscript"/>
          </w:rPr>
          <w:t>3</w:t>
        </w:r>
        <w:r>
          <w:t xml:space="preserve"> Department of Women’s and Children’s Health, Uppsala University, Uppsala, Sweden</w:t>
        </w:r>
      </w:ins>
    </w:p>
    <w:p w14:paraId="64F1CE92" w14:textId="77777777" w:rsidR="007E1142" w:rsidRDefault="00000000">
      <w:pPr>
        <w:pStyle w:val="Author"/>
        <w:rPr>
          <w:ins w:id="13" w:author="Gunn, Jordan" w:date="2026-09-26T23:57:00Z"/>
        </w:rPr>
      </w:pPr>
      <w:ins w:id="14" w:author="Gunn, Jordan" w:date="2026-09-26T23:57:00Z">
        <w:r>
          <w:rPr>
            <w:vertAlign w:val="superscript"/>
          </w:rPr>
          <w:t>4</w:t>
        </w:r>
        <w:r>
          <w:t xml:space="preserve"> School of Psychology, Faculty of Environmental and Life Sciences, University of Southampton, Southampton, UK</w:t>
        </w:r>
      </w:ins>
    </w:p>
    <w:p w14:paraId="0271CFE7" w14:textId="77777777" w:rsidR="00EA360F" w:rsidRDefault="00EA360F" w:rsidP="00EA360F">
      <w:pPr>
        <w:pStyle w:val="BodyText"/>
        <w:rPr>
          <w:ins w:id="15" w:author="Emily Holmes" w:date="2026-07-27T14:29:00Z" w16du:dateUtc="2026-07-27T12:29:00Z"/>
        </w:rPr>
      </w:pPr>
    </w:p>
    <w:p w14:paraId="63EB4394" w14:textId="625881D0" w:rsidR="00EA360F" w:rsidRPr="00EA360F" w:rsidDel="00B10274" w:rsidRDefault="00EA360F">
      <w:pPr>
        <w:pStyle w:val="BodyText"/>
        <w:rPr>
          <w:del w:id="16" w:author="Emily Holmes" w:date="2026-07-27T15:07:00Z" w16du:dateUtc="2026-07-27T13:07:00Z"/>
        </w:rPr>
        <w:pPrChange w:id="17" w:author="Emily Holmes" w:date="2026-07-27T14:29:00Z" w16du:dateUtc="2026-07-27T12:29:00Z">
          <w:pPr>
            <w:pStyle w:val="Author"/>
          </w:pPr>
        </w:pPrChange>
      </w:pPr>
    </w:p>
    <w:p w14:paraId="77CFF8FE" w14:textId="7878E432" w:rsidR="00F8399E" w:rsidRDefault="00F54748">
      <w:pPr>
        <w:pStyle w:val="BodyText"/>
      </w:pPr>
      <w:del w:id="18" w:author="Emily Holmes" w:date="2026-07-27T15:07:00Z" w16du:dateUtc="2026-07-27T13:07:00Z">
        <w:r>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9"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20" w:author="Emily Holmes" w:date="2026-07-27T14:29:00Z" w16du:dateUtc="2026-07-27T12:29:00Z">
        <w:r w:rsidR="00EA360F">
          <w:t>, imagery competing task intervention</w:t>
        </w:r>
      </w:ins>
    </w:p>
    <w:p w14:paraId="5E92B807" w14:textId="77777777" w:rsidR="00F8399E" w:rsidRDefault="00F54748">
      <w:r>
        <w:br w:type="page"/>
      </w:r>
    </w:p>
    <w:p w14:paraId="3DAACF2B" w14:textId="6F443301" w:rsidR="00F8399E" w:rsidRDefault="00C16791">
      <w:pPr>
        <w:pStyle w:val="Heading1"/>
      </w:pPr>
      <w:bookmarkStart w:id="21" w:name="firstheader"/>
      <w:bookmarkEnd w:id="19"/>
      <w:del w:id="22" w:author="Gunn, Jordan" w:date="2026-09-26T23:57:00Z">
        <w:r w:rsidRPr="00C16791">
          <w:delText>Competition and control in episodic memory search</w:delText>
        </w:r>
        <w:r w:rsidR="00F54748">
          <w:delText>: A retrieved-context account of selective interference</w:delText>
        </w:r>
      </w:del>
      <w:ins w:id="23" w:author="Gunn, Jordan" w:date="2026-09-26T23:57:00Z">
        <w:r>
          <w:t>Intrusive and voluntary memory from a single system: A retrieved-context account of selective interference in the trauma-film paradigm</w:t>
        </w:r>
      </w:ins>
    </w:p>
    <w:p w14:paraId="5CDA6A4E" w14:textId="77777777" w:rsidR="00F8399E" w:rsidRDefault="00F54748">
      <w:pPr>
        <w:pStyle w:val="Heading1"/>
      </w:pPr>
      <w:bookmarkStart w:id="24" w:name="abstract"/>
      <w:bookmarkEnd w:id="21"/>
      <w:r>
        <w:t>Abstract</w:t>
      </w:r>
    </w:p>
    <w:p w14:paraId="422D0954" w14:textId="0CBBE521"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w:t>
      </w:r>
      <w:r w:rsidR="00BD52B5">
        <w:t xml:space="preserve"> </w:t>
      </w:r>
      <w:commentRangeStart w:id="25"/>
      <w:ins w:id="26" w:author="Rik Henson" w:date="2026-07-25T10:10:00Z" w16du:dateUtc="2026-08-22T16:51:00Z">
        <w:r w:rsidR="00BD52B5">
          <w:t>involuntary</w:t>
        </w:r>
        <w:r>
          <w:t xml:space="preserve"> </w:t>
        </w:r>
      </w:ins>
      <w:commentRangeEnd w:id="25"/>
      <w14:conflictIns w:id="27" w:author="Gunn, Jordan">
        <w:r w:rsidR="00762D11">
          <w:rPr>
            <w:rStyle w:val="CommentReference"/>
            <w:sz w:val="24"/>
            <w:szCs w:val="24"/>
          </w:rPr>
          <w:commentReference w:id="25"/>
        </w:r>
      </w14:conflictIns>
      <w:r>
        <w:t xml:space="preserve">intrusions while leaving </w:t>
      </w:r>
      <w:r w:rsidR="00C16791" w:rsidRPr="00C16791">
        <w:t>goal-directed remembering</w:t>
      </w:r>
      <w:r w:rsidR="00C16791">
        <w:t xml:space="preserve"> </w:t>
      </w:r>
      <w:r>
        <w:t xml:space="preserve">relatively intact. This selective interference effect is often interpreted through </w:t>
      </w:r>
      <w:ins w:id="28" w:author="Emily Holmes" w:date="2026-07-27T14:29:00Z" w16du:dateUtc="2026-07-27T12:29:00Z">
        <w:r w:rsidR="00EA360F">
          <w:t>clinical</w:t>
        </w:r>
        <w:r>
          <w:t xml:space="preserve">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9"/>
      <w:r>
        <w:t xml:space="preserve">task competitors </w:t>
      </w:r>
      <w:commentRangeEnd w:id="29"/>
      <w:r w:rsidR="00EA360F">
        <w:rPr>
          <w:rStyle w:val="CommentReference"/>
          <w:sz w:val="24"/>
          <w:szCs w:val="24"/>
        </w:rPr>
        <w:commentReference w:id="29"/>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30"/>
      <w:r w:rsidR="00C63A83" w:rsidRPr="00C63A83">
        <w:t xml:space="preserve">unguided </w:t>
      </w:r>
      <w:commentRangeEnd w:id="30"/>
      <w:r w:rsidR="00EA360F" w:rsidRPr="00C63A83">
        <w:rPr>
          <w:rStyle w:val="CommentReference"/>
          <w:sz w:val="24"/>
          <w:szCs w:val="24"/>
        </w:rPr>
        <w:commentReference w:id="30"/>
      </w:r>
      <w:r w:rsidR="00C63A83" w:rsidRPr="00C63A83">
        <w:t xml:space="preserve">film recall </w:t>
      </w:r>
      <w:ins w:id="31" w:author="Rik Henson" w:date="2026-07-25T10:10:00Z" w16du:dateUtc="2026-08-22T16:51:00Z">
        <w:r w:rsidR="00BD52B5">
          <w:t>(</w:t>
        </w:r>
        <w:commentRangeStart w:id="32"/>
        <w:commentRangeStart w:id="33"/>
        <w:commentRangeStart w:id="34"/>
        <w:r w:rsidR="00BD52B5">
          <w:t>intrusions</w:t>
        </w:r>
      </w:ins>
      <w:commentRangeEnd w:id="32"/>
      <w14:conflictIns w:id="35" w:author="Gunn, Jordan">
        <w:ins w:id="36" w:author="Rik Henson" w:date="2026-07-25T10:11:00Z">
          <w:r w:rsidR="00BD52B5">
            <w:rPr>
              <w:rStyle w:val="CommentReference"/>
              <w:sz w:val="24"/>
              <w:szCs w:val="24"/>
            </w:rPr>
            <w:commentReference w:id="32"/>
          </w:r>
        </w:ins>
      </w14:conflictIns>
      <w:commentRangeEnd w:id="33"/>
      <w14:conflictIns w:id="37" w:author="Gunn, Jordan">
        <w:r w:rsidR="00762D11">
          <w:rPr>
            <w:rStyle w:val="CommentReference"/>
            <w:sz w:val="24"/>
            <w:szCs w:val="24"/>
          </w:rPr>
          <w:commentReference w:id="33"/>
        </w:r>
      </w14:conflictIns>
      <w:commentRangeEnd w:id="34"/>
      <w14:conflictIns w:id="38" w:author="Gunn, Jordan">
        <w:r w:rsidR="00762D11">
          <w:rPr>
            <w:rStyle w:val="CommentReference"/>
            <w:sz w:val="24"/>
            <w:szCs w:val="24"/>
          </w:rPr>
          <w:commentReference w:id="34"/>
        </w:r>
      </w14:conflictIns>
      <w:ins w:id="39"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 when a maintained film-category cue selectively favors film candidates.</w:t>
      </w:r>
      <w:r w:rsidR="00C63A83">
        <w:t xml:space="preserve"> </w:t>
      </w:r>
      <w:commentRangeStart w:id="40"/>
      <w:commentRangeStart w:id="41"/>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commentRangeEnd w:id="40"/>
      <w:r w:rsidR="00BD52B5" w:rsidRPr="00700D0B">
        <w:rPr>
          <w:rStyle w:val="CommentReference"/>
          <w:sz w:val="24"/>
          <w:szCs w:val="24"/>
        </w:rPr>
        <w:commentReference w:id="40"/>
      </w:r>
      <w:commentRangeEnd w:id="41"/>
      <w:r w:rsidR="00762D11" w:rsidRPr="00700D0B">
        <w:rPr>
          <w:rStyle w:val="CommentReference"/>
          <w:sz w:val="24"/>
          <w:szCs w:val="24"/>
        </w:rPr>
        <w:commentReference w:id="41"/>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42" w:name="introduction"/>
      <w:bookmarkEnd w:id="24"/>
      <w:r>
        <w:t>Introduction</w:t>
      </w:r>
    </w:p>
    <w:p w14:paraId="254F9D5D" w14:textId="7188BC6A" w:rsidR="00F8399E" w:rsidRDefault="00F54748">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43" w:author="Emily Holmes" w:date="2026-07-27T14:36:00Z" w16du:dateUtc="2026-07-27T12:36:00Z">
        <w:r w:rsidR="00EA360F">
          <w:t>Intrusive memories are those which are recalled involuntary typically in the f</w:t>
        </w:r>
      </w:ins>
      <w:ins w:id="44"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45"/>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45"/>
      <w:r w:rsidR="001C476C">
        <w:rPr>
          <w:rStyle w:val="CommentReference"/>
          <w:sz w:val="24"/>
          <w:szCs w:val="24"/>
        </w:rPr>
        <w:commentReference w:id="45"/>
      </w:r>
      <w:r>
        <w:t xml:space="preserve">). Participants view </w:t>
      </w:r>
      <w:r w:rsidR="00F07F2D">
        <w:t xml:space="preserve">a </w:t>
      </w:r>
      <w:r>
        <w:t>distressing film, record later intrusi</w:t>
      </w:r>
      <w:r w:rsidR="00F07F2D">
        <w:t>ons</w:t>
      </w:r>
      <w:r>
        <w:t xml:space="preserve">, and often complete </w:t>
      </w:r>
      <w:del w:id="46" w:author="Emily Holmes" w:date="2026-07-27T14:39:00Z" w16du:dateUtc="2026-07-27T12:39:00Z">
        <w:r w:rsidDel="001C476C">
          <w:delText>v</w:delText>
        </w:r>
      </w:del>
      <w:ins w:id="47" w:author="Emily Holmes" w:date="2026-07-27T14:38:00Z" w16du:dateUtc="2026-07-27T12:38:00Z">
        <w:r w:rsidR="001C476C">
          <w:t>both inv</w:t>
        </w:r>
      </w:ins>
      <w:ins w:id="48" w:author="Emily Holmes" w:date="2026-07-27T14:39:00Z" w16du:dateUtc="2026-07-27T12:39:00Z">
        <w:r w:rsidR="001C476C">
          <w:t xml:space="preserve">oluntary and </w:t>
        </w:r>
        <w:r>
          <w:t>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49"/>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49"/>
      <w:r w:rsidR="001C476C">
        <w:rPr>
          <w:rStyle w:val="CommentReference"/>
          <w:sz w:val="24"/>
          <w:szCs w:val="24"/>
        </w:rPr>
        <w:commentReference w:id="49"/>
      </w:r>
      <w:r>
        <w:t xml:space="preserve">). </w:t>
      </w:r>
      <w:r w:rsidR="00934791" w:rsidRPr="00934791">
        <w:t>Memory for the same film can therefore arise involuntarily</w:t>
      </w:r>
      <w:ins w:id="50" w:author="Rik Henson" w:date="2026-07-25T10:14:00Z" w16du:dateUtc="2026-08-22T16:51:00Z">
        <w:r w:rsidR="00BD52B5">
          <w:t>,</w:t>
        </w:r>
      </w:ins>
      <w:r w:rsidR="00934791" w:rsidRPr="00934791">
        <w:t xml:space="preserve"> or be retrieved voluntarily, and </w:t>
      </w:r>
      <w:del w:id="51" w:author="Rik Henson" w:date="2026-07-25T10:14:00Z" w16du:dateUtc="2026-08-22T16:51:00Z">
        <w:r w:rsidR="00934791" w:rsidRPr="00934791">
          <w:delText>the</w:delText>
        </w:r>
      </w:del>
      <w:ins w:id="52" w:author="Rik Henson" w:date="2026-07-25T10:14:00Z" w16du:dateUtc="2026-08-22T16:51:00Z">
        <w:r w:rsidR="00934791" w:rsidRPr="00934791">
          <w:t>the</w:t>
        </w:r>
        <w:r w:rsidR="00BD52B5">
          <w:t>se</w:t>
        </w:r>
      </w:ins>
      <w:r w:rsidR="00934791" w:rsidRPr="00934791">
        <w:t xml:space="preserve"> two outcomes </w:t>
      </w:r>
      <w:del w:id="53" w:author="Rik Henson" w:date="2026-07-25T10:14:00Z" w16du:dateUtc="2026-08-22T16:51:00Z">
        <w:r w:rsidR="00934791" w:rsidRPr="00934791" w:rsidDel="00BD52B5">
          <w:delText>need not vary together</w:delText>
        </w:r>
      </w:del>
      <w:ins w:id="54"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55"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56" w:author="Rik Henson" w:date="2026-07-25T10:16:00Z">
        <w:r w:rsidR="00F54748" w:rsidDel="00BD52B5">
          <w:delText xml:space="preserve">link </w:delText>
        </w:r>
      </w:del>
      <w:ins w:id="57" w:author="Rik Henson" w:date="2026-07-25T10:16:00Z">
        <w:r w:rsidR="00BD52B5">
          <w:t xml:space="preserve">postulate that </w:t>
        </w:r>
      </w:ins>
      <w:del w:id="58" w:author="Rik Henson" w:date="2026-07-25T10:16:00Z">
        <w:r w:rsidR="00F54748" w:rsidDel="00BD52B5">
          <w:delText xml:space="preserve">coherent </w:delText>
        </w:r>
      </w:del>
      <w:r>
        <w:t xml:space="preserve">voluntary </w:t>
      </w:r>
      <w:r w:rsidR="00F54748">
        <w:t xml:space="preserve">recollection </w:t>
      </w:r>
      <w:del w:id="59" w:author="Rik Henson" w:date="2026-07-25T10:17:00Z">
        <w:r w:rsidR="00F54748" w:rsidDel="00BD52B5">
          <w:delText xml:space="preserve">to </w:delText>
        </w:r>
      </w:del>
      <w:ins w:id="60" w:author="Rik Henson" w:date="2026-07-25T10:17:00Z">
        <w:r w:rsidR="00BD52B5">
          <w:t xml:space="preserve">arises from </w:t>
        </w:r>
      </w:ins>
      <w:r w:rsidR="00F54748">
        <w:t>hippocampally</w:t>
      </w:r>
      <w:ins w:id="61" w:author="Rik Henson" w:date="2026-07-25T10:16:00Z">
        <w:r w:rsidR="00BD52B5">
          <w:t>-</w:t>
        </w:r>
      </w:ins>
      <w:del w:id="62"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63" w:author="Rik Henson" w:date="2026-07-25T10:17:00Z">
        <w:r w:rsidR="00F54748" w:rsidDel="00BD52B5">
          <w:delText xml:space="preserve">. </w:delText>
        </w:r>
        <w:r w:rsidR="007C5A94" w:rsidDel="00BD52B5">
          <w:delText>T</w:delText>
        </w:r>
      </w:del>
      <w:ins w:id="64" w:author="Rik Henson" w:date="2026-07-25T10:17:00Z">
        <w:r w:rsidR="00BD52B5">
          <w:t xml:space="preserve">, whereas </w:t>
        </w:r>
      </w:ins>
      <w:del w:id="65" w:author="Rik Henson" w:date="2026-07-25T10:17:00Z">
        <w:r w:rsidR="007C5A94" w:rsidDel="00BD52B5">
          <w:delText xml:space="preserve">hey suggest that </w:delText>
        </w:r>
      </w:del>
      <w:r w:rsidR="007C5A94">
        <w:t>i</w:t>
      </w:r>
      <w:r w:rsidR="00F54748">
        <w:t xml:space="preserve">ntrusive re-experiencing </w:t>
      </w:r>
      <w:del w:id="66" w:author="Rik Henson" w:date="2026-07-25T10:17:00Z">
        <w:r w:rsidR="00BB0282" w:rsidDel="00BD52B5">
          <w:delText>is</w:delText>
        </w:r>
        <w:r w:rsidR="007C5A94" w:rsidDel="00BD52B5">
          <w:delText xml:space="preserve"> due</w:delText>
        </w:r>
      </w:del>
      <w:ins w:id="67" w:author="Rik Henson" w:date="2026-07-25T10:17:00Z">
        <w:r w:rsidR="00BD52B5">
          <w:t>arises from</w:t>
        </w:r>
      </w:ins>
      <w:del w:id="68"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69" w:author="Emily Holmes" w:date="2026-07-27T14:42:00Z" w16du:dateUtc="2026-07-27T12:42:00Z">
        <w:r w:rsidR="001C476C">
          <w:t xml:space="preserve"> after film viewing (e.g. 24 hours later) </w:t>
        </w:r>
      </w:ins>
      <w:r w:rsidR="007E4C3B" w:rsidRPr="007E4C3B">
        <w:t>,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w:t>
      </w:r>
      <w:ins w:id="70" w:author="Rik Henson" w:date="2026-07-25T10:18:00Z">
        <w:r w:rsidR="00BD52B5">
          <w:t>s</w:t>
        </w:r>
      </w:ins>
      <w:r w:rsidR="007E4C3B" w:rsidRPr="007E4C3B">
        <w:t xml:space="preserve"> </w:t>
      </w:r>
      <w:ins w:id="71" w:author="Rik Henson" w:date="2026-07-25T10:18:00Z">
        <w:r w:rsidR="00BD52B5">
          <w:t xml:space="preserve">that </w:t>
        </w:r>
      </w:ins>
      <w:r w:rsidR="007E4C3B" w:rsidRPr="007E4C3B">
        <w:t>support</w:t>
      </w:r>
      <w:del w:id="72" w:author="Rik Henson" w:date="2026-07-25T10:18:00Z">
        <w:r w:rsidR="007E4C3B" w:rsidRPr="007E4C3B" w:rsidDel="00BD52B5">
          <w:delText>ing</w:delText>
        </w:r>
      </w:del>
      <w:r w:rsidR="007E4C3B" w:rsidRPr="007E4C3B">
        <w:t xml:space="preserve"> intrusions more strongly than the contextualized representation</w:t>
      </w:r>
      <w:ins w:id="73" w:author="Rik Henson" w:date="2026-07-25T10:18:00Z">
        <w:r w:rsidR="00BD52B5">
          <w:t>s</w:t>
        </w:r>
      </w:ins>
      <w:r w:rsidR="007E4C3B" w:rsidRPr="007E4C3B">
        <w:t xml:space="preserve"> </w:t>
      </w:r>
      <w:ins w:id="74" w:author="Rik Henson" w:date="2026-07-25T10:18:00Z">
        <w:r w:rsidR="00BD52B5">
          <w:t xml:space="preserve">that </w:t>
        </w:r>
      </w:ins>
      <w:r w:rsidR="007E4C3B" w:rsidRPr="007E4C3B">
        <w:t>support</w:t>
      </w:r>
      <w:del w:id="75"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76"/>
      <w:commentRangeStart w:id="77"/>
      <w:r w:rsidR="003D0872" w:rsidRPr="003D0872">
        <w:t>preserved voluntary memory must emerge from the model rather than be assumed to follow from deliberate retrieval.</w:t>
      </w:r>
      <w:commentRangeEnd w:id="76"/>
      <w:r w:rsidR="00905B7C">
        <w:rPr>
          <w:rStyle w:val="CommentReference"/>
          <w:sz w:val="24"/>
          <w:szCs w:val="24"/>
        </w:rPr>
        <w:commentReference w:id="76"/>
      </w:r>
      <w:commentRangeEnd w:id="77"/>
      <w:r w:rsidR="00897D4D">
        <w:rPr>
          <w:rStyle w:val="CommentReference"/>
          <w:sz w:val="24"/>
          <w:szCs w:val="24"/>
        </w:rPr>
        <w:commentReference w:id="77"/>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78" w:author="Rik Henson" w:date="2026-07-25T10:20:00Z">
        <w:r w:rsidR="00905B7C">
          <w:t xml:space="preserve">, </w:t>
        </w:r>
      </w:ins>
      <w:ins w:id="79" w:author="Rik Henson" w:date="2026-07-25T10:22:00Z">
        <w:r w:rsidR="00905B7C">
          <w:t xml:space="preserve">such that any </w:t>
        </w:r>
      </w:ins>
      <w:del w:id="80" w:author="Rik Henson" w:date="2026-07-25T10:22:00Z">
        <w:r w:rsidDel="00905B7C">
          <w:delText xml:space="preserve"> </w:delText>
        </w:r>
      </w:del>
      <w:del w:id="81" w:author="Rik Henson" w:date="2026-07-25T10:21:00Z">
        <w:r w:rsidDel="00905B7C">
          <w:delText xml:space="preserve">associated </w:delText>
        </w:r>
      </w:del>
      <w:del w:id="82" w:author="Rik Henson" w:date="2026-07-25T10:22:00Z">
        <w:r w:rsidDel="00905B7C">
          <w:delText xml:space="preserve">task material </w:delText>
        </w:r>
      </w:del>
      <w:del w:id="83" w:author="Rik Henson" w:date="2026-07-25T10:21:00Z">
        <w:r w:rsidDel="00905B7C">
          <w:delText>is encoded</w:delText>
        </w:r>
      </w:del>
      <w:del w:id="84" w:author="Rik Henson" w:date="2026-07-25T10:22:00Z">
        <w:r w:rsidDel="00905B7C">
          <w:delText xml:space="preserve">. </w:delText>
        </w:r>
      </w:del>
      <w:del w:id="85" w:author="Rik Henson" w:date="2026-07-25T10:21:00Z">
        <w:r w:rsidDel="00905B7C">
          <w:delText>T</w:delText>
        </w:r>
      </w:del>
      <w:ins w:id="86" w:author="Rik Henson" w:date="2026-07-25T10:21:00Z">
        <w:r w:rsidR="00905B7C">
          <w:t>t</w:t>
        </w:r>
      </w:ins>
      <w:r>
        <w:t xml:space="preserve">ask material </w:t>
      </w:r>
      <w:ins w:id="87" w:author="Rik Henson" w:date="2026-07-25T10:22:00Z">
        <w:r w:rsidR="00905B7C">
          <w:t>following shortly afterwards</w:t>
        </w:r>
      </w:ins>
      <w:del w:id="88" w:author="Rik Henson" w:date="2026-07-25T10:22:00Z">
        <w:r w:rsidDel="00905B7C">
          <w:delText>then</w:delText>
        </w:r>
      </w:del>
      <w:r>
        <w:t xml:space="preserve"> </w:t>
      </w:r>
      <w:ins w:id="89" w:author="Rik Henson" w:date="2026-07-25T10:22:00Z">
        <w:r w:rsidR="00905B7C">
          <w:t xml:space="preserve">also </w:t>
        </w:r>
      </w:ins>
      <w:r>
        <w:t>become</w:t>
      </w:r>
      <w:r w:rsidR="00567B9E">
        <w:t>s</w:t>
      </w:r>
      <w:r>
        <w:t xml:space="preserve"> </w:t>
      </w:r>
      <w:ins w:id="90" w:author="Rik Henson" w:date="2026-07-25T10:21:00Z">
        <w:r w:rsidR="00905B7C">
          <w:t>associated</w:t>
        </w:r>
      </w:ins>
      <w:del w:id="91" w:author="Rik Henson" w:date="2026-07-25T10:21:00Z">
        <w:r w:rsidDel="00905B7C">
          <w:delText>linked</w:delText>
        </w:r>
      </w:del>
      <w:r>
        <w:t xml:space="preserve"> to th</w:t>
      </w:r>
      <w:r w:rsidR="00360FED">
        <w:t xml:space="preserve">e </w:t>
      </w:r>
      <w:commentRangeStart w:id="92"/>
      <w:r w:rsidR="00360FED">
        <w:t>reinstated</w:t>
      </w:r>
      <w:r>
        <w:t xml:space="preserve"> context</w:t>
      </w:r>
      <w:commentRangeEnd w:id="92"/>
      <w:r w:rsidR="00E04F66">
        <w:rPr>
          <w:rStyle w:val="CommentReference"/>
          <w:sz w:val="24"/>
          <w:szCs w:val="24"/>
        </w:rPr>
        <w:commentReference w:id="92"/>
      </w:r>
      <w:r>
        <w:t xml:space="preserve">. </w:t>
      </w:r>
      <w:r w:rsidR="001D3FDA" w:rsidRPr="001D3FDA">
        <w:t xml:space="preserve">When this context later guides retrieval, it </w:t>
      </w:r>
      <w:ins w:id="93" w:author="Rik Henson" w:date="2026-07-25T10:23:00Z">
        <w:r w:rsidR="00905B7C">
          <w:t xml:space="preserve">therefore </w:t>
        </w:r>
      </w:ins>
      <w:del w:id="94" w:author="Rik Henson" w:date="2026-07-25T10:23:00Z">
        <w:r w:rsidR="001D3FDA" w:rsidRPr="001D3FDA" w:rsidDel="00905B7C">
          <w:delText xml:space="preserve">supports </w:delText>
        </w:r>
      </w:del>
      <w:ins w:id="95" w:author="Rik Henson" w:date="2026-07-25T10:23:00Z">
        <w:r w:rsidR="00905B7C">
          <w:t>cues</w:t>
        </w:r>
        <w:r w:rsidR="00905B7C" w:rsidRPr="001D3FDA">
          <w:t xml:space="preserve"> </w:t>
        </w:r>
      </w:ins>
      <w:r w:rsidR="001D3FDA" w:rsidRPr="001D3FDA">
        <w:t xml:space="preserve">task items </w:t>
      </w:r>
      <w:del w:id="96" w:author="Rik Henson" w:date="2026-07-25T10:23:00Z">
        <w:r w:rsidR="001D3FDA" w:rsidRPr="001D3FDA" w:rsidDel="00905B7C">
          <w:delText xml:space="preserve">alongside </w:delText>
        </w:r>
      </w:del>
      <w:ins w:id="97" w:author="Rik Henson" w:date="2026-07-25T10:23:00Z">
        <w:r w:rsidR="00905B7C">
          <w:t>as well as</w:t>
        </w:r>
        <w:r w:rsidR="00905B7C" w:rsidRPr="001D3FDA">
          <w:t xml:space="preserve"> </w:t>
        </w:r>
      </w:ins>
      <w:r w:rsidR="001D3FDA" w:rsidRPr="001D3FDA">
        <w:t>film items, placing them in competition for recall.</w:t>
      </w:r>
    </w:p>
    <w:p w14:paraId="43D6CEE9" w14:textId="2157F09D" w:rsidR="00F8399E" w:rsidRDefault="001D3FDA" w:rsidP="006D5518">
      <w:pPr>
        <w:pStyle w:val="BodyText"/>
      </w:pPr>
      <w:r>
        <w:t xml:space="preserve">How strongly this competition affects performance depends on </w:t>
      </w:r>
      <w:commentRangeStart w:id="98"/>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End w:id="98"/>
      <w:r w:rsidR="00905B7C">
        <w:rPr>
          <w:rStyle w:val="CommentReference"/>
          <w:sz w:val="24"/>
          <w:szCs w:val="24"/>
        </w:rPr>
        <w:commentReference w:id="98"/>
      </w:r>
      <w:del w:id="99"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100"/>
      <w:r w:rsidR="00F54748">
        <w:t>emotional variant (</w:t>
      </w:r>
      <w:commentRangeEnd w:id="100"/>
      <w:r w:rsidR="00905B7C">
        <w:rPr>
          <w:rStyle w:val="CommentReference"/>
          <w:sz w:val="24"/>
          <w:szCs w:val="24"/>
        </w:rPr>
        <w:commentReference w:id="100"/>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ins w:id="101" w:author="Rik Henson" w:date="2026-07-25T10:27:00Z">
        <w:r w:rsidR="00905B7C">
          <w:rPr>
            <w:rStyle w:val="Hyperlink"/>
          </w:rPr>
          <w:t>A</w:t>
        </w:r>
      </w:ins>
      <w:r w:rsidR="0023026D">
        <w:t xml:space="preserve"> summarizes the modeled paradigm </w:t>
      </w:r>
      <w:del w:id="102" w:author="Rik Henson" w:date="2026-07-25T10:27:00Z">
        <w:r w:rsidR="0023026D" w:rsidDel="00905B7C">
          <w:delText>and the</w:delText>
        </w:r>
      </w:del>
      <w:ins w:id="103" w:author="Rik Henson" w:date="2026-07-25T10:27:00Z">
        <w:r w:rsidR="00905B7C">
          <w:t>while</w:t>
        </w:r>
      </w:ins>
      <w:r w:rsidR="0023026D">
        <w:t xml:space="preserve"> </w:t>
      </w:r>
      <w:ins w:id="104"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105" w:author="Rik Henson" w:date="2026-07-25T10:27:00Z">
        <w:r w:rsidR="0023026D" w:rsidDel="00905B7C">
          <w:delText>selective-interference contrast between</w:delText>
        </w:r>
      </w:del>
      <w:ins w:id="106" w:author="Rik Henson" w:date="2026-07-25T10:27:00Z">
        <w:r w:rsidR="00905B7C">
          <w:t>for</w:t>
        </w:r>
      </w:ins>
      <w:r w:rsidR="0023026D">
        <w:t xml:space="preserve"> unguided and deliberate film recall</w:t>
      </w:r>
      <w:ins w:id="107"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108"/>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108"/>
      <w:r w:rsidR="00B32102">
        <w:rPr>
          <w:rStyle w:val="CommentReference"/>
          <w:sz w:val="24"/>
          <w:szCs w:val="24"/>
        </w:rPr>
        <w:commentReference w:id="108"/>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109" w:name="fig-empirical-target"/>
      <w:r>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110"/>
      <w:r>
        <w:t>intervening</w:t>
      </w:r>
      <w:commentRangeEnd w:id="110"/>
      <w:r w:rsidR="00B10274">
        <w:rPr>
          <w:rStyle w:val="CommentReference"/>
          <w:sz w:val="24"/>
          <w:szCs w:val="24"/>
        </w:rPr>
        <w:commentReference w:id="110"/>
      </w:r>
      <w:r>
        <w:t xml:space="preserve"> task, a post-task delay, and a later test of unguided or deliberate film recall. </w:t>
      </w:r>
      <w:r>
        <w:rPr>
          <w:b/>
          <w:bCs/>
        </w:rPr>
        <w:t>(B)</w:t>
      </w:r>
      <w:r>
        <w:t xml:space="preserve"> The </w:t>
      </w:r>
      <w:r w:rsidR="001B0FFC">
        <w:t>recall simulations target an</w:t>
      </w:r>
      <w:r>
        <w:t xml:space="preserve"> </w:t>
      </w:r>
      <w:del w:id="111"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112" w:author="Rik Henson" w:date="2026-07-25T10:31:00Z">
        <w:r w:rsidR="00B32102">
          <w:t>; for individual experiments that contribute to this canonical pattern, see Figure 2</w:t>
        </w:r>
      </w:ins>
      <w:del w:id="113"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114" w:name="Xe49916d2c5d2e2d1ed2bdc43f3c89558696ba75"/>
      <w:bookmarkEnd w:id="109"/>
      <w:r>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115"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15"/>
    <w:p w14:paraId="54702CB6" w14:textId="3F799476" w:rsidR="009F1A4A" w:rsidRDefault="009F1A4A" w:rsidP="009F1A4A">
      <w:pPr>
        <w:pStyle w:val="AfterWithoutNote"/>
      </w:pPr>
      <w:commentRangeStart w:id="116"/>
      <w:r>
        <w:t>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6"/>
      <w:r w:rsidR="00B32102">
        <w:rPr>
          <w:rStyle w:val="CommentReference"/>
          <w:sz w:val="24"/>
          <w:szCs w:val="24"/>
        </w:rPr>
        <w:commentReference w:id="116"/>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7"/>
      <w:r>
        <w:t>and deliberate recognition to examine the separate contribution of test format</w:t>
      </w:r>
      <w:commentRangeEnd w:id="117"/>
      <w:r w:rsidR="00B32102">
        <w:rPr>
          <w:rStyle w:val="CommentReference"/>
          <w:sz w:val="24"/>
          <w:szCs w:val="24"/>
        </w:rPr>
        <w:commentReference w:id="117"/>
      </w:r>
      <w:r>
        <w:t xml:space="preserve">. </w:t>
      </w:r>
      <w:commentRangeStart w:id="118"/>
      <w:r>
        <w:t>The resulting challenge is to explain both forms of relative preservation within a common episodic memory system</w:t>
      </w:r>
      <w:r w:rsidR="00F54748">
        <w:t>.</w:t>
      </w:r>
      <w:commentRangeEnd w:id="118"/>
      <w:r w:rsidR="00B32102">
        <w:rPr>
          <w:rStyle w:val="CommentReference"/>
          <w:sz w:val="24"/>
          <w:szCs w:val="24"/>
        </w:rPr>
        <w:commentReference w:id="118"/>
      </w:r>
    </w:p>
    <w:p w14:paraId="11A33143" w14:textId="71C001EE" w:rsidR="00F8399E" w:rsidRDefault="00F54748" w:rsidP="00B11715">
      <w:pPr>
        <w:pStyle w:val="Heading1"/>
      </w:pPr>
      <w:bookmarkStart w:id="119" w:name="Xc30ecb24643046c4752102619295de1bc2871c8"/>
      <w:bookmarkEnd w:id="42"/>
      <w:bookmarkEnd w:id="114"/>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120"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121"/>
      <w:r w:rsidR="00E93961" w:rsidRPr="00E93961">
        <w:t>and why presenting a candidate item changes its effect on deliberate recognition.</w:t>
      </w:r>
      <w:commentRangeEnd w:id="121"/>
      <w:r w:rsidR="00B32102">
        <w:rPr>
          <w:rStyle w:val="CommentReference"/>
          <w:sz w:val="24"/>
          <w:szCs w:val="24"/>
        </w:rPr>
        <w:commentReference w:id="121"/>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122"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present account, </w:t>
      </w:r>
      <w:commentRangeStart w:id="123"/>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123"/>
      <w:r w:rsidR="00B32102">
        <w:rPr>
          <w:rStyle w:val="CommentReference"/>
          <w:sz w:val="24"/>
          <w:szCs w:val="24"/>
        </w:rPr>
        <w:commentReference w:id="123"/>
      </w:r>
    </w:p>
    <w:p w14:paraId="215CF944" w14:textId="17E70945" w:rsidR="00F8399E" w:rsidRDefault="000E6E47">
      <w:pPr>
        <w:pStyle w:val="Heading2"/>
      </w:pPr>
      <w:bookmarkStart w:id="124" w:name="reminder-linked-competitor-encoding"/>
      <w:bookmarkEnd w:id="122"/>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125"/>
      <w:r w:rsidR="001D00DE">
        <w:t>they represent non-film events that can also be encoded and later sampled for retrieval.</w:t>
      </w:r>
      <w:commentRangeEnd w:id="125"/>
      <w:r w:rsidR="003379B4">
        <w:rPr>
          <w:rStyle w:val="CommentReference"/>
          <w:sz w:val="24"/>
          <w:szCs w:val="24"/>
        </w:rPr>
        <w:commentReference w:id="125"/>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126"/>
      <w:r w:rsidRPr="004F231F">
        <w:t>The model stores bidirectional item-context associations: context-to-feature associations cue candidate items, while feature-to-context associations reinstate associated context</w:t>
      </w:r>
      <w:r w:rsidRPr="00700D0B">
        <w:t>.</w:t>
      </w:r>
      <w:r>
        <w:t xml:space="preserve"> </w:t>
      </w:r>
      <w:commentRangeEnd w:id="126"/>
      <w:r w:rsidR="003379B4">
        <w:rPr>
          <w:rStyle w:val="CommentReference"/>
          <w:b/>
          <w:bCs/>
          <w:sz w:val="24"/>
          <w:szCs w:val="24"/>
        </w:rPr>
        <w:commentReference w:id="126"/>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t xml:space="preserve"> </w:t>
      </w:r>
      <w:r w:rsidR="00BD285E">
        <w:rPr>
          <w:noProof/>
          <w:lang w:val="en-GB" w:eastAsia="en-GB"/>
        </w:rPr>
        <w:drawing>
          <wp:inline distT="0" distB="0" distL="0" distR="0" wp14:anchorId="4662BE40" wp14:editId="0C5C75D3">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27" w:name="Xfbedde256e5c9242b660a2368ef39e7e5be0932"/>
      <w:bookmarkEnd w:id="124"/>
      <w:r>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8"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129"/>
      <w:r w:rsidRPr="00222C09">
        <w:t xml:space="preserve">instead </w:t>
      </w:r>
      <w:commentRangeEnd w:id="129"/>
      <w:r w:rsidR="00892177" w:rsidRPr="00222C09">
        <w:rPr>
          <w:rStyle w:val="CommentReference"/>
          <w:sz w:val="24"/>
          <w:szCs w:val="24"/>
        </w:rPr>
        <w:commentReference w:id="129"/>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30"/>
      <w:r w:rsidRPr="00222C09">
        <w:t xml:space="preserve">sequence </w:t>
      </w:r>
      <w:commentRangeEnd w:id="130"/>
      <w:r w:rsidR="00892177" w:rsidRPr="00222C09">
        <w:rPr>
          <w:rStyle w:val="CommentReference"/>
          <w:sz w:val="24"/>
          <w:szCs w:val="24"/>
        </w:rPr>
        <w:commentReference w:id="130"/>
      </w:r>
      <w:r w:rsidRPr="00222C09">
        <w:t>before sampling, maintaining target-selective support during sampling, and limiting the influence of an off-target memory after it is sampled. The following paragraphs develop these processes in the order in which they act</w:t>
      </w:r>
      <w:del w:id="131"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132"/>
      <w:r w:rsidR="00AB320F">
        <w:t xml:space="preserve">shifting </w:t>
      </w:r>
      <w:r w:rsidR="00F54748">
        <w:t xml:space="preserve">the current context toward the state associated with the beginning of the target list before retrieval begins </w:t>
      </w:r>
      <w:commentRangeEnd w:id="132"/>
      <w:r w:rsidR="00892177">
        <w:rPr>
          <w:rStyle w:val="CommentReference"/>
          <w:sz w:val="24"/>
          <w:szCs w:val="24"/>
        </w:rPr>
        <w:commentReference w:id="132"/>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before 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133"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34"/>
      <w:r w:rsidR="00BC4D7F" w:rsidRPr="00BC4D7F">
        <w:t xml:space="preserve">MCF or MFC </w:t>
      </w:r>
      <w:commentRangeEnd w:id="134"/>
      <w:r w:rsidR="00634E77" w:rsidRPr="00BC4D7F">
        <w:rPr>
          <w:rStyle w:val="CommentReference"/>
          <w:sz w:val="24"/>
          <w:szCs w:val="24"/>
        </w:rPr>
        <w:commentReference w:id="134"/>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135"/>
      <w:r>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35"/>
      <w:r w:rsidR="00634E77">
        <w:rPr>
          <w:rStyle w:val="CommentReference"/>
          <w:sz w:val="24"/>
          <w:szCs w:val="24"/>
        </w:rPr>
        <w:commentReference w:id="135"/>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36" w:name="model-specification"/>
      <w:bookmarkEnd w:id="119"/>
      <w:bookmarkEnd w:id="127"/>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3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39"/>
      <w:r>
        <w:t xml:space="preserve">memory, </w:t>
      </w:r>
      <m:oMath>
        <m:sSup>
          <m:sSupPr>
            <m:ctrlPr>
              <w:ins w:id="14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4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4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43"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4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4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9"/>
      <w:r w:rsidR="00634E77">
        <w:rPr>
          <w:rStyle w:val="CommentReference"/>
          <w:sz w:val="24"/>
          <w:szCs w:val="24"/>
        </w:rPr>
        <w:commentReference w:id="139"/>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4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47" w:name="tbl-model-notation"/>
      <w:r>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14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149"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1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15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5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15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15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15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5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160"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161"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16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6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164"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65" w:author="Rik Henson" w:date="2026-07-25T11:28:00Z"/>
        </w:rPr>
        <w:pPrChange w:id="166" w:author="Rik Henson" w:date="2026-07-25T11:28:00Z">
          <w:pPr>
            <w:pStyle w:val="Heading2"/>
          </w:pPr>
        </w:pPrChange>
      </w:pPr>
      <w:bookmarkStart w:id="167" w:name="encoding-the-paradigm-sequence"/>
      <w:bookmarkEnd w:id="147"/>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168"/>
      <w:r>
        <w:t>Film</w:t>
      </w:r>
      <w:commentRangeEnd w:id="168"/>
      <w:r w:rsidR="00651672">
        <w:rPr>
          <w:rStyle w:val="CommentReference"/>
          <w:sz w:val="24"/>
          <w:szCs w:val="24"/>
        </w:rPr>
        <w:commentReference w:id="168"/>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6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7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7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7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7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76" w:name="eq-mfc-pre"/>
    <w:p w14:paraId="523B47A3" w14:textId="77777777" w:rsidR="00F8399E" w:rsidRDefault="00000000">
      <w:pPr>
        <w:pStyle w:val="BodyText"/>
      </w:pPr>
      <m:oMathPara>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8"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1</m:t>
              </m:r>
            </m:e>
          </m:d>
        </m:oMath>
      </m:oMathPara>
      <w:bookmarkEnd w:id="176"/>
    </w:p>
    <w:bookmarkStart w:id="182" w:name="eq-mcf-pre"/>
    <w:p w14:paraId="47380A90" w14:textId="77777777" w:rsidR="00F8399E" w:rsidRDefault="00000000">
      <w:pPr>
        <w:pStyle w:val="FirstParagraph"/>
      </w:pPr>
      <m:oMathPara>
        <m:oMathParaPr>
          <m:jc m:val="center"/>
        </m:oMathParaPr>
        <m:oMath>
          <m:sSubSup>
            <m:sSubSupPr>
              <m:ctrlPr>
                <w:ins w:id="183"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84"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85" w:author="Gunn, Jordan" w:date="2026-07-25T13:08:00Z" w16du:dateUtc="2026-07-25T12:08:00Z">
                  <w:rPr>
                    <w:rFonts w:ascii="Cambria Math" w:hAnsi="Cambria Math"/>
                  </w:rPr>
                </w:ins>
              </m:ctrlPr>
            </m:dPr>
            <m:e>
              <m:m>
                <m:mPr>
                  <m:plcHide m:val="1"/>
                  <m:mcs>
                    <m:mc>
                      <m:mcPr>
                        <m:count m:val="2"/>
                        <m:mcJc m:val="left"/>
                      </m:mcPr>
                    </m:mc>
                  </m:mcs>
                  <m:ctrlPr>
                    <w:ins w:id="186"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7" w:author="Gunn, Jordan" w:date="2026-07-25T13:08:00Z" w16du:dateUtc="2026-07-25T12:08:00Z">
                  <w:rPr>
                    <w:rFonts w:ascii="Cambria Math" w:hAnsi="Cambria Math"/>
                  </w:rPr>
                </w:ins>
              </m:ctrlPr>
            </m:dPr>
            <m:e>
              <m:r>
                <w:rPr>
                  <w:rFonts w:ascii="Cambria Math" w:hAnsi="Cambria Math"/>
                </w:rPr>
                <m:t>2</m:t>
              </m:r>
            </m:e>
          </m:d>
        </m:oMath>
      </m:oMathPara>
      <w:bookmarkEnd w:id="182"/>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18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89" w:name="eq-context-input"/>
    <w:p w14:paraId="511FB2CD" w14:textId="77777777" w:rsidR="00F8399E" w:rsidRDefault="00000000">
      <w:pPr>
        <w:pStyle w:val="BodyText"/>
      </w:pPr>
      <m:oMathPara>
        <m:oMathParaPr>
          <m:jc m:val="center"/>
        </m:oMathParaPr>
        <m:oMath>
          <m:sSubSup>
            <m:sSubSupPr>
              <m:ctrlPr>
                <w:ins w:id="190"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9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93" w:author="Rik Henson" w:date="2026-07-25T11:28:00Z">
              <m:rPr>
                <m:sty m:val="p"/>
              </m:rPr>
              <w:rPr>
                <w:rFonts w:ascii="Cambria Math" w:hAnsi="Cambria Math"/>
              </w:rPr>
              <m:t>.</m:t>
            </w:del>
          </m:r>
          <m:r>
            <w:rPr>
              <w:rFonts w:ascii="Cambria Math" w:hAnsi="Cambria Math"/>
            </w:rPr>
            <m:t>  </m:t>
          </m:r>
          <m:d>
            <m:dPr>
              <m:ctrlPr>
                <w:ins w:id="194" w:author="Gunn, Jordan" w:date="2026-07-25T13:08:00Z" w16du:dateUtc="2026-07-25T12:08:00Z">
                  <w:rPr>
                    <w:rFonts w:ascii="Cambria Math" w:hAnsi="Cambria Math"/>
                  </w:rPr>
                </w:ins>
              </m:ctrlPr>
            </m:dPr>
            <m:e>
              <m:r>
                <w:rPr>
                  <w:rFonts w:ascii="Cambria Math" w:hAnsi="Cambria Math"/>
                </w:rPr>
                <m:t>3</m:t>
              </m:r>
            </m:e>
          </m:d>
        </m:oMath>
      </m:oMathPara>
      <w:bookmarkEnd w:id="189"/>
    </w:p>
    <w:p w14:paraId="481B3199" w14:textId="77777777" w:rsidR="00F8399E" w:rsidRDefault="00F54748">
      <w:pPr>
        <w:pStyle w:val="FirstParagraph"/>
      </w:pPr>
      <w:r>
        <w:t xml:space="preserve">Context then drifts toward the normalized input. The coefficient </w:t>
      </w:r>
      <m:oMath>
        <m:sSub>
          <m:sSubPr>
            <m:ctrlPr>
              <w:ins w:id="195"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196" w:name="eq-context-update"/>
    <w:p w14:paraId="564A8D3A" w14:textId="77777777" w:rsidR="00F8399E" w:rsidRDefault="00000000">
      <w:pPr>
        <w:pStyle w:val="BodyText"/>
      </w:pPr>
      <m:oMathPara>
        <m:oMathParaPr>
          <m:jc m:val="center"/>
        </m:oMathParaPr>
        <m:oMath>
          <m:sSub>
            <m:sSubPr>
              <m:ctrlPr>
                <w:ins w:id="19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8"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0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201" w:author="Gunn, Jordan" w:date="2026-07-25T13:08:00Z" w16du:dateUtc="2026-07-25T12:08:00Z">
                  <w:rPr>
                    <w:rFonts w:ascii="Cambria Math" w:hAnsi="Cambria Math"/>
                  </w:rPr>
                </w:ins>
              </m:ctrlPr>
            </m:sSubSupPr>
            <m:e>
              <m:acc>
                <m:accPr>
                  <m:ctrlPr>
                    <w:ins w:id="202"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203" w:author="Rik Henson" w:date="2026-07-25T11:28:00Z">
              <m:rPr>
                <m:sty m:val="p"/>
              </m:rPr>
              <w:rPr>
                <w:rFonts w:ascii="Cambria Math" w:hAnsi="Cambria Math"/>
              </w:rPr>
              <m:t>.</m:t>
            </w:del>
          </m:r>
          <m:r>
            <w:rPr>
              <w:rFonts w:ascii="Cambria Math" w:hAnsi="Cambria Math"/>
            </w:rPr>
            <m:t>  </m:t>
          </m:r>
          <m:d>
            <m:dPr>
              <m:ctrlPr>
                <w:ins w:id="204" w:author="Gunn, Jordan" w:date="2026-07-25T13:08:00Z" w16du:dateUtc="2026-07-25T12:08:00Z">
                  <w:rPr>
                    <w:rFonts w:ascii="Cambria Math" w:hAnsi="Cambria Math"/>
                  </w:rPr>
                </w:ins>
              </m:ctrlPr>
            </m:dPr>
            <m:e>
              <m:r>
                <w:rPr>
                  <w:rFonts w:ascii="Cambria Math" w:hAnsi="Cambria Math"/>
                </w:rPr>
                <m:t>4</m:t>
              </m:r>
            </m:e>
          </m:d>
        </m:oMath>
      </m:oMathPara>
      <w:bookmarkEnd w:id="196"/>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20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206" w:name="eq-mfc-learning"/>
      <m:oMathPara>
        <m:oMathParaPr>
          <m:jc m:val="center"/>
        </m:oMathParaPr>
        <m:oMath>
          <m:r>
            <w:rPr>
              <w:rFonts w:ascii="Cambria Math" w:hAnsi="Cambria Math"/>
            </w:rPr>
            <m:t>Δ</m:t>
          </m:r>
          <m:sSup>
            <m:sSupPr>
              <m:ctrlPr>
                <w:ins w:id="20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9"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10" w:author="Rik Henson" w:date="2026-07-25T11:28:00Z">
              <m:rPr>
                <m:sty m:val="p"/>
              </m:rPr>
              <w:rPr>
                <w:rFonts w:ascii="Cambria Math" w:hAnsi="Cambria Math"/>
              </w:rPr>
              <m:t>.</m:t>
            </w:del>
          </m:r>
          <m:r>
            <w:rPr>
              <w:rFonts w:ascii="Cambria Math" w:hAnsi="Cambria Math"/>
            </w:rPr>
            <m:t>  </m:t>
          </m:r>
          <m:d>
            <m:dPr>
              <m:ctrlPr>
                <w:ins w:id="211" w:author="Gunn, Jordan" w:date="2026-07-25T13:08:00Z" w16du:dateUtc="2026-07-25T12:08:00Z">
                  <w:rPr>
                    <w:rFonts w:ascii="Cambria Math" w:hAnsi="Cambria Math"/>
                  </w:rPr>
                </w:ins>
              </m:ctrlPr>
            </m:dPr>
            <m:e>
              <m:r>
                <w:rPr>
                  <w:rFonts w:ascii="Cambria Math" w:hAnsi="Cambria Math"/>
                </w:rPr>
                <m:t>5</m:t>
              </m:r>
            </m:e>
          </m:d>
        </m:oMath>
      </m:oMathPara>
      <w:bookmarkEnd w:id="206"/>
    </w:p>
    <w:p w14:paraId="71FC6E3E" w14:textId="77777777" w:rsidR="00F8399E" w:rsidRDefault="00F54748">
      <w:pPr>
        <w:pStyle w:val="FirstParagraph"/>
      </w:pPr>
      <w:r>
        <w:t xml:space="preserve">Context-to-feature learning updates </w:t>
      </w:r>
      <m:oMath>
        <m:sSup>
          <m:sSupPr>
            <m:ctrlPr>
              <w:ins w:id="21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13" w:name="eq-mcf-learning"/>
      <m:oMathPara>
        <m:oMathParaPr>
          <m:jc m:val="center"/>
        </m:oMathParaPr>
        <m:oMath>
          <m:r>
            <w:rPr>
              <w:rFonts w:ascii="Cambria Math" w:hAnsi="Cambria Math"/>
            </w:rPr>
            <m:t>Δ</m:t>
          </m:r>
          <m:sSup>
            <m:sSupPr>
              <m:ctrlPr>
                <w:ins w:id="21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1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7"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8" w:author="Rik Henson" w:date="2026-07-25T11:28:00Z">
              <m:rPr>
                <m:sty m:val="p"/>
              </m:rPr>
              <w:rPr>
                <w:rFonts w:ascii="Cambria Math" w:hAnsi="Cambria Math"/>
              </w:rPr>
              <m:t>.</m:t>
            </w:del>
          </m:r>
          <m:r>
            <w:rPr>
              <w:rFonts w:ascii="Cambria Math" w:hAnsi="Cambria Math"/>
            </w:rPr>
            <m:t>  </m:t>
          </m:r>
          <m:d>
            <m:dPr>
              <m:ctrlPr>
                <w:ins w:id="219" w:author="Gunn, Jordan" w:date="2026-07-25T13:08:00Z" w16du:dateUtc="2026-07-25T12:08:00Z">
                  <w:rPr>
                    <w:rFonts w:ascii="Cambria Math" w:hAnsi="Cambria Math"/>
                  </w:rPr>
                </w:ins>
              </m:ctrlPr>
            </m:dPr>
            <m:e>
              <m:r>
                <w:rPr>
                  <w:rFonts w:ascii="Cambria Math" w:hAnsi="Cambria Math"/>
                </w:rPr>
                <m:t>6</m:t>
              </m:r>
            </m:e>
          </m:d>
        </m:oMath>
      </m:oMathPara>
      <w:bookmarkEnd w:id="213"/>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220"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221"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2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223"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22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25" w:name="reminder-linked-task-encoding"/>
      <w:bookmarkEnd w:id="167"/>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27" w:name="eq-reminder-start-update"/>
    <w:p w14:paraId="7C0268D1" w14:textId="77777777" w:rsidR="00F8399E" w:rsidRDefault="00000000">
      <w:pPr>
        <w:pStyle w:val="BodyText"/>
      </w:pPr>
      <m:oMathPara>
        <m:oMathParaPr>
          <m:jc m:val="center"/>
        </m:oMathParaPr>
        <m:oMath>
          <m:sSub>
            <m:sSubPr>
              <m:ctrlPr>
                <w:ins w:id="22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3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31"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33" w:author="Gunn, Jordan" w:date="2026-07-25T13:08:00Z" w16du:dateUtc="2026-07-25T12:08:00Z">
                  <w:rPr>
                    <w:rFonts w:ascii="Cambria Math" w:hAnsi="Cambria Math"/>
                  </w:rPr>
                </w:ins>
              </m:ctrlPr>
            </m:dPr>
            <m:e>
              <m:r>
                <w:rPr>
                  <w:rFonts w:ascii="Cambria Math" w:hAnsi="Cambria Math"/>
                </w:rPr>
                <m:t>7</m:t>
              </m:r>
            </m:e>
          </m:d>
        </m:oMath>
      </m:oMathPara>
      <w:bookmarkEnd w:id="227"/>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23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2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36" w:name="eq-task-mcf-learning"/>
      <m:oMathPara>
        <m:oMathParaPr>
          <m:jc m:val="center"/>
        </m:oMathParaPr>
        <m:oMath>
          <m:r>
            <w:rPr>
              <w:rFonts w:ascii="Cambria Math" w:hAnsi="Cambria Math"/>
            </w:rPr>
            <m:t>Δ</m:t>
          </m:r>
          <m:sSubSup>
            <m:sSubSupPr>
              <m:ctrlPr>
                <w:ins w:id="237"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8"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4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4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42" w:author="Rik Henson" w:date="2026-07-25T11:29:00Z">
              <m:rPr>
                <m:sty m:val="p"/>
              </m:rPr>
              <w:rPr>
                <w:rFonts w:ascii="Cambria Math" w:hAnsi="Cambria Math"/>
              </w:rPr>
              <m:t>.</m:t>
            </w:del>
          </m:r>
          <m:r>
            <w:rPr>
              <w:rFonts w:ascii="Cambria Math" w:hAnsi="Cambria Math"/>
            </w:rPr>
            <m:t>  </m:t>
          </m:r>
          <m:d>
            <m:dPr>
              <m:ctrlPr>
                <w:ins w:id="243" w:author="Gunn, Jordan" w:date="2026-07-25T13:08:00Z" w16du:dateUtc="2026-07-25T12:08:00Z">
                  <w:rPr>
                    <w:rFonts w:ascii="Cambria Math" w:hAnsi="Cambria Math"/>
                  </w:rPr>
                </w:ins>
              </m:ctrlPr>
            </m:dPr>
            <m:e>
              <m:r>
                <w:rPr>
                  <w:rFonts w:ascii="Cambria Math" w:hAnsi="Cambria Math"/>
                </w:rPr>
                <m:t>8</m:t>
              </m:r>
            </m:e>
          </m:d>
        </m:oMath>
      </m:oMathPara>
      <w:bookmarkEnd w:id="236"/>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44" w:name="Xb155c4bf5ea3a7bf524ee6be8d44f4b46605c57"/>
      <w:bookmarkEnd w:id="225"/>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45" w:name="eq-recall-support"/>
    <w:p w14:paraId="305E92C0" w14:textId="77777777" w:rsidR="00F8399E" w:rsidRDefault="00000000">
      <w:pPr>
        <w:pStyle w:val="BodyText"/>
      </w:pPr>
      <m:oMathPara>
        <m:oMathParaPr>
          <m:jc m:val="center"/>
        </m:oMathParaPr>
        <m:oMath>
          <m:sSub>
            <m:sSubPr>
              <m:ctrlPr>
                <w:ins w:id="246"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7" w:author="Gunn, Jordan" w:date="2026-07-25T13:08:00Z" w16du:dateUtc="2026-07-25T12:08:00Z">
                  <w:rPr>
                    <w:rFonts w:ascii="Cambria Math" w:hAnsi="Cambria Math"/>
                  </w:rPr>
                </w:ins>
              </m:ctrlPr>
            </m:sSubPr>
            <m:e>
              <m:d>
                <m:dPr>
                  <m:begChr m:val="["/>
                  <m:endChr m:val="]"/>
                  <m:ctrlPr>
                    <w:ins w:id="248" w:author="Gunn, Jordan" w:date="2026-07-25T13:08:00Z" w16du:dateUtc="2026-07-25T12:08:00Z">
                      <w:rPr>
                        <w:rFonts w:ascii="Cambria Math" w:hAnsi="Cambria Math"/>
                      </w:rPr>
                    </w:ins>
                  </m:ctrlPr>
                </m:dPr>
                <m:e>
                  <m:sSup>
                    <m:sSupPr>
                      <m:ctrlPr>
                        <w:ins w:id="24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51" w:author="Rik Henson" w:date="2026-07-25T11:29:00Z">
              <m:rPr>
                <m:sty m:val="p"/>
              </m:rPr>
              <w:rPr>
                <w:rFonts w:ascii="Cambria Math" w:hAnsi="Cambria Math"/>
              </w:rPr>
              <m:t>.</m:t>
            </w:del>
          </m:r>
          <m:r>
            <w:rPr>
              <w:rFonts w:ascii="Cambria Math" w:hAnsi="Cambria Math"/>
            </w:rPr>
            <m:t>  </m:t>
          </m:r>
          <m:d>
            <m:dPr>
              <m:ctrlPr>
                <w:ins w:id="252" w:author="Gunn, Jordan" w:date="2026-07-25T13:08:00Z" w16du:dateUtc="2026-07-25T12:08:00Z">
                  <w:rPr>
                    <w:rFonts w:ascii="Cambria Math" w:hAnsi="Cambria Math"/>
                  </w:rPr>
                </w:ins>
              </m:ctrlPr>
            </m:dPr>
            <m:e>
              <m:r>
                <w:rPr>
                  <w:rFonts w:ascii="Cambria Math" w:hAnsi="Cambria Math"/>
                </w:rPr>
                <m:t>9</m:t>
              </m:r>
            </m:e>
          </m:d>
        </m:oMath>
      </m:oMathPara>
      <w:bookmarkEnd w:id="245"/>
    </w:p>
    <w:p w14:paraId="3730B009" w14:textId="77777777" w:rsidR="00F8399E" w:rsidRDefault="00F54748">
      <w:pPr>
        <w:pStyle w:val="FirstParagraph"/>
      </w:pPr>
      <w:r>
        <w:t xml:space="preserve">The context vector </w:t>
      </w:r>
      <m:oMath>
        <m:sSub>
          <m:sSubPr>
            <m:ctrlPr>
              <w:ins w:id="25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54" w:name="eq-luce-choice"/>
      <m:oMathPara>
        <m:oMathParaPr>
          <m:jc m:val="center"/>
        </m:oMathParaPr>
        <m:oMath>
          <m:r>
            <w:rPr>
              <w:rFonts w:ascii="Cambria Math" w:hAnsi="Cambria Math"/>
            </w:rPr>
            <m:t>P</m:t>
          </m:r>
          <m:d>
            <m:dPr>
              <m:ctrlPr>
                <w:ins w:id="255"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6" w:author="Gunn, Jordan" w:date="2026-07-25T13:08:00Z" w16du:dateUtc="2026-07-25T12:08:00Z">
                  <w:rPr>
                    <w:rFonts w:ascii="Cambria Math" w:hAnsi="Cambria Math"/>
                  </w:rPr>
                </w:ins>
              </m:ctrlPr>
            </m:fPr>
            <m:num>
              <m:sSubSup>
                <m:sSubSupPr>
                  <m:ctrlPr>
                    <w:ins w:id="25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8"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9"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60" w:author="Rik Henson" w:date="2026-07-25T11:29:00Z">
              <m:rPr>
                <m:sty m:val="p"/>
              </m:rPr>
              <w:rPr>
                <w:rFonts w:ascii="Cambria Math" w:hAnsi="Cambria Math"/>
              </w:rPr>
              <m:t>.</m:t>
            </w:del>
          </m:r>
          <m:r>
            <w:rPr>
              <w:rFonts w:ascii="Cambria Math" w:hAnsi="Cambria Math"/>
            </w:rPr>
            <m:t>  </m:t>
          </m:r>
          <m:d>
            <m:dPr>
              <m:ctrlPr>
                <w:ins w:id="261" w:author="Gunn, Jordan" w:date="2026-07-25T13:08:00Z" w16du:dateUtc="2026-07-25T12:08:00Z">
                  <w:rPr>
                    <w:rFonts w:ascii="Cambria Math" w:hAnsi="Cambria Math"/>
                  </w:rPr>
                </w:ins>
              </m:ctrlPr>
            </m:dPr>
            <m:e>
              <m:r>
                <w:rPr>
                  <w:rFonts w:ascii="Cambria Math" w:hAnsi="Cambria Math"/>
                </w:rPr>
                <m:t>10</m:t>
              </m:r>
            </m:e>
          </m:d>
        </m:oMath>
      </m:oMathPara>
      <w:bookmarkEnd w:id="254"/>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62" w:name="eq-stopping"/>
    <w:p w14:paraId="23B2DDB6" w14:textId="77777777" w:rsidR="00F8399E" w:rsidRDefault="00000000">
      <w:pPr>
        <w:pStyle w:val="BodyText"/>
      </w:pPr>
      <m:oMathPara>
        <m:oMathParaPr>
          <m:jc m:val="center"/>
        </m:oMathParaPr>
        <m:oMath>
          <m:sSub>
            <m:sSubPr>
              <m:ctrlPr>
                <w:ins w:id="263"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64"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65"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6"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8" w:author="Rik Henson" w:date="2026-07-25T11:29:00Z">
              <m:rPr>
                <m:sty m:val="p"/>
              </m:rPr>
              <w:rPr>
                <w:rFonts w:ascii="Cambria Math" w:hAnsi="Cambria Math"/>
              </w:rPr>
              <m:t>.</m:t>
            </w:del>
          </m:r>
          <m:r>
            <w:rPr>
              <w:rFonts w:ascii="Cambria Math" w:hAnsi="Cambria Math"/>
            </w:rPr>
            <m:t>  </m:t>
          </m:r>
          <m:d>
            <m:dPr>
              <m:ctrlPr>
                <w:ins w:id="269" w:author="Gunn, Jordan" w:date="2026-07-25T13:08:00Z" w16du:dateUtc="2026-07-25T12:08:00Z">
                  <w:rPr>
                    <w:rFonts w:ascii="Cambria Math" w:hAnsi="Cambria Math"/>
                  </w:rPr>
                </w:ins>
              </m:ctrlPr>
            </m:dPr>
            <m:e>
              <m:r>
                <w:rPr>
                  <w:rFonts w:ascii="Cambria Math" w:hAnsi="Cambria Math"/>
                </w:rPr>
                <m:t>11</m:t>
              </m:r>
            </m:e>
          </m:d>
        </m:oMath>
      </m:oMathPara>
      <w:bookmarkEnd w:id="262"/>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70" w:name="eq-recall-context-update"/>
    <w:p w14:paraId="1707C72F" w14:textId="77777777" w:rsidR="00F8399E" w:rsidRDefault="00000000">
      <w:pPr>
        <w:pStyle w:val="BodyText"/>
      </w:pPr>
      <m:oMathPara>
        <m:oMathParaPr>
          <m:jc m:val="center"/>
        </m:oMathParaPr>
        <m:oMath>
          <m:sSub>
            <m:sSubPr>
              <m:ctrlPr>
                <w:ins w:id="27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72"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7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7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75" w:author="Gunn, Jordan" w:date="2026-07-25T13:08:00Z" w16du:dateUtc="2026-07-25T12:08:00Z">
                  <w:rPr>
                    <w:rFonts w:ascii="Cambria Math" w:hAnsi="Cambria Math"/>
                  </w:rPr>
                </w:ins>
              </m:ctrlPr>
            </m:accPr>
            <m:e>
              <m:sSup>
                <m:sSupPr>
                  <m:ctrlPr>
                    <w:ins w:id="2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7" w:author="Gunn, Jordan" w:date="2026-07-25T13:08:00Z" w16du:dateUtc="2026-07-25T12:08:00Z">
                      <w:rPr>
                        <w:rFonts w:ascii="Cambria Math" w:hAnsi="Cambria Math"/>
                      </w:rPr>
                    </w:ins>
                  </m:ctrlPr>
                </m:sSubPr>
                <m:e>
                  <m:r>
                    <w:rPr>
                      <w:rFonts w:ascii="Cambria Math" w:hAnsi="Cambria Math"/>
                    </w:rPr>
                    <m:t>f</m:t>
                  </m:r>
                </m:e>
                <m:sub>
                  <m:sSub>
                    <m:sSubPr>
                      <m:ctrlPr>
                        <w:ins w:id="278"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9" w:author="Rik Henson" w:date="2026-07-25T11:29:00Z">
              <m:rPr>
                <m:sty m:val="p"/>
              </m:rPr>
              <w:rPr>
                <w:rFonts w:ascii="Cambria Math" w:hAnsi="Cambria Math"/>
              </w:rPr>
              <m:t>.</m:t>
            </w:del>
          </m:r>
          <m:r>
            <w:rPr>
              <w:rFonts w:ascii="Cambria Math" w:hAnsi="Cambria Math"/>
            </w:rPr>
            <m:t>  </m:t>
          </m:r>
          <m:d>
            <m:dPr>
              <m:ctrlPr>
                <w:ins w:id="280" w:author="Gunn, Jordan" w:date="2026-07-25T13:08:00Z" w16du:dateUtc="2026-07-25T12:08:00Z">
                  <w:rPr>
                    <w:rFonts w:ascii="Cambria Math" w:hAnsi="Cambria Math"/>
                  </w:rPr>
                </w:ins>
              </m:ctrlPr>
            </m:dPr>
            <m:e>
              <m:r>
                <w:rPr>
                  <w:rFonts w:ascii="Cambria Math" w:hAnsi="Cambria Math"/>
                </w:rPr>
                <m:t>12</m:t>
              </m:r>
            </m:e>
          </m:d>
        </m:oMath>
      </m:oMathPara>
      <w:bookmarkEnd w:id="270"/>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8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83" w:name="deliberate-recall-control"/>
      <w:bookmarkEnd w:id="244"/>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28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286"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287" w:name="eq-monitoring-update"/>
    <w:p w14:paraId="04ABD58C" w14:textId="77777777" w:rsidR="00F8399E" w:rsidRDefault="00000000">
      <w:pPr>
        <w:pStyle w:val="BodyText"/>
      </w:pPr>
      <m:oMathPara>
        <m:oMathParaPr>
          <m:jc m:val="center"/>
        </m:oMathParaPr>
        <m:oMath>
          <m:sSub>
            <m:sSubPr>
              <m:ctrlPr>
                <w:ins w:id="28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90" w:author="Gunn, Jordan" w:date="2026-07-25T13:08:00Z" w16du:dateUtc="2026-07-25T12:08:00Z">
                  <w:rPr>
                    <w:rFonts w:ascii="Cambria Math" w:hAnsi="Cambria Math"/>
                  </w:rPr>
                </w:ins>
              </m:ctrlPr>
            </m:dPr>
            <m:e>
              <m:sSub>
                <m:sSubPr>
                  <m:ctrlPr>
                    <w:ins w:id="291"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9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94"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9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6" w:author="Gunn, Jordan" w:date="2026-07-25T13:08:00Z" w16du:dateUtc="2026-07-25T12:08:00Z">
                  <w:rPr>
                    <w:rFonts w:ascii="Cambria Math" w:hAnsi="Cambria Math"/>
                  </w:rPr>
                </w:ins>
              </m:ctrlPr>
            </m:accPr>
            <m:e>
              <m:sSup>
                <m:sSupPr>
                  <m:ctrlPr>
                    <w:ins w:id="29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8" w:author="Gunn, Jordan" w:date="2026-07-25T13:08:00Z" w16du:dateUtc="2026-07-25T12:08:00Z">
                      <w:rPr>
                        <w:rFonts w:ascii="Cambria Math" w:hAnsi="Cambria Math"/>
                      </w:rPr>
                    </w:ins>
                  </m:ctrlPr>
                </m:sSubPr>
                <m:e>
                  <m:r>
                    <w:rPr>
                      <w:rFonts w:ascii="Cambria Math" w:hAnsi="Cambria Math"/>
                    </w:rPr>
                    <m:t>f</m:t>
                  </m:r>
                </m:e>
                <m:sub>
                  <m:sSub>
                    <m:sSubPr>
                      <m:ctrlPr>
                        <w:ins w:id="299"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300" w:author="Rik Henson" w:date="2026-07-25T11:32:00Z">
              <m:rPr>
                <m:sty m:val="p"/>
              </m:rPr>
              <w:rPr>
                <w:rFonts w:ascii="Cambria Math" w:hAnsi="Cambria Math"/>
              </w:rPr>
              <m:t>.</m:t>
            </w:del>
          </m:r>
          <m:r>
            <w:rPr>
              <w:rFonts w:ascii="Cambria Math" w:hAnsi="Cambria Math"/>
            </w:rPr>
            <m:t>  </m:t>
          </m:r>
          <m:d>
            <m:dPr>
              <m:ctrlPr>
                <w:ins w:id="301" w:author="Gunn, Jordan" w:date="2026-07-25T13:08:00Z" w16du:dateUtc="2026-07-25T12:08:00Z">
                  <w:rPr>
                    <w:rFonts w:ascii="Cambria Math" w:hAnsi="Cambria Math"/>
                  </w:rPr>
                </w:ins>
              </m:ctrlPr>
            </m:dPr>
            <m:e>
              <m:r>
                <w:rPr>
                  <w:rFonts w:ascii="Cambria Math" w:hAnsi="Cambria Math"/>
                </w:rPr>
                <m:t>13</m:t>
              </m:r>
            </m:e>
          </m:d>
        </m:oMath>
      </m:oMathPara>
      <w:bookmarkEnd w:id="287"/>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302" w:name="eq-film-category-support"/>
    <w:p w14:paraId="6866142C" w14:textId="77777777" w:rsidR="00F8399E" w:rsidRDefault="00000000">
      <w:pPr>
        <w:pStyle w:val="BodyText"/>
      </w:pPr>
      <m:oMathPara>
        <m:oMathParaPr>
          <m:jc m:val="center"/>
        </m:oMathParaPr>
        <m:oMath>
          <m:sSubSup>
            <m:sSubSupPr>
              <m:ctrlPr>
                <w:ins w:id="30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304"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305"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6"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7" w:author="Rik Henson" w:date="2026-07-25T11:32:00Z">
              <m:rPr>
                <m:sty m:val="p"/>
              </m:rPr>
              <w:rPr>
                <w:rFonts w:ascii="Cambria Math" w:hAnsi="Cambria Math"/>
              </w:rPr>
              <m:t>.</m:t>
            </w:del>
          </m:r>
          <m:r>
            <w:rPr>
              <w:rFonts w:ascii="Cambria Math" w:hAnsi="Cambria Math"/>
            </w:rPr>
            <m:t>  </m:t>
          </m:r>
          <m:d>
            <m:dPr>
              <m:ctrlPr>
                <w:ins w:id="308" w:author="Gunn, Jordan" w:date="2026-07-25T13:08:00Z" w16du:dateUtc="2026-07-25T12:08:00Z">
                  <w:rPr>
                    <w:rFonts w:ascii="Cambria Math" w:hAnsi="Cambria Math"/>
                  </w:rPr>
                </w:ins>
              </m:ctrlPr>
            </m:dPr>
            <m:e>
              <m:r>
                <w:rPr>
                  <w:rFonts w:ascii="Cambria Math" w:hAnsi="Cambria Math"/>
                </w:rPr>
                <m:t>14</m:t>
              </m:r>
            </m:e>
          </m:d>
        </m:oMath>
      </m:oMathPara>
      <w:bookmarkEnd w:id="302"/>
    </w:p>
    <w:p w14:paraId="2F20BAEB" w14:textId="13DB8DD2" w:rsidR="00F8399E" w:rsidRDefault="00F54748">
      <w:pPr>
        <w:pStyle w:val="FirstParagraph"/>
      </w:pPr>
      <w:r>
        <w:t xml:space="preserve">Here, </w:t>
      </w:r>
      <m:oMath>
        <m:sSub>
          <m:sSubPr>
            <m:ctrlPr>
              <w:ins w:id="309"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31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311"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312"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313"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14" w:name="item-recognition"/>
      <w:bookmarkEnd w:id="283"/>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15" w:name="eq-recognition-evidence"/>
    <w:p w14:paraId="71C9DA0C" w14:textId="77777777" w:rsidR="00F8399E" w:rsidRDefault="00000000">
      <w:pPr>
        <w:pStyle w:val="BodyText"/>
      </w:pPr>
      <m:oMathPara>
        <m:oMathParaPr>
          <m:jc m:val="center"/>
        </m:oMathParaPr>
        <m:oMath>
          <m:sSub>
            <m:sSubPr>
              <m:ctrlPr>
                <w:ins w:id="316"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7" w:author="Gunn, Jordan" w:date="2026-07-25T13:08:00Z" w16du:dateUtc="2026-07-25T12:08:00Z">
                  <w:rPr>
                    <w:rFonts w:ascii="Cambria Math" w:hAnsi="Cambria Math"/>
                  </w:rPr>
                </w:ins>
              </m:ctrlPr>
            </m:sSupPr>
            <m:e>
              <m:d>
                <m:dPr>
                  <m:ctrlPr>
                    <w:ins w:id="318" w:author="Gunn, Jordan" w:date="2026-07-25T13:08:00Z" w16du:dateUtc="2026-07-25T12:08:00Z">
                      <w:rPr>
                        <w:rFonts w:ascii="Cambria Math" w:hAnsi="Cambria Math"/>
                      </w:rPr>
                    </w:ins>
                  </m:ctrlPr>
                </m:dPr>
                <m:e>
                  <m:sSup>
                    <m:sSupPr>
                      <m:ctrlPr>
                        <w:ins w:id="31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2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21"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22" w:author="Rik Henson" w:date="2026-07-25T11:33:00Z">
              <m:rPr>
                <m:sty m:val="p"/>
              </m:rPr>
              <w:rPr>
                <w:rFonts w:ascii="Cambria Math" w:hAnsi="Cambria Math"/>
              </w:rPr>
              <m:t>.</m:t>
            </w:del>
          </m:r>
          <m:r>
            <w:rPr>
              <w:rFonts w:ascii="Cambria Math" w:hAnsi="Cambria Math"/>
            </w:rPr>
            <m:t>  </m:t>
          </m:r>
          <m:d>
            <m:dPr>
              <m:ctrlPr>
                <w:ins w:id="323" w:author="Gunn, Jordan" w:date="2026-07-25T13:08:00Z" w16du:dateUtc="2026-07-25T12:08:00Z">
                  <w:rPr>
                    <w:rFonts w:ascii="Cambria Math" w:hAnsi="Cambria Math"/>
                  </w:rPr>
                </w:ins>
              </m:ctrlPr>
            </m:dPr>
            <m:e>
              <m:r>
                <w:rPr>
                  <w:rFonts w:ascii="Cambria Math" w:hAnsi="Cambria Math"/>
                </w:rPr>
                <m:t>15</m:t>
              </m:r>
            </m:e>
          </m:d>
        </m:oMath>
      </m:oMathPara>
      <w:bookmarkEnd w:id="315"/>
    </w:p>
    <w:p w14:paraId="52919FA3" w14:textId="19D9ABBB" w:rsidR="005E7DC3" w:rsidRDefault="00F54748">
      <w:pPr>
        <w:pStyle w:val="FirstParagraph"/>
      </w:pPr>
      <w:r>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324"/>
      <w:r>
        <w:t xml:space="preserve">The simulation stops at recognition evidence because that evidence is sufficient for the present claim: </w:t>
      </w:r>
      <w:commentRangeEnd w:id="324"/>
      <w:r w:rsidR="00BF26A4">
        <w:rPr>
          <w:rStyle w:val="CommentReference"/>
          <w:sz w:val="24"/>
          <w:szCs w:val="24"/>
        </w:rPr>
        <w:commentReference w:id="324"/>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25" w:name="simulations"/>
      <w:bookmarkEnd w:id="136"/>
      <w:bookmarkEnd w:id="314"/>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26"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27"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328"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33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33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33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3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33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335"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336"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33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338"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33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27"/>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40" w:name="X0b57449337501b368012fcfcd473e33f3217151"/>
      <w:bookmarkEnd w:id="326"/>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41"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42" w:name="fig-simulation1-unguided-sequence"/>
      <w:r>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42"/>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43" w:author="Rik Henson" w:date="2026-07-25T11:57:00Z">
        <w:r w:rsidR="00032458">
          <w:t xml:space="preserve"> </w:t>
        </w:r>
      </w:ins>
      <w:del w:id="344"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45"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46"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47" w:name="fig-simulation1-recall-distributions"/>
      <w:r>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47"/>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Simulation 2 examines whether deliberate retrieval control reduces the effect of those learned competitors.</w:t>
      </w:r>
    </w:p>
    <w:p w14:paraId="4AEC6211" w14:textId="77777777" w:rsidR="00F8399E" w:rsidRDefault="00F54748">
      <w:pPr>
        <w:pStyle w:val="Heading2"/>
      </w:pPr>
      <w:bookmarkStart w:id="348" w:name="X01bab10be8432eead1f631bed9fce6a815fd83d"/>
      <w:bookmarkEnd w:id="340"/>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349" w:name="fig-simulation2-control-cued-behavioral"/>
      <w:r>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drawing>
          <wp:inline distT="0" distB="0" distL="0" distR="0" wp14:anchorId="5271594F" wp14:editId="77C99B6C">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49"/>
    <w:commentRangeStart w:id="350"/>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50"/>
      <w:r w:rsidR="00B251D2">
        <w:rPr>
          <w:rStyle w:val="CommentReference"/>
          <w:sz w:val="24"/>
          <w:szCs w:val="24"/>
        </w:rPr>
        <w:commentReference w:id="350"/>
      </w:r>
      <w:r>
        <w:t xml:space="preserve">of the selective interference effect. In </w:t>
      </w:r>
      <w:commentRangeStart w:id="351"/>
      <w:r>
        <w:t>unguided</w:t>
      </w:r>
      <w:commentRangeEnd w:id="351"/>
      <w:r w:rsidR="00651672">
        <w:rPr>
          <w:rStyle w:val="CommentReference"/>
          <w:sz w:val="24"/>
          <w:szCs w:val="24"/>
        </w:rPr>
        <w:commentReference w:id="351"/>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52"/>
      <w:del w:id="353"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52"/>
      <w:r w:rsidR="00032458">
        <w:rPr>
          <w:rStyle w:val="CommentReference"/>
          <w:sz w:val="24"/>
          <w:szCs w:val="24"/>
        </w:rPr>
        <w:commentReference w:id="352"/>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54" w:name="X3f1d862adb125e692948a0e1917736f72c3ad35"/>
      <w:r>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279E1CF5">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54"/>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55"/>
      <w:r>
        <w:t>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55"/>
      <w:r w:rsidR="00032458">
        <w:rPr>
          <w:rStyle w:val="CommentReference"/>
          <w:sz w:val="24"/>
          <w:szCs w:val="24"/>
        </w:rPr>
        <w:commentReference w:id="355"/>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56" w:author="Rik Henson" w:date="2026-07-25T12:04:00Z">
        <w:r w:rsidR="00B70966" w:rsidRPr="00B70966" w:rsidDel="00032458">
          <w:delText>. I</w:delText>
        </w:r>
      </w:del>
      <w:ins w:id="357"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58" w:name="X6daa0b906c5e98f8ec58936bb9080f274712771"/>
    </w:p>
    <w:p w14:paraId="6A1B5F91" w14:textId="70645AA5" w:rsidR="00F8399E" w:rsidRDefault="00F54748">
      <w:pPr>
        <w:pStyle w:val="FigureTitle"/>
      </w:pPr>
      <w:bookmarkStart w:id="359" w:name="Xe96feb7454d6b23e449dfafb9c326dcfa9c3226"/>
      <w:bookmarkEnd w:id="358"/>
      <w:r>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59"/>
    <w:p w14:paraId="3C7A8EE3" w14:textId="62050C4F" w:rsidR="003A4685" w:rsidRDefault="000E09B9">
      <w:pPr>
        <w:pStyle w:val="AfterWithoutNote"/>
      </w:pPr>
      <w:commentRangeStart w:id="360"/>
      <w:r w:rsidRPr="000E09B9">
        <w:t xml:space="preserve">Figure 9 shows </w:t>
      </w:r>
      <w:commentRangeEnd w:id="360"/>
      <w:r w:rsidR="00B251D2" w:rsidRPr="000E09B9">
        <w:rPr>
          <w:rStyle w:val="CommentReference"/>
          <w:sz w:val="24"/>
          <w:szCs w:val="24"/>
        </w:rPr>
        <w:commentReference w:id="360"/>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61"/>
      <w:r w:rsidRPr="000E09B9">
        <w:t>cue, which can support film candidates throughout search</w:t>
      </w:r>
      <w:commentRangeEnd w:id="361"/>
      <w:r w:rsidR="00B251D2" w:rsidRPr="000E09B9">
        <w:rPr>
          <w:rStyle w:val="CommentReference"/>
          <w:sz w:val="24"/>
          <w:szCs w:val="24"/>
        </w:rPr>
        <w:commentReference w:id="361"/>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62" w:author="Rik Henson" w:date="2026-07-25T12:14:00Z"/>
        </w:rPr>
      </w:pPr>
    </w:p>
    <w:p w14:paraId="072D188F" w14:textId="0DE98577" w:rsidR="00F8399E" w:rsidRDefault="00F54748">
      <w:pPr>
        <w:pStyle w:val="BodyText"/>
      </w:pPr>
      <w:commentRangeStart w:id="363"/>
      <w:r>
        <w:t xml:space="preserve">Retrieval monitoring </w:t>
      </w:r>
      <w:ins w:id="364" w:author="Rik Henson" w:date="2026-07-25T12:14:00Z">
        <w:r w:rsidR="00B251D2">
          <w:t>can be</w:t>
        </w:r>
      </w:ins>
      <w:ins w:id="365" w:author="Rik Henson" w:date="2026-07-25T12:15:00Z">
        <w:r w:rsidR="00B251D2">
          <w:t xml:space="preserve"> distinguished from start-state control and maintained film-category by examining the order of items recalled. </w:t>
        </w:r>
      </w:ins>
      <w:commentRangeEnd w:id="363"/>
      <w:ins w:id="366" w:author="Rik Henson" w:date="2026-07-25T12:16:00Z">
        <w:r w:rsidR="00B251D2">
          <w:rPr>
            <w:rStyle w:val="CommentReference"/>
            <w:sz w:val="24"/>
            <w:szCs w:val="24"/>
          </w:rPr>
          <w:commentReference w:id="363"/>
        </w:r>
      </w:ins>
      <w:ins w:id="367" w:author="Rik Henson" w:date="2026-07-25T12:15:00Z">
        <w:r w:rsidR="00B251D2">
          <w:t xml:space="preserve">Because monitoring </w:t>
        </w:r>
      </w:ins>
      <w:r>
        <w:t>acts after a non-film item has already been sampled</w:t>
      </w:r>
      <w:del w:id="368" w:author="Rik Henson" w:date="2026-07-25T12:16:00Z">
        <w:r w:rsidDel="00B251D2">
          <w:delText>. B</w:delText>
        </w:r>
      </w:del>
      <w:ins w:id="369" w:author="Rik Henson" w:date="2026-07-25T12:16:00Z">
        <w:r w:rsidR="00B251D2">
          <w:t xml:space="preserve">, </w:t>
        </w:r>
      </w:ins>
      <w:del w:id="370"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71" w:name="Xa9c4b5e1618786b5f440768b73dd7732a592b1f"/>
      <w:r>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72"/>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72"/>
      <w:r w:rsidR="00B14A67" w:rsidRPr="0046146B">
        <w:rPr>
          <w:rStyle w:val="CommentReference"/>
          <w:sz w:val="24"/>
          <w:szCs w:val="24"/>
        </w:rPr>
        <w:commentReference w:id="372"/>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73" w:name="simulation-3-recognition"/>
      <w:bookmarkEnd w:id="348"/>
      <w:bookmarkEnd w:id="371"/>
      <w:commentRangeStart w:id="374"/>
      <w:r>
        <w:t>Simulation 3: Recognition</w:t>
      </w:r>
      <w:commentRangeEnd w:id="374"/>
      <w:r w:rsidR="00B14A67">
        <w:rPr>
          <w:rStyle w:val="CommentReference"/>
          <w:sz w:val="24"/>
          <w:szCs w:val="28"/>
        </w:rPr>
        <w:commentReference w:id="374"/>
      </w:r>
    </w:p>
    <w:p w14:paraId="280204EE" w14:textId="3C0C85AB" w:rsidR="00F8399E" w:rsidRDefault="00F54748">
      <w:pPr>
        <w:pStyle w:val="FirstParagraph"/>
      </w:pPr>
      <w:r>
        <w:t xml:space="preserve">The recognition simulation uses the same reminder conditions, task </w:t>
      </w:r>
      <w:r w:rsidR="00BC4D7F">
        <w:t xml:space="preserve">association </w:t>
      </w:r>
      <w:r>
        <w:t>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75" w:name="fig-recognition-test-format"/>
      <w:r>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drawing>
          <wp:inline distT="0" distB="0" distL="0" distR="0" wp14:anchorId="11F8477C" wp14:editId="5B1DF71E">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75"/>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376" w:name="general-discussion"/>
      <w:bookmarkEnd w:id="325"/>
      <w:bookmarkEnd w:id="373"/>
      <w:r>
        <w:t>General Discussion</w:t>
      </w:r>
    </w:p>
    <w:p w14:paraId="65B1A9C8" w14:textId="77777777" w:rsidR="00F8399E" w:rsidRDefault="00F54748">
      <w:pPr>
        <w:pStyle w:val="FirstParagraph"/>
      </w:pPr>
      <w:commentRangeStart w:id="377"/>
      <w:r>
        <w:t xml:space="preserve">The simulations identify a condition under which goal-directed remembering can remain selective after target-associated context has become linked to competitors. </w:t>
      </w:r>
      <w:commentRangeEnd w:id="377"/>
      <w:r w:rsidR="00B14A67">
        <w:rPr>
          <w:rStyle w:val="CommentReference"/>
          <w:sz w:val="24"/>
          <w:szCs w:val="24"/>
        </w:rPr>
        <w:commentReference w:id="377"/>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378" w:name="X6c606fadadb583872d6ebe5f2cdc4b983e49bc5"/>
      <w:r>
        <w:t>From Contextual Competition to Selective Retrieval</w:t>
      </w:r>
    </w:p>
    <w:p w14:paraId="35734D7A" w14:textId="53FED35B" w:rsidR="004F2EA3" w:rsidRDefault="004F2EA3">
      <w:pPr>
        <w:pStyle w:val="FirstParagraph"/>
      </w:pPr>
      <w:r w:rsidRPr="004F2EA3">
        <w:t>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379" w:name="X23a5f04ab4e0b3496314c425351c681f17baff0"/>
      <w:bookmarkEnd w:id="378"/>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380"/>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380"/>
      <w:r w:rsidR="00B14A67">
        <w:rPr>
          <w:rStyle w:val="CommentReference"/>
          <w:sz w:val="24"/>
          <w:szCs w:val="24"/>
        </w:rPr>
        <w:commentReference w:id="380"/>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81"/>
      <w:r>
        <w:t>retrospectively as consequences of those factors (</w:t>
      </w:r>
      <w:hyperlink w:anchor="ref-mcconnell2026testing">
        <w:r w:rsidR="00F8399E">
          <w:rPr>
            <w:rStyle w:val="Hyperlink"/>
          </w:rPr>
          <w:t>McConnell et al., 2026</w:t>
        </w:r>
      </w:hyperlink>
      <w:r>
        <w:t>).</w:t>
      </w:r>
      <w:commentRangeEnd w:id="381"/>
      <w:r w:rsidR="008C5E4F">
        <w:rPr>
          <w:rStyle w:val="CommentReference"/>
          <w:sz w:val="24"/>
          <w:szCs w:val="24"/>
        </w:rPr>
        <w:commentReference w:id="381"/>
      </w:r>
    </w:p>
    <w:p w14:paraId="72B5F63F" w14:textId="7E6C20A2" w:rsidR="004F2EA3" w:rsidRDefault="00F54748">
      <w:pPr>
        <w:pStyle w:val="BodyText"/>
        <w:pPrChange w:id="382"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383"/>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83"/>
      <w:r w:rsidR="008C5E4F">
        <w:rPr>
          <w:rStyle w:val="CommentReference"/>
          <w:sz w:val="24"/>
          <w:szCs w:val="24"/>
        </w:rPr>
        <w:commentReference w:id="383"/>
      </w:r>
      <w:commentRangeStart w:id="384"/>
      <w:r>
        <w:t>The clinical reach of these procedures makes their mechanisms consequential, while the mixed evidence limits the conclusions that can be drawn from any single positive dissociation.</w:t>
      </w:r>
      <w:commentRangeEnd w:id="384"/>
      <w:r w:rsidR="008C5E4F">
        <w:rPr>
          <w:rStyle w:val="CommentReference"/>
          <w:sz w:val="24"/>
          <w:szCs w:val="24"/>
        </w:rPr>
        <w:commentReference w:id="384"/>
      </w:r>
      <w:r>
        <w:t xml:space="preserve"> </w:t>
      </w:r>
      <w:commentRangeStart w:id="385"/>
      <w:r>
        <w:t>Real-world extensions do not themselves establish that retrieved-context competition explains intervention effects outside the laboratory.</w:t>
      </w:r>
      <w:commentRangeEnd w:id="385"/>
      <w:r w:rsidR="008C5E4F">
        <w:rPr>
          <w:rStyle w:val="CommentReference"/>
          <w:sz w:val="24"/>
          <w:szCs w:val="24"/>
        </w:rPr>
        <w:commentReference w:id="385"/>
      </w:r>
    </w:p>
    <w:p w14:paraId="1E80DC23" w14:textId="74D44AD6" w:rsidR="004F2EA3" w:rsidRPr="00B11715" w:rsidRDefault="004F2EA3" w:rsidP="00B11715">
      <w:pPr>
        <w:pStyle w:val="BodyText"/>
        <w:ind w:firstLine="0"/>
        <w:rPr>
          <w:b/>
          <w:bCs/>
        </w:rPr>
      </w:pPr>
      <w:bookmarkStart w:id="386" w:name="X5a924f87084a44c52c4925224a8f2b0af2fbb52"/>
      <w:bookmarkEnd w:id="379"/>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7"/>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7"/>
      <w:r w:rsidR="00DC30F1">
        <w:rPr>
          <w:rStyle w:val="CommentReference"/>
          <w:b/>
          <w:bCs/>
          <w:sz w:val="24"/>
          <w:szCs w:val="24"/>
        </w:rPr>
        <w:commentReference w:id="387"/>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388" w:name="limitations-and-scope"/>
      <w:bookmarkEnd w:id="386"/>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389"/>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90"/>
      <w:r>
        <w:t>Grounding that case in general memory theory also sharpens the evidence needed to identify memory processes that are distinctive to trauma.</w:t>
      </w:r>
      <w:commentRangeEnd w:id="389"/>
      <w:r w:rsidR="00046410">
        <w:rPr>
          <w:rStyle w:val="CommentReference"/>
          <w:sz w:val="24"/>
          <w:szCs w:val="24"/>
        </w:rPr>
        <w:commentReference w:id="389"/>
      </w:r>
      <w:commentRangeEnd w:id="390"/>
      <w:r w:rsidR="008177DA">
        <w:rPr>
          <w:rStyle w:val="CommentReference"/>
          <w:sz w:val="24"/>
          <w:szCs w:val="24"/>
        </w:rPr>
        <w:commentReference w:id="390"/>
      </w:r>
    </w:p>
    <w:p w14:paraId="778138E1" w14:textId="77777777" w:rsidR="00F8399E" w:rsidRDefault="00F54748">
      <w:pPr>
        <w:pStyle w:val="Heading1"/>
      </w:pPr>
      <w:bookmarkStart w:id="391" w:name="references"/>
      <w:bookmarkEnd w:id="376"/>
      <w:bookmarkEnd w:id="388"/>
      <w:r>
        <w:t>References</w:t>
      </w:r>
    </w:p>
    <w:p w14:paraId="33700899" w14:textId="77777777" w:rsidR="00F8399E" w:rsidRDefault="00F54748">
      <w:pPr>
        <w:pStyle w:val="Bibliography"/>
      </w:pPr>
      <w:bookmarkStart w:id="392" w:name="ref-asselbergs2024effectiveness"/>
      <w:bookmarkStart w:id="393"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394" w:name="ref-asselbergs2023systematic"/>
      <w:bookmarkEnd w:id="392"/>
      <w:r w:rsidRPr="00EA360F">
        <w:rPr>
          <w:lang w:val="sv-SE"/>
          <w:rPrChange w:id="395"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396" w:name="ref-baddeley2000working"/>
      <w:bookmarkEnd w:id="394"/>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397" w:name="ref-beckenstrom2026digital"/>
      <w:bookmarkEnd w:id="396"/>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398" w:name="ref-bird2012hippocampus"/>
      <w:bookmarkEnd w:id="397"/>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399" w:name="ref-bisby2020reduced"/>
      <w:bookmarkEnd w:id="398"/>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400" w:name="ref_brennan2021investigating"/>
      <w:bookmarkStart w:id="401" w:name="ref-brewin2014episodic"/>
      <w:bookmarkEnd w:id="399"/>
      <w:r w:rsidRPr="00575613">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400"/>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402" w:name="ref-brewin1996dual"/>
      <w:bookmarkEnd w:id="401"/>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403" w:name="ref-brewin2010intrusive"/>
      <w:bookmarkEnd w:id="402"/>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404" w:name="ref-busemeyer2000model"/>
      <w:bookmarkEnd w:id="403"/>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405" w:name="ref-cohen2022memory"/>
      <w:bookmarkEnd w:id="404"/>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406" w:name="ref-deeprose2012imagery"/>
      <w:bookmarkEnd w:id="405"/>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407" w:name="ref-dupertuys2026ukraine"/>
      <w:bookmarkEnd w:id="406"/>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408" w:name="ref-ehlers2000cognitive"/>
      <w:bookmarkEnd w:id="407"/>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409" w:name="ref-hagenaars2017tetris"/>
      <w:bookmarkEnd w:id="408"/>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410" w:name="ref-healey2014memory"/>
      <w:bookmarkEnd w:id="409"/>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411" w:name="ref-healey2016four"/>
      <w:bookmarkEnd w:id="410"/>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412" w:name="ref-healey2024peppr"/>
      <w:bookmarkEnd w:id="411"/>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413" w:name="ref-hemi2023cognitive"/>
      <w:bookmarkEnd w:id="412"/>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414" w:name="ref-herrema2024first"/>
      <w:bookmarkEnd w:id="413"/>
      <w:r w:rsidRPr="00EA360F">
        <w:rPr>
          <w:lang w:val="sv-SE"/>
          <w:rPrChange w:id="415" w:author="Emily Holmes" w:date="2026-08-22T17:51:00Z" w16du:dateUtc="2026-08-22T16:51: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416" w:name="ref-holmes2008inducing"/>
      <w:bookmarkEnd w:id="414"/>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417" w:name="ref-holmes2004trauma"/>
      <w:bookmarkEnd w:id="416"/>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418" w:name="ref-holmes2009can"/>
      <w:bookmarkEnd w:id="417"/>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419" w:name="ref-holmes2010key"/>
      <w:bookmarkEnd w:id="418"/>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420" w:name="ref-horsch2017reducing"/>
      <w:bookmarkEnd w:id="419"/>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421" w:name="ref-howard1999contextual"/>
      <w:bookmarkEnd w:id="420"/>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422" w:name="ref-howard2002distributed"/>
      <w:bookmarkEnd w:id="421"/>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423" w:name="ref-howard2008persistence"/>
      <w:bookmarkEnd w:id="422"/>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424" w:name="ref-hupbach2008dynamics"/>
      <w:bookmarkEnd w:id="423"/>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425" w:name="ref-iyadurai2018preventing"/>
      <w:bookmarkEnd w:id="424"/>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426" w:name="ref-iyadurai2023reducing"/>
      <w:bookmarkEnd w:id="425"/>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427" w:name="ref-iyadurai2019intrusive"/>
      <w:bookmarkEnd w:id="426"/>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428" w:name="ref-james2015computer"/>
      <w:bookmarkEnd w:id="427"/>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429" w:name="ref-james2016trauma"/>
      <w:bookmarkEnd w:id="428"/>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430" w:name="ref-jin2024theory"/>
      <w:bookmarkEnd w:id="429"/>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431" w:name="ref-kahana1996associative"/>
      <w:bookmarkEnd w:id="430"/>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432" w:name="ref-kahana2020computational"/>
      <w:bookmarkEnd w:id="431"/>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433" w:name="ref-kanstrup2021single"/>
      <w:bookmarkEnd w:id="432"/>
      <w:r w:rsidRPr="00EA360F">
        <w:rPr>
          <w:lang w:val="sv-SE"/>
          <w:rPrChange w:id="434"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435" w:name="ref-kanstrup2024guided"/>
      <w:bookmarkEnd w:id="433"/>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436" w:name="ref_kessler2018reducing"/>
      <w:bookmarkStart w:id="437" w:name="ref-kessler2020visuospatial"/>
      <w:bookmarkEnd w:id="435"/>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436"/>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438" w:name="ref-kindt2009beyond"/>
      <w:bookmarkEnd w:id="437"/>
      <w:r w:rsidRPr="00EA360F">
        <w:rPr>
          <w:lang w:val="sv-SE"/>
          <w:rPrChange w:id="439"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440" w:name="ref-kragel2015neural"/>
      <w:bookmarkEnd w:id="438"/>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441" w:name="ref-krans2009intrusive"/>
      <w:bookmarkEnd w:id="440"/>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442" w:name="ref-lau2019intrusive"/>
      <w:bookmarkEnd w:id="441"/>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443" w:name="ref-lau2021selectively"/>
      <w:bookmarkEnd w:id="442"/>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44" w:name="ref-lohnas2023event"/>
      <w:bookmarkEnd w:id="443"/>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45" w:name="ref-lohnas2015expanding"/>
      <w:bookmarkEnd w:id="444"/>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46" w:name="ref-lohnas2026specialized"/>
      <w:bookmarkEnd w:id="445"/>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47" w:name="ref-luce1959individual"/>
      <w:bookmarkEnd w:id="446"/>
      <w:r>
        <w:t xml:space="preserve">Luce, R. D. (1959). </w:t>
      </w:r>
      <w:r>
        <w:rPr>
          <w:i/>
          <w:iCs/>
        </w:rPr>
        <w:t>Individual choice behavior: A theoretical analysis</w:t>
      </w:r>
      <w:r>
        <w:t>. Wiley.</w:t>
      </w:r>
    </w:p>
    <w:p w14:paraId="0DF01E11" w14:textId="77777777" w:rsidR="00F8399E" w:rsidRDefault="00F54748">
      <w:pPr>
        <w:pStyle w:val="Bibliography"/>
      </w:pPr>
      <w:bookmarkStart w:id="448" w:name="ref-mcconnell2026testing"/>
      <w:bookmarkEnd w:id="447"/>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49" w:name="ref-moccia2022cue"/>
      <w:bookmarkEnd w:id="448"/>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50" w:name="ref-moccia2025effects"/>
      <w:bookmarkEnd w:id="449"/>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51" w:name="ref-morton2016predictive"/>
      <w:bookmarkEnd w:id="450"/>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52" w:name="ref-norman2017neuronal"/>
      <w:bookmarkEnd w:id="451"/>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53" w:name="ref-parks2026unified"/>
      <w:bookmarkEnd w:id="452"/>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54" w:name="ref-polyn2011semantic"/>
      <w:bookmarkEnd w:id="453"/>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55" w:name="ref-polyn2012neural"/>
      <w:bookmarkEnd w:id="454"/>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56" w:name="ref-polyn2009context"/>
      <w:bookmarkEnd w:id="455"/>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57" w:name="ref-polyn2009task"/>
      <w:bookmarkEnd w:id="456"/>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58" w:name="ref-raaijmakers1980sam"/>
      <w:bookmarkEnd w:id="457"/>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59" w:name="ref-ramineni2023treating"/>
      <w:bookmarkEnd w:id="458"/>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60" w:name="ref-schwartz2005shadows"/>
      <w:bookmarkEnd w:id="459"/>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61" w:name="ref-sederberg2011human"/>
      <w:bookmarkEnd w:id="460"/>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62" w:name="ref-sederberg2008context"/>
      <w:bookmarkEnd w:id="461"/>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63" w:name="ref-talmi2013enhanced"/>
      <w:bookmarkEnd w:id="462"/>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64" w:name="ref-talmi2019retrieved"/>
      <w:bookmarkEnd w:id="463"/>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65" w:name="ref-talmi2007contribution"/>
      <w:bookmarkEnd w:id="464"/>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66" w:name="ref-talmi2004semantic"/>
      <w:bookmarkEnd w:id="465"/>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67" w:name="ref-unsworth2010understanding"/>
      <w:bookmarkEnd w:id="466"/>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68" w:name="ref-varma2024experimental"/>
      <w:bookmarkEnd w:id="467"/>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69" w:name="ref-wessel2025evidence"/>
      <w:bookmarkEnd w:id="468"/>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470" w:author="Emily Holmes" w:date="2026-08-22T17:51:00Z" w16du:dateUtc="2026-08-22T16:51:00Z">
            <w:rPr/>
          </w:rPrChange>
        </w:rPr>
      </w:pPr>
      <w:bookmarkStart w:id="471" w:name="ref-zaromb2006temporal"/>
      <w:bookmarkEnd w:id="469"/>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472"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473" w:name="ref-zhou2025episodic"/>
      <w:bookmarkEnd w:id="471"/>
      <w:r w:rsidRPr="00EA360F">
        <w:rPr>
          <w:lang w:val="sv-SE"/>
          <w:rPrChange w:id="474" w:author="Emily Holmes" w:date="2026-08-22T17:51:00Z" w16du:dateUtc="2026-08-22T16:51:00Z">
            <w:rPr/>
          </w:rPrChange>
        </w:rPr>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391"/>
      <w:bookmarkEnd w:id="393"/>
      <w:bookmarkEnd w:id="473"/>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4" w:author="Gunn, Jordan" w:date="2026-09-27T00:45:00Z" w:initials="GJ">
    <w:p w14:paraId="46CC0BDC" w14:textId="77777777" w:rsidR="00F3091A" w:rsidRDefault="00F3091A" w:rsidP="00F3091A">
      <w:r>
        <w:rPr>
          <w:rStyle w:val="CommentReference"/>
        </w:rPr>
        <w:annotationRef/>
      </w:r>
      <w:r>
        <w:rPr>
          <w:sz w:val="20"/>
          <w:szCs w:val="20"/>
        </w:rPr>
        <w:t>Agreed. I’ll make the trauma-film setting explicit in the title and bring intrusive and voluntary memory into the opening phrase.</w:t>
      </w:r>
    </w:p>
  </w:comment>
  <w:comment w:id="25"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29"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30"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32"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33"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34"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40"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41"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45"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49"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76"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77"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92"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98"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100"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108"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110"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116"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117" w:author="Rik Henson" w:date="2026-07-25T10:33:00Z" w:initials="RH">
    <w:p w14:paraId="0205FB06" w14:textId="082616CD" w:rsidR="00DC30F1" w:rsidRDefault="00DC30F1">
      <w:pPr>
        <w:pStyle w:val="CommentText"/>
      </w:pPr>
      <w:r>
        <w:rPr>
          <w:rStyle w:val="CommentReference"/>
        </w:rPr>
        <w:annotationRef/>
      </w:r>
      <w:r>
        <w:t>Or scrap</w:t>
      </w:r>
    </w:p>
  </w:comment>
  <w:comment w:id="118" w:author="Rik Henson" w:date="2026-07-25T10:33:00Z" w:initials="RH">
    <w:p w14:paraId="2C2D4DF6" w14:textId="0192D862" w:rsidR="00DC30F1" w:rsidRDefault="00DC30F1">
      <w:pPr>
        <w:pStyle w:val="CommentText"/>
      </w:pPr>
      <w:r>
        <w:rPr>
          <w:rStyle w:val="CommentReference"/>
        </w:rPr>
        <w:annotationRef/>
      </w:r>
      <w:r>
        <w:t>(and scrap)</w:t>
      </w:r>
    </w:p>
  </w:comment>
  <w:comment w:id="121" w:author="Rik Henson" w:date="2026-07-25T10:34:00Z" w:initials="RH">
    <w:p w14:paraId="4A984B55" w14:textId="48F8F6D2" w:rsidR="00DC30F1" w:rsidRDefault="00DC30F1">
      <w:pPr>
        <w:pStyle w:val="CommentText"/>
      </w:pPr>
      <w:r>
        <w:rPr>
          <w:rStyle w:val="CommentReference"/>
        </w:rPr>
        <w:annotationRef/>
      </w:r>
      <w:r>
        <w:t>obvious</w:t>
      </w:r>
    </w:p>
  </w:comment>
  <w:comment w:id="123"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25"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26"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129"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130"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132"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134"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135" w:author="Rik Henson" w:date="2026-07-25T11:17:00Z" w:initials="RH">
    <w:p w14:paraId="706D80C8" w14:textId="0D9E87BD" w:rsidR="00DC30F1" w:rsidRDefault="00DC30F1">
      <w:pPr>
        <w:pStyle w:val="CommentText"/>
      </w:pPr>
      <w:r>
        <w:rPr>
          <w:rStyle w:val="CommentReference"/>
        </w:rPr>
        <w:annotationRef/>
      </w:r>
      <w:r>
        <w:t>scrap</w:t>
      </w:r>
    </w:p>
  </w:comment>
  <w:comment w:id="139"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168"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324"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50"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51"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352"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55"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60"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61"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63"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72"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74"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377"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380"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381"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383"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384"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385"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387"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389"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390"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46CC0BDC" w15:paraIdParent="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7DC6DB16" w16cex:dateUtc="2026-09-26T23:45:00Z"/>
  <w16cex:commentExtensible w16cex:durableId="61BC697E" w16cex:dateUtc="2026-07-27T08:11:00Z"/>
  <w16cex:commentExtensible w16cex:durableId="2D803BB9" w16cex:dateUtc="2026-07-27T12:30:00Z"/>
  <w16cex:commentExtensible w16cex:durableId="6B4CD8F2" w16cex:dateUtc="2026-07-27T12:31:00Z"/>
  <w16cex:commentExtensible w16cex:durableId="73F0F64F" w16cex:dateUtc="2026-07-27T08:08:00Z"/>
  <w16cex:commentExtensible w16cex:durableId="67C16765" w16cex:dateUtc="2026-07-27T08:09:00Z"/>
  <w16cex:commentExtensible w16cex:durableId="32BBF0B5" w16cex:dateUtc="2026-07-27T08:09:00Z"/>
  <w16cex:commentExtensible w16cex:durableId="10C8CA26" w16cex:dateUtc="2026-07-27T12:38:00Z"/>
  <w16cex:commentExtensible w16cex:durableId="559B0EFC" w16cex:dateUtc="2026-07-27T12:40:00Z"/>
  <w16cex:commentExtensible w16cex:durableId="0C98FE11" w16cex:dateUtc="2026-07-27T09:44:00Z"/>
  <w16cex:commentExtensible w16cex:durableId="74FBE8BD" w16cex:dateUtc="2026-07-27T12:55: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9237E96" w16cex:dateUtc="2026-07-27T13:12:00Z"/>
  <w16cex:commentExtensible w16cex:durableId="33A2CF3C" w16cex:dateUtc="2026-07-27T13:1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46CC0BDC" w16cid:durableId="7DC6DB1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51A0E5" w14:textId="77777777" w:rsidR="00D737CB" w:rsidRDefault="00D737CB">
      <w:pPr>
        <w:spacing w:line="240" w:lineRule="auto"/>
      </w:pPr>
      <w:r>
        <w:separator/>
      </w:r>
    </w:p>
  </w:endnote>
  <w:endnote w:type="continuationSeparator" w:id="0">
    <w:p w14:paraId="09ACB063" w14:textId="77777777" w:rsidR="00D737CB" w:rsidRDefault="00D737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1FB53" w14:textId="77777777" w:rsidR="00D737CB" w:rsidRDefault="00D737CB">
      <w:pPr>
        <w:spacing w:line="240" w:lineRule="auto"/>
      </w:pPr>
      <w:r>
        <w:separator/>
      </w:r>
    </w:p>
  </w:footnote>
  <w:footnote w:type="continuationSeparator" w:id="0">
    <w:p w14:paraId="6DB2134A" w14:textId="77777777" w:rsidR="00D737CB" w:rsidRDefault="00D737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FF64E58" w:rsidR="00DC30F1"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DC30F1">
          <w:t>INTRUSIVE AND VOLUNTARY MEMORY FROM A SINGLE SYSTEM</w:t>
        </w:r>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Emily Holmes">
    <w15:presenceInfo w15:providerId="AD" w15:userId="S::eah1a25@soton.ac.uk::a2bebec6-befc-4d24-b423-6d7782cc51ad"/>
  </w15:person>
  <w15:person w15:author="Rik Henson">
    <w15:presenceInfo w15:providerId="AD" w15:userId="S-1-5-21-1950246571-422974343-453104363-12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6252B"/>
    <w:rsid w:val="0027048E"/>
    <w:rsid w:val="002723E0"/>
    <w:rsid w:val="0027518C"/>
    <w:rsid w:val="002A768D"/>
    <w:rsid w:val="002B1D3B"/>
    <w:rsid w:val="002B6632"/>
    <w:rsid w:val="002C3B74"/>
    <w:rsid w:val="002C5DF2"/>
    <w:rsid w:val="002D3334"/>
    <w:rsid w:val="002F1EFC"/>
    <w:rsid w:val="002F2193"/>
    <w:rsid w:val="002F5AF5"/>
    <w:rsid w:val="002F65E6"/>
    <w:rsid w:val="0030567B"/>
    <w:rsid w:val="003141C0"/>
    <w:rsid w:val="003340D6"/>
    <w:rsid w:val="00336E23"/>
    <w:rsid w:val="003379B4"/>
    <w:rsid w:val="00340B9E"/>
    <w:rsid w:val="00345646"/>
    <w:rsid w:val="00360168"/>
    <w:rsid w:val="00360FED"/>
    <w:rsid w:val="00387005"/>
    <w:rsid w:val="00387689"/>
    <w:rsid w:val="00393121"/>
    <w:rsid w:val="00396482"/>
    <w:rsid w:val="003A4685"/>
    <w:rsid w:val="003B31D8"/>
    <w:rsid w:val="003B7C65"/>
    <w:rsid w:val="003D0872"/>
    <w:rsid w:val="003D2B82"/>
    <w:rsid w:val="003D2E3A"/>
    <w:rsid w:val="003D73FF"/>
    <w:rsid w:val="003E371B"/>
    <w:rsid w:val="004023D3"/>
    <w:rsid w:val="00403FC9"/>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51672"/>
    <w:rsid w:val="00661B64"/>
    <w:rsid w:val="00666423"/>
    <w:rsid w:val="00682A9F"/>
    <w:rsid w:val="006A7CEE"/>
    <w:rsid w:val="006B4CA7"/>
    <w:rsid w:val="006D1D9D"/>
    <w:rsid w:val="006D3C7F"/>
    <w:rsid w:val="006D5518"/>
    <w:rsid w:val="006D75D7"/>
    <w:rsid w:val="006E0F39"/>
    <w:rsid w:val="00700D0B"/>
    <w:rsid w:val="00717963"/>
    <w:rsid w:val="007222CE"/>
    <w:rsid w:val="007603E7"/>
    <w:rsid w:val="00762D11"/>
    <w:rsid w:val="007676E2"/>
    <w:rsid w:val="0077017D"/>
    <w:rsid w:val="00772034"/>
    <w:rsid w:val="007764CF"/>
    <w:rsid w:val="007868AB"/>
    <w:rsid w:val="00796044"/>
    <w:rsid w:val="007A0EEB"/>
    <w:rsid w:val="007A1B2A"/>
    <w:rsid w:val="007B5A30"/>
    <w:rsid w:val="007C4E27"/>
    <w:rsid w:val="007C5A94"/>
    <w:rsid w:val="007E0089"/>
    <w:rsid w:val="007E1142"/>
    <w:rsid w:val="007E2A5D"/>
    <w:rsid w:val="007E4C3B"/>
    <w:rsid w:val="007F0D81"/>
    <w:rsid w:val="00801C81"/>
    <w:rsid w:val="008177DA"/>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6078A"/>
    <w:rsid w:val="009638C5"/>
    <w:rsid w:val="0097150A"/>
    <w:rsid w:val="009A3FA9"/>
    <w:rsid w:val="009B29FD"/>
    <w:rsid w:val="009B41AF"/>
    <w:rsid w:val="009C01B7"/>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BD52B5"/>
    <w:rsid w:val="00BF26A4"/>
    <w:rsid w:val="00C13FB3"/>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32F73"/>
    <w:rsid w:val="00D43714"/>
    <w:rsid w:val="00D630B7"/>
    <w:rsid w:val="00D71331"/>
    <w:rsid w:val="00D737CB"/>
    <w:rsid w:val="00D807FA"/>
    <w:rsid w:val="00D855D1"/>
    <w:rsid w:val="00DA752F"/>
    <w:rsid w:val="00DB4D47"/>
    <w:rsid w:val="00DC13C6"/>
    <w:rsid w:val="00DC30F1"/>
    <w:rsid w:val="00DD4B3A"/>
    <w:rsid w:val="00DE772F"/>
    <w:rsid w:val="00DF6AC1"/>
    <w:rsid w:val="00E04F66"/>
    <w:rsid w:val="00E31121"/>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091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17322</Words>
  <Characters>98736</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Intrusive and voluntary memory from a single system: A retrieved-context account of selective interference in the trauma-film paradigm</dc:title>
  <dc:creator>Deborah Talmi</dc:creator>
  <cp:keywords>intrusive memories, voluntary memory, trauma-film paradigm, visuospatial intervention, selective interference, retrieved-context theory, computational modeling</cp:keywords>
  <dc:description>INTRUSIVE AND VOLUNTARY MEMORY FROM A SINGLE SYSTEM</dc:description>
  <cp:lastModifiedBy>Gunn, Jordan</cp:lastModifiedBy>
  <cp:revision>6</cp:revision>
  <dcterms:created xsi:type="dcterms:W3CDTF">2026-08-22T16:49:00Z</dcterms:created>
  <dcterms:modified xsi:type="dcterms:W3CDTF">2026-09-27T00:04:00Z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