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65.png" ContentType="image/png"/>
  <Override PartName="/word/media/rId70.png" ContentType="image/png"/>
  <Override PartName="/word/media/rId214.png" ContentType="image/png"/>
  <Override PartName="/word/media/rId17.png" ContentType="image/png"/>
  <Override PartName="/word/media/rId22.png" ContentType="image/png"/>
  <Override PartName="/word/media/rId26.png" ContentType="image/png"/>
  <Override PartName="/word/media/rId45.png" ContentType="image/png"/>
  <Override PartName="/word/media/rId49.png" ContentType="image/png"/>
  <Override PartName="/word/media/rId54.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61f6b93d0049583f290426b609ce1a159c9601"/>
    <w:p>
      <w:pPr>
        <w:pStyle w:val="Heading1"/>
      </w:pPr>
      <w:ins w:id="1" w:author="Gunn, Jordan" w:date="2026-09-27T00:44:00Z">
        <w:r>
          <w:t xml:space="preserve">Intrusive and voluntary memory from a single system: A retrieved-context account of selective interference in the trauma-film paradigm</w:t>
        </w:r>
      </w:ins>
      <w:del w:id="1" w:author="Gunn, Jordan" w:date="2026-09-27T00:44:00Z">
        <w:r>
          <w:delText xml:space="preserve">Competition and control in episodic memory search: A retrieved-context account of selective</w:delText>
        </w:r>
        <w:r>
          <w:delText xml:space="preserve"> </w:delText>
        </w:r>
        <w:commentRangeStart w:id="3"/>
        <w:commentRangeStart w:id="4"/>
        <w:r>
          <w:delText xml:space="preserve">interference</w:delText>
        </w:r>
      </w:del>
      <w:commentRangeEnd w:id="3"/>
      <w:r>
        <w:rPr>
          <w:rStyle w:val="CommentReference"/>
        </w:rPr>
        <w:commentReference w:id="3"/>
      </w:r>
      <w:commentRangeEnd w:id="4"/>
      <w:r>
        <w:rPr>
          <w:rStyle w:val="CommentReference"/>
        </w:rPr>
        <w:commentReference w:id="4"/>
      </w:r>
    </w:p>
    <w:p>
      <w:pPr>
        <w:pStyle w:val="FirstParagraph"/>
      </w:pPr>
      <w:r>
        <w:t xml:space="preserve">Jordan B Gunn</w:t>
      </w:r>
      <w:ins w:id="2" w:author="Gunn, Jordan" w:date="2026-09-26T23:57:00Z">
        <w:r>
          <w:rPr>
            <w:vertAlign w:val="superscript"/>
          </w:rPr>
          <w:t xml:space="preserve">1</w:t>
        </w:r>
        <w:r>
          <w:t xml:space="preserve">, Richard N. Henson</w:t>
        </w:r>
        <w:r>
          <w:rPr>
            <w:vertAlign w:val="superscript"/>
          </w:rPr>
          <w:t xml:space="preserve">2</w:t>
        </w:r>
        <w:r>
          <w:t xml:space="preserve">, Emily A. Holmes</w:t>
        </w:r>
        <w:r>
          <w:rPr>
            <w:vertAlign w:val="superscript"/>
          </w:rPr>
          <w:t xml:space="preserve">3,4</w:t>
        </w:r>
        <w:r>
          <w:t xml:space="preserve">, Thomas G. W. McConnell</w:t>
        </w:r>
        <w:r>
          <w:rPr>
            <w:vertAlign w:val="superscript"/>
          </w:rPr>
          <w:t xml:space="preserve">1</w:t>
        </w:r>
        <w:r>
          <w:t xml:space="preserve">, and Deborah Talmi</w:t>
        </w:r>
        <w:r>
          <w:rPr>
            <w:vertAlign w:val="superscript"/>
          </w:rPr>
          <w:t xml:space="preserve">1</w:t>
        </w:r>
      </w:ins>
    </w:p>
    <w:p>
      <w:pPr>
        <w:pStyle w:val="BodyText"/>
      </w:pPr>
      <w:ins w:id="3" w:author="Gunn, Jordan" w:date="2026-09-26T23:57:00Z">
        <w:r>
          <w:rPr>
            <w:vertAlign w:val="superscript"/>
          </w:rPr>
          <w:t xml:space="preserve">1</w:t>
        </w:r>
      </w:ins>
      <w:r>
        <w:t xml:space="preserve"> </w:t>
      </w:r>
      <w:r>
        <w:t xml:space="preserve">Department of Psychology, University of Cambridge</w:t>
      </w:r>
      <w:ins w:id="4" w:author="Gunn, Jordan" w:date="2026-09-26T23:57:00Z">
        <w:r>
          <w:t xml:space="preserve">, Cambridge, UK</w:t>
        </w:r>
      </w:ins>
    </w:p>
    <w:p>
      <w:pPr>
        <w:pStyle w:val="BodyText"/>
      </w:pPr>
      <w:ins w:id="5" w:author="Gunn, Jordan" w:date="2026-09-26T23:57:00Z">
        <w:r>
          <w:rPr>
            <w:vertAlign w:val="superscript"/>
          </w:rPr>
          <w:t xml:space="preserve">2</w:t>
        </w:r>
        <w:r>
          <w:t xml:space="preserve"> </w:t>
        </w:r>
        <w:r>
          <w:t xml:space="preserve">MRC Cognition and Brain Sciences Unit, Department of Psychiatry, University of Cambridge, Cambridge, UK</w:t>
        </w:r>
      </w:ins>
    </w:p>
    <w:p>
      <w:pPr>
        <w:pStyle w:val="BodyText"/>
      </w:pPr>
      <w:ins w:id="6" w:author="Gunn, Jordan" w:date="2026-09-26T23:57:00Z">
        <w:r>
          <w:rPr>
            <w:vertAlign w:val="superscript"/>
          </w:rPr>
          <w:t xml:space="preserve">3</w:t>
        </w:r>
        <w:r>
          <w:t xml:space="preserve"> </w:t>
        </w:r>
        <w:r>
          <w:t xml:space="preserve">Department of Women’s and Children’s Health, Uppsala University, Uppsala, Sweden</w:t>
        </w:r>
      </w:ins>
    </w:p>
    <w:p>
      <w:pPr>
        <w:pStyle w:val="BodyText"/>
      </w:pPr>
      <w:ins w:id="7" w:author="Gunn, Jordan" w:date="2026-09-26T23:57:00Z">
        <w:r>
          <w:rPr>
            <w:vertAlign w:val="superscript"/>
          </w:rPr>
          <w:t xml:space="preserve">4</w:t>
        </w:r>
        <w:r>
          <w:t xml:space="preserve"> </w:t>
        </w:r>
        <w:r>
          <w:t xml:space="preserve">School of Psychology, Faculty of Environmental and Life Sciences, University of Southampton, Southampton, UK</w:t>
        </w:r>
      </w:ins>
    </w:p>
    <w:p>
      <w:pPr>
        <w:pStyle w:val="BodyText"/>
      </w:pPr>
      <w:del w:id="2" w:author="Emily Holmes" w:date="2026-07-27T15:07:00Z"/>
    </w:p>
    <w:bookmarkEnd w:id="9"/>
    <w:bookmarkStart w:id="10"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w:id="8" w:author="Emily Holmes" w:date="2026-07-27T14:29:00Z">
        <w:r>
          <w:t xml:space="preserve">, imagery competing task intervention</w:t>
        </w:r>
      </w:ins>
    </w:p>
    <w:bookmarkEnd w:id="10"/>
    <w:bookmarkStart w:id="11" w:name="X1872a6689b324c387fc3b0a8cca950f47442c50"/>
    <w:p>
      <w:pPr>
        <w:pStyle w:val="Heading1"/>
      </w:pPr>
      <w:del w:id="3" w:author="Gunn, Jordan" w:date="2026-09-26T23:57:00Z">
        <w:r>
          <w:delText xml:space="preserve">Competition and control in episodic memory search: A retrieved-context account of selective interference</w:delText>
        </w:r>
      </w:del>
      <w:ins w:id="9" w:author="Gunn, Jordan" w:date="2026-09-26T23:57:00Z">
        <w:r>
          <w:t xml:space="preserve">Intrusive and voluntary memory from a single system: A retrieved-context account of selective interference in the trauma-film paradigm</w:t>
        </w:r>
      </w:ins>
    </w:p>
    <w:bookmarkEnd w:id="11"/>
    <w:bookmarkStart w:id="12" w:name="abstract"/>
    <w:p>
      <w:pPr>
        <w:pStyle w:val="Heading1"/>
      </w:pPr>
      <w:r>
        <w:t xml:space="preserve">Abstract</w:t>
      </w:r>
    </w:p>
    <w:p>
      <w:pPr>
        <w:pStyle w:val="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w:t>
      </w:r>
      <w:r>
        <w:t xml:space="preserve"> </w:t>
      </w:r>
      <w:commentRangeStart w:id="25"/>
      <w:ins w:id="10" w:author="Rik Henson" w:date="2026-07-25T10:10:00Z">
        <w:r>
          <w:t xml:space="preserve">involuntary</w:t>
        </w:r>
      </w:ins>
      <w:r>
        <w:t xml:space="preserve"> </w:t>
      </w:r>
      <w:commentRangeEnd w:id="25"/>
      <w:r>
        <w:rPr>
          <w:rStyle w:val="CommentReference"/>
        </w:rPr>
        <w:commentReference w:id="25"/>
      </w:r>
      <w:r>
        <w:t xml:space="preserve">intrusions while leaving goal-directed remembering relatively intact. This selective interference effect is often interpreted through</w:t>
      </w:r>
      <w:r>
        <w:t xml:space="preserve"> </w:t>
      </w:r>
      <w:ins w:id="11" w:author="Emily Holmes" w:date="2026-07-27T14:29:00Z">
        <w:r>
          <w:t xml:space="preserve">clinical</w:t>
        </w:r>
      </w:ins>
      <w:r>
        <w:t xml:space="preserve"> </w:t>
      </w:r>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w:t>
      </w:r>
      <w:r>
        <w:t xml:space="preserve"> </w:t>
      </w:r>
      <w:commentRangeStart w:id="29"/>
      <w:r>
        <w:t xml:space="preserve">task competitors</w:t>
      </w:r>
      <w:r>
        <w:t xml:space="preserve"> </w:t>
      </w:r>
      <w:commentRangeEnd w:id="29"/>
      <w:r>
        <w:rPr>
          <w:rStyle w:val="CommentReference"/>
        </w:rPr>
        <w:commentReference w:id="29"/>
      </w:r>
      <w:r>
        <w:t xml:space="preserve">as well as film items. In the model, strong task competitors reduce</w:t>
      </w:r>
      <w:r>
        <w:t xml:space="preserve"> </w:t>
      </w:r>
      <w:commentRangeStart w:id="30"/>
      <w:r>
        <w:t xml:space="preserve">unguided</w:t>
      </w:r>
      <w:r>
        <w:t xml:space="preserve"> </w:t>
      </w:r>
      <w:commentRangeEnd w:id="30"/>
      <w:r>
        <w:rPr>
          <w:rStyle w:val="CommentReference"/>
        </w:rPr>
        <w:commentReference w:id="30"/>
      </w:r>
      <w:r>
        <w:t xml:space="preserve">film recall</w:t>
      </w:r>
      <w:r>
        <w:t xml:space="preserve"> </w:t>
      </w:r>
      <w:ins w:id="12" w:author="Rik Henson" w:date="2026-07-25T10:10:00Z">
        <w:r>
          <w:t xml:space="preserve">(</w:t>
        </w:r>
        <w:commentRangeStart w:id="32"/>
        <w:commentRangeStart w:id="33"/>
        <w:commentRangeStart w:id="34"/>
        <w:r>
          <w:t xml:space="preserve">intrusions</w:t>
        </w:r>
      </w:ins>
      <w:commentRangeEnd w:id="32"/>
      <w:r>
        <w:rPr>
          <w:rStyle w:val="CommentReference"/>
        </w:rPr>
        <w:commentReference w:id="32"/>
      </w:r>
      <w:commentRangeEnd w:id="33"/>
      <w:r>
        <w:rPr>
          <w:rStyle w:val="CommentReference"/>
        </w:rPr>
        <w:commentReference w:id="33"/>
      </w:r>
      <w:commentRangeEnd w:id="34"/>
      <w:r>
        <w:rPr>
          <w:rStyle w:val="CommentReference"/>
        </w:rPr>
        <w:commentReference w:id="34"/>
      </w:r>
      <w:ins w:id="13" w:author="Rik Henson" w:date="2026-07-25T10:10:00Z">
        <w:r>
          <w:t xml:space="preserve">)</w:t>
        </w:r>
      </w:ins>
      <w:r>
        <w:t xml:space="preserve"> </w:t>
      </w:r>
      <w:r>
        <w:t xml:space="preserve">more than deliberate film recall when a maintained film-category cue selectively favors film candidates.</w:t>
      </w:r>
      <w:r>
        <w:t xml:space="preserve"> </w:t>
      </w:r>
      <w:commentRangeStart w:id="40"/>
      <w:commentRangeStart w:id="41"/>
      <w:r>
        <w:t xml:space="preserve">Deliberate recognition is less affected than deliberate recall because the model evaluates a presented candidate item’s fit to context rather than selecting among film and task candidates.</w:t>
      </w:r>
      <w:r>
        <w:t xml:space="preserve"> </w:t>
      </w:r>
      <w:commentRangeEnd w:id="40"/>
      <w:r>
        <w:rPr>
          <w:rStyle w:val="CommentReference"/>
        </w:rPr>
        <w:commentReference w:id="40"/>
      </w:r>
      <w:commentRangeEnd w:id="41"/>
      <w:r>
        <w:rPr>
          <w:rStyle w:val="CommentReference"/>
        </w:rPr>
        <w:commentReference w:id="41"/>
      </w:r>
      <w:r>
        <w:t xml:space="preserve">We discuss how these results motivate tests of selective interference in standard episodic memory paradigms.</w:t>
      </w:r>
    </w:p>
    <w:bookmarkEnd w:id="12"/>
    <w:bookmarkStart w:id="21"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w:t>
      </w:r>
      <w:r>
        <w:t xml:space="preserve"> </w:t>
      </w:r>
      <w:ins w:id="14" w:author="Emily Holmes" w:date="2026-07-27T14:36:00Z">
        <w:r>
          <w:t xml:space="preserve">Intrusive memories are those which are recalled involuntary typically in the f</w:t>
        </w:r>
      </w:ins>
      <w:ins w:id="15" w:author="Emily Holmes" w:date="2026-07-27T14:37:00Z">
        <w:r>
          <w:t xml:space="preserve">orm of brief visual image of scenes within a traumatic event.</w:t>
        </w:r>
      </w:ins>
      <w:r>
        <w:t xml:space="preserve"> </w:t>
      </w:r>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w:t>
      </w:r>
      <w:r>
        <w:t xml:space="preserve"> </w:t>
      </w:r>
      <w:commentRangeStart w:id="45"/>
      <w:hyperlink w:anchor="ref-james2016trauma">
        <w:r>
          <w:rPr>
            <w:rStyle w:val="Hyperlink"/>
          </w:rPr>
          <w:t xml:space="preserve">James et al., 2016</w:t>
        </w:r>
      </w:hyperlink>
      <w:commentRangeEnd w:id="45"/>
      <w:r>
        <w:rPr>
          <w:rStyle w:val="CommentReference"/>
        </w:rPr>
        <w:commentReference w:id="45"/>
      </w:r>
      <w:r>
        <w:t xml:space="preserve">). Participants view a distressing film, record later intrusions, and often complete</w:t>
      </w:r>
      <w:r>
        <w:t xml:space="preserve"> </w:t>
      </w:r>
      <w:del w:id="4" w:author="Emily Holmes" w:date="2026-07-27T14:39:00Z">
        <w:r>
          <w:delText xml:space="preserve">v</w:delText>
        </w:r>
      </w:del>
      <w:ins w:id="16" w:author="Emily Holmes" w:date="2026-07-27T14:38:00Z">
        <w:r>
          <w:t xml:space="preserve">both inv</w:t>
        </w:r>
      </w:ins>
      <w:ins w:id="17" w:author="Emily Holmes" w:date="2026-07-27T14: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w:t>
      </w:r>
      <w:r>
        <w:t xml:space="preserve"> </w:t>
      </w:r>
      <w:commentRangeStart w:id="49"/>
      <w:hyperlink w:anchor="ref-james2016trauma">
        <w:r>
          <w:rPr>
            <w:rStyle w:val="Hyperlink"/>
          </w:rPr>
          <w:t xml:space="preserve">James et al., 2016</w:t>
        </w:r>
      </w:hyperlink>
      <w:commentRangeEnd w:id="49"/>
      <w:r>
        <w:rPr>
          <w:rStyle w:val="CommentReference"/>
        </w:rPr>
        <w:commentReference w:id="49"/>
      </w:r>
      <w:r>
        <w:t xml:space="preserve">). Memory for the same film can therefore arise involuntarily</w:t>
      </w:r>
      <w:ins w:id="18" w:author="Rik Henson" w:date="2026-07-25T10:14:00Z">
        <w:r>
          <w:t xml:space="preserve">,</w:t>
        </w:r>
      </w:ins>
      <w:r>
        <w:t xml:space="preserve"> </w:t>
      </w:r>
      <w:r>
        <w:t xml:space="preserve">or be retrieved voluntarily, and</w:t>
      </w:r>
      <w:r>
        <w:t xml:space="preserve"> </w:t>
      </w:r>
      <w:del w:id="5" w:author="Rik Henson" w:date="2026-07-25T10:14:00Z">
        <w:r>
          <w:delText xml:space="preserve">the</w:delText>
        </w:r>
      </w:del>
      <w:ins w:id="19" w:author="Rik Henson" w:date="2026-07-25T10:14:00Z">
        <w:r>
          <w:t xml:space="preserve">these</w:t>
        </w:r>
      </w:ins>
      <w:r>
        <w:t xml:space="preserve"> </w:t>
      </w:r>
      <w:r>
        <w:t xml:space="preserve">two outcomes</w:t>
      </w:r>
      <w:r>
        <w:t xml:space="preserve"> </w:t>
      </w:r>
      <w:del w:id="6" w:author="Rik Henson" w:date="2026-07-25T10:14:00Z">
        <w:r>
          <w:delText xml:space="preserve">need not vary together</w:delText>
        </w:r>
      </w:del>
      <w:r>
        <w:t xml:space="preserve"> </w:t>
      </w:r>
      <w:ins w:id="20" w:author="Rik Henson" w:date="2026-07-25T10:14:00Z">
        <w:r>
          <w:t xml:space="preserve">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21" w:author="Rik Henson" w:date="2026-07-25T10:15:00Z">
        <w:r>
          <w:t xml:space="preserve">,</w:t>
        </w:r>
      </w:ins>
      <w:r>
        <w:t xml:space="preserve"> </w:t>
      </w:r>
      <w:r>
        <w:t xml:space="preserve">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w:t>
      </w:r>
      <w:r>
        <w:t xml:space="preserve"> </w:t>
      </w:r>
      <w:del w:id="7" w:author="Rik Henson" w:date="2026-07-25T10:16:00Z">
        <w:r>
          <w:delText xml:space="preserve">link</w:delText>
        </w:r>
      </w:del>
      <w:r>
        <w:t xml:space="preserve"> </w:t>
      </w:r>
      <w:ins w:id="22" w:author="Rik Henson" w:date="2026-07-25T10:16:00Z">
        <w:r>
          <w:t xml:space="preserve">postulate that</w:t>
        </w:r>
      </w:ins>
      <w:r>
        <w:t xml:space="preserve"> </w:t>
      </w:r>
      <w:del w:id="8" w:author="Rik Henson" w:date="2026-07-25T10:16:00Z">
        <w:r>
          <w:delText xml:space="preserve">coherent</w:delText>
        </w:r>
      </w:del>
      <w:r>
        <w:t xml:space="preserve"> </w:t>
      </w:r>
      <w:r>
        <w:t xml:space="preserve">voluntary recollection</w:t>
      </w:r>
      <w:r>
        <w:t xml:space="preserve"> </w:t>
      </w:r>
      <w:del w:id="9" w:author="Rik Henson" w:date="2026-07-25T10:17:00Z">
        <w:r>
          <w:delText xml:space="preserve">to</w:delText>
        </w:r>
      </w:del>
      <w:r>
        <w:t xml:space="preserve"> </w:t>
      </w:r>
      <w:ins w:id="23" w:author="Rik Henson" w:date="2026-07-25T10:17:00Z">
        <w:r>
          <w:t xml:space="preserve">arises from</w:t>
        </w:r>
      </w:ins>
      <w:r>
        <w:t xml:space="preserve"> </w:t>
      </w:r>
      <w:r>
        <w:t xml:space="preserve">hippocampally</w:t>
      </w:r>
      <w:ins w:id="24" w:author="Rik Henson" w:date="2026-07-25T10:16:00Z">
        <w:r>
          <w:t xml:space="preserve">-</w:t>
        </w:r>
      </w:ins>
      <w:r>
        <w:t xml:space="preserve"> </w:t>
      </w:r>
      <w:del w:id="10" w:author="Rik Henson" w:date="2026-07-25T10:16:00Z"/>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1" w:author="Rik Henson" w:date="2026-07-25T10:17:00Z">
        <w:r>
          <w:delText xml:space="preserve">. T</w:delText>
        </w:r>
      </w:del>
      <w:ins w:id="25" w:author="Rik Henson" w:date="2026-07-25T10:17:00Z">
        <w:r>
          <w:t xml:space="preserve">, whereas</w:t>
        </w:r>
      </w:ins>
      <w:r>
        <w:t xml:space="preserve"> </w:t>
      </w:r>
      <w:del w:id="12" w:author="Rik Henson" w:date="2026-07-25T10:17:00Z">
        <w:r>
          <w:delText xml:space="preserve">hey suggest that</w:delText>
        </w:r>
      </w:del>
      <w:r>
        <w:t xml:space="preserve"> </w:t>
      </w:r>
      <w:r>
        <w:t xml:space="preserve">intrusive re-experiencing</w:t>
      </w:r>
      <w:r>
        <w:t xml:space="preserve"> </w:t>
      </w:r>
      <w:del w:id="13" w:author="Rik Henson" w:date="2026-07-25T10:17:00Z">
        <w:r>
          <w:delText xml:space="preserve">is due</w:delText>
        </w:r>
      </w:del>
      <w:ins w:id="26" w:author="Rik Henson" w:date="2026-07-25T10:17:00Z">
        <w:r>
          <w:t xml:space="preserve">arises from</w:t>
        </w:r>
      </w:ins>
      <w:r>
        <w:t xml:space="preserve"> </w:t>
      </w:r>
      <w:del w:id="14" w:author="Rik Henson" w:date="2026-07-25T10:17:00Z">
        <w:r>
          <w:delText xml:space="preserve">to</w:delText>
        </w:r>
      </w:del>
      <w:r>
        <w:t xml:space="preserve"> </w:t>
      </w:r>
      <w:r>
        <w:t xml:space="preserve">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r>
        <w:t xml:space="preserve"> </w:t>
      </w:r>
      <w:ins w:id="27" w:author="Emily Holmes" w:date="2026-07-27T14:42:00Z">
        <w:r>
          <w:t xml:space="preserve">after film viewing (e.g. 24 hours later)</w:t>
        </w:r>
      </w:ins>
      <w:r>
        <w:t xml:space="preserve"> </w:t>
      </w:r>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28" w:author="Rik Henson" w:date="2026-07-25T10:18:00Z">
        <w:r>
          <w:t xml:space="preserve">s</w:t>
        </w:r>
      </w:ins>
      <w:r>
        <w:t xml:space="preserve"> </w:t>
      </w:r>
      <w:ins w:id="29" w:author="Rik Henson" w:date="2026-07-25T10:18:00Z">
        <w:r>
          <w:t xml:space="preserve">that</w:t>
        </w:r>
      </w:ins>
      <w:r>
        <w:t xml:space="preserve"> </w:t>
      </w:r>
      <w:r>
        <w:t xml:space="preserve">support</w:t>
      </w:r>
      <w:del w:id="15" w:author="Rik Henson" w:date="2026-07-25T10:18:00Z">
        <w:r>
          <w:delText xml:space="preserve">ing</w:delText>
        </w:r>
      </w:del>
      <w:r>
        <w:t xml:space="preserve"> </w:t>
      </w:r>
      <w:r>
        <w:t xml:space="preserve">intrusions more strongly than the contextualized representation</w:t>
      </w:r>
      <w:ins w:id="30" w:author="Rik Henson" w:date="2026-07-25T10:18:00Z">
        <w:r>
          <w:t xml:space="preserve">s</w:t>
        </w:r>
      </w:ins>
      <w:r>
        <w:t xml:space="preserve"> </w:t>
      </w:r>
      <w:ins w:id="31" w:author="Rik Henson" w:date="2026-07-25T10:18:00Z">
        <w:r>
          <w:t xml:space="preserve">that</w:t>
        </w:r>
      </w:ins>
      <w:r>
        <w:t xml:space="preserve"> </w:t>
      </w:r>
      <w:r>
        <w:t xml:space="preserve">support</w:t>
      </w:r>
      <w:del w:id="16" w:author="Rik Henson" w:date="2026-07-25T10:18:00Z">
        <w:r>
          <w:delText xml:space="preserve">ing</w:delText>
        </w:r>
      </w:del>
      <w:r>
        <w:t xml:space="preserve"> </w:t>
      </w:r>
      <w:r>
        <w:t xml:space="preserve">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w:t>
      </w:r>
      <w:r>
        <w:t xml:space="preserve"> </w:t>
      </w:r>
      <w:commentRangeStart w:id="76"/>
      <w:commentRangeStart w:id="77"/>
      <w:r>
        <w:t xml:space="preserve">preserved voluntary memory must emerge from the model rather than be assumed to follow from deliberate retrieval.</w:t>
      </w:r>
      <w:commentRangeEnd w:id="76"/>
      <w:r>
        <w:rPr>
          <w:rStyle w:val="CommentReference"/>
        </w:rPr>
        <w:commentReference w:id="76"/>
      </w:r>
      <w:commentRangeEnd w:id="77"/>
      <w:r>
        <w:rPr>
          <w:rStyle w:val="CommentReference"/>
        </w:rPr>
        <w:commentReference w:id="77"/>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32" w:author="Rik Henson" w:date="2026-07-25T10:20:00Z">
        <w:r>
          <w:t xml:space="preserve">,</w:t>
        </w:r>
      </w:ins>
      <w:r>
        <w:t xml:space="preserve"> </w:t>
      </w:r>
      <w:ins w:id="33" w:author="Rik Henson" w:date="2026-07-25T10:22:00Z">
        <w:r>
          <w:t xml:space="preserve">such that any</w:t>
        </w:r>
      </w:ins>
      <w:r>
        <w:t xml:space="preserve"> </w:t>
      </w:r>
      <w:del w:id="17" w:author="Rik Henson" w:date="2026-07-25T10:22:00Z"/>
      <w:del w:id="18" w:author="Rik Henson" w:date="2026-07-25T10:21:00Z">
        <w:r>
          <w:delText xml:space="preserve">associated</w:delText>
        </w:r>
      </w:del>
      <w:r>
        <w:t xml:space="preserve"> </w:t>
      </w:r>
      <w:del w:id="19" w:author="Rik Henson" w:date="2026-07-25T10:22:00Z">
        <w:r>
          <w:delText xml:space="preserve">task material</w:delText>
        </w:r>
      </w:del>
      <w:r>
        <w:t xml:space="preserve"> </w:t>
      </w:r>
      <w:del w:id="20" w:author="Rik Henson" w:date="2026-07-25T10:21:00Z">
        <w:r>
          <w:delText xml:space="preserve">is encoded</w:delText>
        </w:r>
      </w:del>
      <w:del w:id="21" w:author="Rik Henson" w:date="2026-07-25T10:22:00Z">
        <w:r>
          <w:delText xml:space="preserve">.</w:delText>
        </w:r>
      </w:del>
      <w:r>
        <w:t xml:space="preserve"> </w:t>
      </w:r>
      <w:del w:id="22" w:author="Rik Henson" w:date="2026-07-25T10:21:00Z">
        <w:r>
          <w:delText xml:space="preserve">T</w:delText>
        </w:r>
      </w:del>
      <w:ins w:id="34" w:author="Rik Henson" w:date="2026-07-25T10:21:00Z">
        <w:r>
          <w:t xml:space="preserve">t</w:t>
        </w:r>
      </w:ins>
      <w:r>
        <w:t xml:space="preserve">ask material</w:t>
      </w:r>
      <w:r>
        <w:t xml:space="preserve"> </w:t>
      </w:r>
      <w:ins w:id="35" w:author="Rik Henson" w:date="2026-07-25T10:22:00Z">
        <w:r>
          <w:t xml:space="preserve">following shortly afterwards</w:t>
        </w:r>
      </w:ins>
      <w:del w:id="23" w:author="Rik Henson" w:date="2026-07-25T10:22:00Z">
        <w:r>
          <w:delText xml:space="preserve">then</w:delText>
        </w:r>
      </w:del>
      <w:r>
        <w:t xml:space="preserve"> </w:t>
      </w:r>
      <w:ins w:id="36" w:author="Rik Henson" w:date="2026-07-25T10:22:00Z">
        <w:r>
          <w:t xml:space="preserve">also</w:t>
        </w:r>
      </w:ins>
      <w:r>
        <w:t xml:space="preserve"> </w:t>
      </w:r>
      <w:r>
        <w:t xml:space="preserve">becomes</w:t>
      </w:r>
      <w:r>
        <w:t xml:space="preserve"> </w:t>
      </w:r>
      <w:ins w:id="37" w:author="Rik Henson" w:date="2026-07-25T10:21:00Z">
        <w:r>
          <w:t xml:space="preserve">associated</w:t>
        </w:r>
      </w:ins>
      <w:del w:id="24" w:author="Rik Henson" w:date="2026-07-25T10:21:00Z">
        <w:r>
          <w:delText xml:space="preserve">linked</w:delText>
        </w:r>
      </w:del>
      <w:r>
        <w:t xml:space="preserve"> </w:t>
      </w:r>
      <w:r>
        <w:t xml:space="preserve">to the</w:t>
      </w:r>
      <w:r>
        <w:t xml:space="preserve"> </w:t>
      </w:r>
      <w:commentRangeStart w:id="92"/>
      <w:r>
        <w:t xml:space="preserve">reinstated context</w:t>
      </w:r>
      <w:commentRangeEnd w:id="92"/>
      <w:r>
        <w:rPr>
          <w:rStyle w:val="CommentReference"/>
        </w:rPr>
        <w:commentReference w:id="92"/>
      </w:r>
      <w:r>
        <w:t xml:space="preserve">. When this context later guides retrieval, it</w:t>
      </w:r>
      <w:r>
        <w:t xml:space="preserve"> </w:t>
      </w:r>
      <w:ins w:id="38" w:author="Rik Henson" w:date="2026-07-25T10:23:00Z">
        <w:r>
          <w:t xml:space="preserve">therefore</w:t>
        </w:r>
      </w:ins>
      <w:r>
        <w:t xml:space="preserve"> </w:t>
      </w:r>
      <w:del w:id="25" w:author="Rik Henson" w:date="2026-07-25T10:23:00Z">
        <w:r>
          <w:delText xml:space="preserve">supports</w:delText>
        </w:r>
      </w:del>
      <w:r>
        <w:t xml:space="preserve"> </w:t>
      </w:r>
      <w:ins w:id="39" w:author="Rik Henson" w:date="2026-07-25T10:23:00Z">
        <w:r>
          <w:t xml:space="preserve">cues</w:t>
        </w:r>
      </w:ins>
      <w:r>
        <w:t xml:space="preserve"> </w:t>
      </w:r>
      <w:r>
        <w:t xml:space="preserve">task items</w:t>
      </w:r>
      <w:r>
        <w:t xml:space="preserve"> </w:t>
      </w:r>
      <w:del w:id="26" w:author="Rik Henson" w:date="2026-07-25T10:23:00Z">
        <w:r>
          <w:delText xml:space="preserve">alongside</w:delText>
        </w:r>
      </w:del>
      <w:r>
        <w:t xml:space="preserve"> </w:t>
      </w:r>
      <w:ins w:id="40" w:author="Rik Henson" w:date="2026-07-25T10:23:00Z">
        <w:r>
          <w:t xml:space="preserve">as well as</w:t>
        </w:r>
      </w:ins>
      <w:r>
        <w:t xml:space="preserve"> </w:t>
      </w:r>
      <w:r>
        <w:t xml:space="preserve">film items, placing them in competition for recall.</w:t>
      </w:r>
    </w:p>
    <w:p>
      <w:pPr>
        <w:pStyle w:val="BodyText"/>
      </w:pPr>
      <w:r>
        <w:t xml:space="preserve">How strongly this competition affects performance depends on</w:t>
      </w:r>
      <w:r>
        <w:t xml:space="preserve"> </w:t>
      </w:r>
      <w:commentRangeStart w:id="98"/>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w:t>
      </w:r>
      <w:r>
        <w:t xml:space="preserve"> </w:t>
      </w:r>
      <w:commentRangeEnd w:id="98"/>
      <w:r>
        <w:rPr>
          <w:rStyle w:val="CommentReference"/>
        </w:rPr>
        <w:commentReference w:id="98"/>
      </w:r>
      <w:del w:id="27" w:author="Rik Henson" w:date="2026-07-25T10:25:00Z">
        <w:r>
          <w:delText xml:space="preserve">The same contextual associations can therefore yield different effects of interference as retrieval goals and test format change.</w:delText>
        </w:r>
      </w:del>
      <w:r>
        <w:t xml:space="preserve"> </w:t>
      </w:r>
      <w:r>
        <w:t xml:space="preserve">We formalize this retrieval account in an</w:t>
      </w:r>
      <w:r>
        <w:t xml:space="preserve"> </w:t>
      </w:r>
      <w:commentRangeStart w:id="100"/>
      <w:r>
        <w:t xml:space="preserve">emotional variant (</w:t>
      </w:r>
      <w:commentRangeEnd w:id="100"/>
      <w:r>
        <w:rPr>
          <w:rStyle w:val="CommentReference"/>
        </w:rPr>
        <w:commentReference w:id="100"/>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41" w:author="Rik Henson" w:date="2026-07-25T10:27:00Z">
        <w:r>
          <w:t xml:space="preserve">A</w:t>
        </w:r>
      </w:ins>
      <w:r>
        <w:t xml:space="preserve"> </w:t>
      </w:r>
      <w:r>
        <w:t xml:space="preserve">summarizes the modeled paradigm</w:t>
      </w:r>
      <w:r>
        <w:t xml:space="preserve"> </w:t>
      </w:r>
      <w:del w:id="28" w:author="Rik Henson" w:date="2026-07-25T10:27:00Z">
        <w:r>
          <w:delText xml:space="preserve">and the</w:delText>
        </w:r>
      </w:del>
      <w:ins w:id="42" w:author="Rik Henson" w:date="2026-07-25T10:27:00Z">
        <w:r>
          <w:t xml:space="preserve">while</w:t>
        </w:r>
      </w:ins>
      <w:r>
        <w:t xml:space="preserve"> </w:t>
      </w:r>
      <w:ins w:id="43" w:author="Rik Henson" w:date="2026-07-25T10:27:00Z">
        <w:r>
          <w:t xml:space="preserve">Figure 1B summarizes the canonical pattern of results</w:t>
        </w:r>
      </w:ins>
      <w:r>
        <w:t xml:space="preserve"> </w:t>
      </w:r>
      <w:del w:id="29" w:author="Rik Henson" w:date="2026-07-25T10:27:00Z">
        <w:r>
          <w:delText xml:space="preserve">selective-interference contrast between</w:delText>
        </w:r>
      </w:del>
      <w:ins w:id="44" w:author="Rik Henson" w:date="2026-07-25T10:27:00Z">
        <w:r>
          <w:t xml:space="preserve">for</w:t>
        </w:r>
      </w:ins>
      <w:r>
        <w:t xml:space="preserve"> </w:t>
      </w:r>
      <w:r>
        <w:t xml:space="preserve">unguided and deliberate film recall</w:t>
      </w:r>
      <w:ins w:id="45"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w:t>
      </w:r>
      <w:r>
        <w:t xml:space="preserve"> </w:t>
      </w:r>
      <w:commentRangeStart w:id="108"/>
      <w:r>
        <w:t xml:space="preserve">Simulation 3 extends the account to deliberate recognition, isolating the role of test format.</w:t>
      </w:r>
      <w:r>
        <w:t xml:space="preserve"> </w:t>
      </w:r>
      <w:commentRangeEnd w:id="108"/>
      <w:r>
        <w:rPr>
          <w:rStyle w:val="CommentReference"/>
        </w:rPr>
        <w:commentReference w:id="108"/>
      </w:r>
      <w:r>
        <w:t xml:space="preserve">Together, the simulations specify a mechanistic alternative to selective-vulnerability accounts and identify when intrusive and voluntary remembering should diverge.</w:t>
      </w:r>
    </w:p>
    <w:p>
      <w:pPr>
        <w:pStyle w:val="BodyText"/>
      </w:pPr>
      <w:bookmarkStart w:id="13" w:name="fig-empirical-target"/>
      <w:bookmarkEnd w:id="13"/>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w:t>
      </w:r>
      <w:r>
        <w:t xml:space="preserve"> </w:t>
      </w:r>
      <w:commentRangeStart w:id="110"/>
      <w:r>
        <w:t xml:space="preserve">intervening</w:t>
      </w:r>
      <w:commentRangeEnd w:id="110"/>
      <w:r>
        <w:rPr>
          <w:rStyle w:val="CommentReference"/>
        </w:rPr>
        <w:commentReference w:id="110"/>
      </w:r>
      <w:r>
        <w:t xml:space="preserve"> </w:t>
      </w:r>
      <w:r>
        <w:t xml:space="preserve">task, a post-task delay, and a later test of unguided or deliberate film recall.</w:t>
      </w:r>
      <w:r>
        <w:t xml:space="preserve"> </w:t>
      </w:r>
      <w:r>
        <w:rPr>
          <w:b/>
          <w:bCs/>
        </w:rPr>
        <w:t xml:space="preserve">(B)</w:t>
      </w:r>
      <w:r>
        <w:t xml:space="preserve"> </w:t>
      </w:r>
      <w:r>
        <w:t xml:space="preserve">The recall simulations target an</w:t>
      </w:r>
      <w:r>
        <w:t xml:space="preserve"> </w:t>
      </w:r>
      <w:del w:id="30" w:author="Rik Henson" w:date="2026-07-25T10:28:00Z">
        <w:r>
          <w:delText xml:space="preserve">an</w:delText>
        </w:r>
      </w:del>
      <w:r>
        <w:t xml:space="preserve"> </w:t>
      </w:r>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46" w:author="Rik Henson" w:date="2026-07-25T10:31:00Z">
        <w:r>
          <w:t xml:space="preserve">; for individual experiments that contribute to this canonical pattern, see Figure 2</w:t>
        </w:r>
      </w:ins>
      <w:r>
        <w:t xml:space="preserve"> </w:t>
      </w:r>
      <w:del w:id="31" w:author="Rik Henson" w:date="2026-07-25T10:31:00Z">
        <w:r>
          <w:delText xml:space="preserve">and do not depict empirical counts, fitted values, or model output</w:delText>
        </w:r>
      </w:del>
      <w:r>
        <w:t xml:space="preserve">.</w:t>
      </w:r>
    </w:p>
    <w:p>
      <w:pPr>
        <w:pStyle w:val="CaptionedFigure"/>
      </w:pPr>
      <w:r>
        <w:drawing>
          <wp:inline>
            <wp:extent cx="5334000" cy="4327606"/>
            <wp:effectExtent b="0" l="0" r="0" t="0"/>
            <wp:docPr descr="Image preview" title="" id="15" name="Picture"/>
            <a:graphic>
              <a:graphicData uri="http://schemas.openxmlformats.org/drawingml/2006/picture">
                <pic:pic>
                  <pic:nvPicPr>
                    <pic:cNvPr descr="/Users/jordangunn/workspace/selective_interference_v2/work/document_workflow_trial_20260927/assets/media/image1.png" id="16" name="Picture"/>
                    <pic:cNvPicPr>
                      <a:picLocks noChangeArrowheads="1" noChangeAspect="1"/>
                    </pic:cNvPicPr>
                  </pic:nvPicPr>
                  <pic:blipFill>
                    <a:blip r:embed="rId14"/>
                    <a:stretch>
                      <a:fillRect/>
                    </a:stretch>
                  </pic:blipFill>
                  <pic:spPr bwMode="auto">
                    <a:xfrm>
                      <a:off x="0" y="0"/>
                      <a:ext cx="5334000" cy="4327606"/>
                    </a:xfrm>
                    <a:prstGeom prst="rect">
                      <a:avLst/>
                    </a:prstGeom>
                    <a:noFill/>
                    <a:ln w="9525">
                      <a:noFill/>
                      <a:headEnd/>
                      <a:tailEnd/>
                    </a:ln>
                  </pic:spPr>
                </pic:pic>
              </a:graphicData>
            </a:graphic>
          </wp:inline>
        </w:drawing>
      </w:r>
    </w:p>
    <w:p>
      <w:pPr>
        <w:pStyle w:val="ImageCaption"/>
      </w:pPr>
      <w:r>
        <w:t xml:space="preserve">Image preview</w:t>
      </w:r>
    </w:p>
    <w:bookmarkStart w:id="20"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334000" cy="5425926"/>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18" name="Picture"/>
            <a:graphic>
              <a:graphicData uri="http://schemas.openxmlformats.org/drawingml/2006/picture">
                <pic:pic>
                  <pic:nvPicPr>
                    <pic:cNvPr descr="/Users/jordangunn/workspace/selective_interference_v2/work/document_workflow_trial_20260927/assets/media/image2.png" id="19" name="Picture"/>
                    <pic:cNvPicPr>
                      <a:picLocks noChangeArrowheads="1" noChangeAspect="1"/>
                    </pic:cNvPicPr>
                  </pic:nvPicPr>
                  <pic:blipFill>
                    <a:blip r:embed="rId17"/>
                    <a:stretch>
                      <a:fillRect/>
                    </a:stretch>
                  </pic:blipFill>
                  <pic:spPr bwMode="auto">
                    <a:xfrm>
                      <a:off x="0" y="0"/>
                      <a:ext cx="5334000" cy="5425926"/>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6"/>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6"/>
      <w:r>
        <w:rPr>
          <w:rStyle w:val="CommentReference"/>
        </w:rPr>
        <w:commentReference w:id="116"/>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w:t>
      </w:r>
      <w:r>
        <w:t xml:space="preserve"> </w:t>
      </w:r>
      <w:commentRangeStart w:id="117"/>
      <w:r>
        <w:t xml:space="preserve">and deliberate recognition to examine the separate contribution of test format</w:t>
      </w:r>
      <w:commentRangeEnd w:id="117"/>
      <w:r>
        <w:rPr>
          <w:rStyle w:val="CommentReference"/>
        </w:rPr>
        <w:commentReference w:id="117"/>
      </w:r>
      <w:r>
        <w:t xml:space="preserve">.</w:t>
      </w:r>
      <w:r>
        <w:t xml:space="preserve"> </w:t>
      </w:r>
      <w:commentRangeStart w:id="118"/>
      <w:r>
        <w:t xml:space="preserve">The resulting challenge is to explain both forms of relative preservation within a common episodic memory system.</w:t>
      </w:r>
      <w:commentRangeEnd w:id="118"/>
      <w:r>
        <w:rPr>
          <w:rStyle w:val="CommentReference"/>
        </w:rPr>
        <w:commentReference w:id="118"/>
      </w:r>
    </w:p>
    <w:bookmarkEnd w:id="20"/>
    <w:bookmarkEnd w:id="21"/>
    <w:bookmarkStart w:id="31"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w:t>
      </w:r>
      <w:r>
        <w:t xml:space="preserve"> </w:t>
      </w:r>
      <w:ins w:id="47" w:author="Rik Henson" w:date="2026-07-25T10:33:00Z">
        <w:r>
          <w:t xml:space="preserve">that is</w:t>
        </w:r>
      </w:ins>
      <w:r>
        <w:t xml:space="preserve"> </w:t>
      </w:r>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w:t>
      </w:r>
      <w:r>
        <w:t xml:space="preserve"> </w:t>
      </w:r>
      <w:commentRangeStart w:id="121"/>
      <w:r>
        <w:t xml:space="preserve">and why presenting a candidate item changes its effect on deliberate recognition.</w:t>
      </w:r>
      <w:commentRangeEnd w:id="121"/>
      <w:r>
        <w:rPr>
          <w:rStyle w:val="CommentReference"/>
        </w:rPr>
        <w:commentReference w:id="121"/>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w:t>
      </w:r>
      <w:r>
        <w:t xml:space="preserve"> </w:t>
      </w:r>
      <w:commentRangeStart w:id="123"/>
      <w:r>
        <w:t xml:space="preserve">film events therefore share affective source information while remaining distinct items with different temporal associations.</w:t>
      </w:r>
      <w:commentRangeEnd w:id="123"/>
      <w:r>
        <w:rPr>
          <w:rStyle w:val="CommentReference"/>
        </w:rPr>
        <w:commentReference w:id="123"/>
      </w:r>
    </w:p>
    <w:bookmarkStart w:id="25"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w:t>
      </w:r>
      <w:r>
        <w:t xml:space="preserve"> </w:t>
      </w:r>
      <w:commentRangeStart w:id="125"/>
      <w:r>
        <w:t xml:space="preserve">they represent non-film events that can also be encoded and later sampled for retrieval.</w:t>
      </w:r>
      <w:commentRangeEnd w:id="125"/>
      <w:r>
        <w:rPr>
          <w:rStyle w:val="CommentReference"/>
        </w:rPr>
        <w:commentReference w:id="125"/>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6"/>
      <w:r>
        <w:t xml:space="preserve">The model stores bidirectional item-context associations: context-to-feature associations cue candidate items, while feature-to-context associations reinstate associated context.</w:t>
      </w:r>
      <w:r>
        <w:t xml:space="preserve"> </w:t>
      </w:r>
      <w:commentRangeEnd w:id="126"/>
      <w:r>
        <w:rPr>
          <w:rStyle w:val="CommentReference"/>
        </w:rPr>
        <w:commentReference w:id="126"/>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334000" cy="3813582"/>
            <wp:effectExtent b="0" l="0" r="0" t="0"/>
            <wp:docPr descr="Image preview" title="" id="23" name="Picture"/>
            <a:graphic>
              <a:graphicData uri="http://schemas.openxmlformats.org/drawingml/2006/picture">
                <pic:pic>
                  <pic:nvPicPr>
                    <pic:cNvPr descr="/Users/jordangunn/workspace/selective_interference_v2/work/document_workflow_trial_20260927/assets/media/image3.png" id="24" name="Picture"/>
                    <pic:cNvPicPr>
                      <a:picLocks noChangeArrowheads="1" noChangeAspect="1"/>
                    </pic:cNvPicPr>
                  </pic:nvPicPr>
                  <pic:blipFill>
                    <a:blip r:embed="rId22"/>
                    <a:stretch>
                      <a:fillRect/>
                    </a:stretch>
                  </pic:blipFill>
                  <pic:spPr bwMode="auto">
                    <a:xfrm>
                      <a:off x="0" y="0"/>
                      <a:ext cx="5334000" cy="3813582"/>
                    </a:xfrm>
                    <a:prstGeom prst="rect">
                      <a:avLst/>
                    </a:prstGeom>
                    <a:noFill/>
                    <a:ln w="9525">
                      <a:noFill/>
                      <a:headEnd/>
                      <a:tailEnd/>
                    </a:ln>
                  </pic:spPr>
                </pic:pic>
              </a:graphicData>
            </a:graphic>
          </wp:inline>
        </w:drawing>
      </w:r>
    </w:p>
    <w:p>
      <w:pPr>
        <w:pStyle w:val="ImageCaption"/>
      </w:pPr>
      <w:r>
        <w:t xml:space="preserve">Image preview</w:t>
      </w:r>
    </w:p>
    <w:bookmarkEnd w:id="25"/>
    <w:bookmarkStart w:id="29"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w:t>
      </w:r>
      <w:r>
        <w:t xml:space="preserve"> </w:t>
      </w:r>
      <w:del w:id="32" w:author="Rik Henson" w:date="2026-07-25T11:02:00Z">
        <w:r>
          <w:delText xml:space="preserve">while</w:delText>
        </w:r>
      </w:del>
      <w:r>
        <w:t xml:space="preserve"> </w:t>
      </w:r>
      <w:r>
        <w:t xml:space="preserve">generating both through the same context-guided retrieval process. The present comparison</w:t>
      </w:r>
      <w:r>
        <w:t xml:space="preserve"> </w:t>
      </w:r>
      <w:commentRangeStart w:id="129"/>
      <w:r>
        <w:t xml:space="preserve">instead</w:t>
      </w:r>
      <w:r>
        <w:t xml:space="preserve"> </w:t>
      </w:r>
      <w:commentRangeEnd w:id="129"/>
      <w:r>
        <w:rPr>
          <w:rStyle w:val="CommentReference"/>
        </w:rPr>
        <w:commentReference w:id="129"/>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w:t>
      </w:r>
      <w:r>
        <w:t xml:space="preserve"> </w:t>
      </w:r>
      <w:commentRangeStart w:id="130"/>
      <w:r>
        <w:t xml:space="preserve">sequence</w:t>
      </w:r>
      <w:r>
        <w:t xml:space="preserve"> </w:t>
      </w:r>
      <w:commentRangeEnd w:id="130"/>
      <w:r>
        <w:rPr>
          <w:rStyle w:val="CommentReference"/>
        </w:rPr>
        <w:commentReference w:id="130"/>
      </w:r>
      <w:r>
        <w:t xml:space="preserve">before sampling, maintaining target-selective support during sampling, and limiting the influence of an off-target memory after it is sampled. The following paragraphs develop these processes in the order in which they act</w:t>
      </w:r>
      <w:r>
        <w:t xml:space="preserve"> </w:t>
      </w:r>
      <w:del w:id="33" w:author="Rik Henson" w:date="2026-07-25T11:04:00Z">
        <w:r>
          <w:delText xml:space="preserve">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w:t>
      </w:r>
      <w:r>
        <w:t xml:space="preserve"> </w:t>
      </w:r>
      <w:commentRangeStart w:id="132"/>
      <w:r>
        <w:t xml:space="preserve">shifting the current context toward the state associated with the beginning of the target list before retrieval begins</w:t>
      </w:r>
      <w:r>
        <w:t xml:space="preserve"> </w:t>
      </w:r>
      <w:commentRangeEnd w:id="132"/>
      <w:r>
        <w:rPr>
          <w:rStyle w:val="CommentReference"/>
        </w:rPr>
        <w:commentReference w:id="132"/>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r>
        <w:t xml:space="preserve"> </w:t>
      </w:r>
      <w:ins w:id="48" w:author="Rik Henson" w:date="2026-07-25T11:07:00Z">
        <w:r>
          <w:t xml:space="preserve">intracranial recordings have revealed that</w:t>
        </w:r>
      </w:ins>
      <w:r>
        <w:t xml:space="preserve"> </w:t>
      </w:r>
      <w:r>
        <w:t xml:space="preserve">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334000" cy="4042100"/>
            <wp:effectExtent b="0" l="0" r="0" t="0"/>
            <wp:docPr descr="Image preview" title="" id="27" name="Picture"/>
            <a:graphic>
              <a:graphicData uri="http://schemas.openxmlformats.org/drawingml/2006/picture">
                <pic:pic>
                  <pic:nvPicPr>
                    <pic:cNvPr descr="/Users/jordangunn/workspace/selective_interference_v2/work/document_workflow_trial_20260927/assets/media/image4.png" id="28" name="Picture"/>
                    <pic:cNvPicPr>
                      <a:picLocks noChangeArrowheads="1" noChangeAspect="1"/>
                    </pic:cNvPicPr>
                  </pic:nvPicPr>
                  <pic:blipFill>
                    <a:blip r:embed="rId26"/>
                    <a:stretch>
                      <a:fillRect/>
                    </a:stretch>
                  </pic:blipFill>
                  <pic:spPr bwMode="auto">
                    <a:xfrm>
                      <a:off x="0" y="0"/>
                      <a:ext cx="5334000" cy="4042100"/>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w:t>
      </w:r>
      <w:r>
        <w:t xml:space="preserve"> </w:t>
      </w:r>
      <w:commentRangeStart w:id="134"/>
      <w:r>
        <w:t xml:space="preserve">MCF or MFC</w:t>
      </w:r>
      <w:r>
        <w:t xml:space="preserve"> </w:t>
      </w:r>
      <w:commentRangeEnd w:id="134"/>
      <w:r>
        <w:rPr>
          <w:rStyle w:val="CommentReference"/>
        </w:rPr>
        <w:commentReference w:id="134"/>
      </w:r>
      <w:r>
        <w:t xml:space="preserve">pathways used across the compared conditions. Dashed outlines and arrows indicate weaker support or dampened updating, not unavailable candidates.</w:t>
      </w:r>
    </w:p>
    <w:bookmarkEnd w:id="29"/>
    <w:bookmarkStart w:id="30" w:name="scrapdeliberate-recognition"/>
    <w:p>
      <w:pPr>
        <w:pStyle w:val="Heading2"/>
      </w:pPr>
      <w:commentRangeStart w:id="135"/>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35"/>
      <w:r>
        <w:rPr>
          <w:rStyle w:val="CommentReference"/>
        </w:rPr>
        <w:commentReference w:id="135"/>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30"/>
    <w:bookmarkEnd w:id="31"/>
    <w:bookmarkStart w:id="41"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w:t>
      </w:r>
      <w:r>
        <w:t xml:space="preserve"> </w:t>
      </w:r>
      <m:oMath>
        <m:sSub>
          <m:e>
            <m:r>
              <m:t>f</m:t>
            </m:r>
          </m:e>
          <m:sub>
            <m:r>
              <m:t>i</m:t>
            </m:r>
          </m:sub>
        </m:sSub>
      </m:oMath>
      <w:r>
        <w:t xml:space="preserve">, a one-hot vector that distinguishes that event from other encoded events in the simulated paradigm. Context</w:t>
      </w:r>
      <w:r>
        <w:t xml:space="preserve"> </w:t>
      </w:r>
      <m:oMath>
        <m:sSub>
          <m:e>
            <m:r>
              <m:t>c</m:t>
            </m:r>
          </m:e>
          <m:sub>
            <m:r>
              <m:t>i</m:t>
            </m:r>
          </m:sub>
        </m:sSub>
      </m:oMath>
      <w:r>
        <w:t xml:space="preserve"> </w:t>
      </w:r>
      <w:r>
        <w:t xml:space="preserve">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w:t>
      </w:r>
      <w:r>
        <w:t xml:space="preserve"> </w:t>
      </w:r>
      <w:commentRangeStart w:id="139"/>
      <w:r>
        <w:t xml:space="preserve">memory,</w:t>
      </w:r>
      <w:r>
        <w:t xml:space="preserve"> </w:t>
      </w:r>
      <m:oMath>
        <m:sSup>
          <m:e>
            <m:r>
              <m:t>M</m:t>
            </m:r>
          </m:e>
          <m:sup>
            <m:r>
              <m:t>C</m:t>
            </m:r>
            <m:r>
              <m:t>F</m:t>
            </m:r>
          </m:sup>
        </m:sSup>
      </m:oMath>
      <w:r>
        <w:t xml:space="preserve">, maps context states to item support, allowing current context to cue candidate items during recall. Feature-to-context memory,</w:t>
      </w:r>
      <w:r>
        <w:t xml:space="preserve"> </w:t>
      </w:r>
      <m:oMath>
        <m:sSup>
          <m:e>
            <m:r>
              <m:t>M</m:t>
            </m:r>
          </m:e>
          <m:sup>
            <m:r>
              <m:t>F</m:t>
            </m:r>
            <m:r>
              <m:t>C</m:t>
            </m:r>
          </m:sup>
        </m:sSup>
      </m:oMath>
      <w:r>
        <w:t xml:space="preserve">, maps item features to context states so that cued, reminded, or recalled items can reinstate associated context. All vectors are treated as column vectors, so</w:t>
      </w:r>
      <w:r>
        <w:t xml:space="preserve"> </w:t>
      </w:r>
      <m:oMath>
        <m:sSup>
          <m:e>
            <m:r>
              <m:t>M</m:t>
            </m:r>
          </m:e>
          <m:sup>
            <m:r>
              <m:t>F</m:t>
            </m:r>
            <m:r>
              <m:t>C</m:t>
            </m:r>
          </m:sup>
        </m:sSup>
        <m:sSub>
          <m:e>
            <m:r>
              <m:t>f</m:t>
            </m:r>
          </m:e>
          <m:sub>
            <m:r>
              <m:t>i</m:t>
            </m:r>
          </m:sub>
        </m:sSub>
      </m:oMath>
      <w:r>
        <w:t xml:space="preserve"> </w:t>
      </w:r>
      <w:r>
        <w:t xml:space="preserve">is a context vector and</w:t>
      </w:r>
      <w:r>
        <w:t xml:space="preserve"> </w:t>
      </w:r>
      <m:oMath>
        <m:sSup>
          <m:e>
            <m:r>
              <m:t>M</m:t>
            </m:r>
          </m:e>
          <m:sup>
            <m:r>
              <m:t>C</m:t>
            </m:r>
            <m:r>
              <m:t>F</m:t>
            </m:r>
          </m:sup>
        </m:sSup>
        <m:sSub>
          <m:e>
            <m:r>
              <m:t>c</m:t>
            </m:r>
          </m:e>
          <m:sub>
            <m:r>
              <m:t>i</m:t>
            </m:r>
          </m:sub>
        </m:sSub>
      </m:oMath>
      <w:r>
        <w:t xml:space="preserve"> </w:t>
      </w:r>
      <w:r>
        <w:t xml:space="preserve">is a feature-support vector.</w:t>
      </w:r>
      <w:commentRangeEnd w:id="139"/>
      <w:r>
        <w:rPr>
          <w:rStyle w:val="CommentReference"/>
        </w:rPr>
        <w:commentReference w:id="139"/>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w:t>
      </w:r>
      <w:r>
        <w:t xml:space="preserve"> </w:t>
      </w:r>
      <m:oMath>
        <m:sSub>
          <m:e>
            <m:r>
              <m:t>s</m:t>
            </m:r>
          </m:e>
          <m:sub>
            <m: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4939"/>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1344"/>
        <w:gridCol w:w="3168"/>
        <w:gridCol w:w="3312"/>
      </w:tblGrid>
      <w:tr>
        <w:trPr>
          <w:tblHeader w:val="on"/>
        </w:trPr>
        <w:tc>
          <w:tcPr/>
          <w:p>
            <w:pPr>
              <w:pStyle w:val="Compact"/>
              <w:jc w:val="left"/>
            </w:pPr>
            <w:r>
              <w:t xml:space="preserve">Symbol</w:t>
            </w:r>
          </w:p>
        </w:tc>
        <w:tc>
          <w:tcPr/>
          <w:p>
            <w:pPr>
              <w:pStyle w:val="Compact"/>
              <w:jc w:val="left"/>
            </w:pPr>
            <w:r>
              <w:t xml:space="preserve">Role</w:t>
            </w:r>
          </w:p>
        </w:tc>
        <w:tc>
          <w:tcPr/>
          <w:p>
            <w:pPr>
              <w:pStyle w:val="Compact"/>
              <w:jc w:val="left"/>
            </w:pPr>
            <w:r>
              <w:t xml:space="preserve">Main use</w:t>
            </w:r>
          </w:p>
        </w:tc>
      </w:tr>
      <w:tr>
        <w:tc>
          <w:tcPr/>
          <w:p>
            <w:pPr>
              <w:pStyle w:val="Compact"/>
              <w:jc w:val="left"/>
            </w:pPr>
            <m:oMathPara>
              <m:oMathParaPr>
                <m:jc m:val="center"/>
              </m:oMathParaPr>
              <m:oMath>
                <m:sSub>
                  <m:e>
                    <m:r>
                      <m:t>f</m:t>
                    </m:r>
                  </m:e>
                  <m:sub>
                    <m:r>
                      <m:t>i</m:t>
                    </m:r>
                  </m:sub>
                </m:sSub>
              </m:oMath>
            </m:oMathPara>
          </w:p>
        </w:tc>
        <w:tc>
          <w:tcPr/>
          <w:p>
            <w:pPr>
              <w:pStyle w:val="Compact"/>
              <w:jc w:val="left"/>
            </w:pPr>
            <w:r>
              <w:t xml:space="preserve">Item feature vector for encoded event</w:t>
            </w:r>
            <w:r>
              <w:t xml:space="preserve"> </w:t>
            </w:r>
            <m:oMath>
              <m:r>
                <m:t>i</m:t>
              </m:r>
            </m:oMath>
          </w:p>
        </w:tc>
        <w:tc>
          <w:tcPr/>
          <w:p>
            <w:pPr>
              <w:pStyle w:val="Compact"/>
              <w:jc w:val="left"/>
            </w:pPr>
            <w:r>
              <w:t xml:space="preserve">Encoding, reminders, recall updates, recognition probes</w:t>
            </w:r>
          </w:p>
        </w:tc>
      </w:tr>
      <w:tr>
        <w:tc>
          <w:tcPr/>
          <w:p>
            <w:pPr>
              <w:pStyle w:val="Compact"/>
              <w:jc w:val="left"/>
            </w:pPr>
            <m:oMathPara>
              <m:oMathParaPr>
                <m:jc m:val="center"/>
              </m:oMathParaPr>
              <m:oMath>
                <m:sSub>
                  <m:e>
                    <m:r>
                      <m:t>s</m:t>
                    </m:r>
                  </m:e>
                  <m:sub>
                    <m:r>
                      <m:t>i</m:t>
                    </m:r>
                  </m:sub>
                </m:sSub>
              </m:oMath>
            </m:oMathPara>
          </w:p>
        </w:tc>
        <w:tc>
          <w:tcPr/>
          <w:p>
            <w:pPr>
              <w:pStyle w:val="Compact"/>
              <w:jc w:val="left"/>
            </w:pPr>
            <w:r>
              <w:t xml:space="preserve">Source feature vector distinguishing film from non-film items</w:t>
            </w:r>
          </w:p>
        </w:tc>
        <w:tc>
          <w:tcPr/>
          <w:p>
            <w:pPr>
              <w:pStyle w:val="Compact"/>
              <w:jc w:val="left"/>
            </w:pPr>
            <w:r>
              <w:t xml:space="preserve">Source-context encoding</w:t>
            </w:r>
          </w:p>
        </w:tc>
      </w:tr>
      <w:tr>
        <w:tc>
          <w:tcPr/>
          <w:p>
            <w:pPr>
              <w:pStyle w:val="Compact"/>
              <w:jc w:val="left"/>
            </w:pPr>
            <m:oMathPara>
              <m:oMathParaPr>
                <m:jc m:val="center"/>
              </m:oMathParaPr>
              <m:oMath>
                <m:sSub>
                  <m:e>
                    <m:r>
                      <m:t>c</m:t>
                    </m:r>
                  </m:e>
                  <m:sub>
                    <m:r>
                      <m:t>i</m:t>
                    </m:r>
                  </m:sub>
                </m:sSub>
              </m:oMath>
            </m:oMathPara>
          </w:p>
        </w:tc>
        <w:tc>
          <w:tcPr/>
          <w:p>
            <w:pPr>
              <w:pStyle w:val="Compact"/>
              <w:jc w:val="left"/>
            </w:pPr>
            <w:r>
              <w:t xml:space="preserve">Context state after encoded event</w:t>
            </w:r>
            <w:r>
              <w:t xml:space="preserve"> </w:t>
            </w:r>
            <m:oMath>
              <m:r>
                <m:t>i</m:t>
              </m:r>
            </m:oMath>
          </w:p>
        </w:tc>
        <w:tc>
          <w:tcPr/>
          <w:p>
            <w:pPr>
              <w:pStyle w:val="Compact"/>
              <w:jc w:val="left"/>
            </w:pPr>
            <w:r>
              <w:t xml:space="preserve">Encoding and learning</w:t>
            </w:r>
          </w:p>
        </w:tc>
      </w:tr>
      <w:tr>
        <w:tc>
          <w:tcPr/>
          <w:p>
            <w:pPr>
              <w:pStyle w:val="Compact"/>
              <w:jc w:val="left"/>
            </w:pPr>
            <m:oMathPara>
              <m:oMathParaPr>
                <m:jc m:val="center"/>
              </m:oMathParaPr>
              <m:oMath>
                <m:sSup>
                  <m:e>
                    <m:r>
                      <m:t>M</m:t>
                    </m:r>
                  </m:e>
                  <m:sup>
                    <m:r>
                      <m:t>F</m:t>
                    </m:r>
                    <m:r>
                      <m:t>C</m:t>
                    </m:r>
                  </m:sup>
                </m:sSup>
              </m:oMath>
            </m:oMathPara>
          </w:p>
        </w:tc>
        <w:tc>
          <w:tcPr/>
          <w:p>
            <w:pPr>
              <w:pStyle w:val="Compact"/>
              <w:jc w:val="left"/>
            </w:pPr>
            <w:r>
              <w:t xml:space="preserve">Feature-to-context associations</w:t>
            </w:r>
          </w:p>
        </w:tc>
        <w:tc>
          <w:tcPr/>
          <w:p>
            <w:pPr>
              <w:pStyle w:val="Compact"/>
              <w:jc w:val="left"/>
            </w:pPr>
            <w:r>
              <w:t xml:space="preserve">Context reinstatement from encoded, cued, sampled, or probed items</w:t>
            </w:r>
          </w:p>
        </w:tc>
      </w:tr>
      <w:tr>
        <w:tc>
          <w:tcPr/>
          <w:p>
            <w:pPr>
              <w:pStyle w:val="Compact"/>
              <w:jc w:val="left"/>
            </w:pPr>
            <m:oMathPara>
              <m:oMathParaPr>
                <m:jc m:val="center"/>
              </m:oMathParaPr>
              <m:oMath>
                <m:sSup>
                  <m:e>
                    <m:r>
                      <m:t>M</m:t>
                    </m:r>
                  </m:e>
                  <m:sup>
                    <m:r>
                      <m:t>C</m:t>
                    </m:r>
                    <m:r>
                      <m:t>F</m:t>
                    </m:r>
                  </m:sup>
                </m:sSup>
              </m:oMath>
            </m:oMathPara>
          </w:p>
        </w:tc>
        <w:tc>
          <w:tcPr/>
          <w:p>
            <w:pPr>
              <w:pStyle w:val="Compact"/>
              <w:jc w:val="left"/>
            </w:pPr>
            <w:r>
              <w:t xml:space="preserve">Context-to-feature associations</w:t>
            </w:r>
          </w:p>
        </w:tc>
        <w:tc>
          <w:tcPr/>
          <w:p>
            <w:pPr>
              <w:pStyle w:val="Compact"/>
              <w:jc w:val="left"/>
            </w:pPr>
            <w:r>
              <w:t xml:space="preserve">Candidate support during context-guided recall</w:t>
            </w:r>
          </w:p>
        </w:tc>
      </w:tr>
      <w:tr>
        <w:tc>
          <w:tcPr/>
          <w:p>
            <w:pPr>
              <w:pStyle w:val="Compact"/>
              <w:jc w:val="left"/>
            </w:pPr>
            <m:oMathPara>
              <m:oMathParaPr>
                <m:jc m:val="center"/>
              </m:oMathParaPr>
              <m:oMath>
                <m:r>
                  <m:t>α</m:t>
                </m:r>
              </m:oMath>
            </m:oMathPara>
          </w:p>
        </w:tc>
        <w:tc>
          <w:tcPr/>
          <w:p>
            <w:pPr>
              <w:pStyle w:val="Compact"/>
              <w:jc w:val="left"/>
            </w:pPr>
            <w:r>
              <w:t xml:space="preserve">Background support from nonpaired item-associated context units</w:t>
            </w:r>
          </w:p>
        </w:tc>
        <w:tc>
          <w:tcPr/>
          <w:p>
            <w:pPr>
              <w:pStyle w:val="Compact"/>
              <w:jc w:val="left"/>
            </w:pPr>
            <w:r>
              <w:t xml:space="preserve">Initial</w:t>
            </w:r>
            <w:r>
              <w:t xml:space="preserve"> </w:t>
            </w:r>
            <m:oMath>
              <m:sSup>
                <m:e>
                  <m:r>
                    <m:t>M</m:t>
                  </m:r>
                </m:e>
                <m:sup>
                  <m:r>
                    <m:t>C</m:t>
                  </m:r>
                  <m:r>
                    <m:t>F</m:t>
                  </m:r>
                </m:sup>
              </m:sSup>
            </m:oMath>
          </w:p>
        </w:tc>
      </w:tr>
      <w:tr>
        <w:tc>
          <w:tcPr/>
          <w:p>
            <w:pPr>
              <w:pStyle w:val="Compact"/>
              <w:jc w:val="left"/>
            </w:pPr>
            <m:oMathPara>
              <m:oMathParaPr>
                <m:jc m:val="center"/>
              </m:oMathParaPr>
              <m:oMath>
                <m:r>
                  <m:t>δ</m:t>
                </m:r>
              </m:oMath>
            </m:oMathPara>
          </w:p>
        </w:tc>
        <w:tc>
          <w:tcPr/>
          <w:p>
            <w:pPr>
              <w:pStyle w:val="Compact"/>
              <w:jc w:val="left"/>
            </w:pPr>
            <w:r>
              <w:t xml:space="preserve">Support from each item’s paired context unit</w:t>
            </w:r>
          </w:p>
        </w:tc>
        <w:tc>
          <w:tcPr/>
          <w:p>
            <w:pPr>
              <w:pStyle w:val="Compact"/>
              <w:jc w:val="left"/>
            </w:pPr>
            <w:r>
              <w:t xml:space="preserve">Initial</w:t>
            </w:r>
            <w:r>
              <w:t xml:space="preserve"> </w:t>
            </w:r>
            <m:oMath>
              <m:sSup>
                <m:e>
                  <m:r>
                    <m:t>M</m:t>
                  </m:r>
                </m:e>
                <m:sup>
                  <m:r>
                    <m:t>C</m:t>
                  </m:r>
                  <m:r>
                    <m:t>F</m:t>
                  </m:r>
                </m:sup>
              </m:sSup>
            </m:oMath>
          </w:p>
        </w:tc>
      </w:tr>
      <w:tr>
        <w:tc>
          <w:tcPr/>
          <w:p>
            <w:pPr>
              <w:pStyle w:val="Compact"/>
              <w:jc w:val="left"/>
            </w:pPr>
            <m:oMathPara>
              <m:oMathParaPr>
                <m:jc m:val="center"/>
              </m:oMathParaPr>
              <m:oMath>
                <m:sSub>
                  <m:e>
                    <m:r>
                      <m:t>β</m:t>
                    </m:r>
                  </m:e>
                  <m:sub>
                    <m:r>
                      <m:t>e</m:t>
                    </m:r>
                    <m:r>
                      <m:t>n</m:t>
                    </m:r>
                    <m:r>
                      <m:t>c</m:t>
                    </m:r>
                  </m:sub>
                </m:sSub>
              </m:oMath>
            </m:oMathPara>
          </w:p>
        </w:tc>
        <w:tc>
          <w:tcPr/>
          <w:p>
            <w:pPr>
              <w:pStyle w:val="Compact"/>
              <w:jc w:val="left"/>
            </w:pPr>
            <w:r>
              <w:t xml:space="preserve">Drift toward item-cued context input during encoding</w:t>
            </w:r>
          </w:p>
        </w:tc>
        <w:tc>
          <w:tcPr/>
          <w:p>
            <w:pPr>
              <w:pStyle w:val="Compact"/>
              <w:jc w:val="left"/>
            </w:pPr>
            <w:r>
              <w:t xml:space="preserve">Film, task, and filler encoding</w:t>
            </w:r>
          </w:p>
        </w:tc>
      </w:tr>
      <w:tr>
        <w:tc>
          <w:tcPr/>
          <w:p>
            <w:pPr>
              <w:pStyle w:val="Compact"/>
              <w:jc w:val="left"/>
            </w:pPr>
            <m:oMathPara>
              <m:oMathParaPr>
                <m:jc m:val="center"/>
              </m:oMathParaPr>
              <m:oMath>
                <m:sSub>
                  <m:e>
                    <m:r>
                      <m:t>β</m:t>
                    </m:r>
                  </m:e>
                  <m:sub>
                    <m:r>
                      <m:t>r</m:t>
                    </m:r>
                    <m:r>
                      <m:t>e</m:t>
                    </m:r>
                    <m:r>
                      <m:t>c</m:t>
                    </m:r>
                  </m:sub>
                </m:sSub>
              </m:oMath>
            </m:oMathPara>
          </w:p>
        </w:tc>
        <w:tc>
          <w:tcPr/>
          <w:p>
            <w:pPr>
              <w:pStyle w:val="Compact"/>
              <w:jc w:val="left"/>
            </w:pPr>
            <w:r>
              <w:t xml:space="preserve">Drift toward a sampled item’s associated context</w:t>
            </w:r>
          </w:p>
        </w:tc>
        <w:tc>
          <w:tcPr/>
          <w:p>
            <w:pPr>
              <w:pStyle w:val="Compact"/>
              <w:jc w:val="left"/>
            </w:pPr>
            <w:r>
              <w:t xml:space="preserve">Recall updates</w:t>
            </w:r>
          </w:p>
        </w:tc>
      </w:tr>
      <w:tr>
        <w:tc>
          <w:tcPr/>
          <w:p>
            <w:pPr>
              <w:pStyle w:val="Compact"/>
              <w:jc w:val="left"/>
            </w:pPr>
            <m:oMathPara>
              <m:oMathParaPr>
                <m:jc m:val="center"/>
              </m:oMathParaPr>
              <m:oMath>
                <m:sSub>
                  <m:e>
                    <m:r>
                      <m:t>β</m:t>
                    </m:r>
                  </m:e>
                  <m:sub>
                    <m:r>
                      <m:t>e</m:t>
                    </m:r>
                    <m:r>
                      <m:t>m</m:t>
                    </m:r>
                    <m:r>
                      <m:t>o</m:t>
                    </m:r>
                    <m:r>
                      <m:t>t</m:t>
                    </m:r>
                  </m:sub>
                </m:sSub>
              </m:oMath>
            </m:oMathPara>
          </w:p>
        </w:tc>
        <w:tc>
          <w:tcPr/>
          <w:p>
            <w:pPr>
              <w:pStyle w:val="Compact"/>
              <w:jc w:val="left"/>
            </w:pPr>
            <w:r>
              <w:t xml:space="preserve">Drift in the source-context component</w:t>
            </w:r>
          </w:p>
        </w:tc>
        <w:tc>
          <w:tcPr/>
          <w:p>
            <w:pPr>
              <w:pStyle w:val="Compact"/>
              <w:jc w:val="left"/>
            </w:pPr>
            <w:r>
              <w:t xml:space="preserve">Source-context encoding</w:t>
            </w:r>
          </w:p>
        </w:tc>
      </w:tr>
      <w:tr>
        <w:tc>
          <w:tcPr/>
          <w:p>
            <w:pPr>
              <w:pStyle w:val="Compact"/>
              <w:jc w:val="left"/>
            </w:pPr>
            <m:oMathPara>
              <m:oMathParaPr>
                <m:jc m:val="center"/>
              </m:oMathParaPr>
              <m:oMath>
                <m:r>
                  <m:t>γ</m:t>
                </m:r>
              </m:oMath>
            </m:oMathPara>
          </w:p>
        </w:tc>
        <w:tc>
          <w:tcPr/>
          <w:p>
            <w:pPr>
              <w:pStyle w:val="Compact"/>
              <w:jc w:val="left"/>
            </w:pPr>
            <w:r>
              <w:t xml:space="preserve">Feature-to-context learning rate</w:t>
            </w:r>
          </w:p>
        </w:tc>
        <w:tc>
          <w:tcPr/>
          <w:p>
            <w:pPr>
              <w:pStyle w:val="Compact"/>
              <w:jc w:val="left"/>
            </w:pPr>
            <w:r>
              <w:t xml:space="preserve">Updates to</w:t>
            </w:r>
            <w:r>
              <w:t xml:space="preserve"> </w:t>
            </w:r>
            <m:oMath>
              <m:sSup>
                <m:e>
                  <m:r>
                    <m:t>M</m:t>
                  </m:r>
                </m:e>
                <m:sup>
                  <m:r>
                    <m:t>F</m:t>
                  </m:r>
                  <m:r>
                    <m:t>C</m:t>
                  </m:r>
                </m:sup>
              </m:sSup>
            </m:oMath>
          </w:p>
        </w:tc>
      </w:tr>
      <w:tr>
        <w:tc>
          <w:tcPr/>
          <w:p>
            <w:pPr>
              <w:pStyle w:val="Compact"/>
              <w:jc w:val="left"/>
            </w:pPr>
            <m:oMathPara>
              <m:oMathParaPr>
                <m:jc m:val="center"/>
              </m:oMathParaPr>
              <m:oMath>
                <m:r>
                  <m:t>λ</m:t>
                </m:r>
              </m:oMath>
            </m:oMathPara>
          </w:p>
        </w:tc>
        <w:tc>
          <w:tcPr/>
          <w:p>
            <w:pPr>
              <w:pStyle w:val="Compact"/>
              <w:jc w:val="left"/>
            </w:pPr>
            <w:r>
              <w:t xml:space="preserve">Context-to-feature learning scale</w:t>
            </w:r>
          </w:p>
        </w:tc>
        <w:tc>
          <w:tcPr/>
          <w:p>
            <w:pPr>
              <w:pStyle w:val="Compact"/>
              <w:jc w:val="left"/>
            </w:pPr>
            <w:r>
              <w:t xml:space="preserve">Updates to</w:t>
            </w:r>
            <w:r>
              <w:t xml:space="preserve"> </w:t>
            </w:r>
            <m:oMath>
              <m:sSup>
                <m:e>
                  <m:r>
                    <m:t>M</m:t>
                  </m:r>
                </m:e>
                <m:sup>
                  <m:r>
                    <m:t>C</m:t>
                  </m:r>
                  <m:r>
                    <m:t>F</m:t>
                  </m:r>
                </m:sup>
              </m:sSup>
            </m:oMath>
          </w:p>
        </w:tc>
      </w:tr>
      <w:tr>
        <w:tc>
          <w:tcPr/>
          <w:p>
            <w:pPr>
              <w:pStyle w:val="Compact"/>
              <w:jc w:val="left"/>
            </w:pPr>
            <m:oMathPara>
              <m:oMathParaPr>
                <m:jc m:val="center"/>
              </m:oMathParaPr>
              <m:oMath>
                <m:sSub>
                  <m:e>
                    <m:r>
                      <m:t>ϕ</m:t>
                    </m:r>
                  </m:e>
                  <m:sub>
                    <m:r>
                      <m:t>i</m:t>
                    </m:r>
                  </m:sub>
                </m:sSub>
              </m:oMath>
            </m:oMathPara>
          </w:p>
        </w:tc>
        <w:tc>
          <w:tcPr/>
          <w:p>
            <w:pPr>
              <w:pStyle w:val="Compact"/>
              <w:jc w:val="left"/>
            </w:pPr>
            <w:r>
              <w:t xml:space="preserve">Primacy learning scale for event</w:t>
            </w:r>
            <w:r>
              <w:t xml:space="preserve"> </w:t>
            </w:r>
            <m:oMath>
              <m:r>
                <m:t>i</m:t>
              </m:r>
            </m:oMath>
          </w:p>
        </w:tc>
        <w:tc>
          <w:tcPr/>
          <w:p>
            <w:pPr>
              <w:pStyle w:val="Compact"/>
              <w:jc w:val="left"/>
            </w:pPr>
            <w:r>
              <w:t xml:space="preserve">Context-to-feature learning</w:t>
            </w:r>
          </w:p>
        </w:tc>
      </w:tr>
      <w:tr>
        <w:tc>
          <w:tcPr/>
          <w:p>
            <w:pPr>
              <w:pStyle w:val="Compact"/>
              <w:jc w:val="left"/>
            </w:pPr>
            <m:oMathPara>
              <m:oMathParaPr>
                <m:jc m:val="center"/>
              </m:oMathParaPr>
              <m:oMath>
                <m:sSub>
                  <m:e>
                    <m:r>
                      <m:t>ϕ</m:t>
                    </m:r>
                  </m:e>
                  <m:sub>
                    <m:r>
                      <m:t>e</m:t>
                    </m:r>
                    <m:r>
                      <m:t>m</m:t>
                    </m:r>
                    <m:r>
                      <m:t>o</m:t>
                    </m:r>
                    <m:r>
                      <m:t>t</m:t>
                    </m:r>
                  </m:sub>
                </m:sSub>
              </m:oMath>
            </m:oMathPara>
          </w:p>
        </w:tc>
        <w:tc>
          <w:tcPr/>
          <w:p>
            <w:pPr>
              <w:pStyle w:val="Compact"/>
              <w:jc w:val="left"/>
            </w:pPr>
            <w:r>
              <w:t xml:space="preserve">Added source-context learning for film items</w:t>
            </w:r>
          </w:p>
        </w:tc>
        <w:tc>
          <w:tcPr/>
          <w:p>
            <w:pPr>
              <w:pStyle w:val="Compact"/>
              <w:jc w:val="left"/>
            </w:pPr>
            <w:r>
              <w:t xml:space="preserve">Film-source encoding</w:t>
            </w:r>
          </w:p>
        </w:tc>
      </w:tr>
      <w:tr>
        <w:tc>
          <w:tcPr/>
          <w:p>
            <w:pPr>
              <w:pStyle w:val="Compact"/>
              <w:jc w:val="left"/>
            </w:pPr>
            <m:oMathPara>
              <m:oMathParaPr>
                <m:jc m:val="center"/>
              </m:oMathParaPr>
              <m:oMath>
                <m:r>
                  <m:t>τ</m:t>
                </m:r>
              </m:oMath>
            </m:oMathPara>
          </w:p>
        </w:tc>
        <w:tc>
          <w:tcPr/>
          <w:p>
            <w:pPr>
              <w:pStyle w:val="Compact"/>
              <w:jc w:val="left"/>
            </w:pPr>
            <w:r>
              <w:t xml:space="preserve">Degree to which sampling favors higher-support candidates</w:t>
            </w:r>
          </w:p>
        </w:tc>
        <w:tc>
          <w:tcPr/>
          <w:p>
            <w:pPr>
              <w:pStyle w:val="Compact"/>
              <w:jc w:val="left"/>
            </w:pPr>
            <w:r>
              <w:t xml:space="preserve">Candidate sampling</w:t>
            </w:r>
          </w:p>
        </w:tc>
      </w:tr>
      <w:tr>
        <w:tc>
          <w:tcPr/>
          <w:p>
            <w:pPr>
              <w:pStyle w:val="Compact"/>
              <w:jc w:val="left"/>
            </w:pPr>
            <m:oMathPara>
              <m:oMathParaPr>
                <m:jc m:val="center"/>
              </m:oMathParaPr>
              <m:oMath>
                <m:sSub>
                  <m:e>
                    <m:r>
                      <m:t>θ</m:t>
                    </m:r>
                  </m:e>
                  <m:sub>
                    <m:r>
                      <m:t>s</m:t>
                    </m:r>
                  </m:sub>
                </m:sSub>
                <m:r>
                  <m:rPr>
                    <m:sty m:val="p"/>
                  </m:rPr>
                  <m:t>,</m:t>
                </m:r>
                <m:sSub>
                  <m:e>
                    <m:r>
                      <m:t>θ</m:t>
                    </m:r>
                  </m:e>
                  <m:sub>
                    <m:r>
                      <m:t>r</m:t>
                    </m:r>
                  </m:sub>
                </m:sSub>
              </m:oMath>
            </m:oMathPara>
          </w:p>
        </w:tc>
        <w:tc>
          <w:tcPr/>
          <w:p>
            <w:pPr>
              <w:pStyle w:val="Compact"/>
              <w:jc w:val="left"/>
            </w:pPr>
            <w:r>
              <w:t xml:space="preserve">Baseline tendency to stop and its growth across sampled outputs</w:t>
            </w:r>
          </w:p>
        </w:tc>
        <w:tc>
          <w:tcPr/>
          <w:p>
            <w:pPr>
              <w:pStyle w:val="Compact"/>
              <w:jc w:val="left"/>
            </w:pPr>
            <w:r>
              <w:t xml:space="preserve">Recall termination</w:t>
            </w:r>
          </w:p>
        </w:tc>
      </w:tr>
      <w:tr>
        <w:tc>
          <w:tcPr/>
          <w:p>
            <w:pPr>
              <w:pStyle w:val="Compact"/>
              <w:jc w:val="left"/>
            </w:pPr>
            <m:oMathPara>
              <m:oMathParaPr>
                <m:jc m:val="center"/>
              </m:oMathParaPr>
              <m:oMath>
                <m:r>
                  <m:t>κ</m:t>
                </m:r>
              </m:oMath>
            </m:oMathPara>
          </w:p>
        </w:tc>
        <w:tc>
          <w:tcPr/>
          <w:p>
            <w:pPr>
              <w:pStyle w:val="Compact"/>
              <w:jc w:val="left"/>
            </w:pPr>
            <w:r>
              <w:t xml:space="preserve">Degree to which sampled non-film items carry context forward</w:t>
            </w:r>
          </w:p>
        </w:tc>
        <w:tc>
          <w:tcPr/>
          <w:p>
            <w:pPr>
              <w:pStyle w:val="Compact"/>
              <w:jc w:val="left"/>
            </w:pPr>
            <w:r>
              <w:t xml:space="preserve">Retrieval monitoring</w:t>
            </w:r>
          </w:p>
        </w:tc>
      </w:tr>
      <w:tr>
        <w:tc>
          <w:tcPr/>
          <w:p>
            <w:pPr>
              <w:pStyle w:val="Compact"/>
              <w:jc w:val="left"/>
            </w:pPr>
            <m:oMathPara>
              <m:oMathParaPr>
                <m:jc m:val="center"/>
              </m:oMathParaPr>
              <m:oMath>
                <m:sSub>
                  <m:e>
                    <m:r>
                      <m:t>ω</m:t>
                    </m:r>
                  </m:e>
                  <m:sub>
                    <m:r>
                      <m:t>c</m:t>
                    </m:r>
                    <m:r>
                      <m:t>a</m:t>
                    </m:r>
                    <m:r>
                      <m:t>t</m:t>
                    </m:r>
                  </m:sub>
                </m:sSub>
              </m:oMath>
            </m:oMathPara>
          </w:p>
        </w:tc>
        <w:tc>
          <w:tcPr/>
          <w:p>
            <w:pPr>
              <w:pStyle w:val="Compact"/>
              <w:jc w:val="left"/>
            </w:pPr>
            <w:r>
              <w:t xml:space="preserve">Added support for candidates matching the film-category cue</w:t>
            </w:r>
          </w:p>
        </w:tc>
        <w:tc>
          <w:tcPr/>
          <w:p>
            <w:pPr>
              <w:pStyle w:val="Compact"/>
              <w:jc w:val="left"/>
            </w:pPr>
            <w:r>
              <w:t xml:space="preserve">Maintained film-category cue</w:t>
            </w:r>
          </w:p>
        </w:tc>
      </w:tr>
    </w:tbl>
    <w:p>
      <w:pPr>
        <w:pStyle w:val="BodyText"/>
      </w:pPr>
    </w:p>
    <w:bookmarkStart w:id="34" w:name="encoding-the-paradigm-sequence-1"/>
    <w:p>
      <w:pPr>
        <w:pStyle w:val="Heading2"/>
      </w:pPr>
      <w:r>
        <w:t xml:space="preserve">Encoding the Paradigm Sequence</w:t>
      </w:r>
    </w:p>
    <w:p>
      <w:pPr>
        <w:pStyle w:val="FirstParagraph"/>
      </w:pPr>
      <w:commentRangeStart w:id="168"/>
      <w:r>
        <w:t xml:space="preserve">Film</w:t>
      </w:r>
      <w:commentRangeEnd w:id="168"/>
      <w:r>
        <w:rPr>
          <w:rStyle w:val="CommentReference"/>
        </w:rPr>
        <w:commentReference w:id="168"/>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w:t>
      </w:r>
      <w:r>
        <w:t xml:space="preserve"> </w:t>
      </w:r>
      <m:oMath>
        <m:sSub>
          <m:e>
            <m:r>
              <m:t>c</m:t>
            </m:r>
          </m:e>
          <m:sub>
            <m:r>
              <m:t>0</m:t>
            </m:r>
          </m:sub>
        </m:sSub>
      </m:oMath>
      <w:r>
        <w:t xml:space="preserve">, a start state with no item-associated context units active. Memory matrices are initialized with pre-experimental associations that reflect baseline structure already present before the simulated paradigm begins. In</w:t>
      </w:r>
      <w:r>
        <w:t xml:space="preserve"> </w:t>
      </w:r>
      <m:oMath>
        <m:sSup>
          <m:e>
            <m:r>
              <m:t>M</m:t>
            </m:r>
          </m:e>
          <m:sup>
            <m:r>
              <m:t>F</m:t>
            </m:r>
            <m:r>
              <m:t>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w:t>
      </w:r>
      <w:r>
        <w:t xml:space="preserve"> </w:t>
      </w:r>
      <m:oMath>
        <m:sSup>
          <m:e>
            <m:r>
              <m:t>M</m:t>
            </m:r>
          </m:e>
          <m:sup>
            <m:r>
              <m:t>C</m:t>
            </m:r>
            <m:r>
              <m:t>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w:t>
      </w:r>
      <w:r>
        <w:t xml:space="preserve"> </w:t>
      </w:r>
      <m:oMath>
        <m:sSub>
          <m:e>
            <m:r>
              <m:t>c</m:t>
            </m:r>
          </m:e>
          <m:sub>
            <m:r>
              <m:t>0</m:t>
            </m:r>
          </m:sub>
        </m:sSub>
      </m:oMath>
      <w:r>
        <w:t xml:space="preserve"> </w:t>
      </w:r>
      <w:r>
        <w:t xml:space="preserve">initially provides no item support in</w:t>
      </w:r>
      <w:r>
        <w:t xml:space="preserve"> </w:t>
      </w:r>
      <m:oMath>
        <m:sSup>
          <m:e>
            <m:r>
              <m:t>M</m:t>
            </m:r>
          </m:e>
          <m:sup>
            <m:r>
              <m:t>C</m:t>
            </m:r>
            <m:r>
              <m:t>F</m:t>
            </m:r>
          </m:sup>
        </m:sSup>
      </m:oMath>
      <w:r>
        <w:t xml:space="preserve">. The initial entries of</w:t>
      </w:r>
      <w:r>
        <w:t xml:space="preserve"> </w:t>
      </w:r>
      <m:oMath>
        <m:sSup>
          <m:e>
            <m:r>
              <m:t>M</m:t>
            </m:r>
          </m:e>
          <m:sup>
            <m:r>
              <m:t>F</m:t>
            </m:r>
            <m:r>
              <m:t>C</m:t>
            </m:r>
          </m:sup>
        </m:sSup>
      </m:oMath>
      <w:r>
        <w:t xml:space="preserve"> </w:t>
      </w:r>
      <w:r>
        <w:t xml:space="preserve">and</w:t>
      </w:r>
      <w:r>
        <w:t xml:space="preserve"> </w:t>
      </w:r>
      <m:oMath>
        <m:sSup>
          <m:e>
            <m:r>
              <m:t>M</m:t>
            </m:r>
          </m:e>
          <m:sup>
            <m:r>
              <m:t>C</m:t>
            </m:r>
            <m:r>
              <m:t>F</m:t>
            </m:r>
          </m:sup>
        </m:sSup>
      </m:oMath>
      <w:r>
        <w:t xml:space="preserve"> </w:t>
      </w:r>
      <w:r>
        <w:t xml:space="preserve">are therefore:</w:t>
      </w:r>
    </w:p>
    <w:p>
      <w:pPr>
        <w:pStyle w:val="BodyText"/>
      </w:pPr>
      <m:oMathPara>
        <m:oMathParaPr>
          <m:jc m:val="center"/>
        </m:oMathParaPr>
        <m:oMath>
          <m:sSubSup>
            <m:e>
              <m:r>
                <m:t>M</m:t>
              </m:r>
            </m:e>
            <m:sub>
              <m:r>
                <m:t>p</m:t>
              </m:r>
              <m:r>
                <m:t>r</m:t>
              </m:r>
              <m:r>
                <m:t>e</m:t>
              </m:r>
            </m:sub>
            <m:sup>
              <m:r>
                <m:t>F</m:t>
              </m:r>
              <m:r>
                <m:t>C</m:t>
              </m:r>
            </m:sup>
          </m:sSubSup>
          <m:r>
            <m:rPr>
              <m:sty m:val="p"/>
            </m:rPr>
            <m:t>(</m:t>
          </m:r>
          <m:r>
            <m:t>j</m:t>
          </m:r>
          <m:r>
            <m:rPr>
              <m:sty m:val="p"/>
            </m:rPr>
            <m:t>,</m:t>
          </m:r>
          <m:r>
            <m:t>i</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γ</m:t>
                    </m:r>
                  </m:e>
                  <m:e>
                    <m:r>
                      <m:rPr>
                        <m:nor/>
                        <m:sty m:val="p"/>
                      </m:rPr>
                      <m:t>if </m:t>
                    </m:r>
                    <m:r>
                      <m:t>j</m:t>
                    </m:r>
                    <m:r>
                      <m:rPr>
                        <m:sty m:val="p"/>
                      </m:rPr>
                      <m:t>=</m:t>
                    </m:r>
                    <m:r>
                      <m:t>i</m:t>
                    </m:r>
                    <m:r>
                      <m:rPr>
                        <m:sty m:val="p"/>
                      </m:rPr>
                      <m:t>+</m:t>
                    </m:r>
                    <m:r>
                      <m:t>1</m:t>
                    </m:r>
                  </m:e>
                </m:mr>
                <m:mr>
                  <m:e>
                    <m:r>
                      <m:t>0</m:t>
                    </m:r>
                  </m:e>
                  <m:e>
                    <m:r>
                      <m:rPr>
                        <m:nor/>
                        <m:sty m:val="p"/>
                      </m:rPr>
                      <m:t>otherwise</m:t>
                    </m:r>
                  </m:e>
                </m:mr>
              </m:m>
            </m:e>
          </m:d>
          <m:r>
            <m:t> </m:t>
          </m:r>
          <m:r>
            <m:t> </m:t>
          </m:r>
          <m:r>
            <m:t> </m:t>
          </m:r>
          <m:r>
            <m:rPr>
              <m:sty m:val="p"/>
            </m:rPr>
            <m:t>(</m:t>
          </m:r>
          <m:r>
            <m:t>1</m:t>
          </m:r>
          <m:r>
            <m:rPr>
              <m:sty m:val="p"/>
            </m:rPr>
            <m:t>)</m:t>
          </m:r>
        </m:oMath>
      </m:oMathPara>
    </w:p>
    <w:p>
      <w:pPr>
        <w:pStyle w:val="FirstParagraph"/>
      </w:pPr>
      <m:oMathPara>
        <m:oMathParaPr>
          <m:jc m:val="center"/>
        </m:oMathParaPr>
        <m:oMath>
          <m:sSubSup>
            <m:e>
              <m:r>
                <m:t>M</m:t>
              </m:r>
            </m:e>
            <m:sub>
              <m:r>
                <m:t>p</m:t>
              </m:r>
              <m:r>
                <m:t>r</m:t>
              </m:r>
              <m:r>
                <m:t>e</m:t>
              </m:r>
            </m:sub>
            <m:sup>
              <m:r>
                <m:t>C</m:t>
              </m:r>
              <m:r>
                <m:t>F</m:t>
              </m:r>
            </m:sup>
          </m:sSubSup>
          <m:r>
            <m:rPr>
              <m:sty m:val="p"/>
            </m:rPr>
            <m:t>(</m:t>
          </m:r>
          <m:r>
            <m:t>i</m:t>
          </m:r>
          <m:r>
            <m:rPr>
              <m:sty m:val="p"/>
            </m:rPr>
            <m:t>,</m:t>
          </m:r>
          <m:r>
            <m:t>j</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nor/>
                        <m:sty m:val="p"/>
                      </m:rPr>
                      <m:t>if </m:t>
                    </m:r>
                    <m:r>
                      <m:t>j</m:t>
                    </m:r>
                    <m:r>
                      <m:rPr>
                        <m:sty m:val="p"/>
                      </m:rPr>
                      <m:t>=</m:t>
                    </m:r>
                    <m:r>
                      <m:t>0</m:t>
                    </m:r>
                  </m:e>
                </m:mr>
                <m:mr>
                  <m:e>
                    <m:r>
                      <m:t>δ</m:t>
                    </m:r>
                  </m:e>
                  <m:e>
                    <m:r>
                      <m:rPr>
                        <m:nor/>
                        <m:sty m:val="p"/>
                      </m:rPr>
                      <m:t>if </m:t>
                    </m:r>
                    <m:r>
                      <m:t>j</m:t>
                    </m:r>
                    <m:r>
                      <m:rPr>
                        <m:sty m:val="p"/>
                      </m:rPr>
                      <m:t>=</m:t>
                    </m:r>
                    <m:r>
                      <m:t>i</m:t>
                    </m:r>
                    <m:r>
                      <m:rPr>
                        <m:sty m:val="p"/>
                      </m:rPr>
                      <m:t>+</m:t>
                    </m:r>
                    <m:r>
                      <m:t>1</m:t>
                    </m:r>
                  </m:e>
                </m:mr>
                <m:mr>
                  <m:e>
                    <m:r>
                      <m:t>α</m:t>
                    </m:r>
                  </m:e>
                  <m:e>
                    <m:r>
                      <m:rPr>
                        <m:nor/>
                        <m:sty m:val="p"/>
                      </m:rPr>
                      <m:t>if </m:t>
                    </m:r>
                    <m:r>
                      <m:t>j</m:t>
                    </m:r>
                    <m:r>
                      <m:rPr>
                        <m:sty m:val="p"/>
                      </m:rPr>
                      <m:t>&gt;</m:t>
                    </m:r>
                    <m:r>
                      <m:t>0</m:t>
                    </m:r>
                    <m:r>
                      <m:rPr>
                        <m:nor/>
                        <m:sty m:val="p"/>
                      </m:rPr>
                      <m:t> and </m:t>
                    </m:r>
                    <m:r>
                      <m:t>j</m:t>
                    </m:r>
                    <m:r>
                      <m:rPr>
                        <m:sty m:val="p"/>
                      </m:rPr>
                      <m:t>≠</m:t>
                    </m:r>
                    <m:r>
                      <m:t>i</m:t>
                    </m:r>
                    <m:r>
                      <m:rPr>
                        <m:sty m:val="p"/>
                      </m:rPr>
                      <m:t>+</m:t>
                    </m:r>
                    <m:r>
                      <m:t>1</m:t>
                    </m:r>
                  </m:e>
                </m:mr>
              </m:m>
            </m:e>
          </m:d>
          <m:r>
            <m:t> </m:t>
          </m:r>
          <m:r>
            <m:t> </m:t>
          </m:r>
          <m:r>
            <m:t> </m:t>
          </m:r>
          <m:r>
            <m:rPr>
              <m:sty m:val="p"/>
            </m:rPr>
            <m:t>(</m:t>
          </m:r>
          <m:r>
            <m:t>2</m:t>
          </m:r>
          <m:r>
            <m:rPr>
              <m:sty m:val="p"/>
            </m:rPr>
            <m:t>)</m:t>
          </m:r>
        </m:oMath>
      </m:oMathPara>
    </w:p>
    <w:p>
      <w:pPr>
        <w:pStyle w:val="FirstParagraph"/>
      </w:pPr>
      <w:r>
        <w:t xml:space="preserve">When event</w:t>
      </w:r>
      <w:r>
        <w:t xml:space="preserve"> </w:t>
      </w:r>
      <m:oMath>
        <m:r>
          <m:t>i</m:t>
        </m:r>
      </m:oMath>
      <w:r>
        <w:t xml:space="preserve"> </w:t>
      </w:r>
      <w:r>
        <w:t xml:space="preserve">is encountered, its representation</w:t>
      </w:r>
      <w:r>
        <w:t xml:space="preserve"> </w:t>
      </w:r>
      <m:oMath>
        <m:sSub>
          <m:e>
            <m:r>
              <m:t>f</m:t>
            </m:r>
          </m:e>
          <m:sub>
            <m:r>
              <m:t>i</m:t>
            </m:r>
          </m:sub>
        </m:sSub>
      </m:oMath>
      <w:r>
        <w:t xml:space="preserve"> </w:t>
      </w:r>
      <w:r>
        <w:t xml:space="preserve">retrieves context input through feature-to-context memory:</w:t>
      </w:r>
    </w:p>
    <w:p>
      <w:pPr>
        <w:pStyle w:val="BodyText"/>
      </w:pPr>
      <m:oMathPara>
        <m:oMathParaPr>
          <m:jc m:val="center"/>
        </m:oMathParaPr>
        <m:oMath>
          <m:sSubSup>
            <m:e>
              <m:r>
                <m:t>c</m:t>
              </m:r>
            </m:e>
            <m:sub>
              <m:r>
                <m:t>i</m:t>
              </m:r>
            </m:sub>
            <m:sup>
              <m:r>
                <m:t>I</m:t>
              </m:r>
              <m:r>
                <m:t>N</m:t>
              </m:r>
            </m:sup>
          </m:sSubSup>
          <m:r>
            <m:rPr>
              <m:sty m:val="p"/>
            </m:rPr>
            <m:t>=</m:t>
          </m:r>
          <m:sSup>
            <m:e>
              <m:r>
                <m:t>M</m:t>
              </m:r>
            </m:e>
            <m:sup>
              <m:r>
                <m:t>F</m:t>
              </m:r>
              <m:r>
                <m:t>C</m:t>
              </m:r>
            </m:sup>
          </m:sSup>
          <m:sSub>
            <m:e>
              <m:r>
                <m:t>f</m:t>
              </m:r>
            </m:e>
            <m:sub>
              <m:r>
                <m:t>i</m:t>
              </m:r>
            </m:sub>
          </m:sSub>
          <m:r>
            <m:t> </m:t>
          </m:r>
          <m:r>
            <m:t> </m:t>
          </m:r>
          <m:r>
            <m:rPr>
              <m:sty m:val="p"/>
            </m:rPr>
            <m:t>(</m:t>
          </m:r>
          <m:r>
            <m:t>3</m:t>
          </m:r>
          <m:r>
            <m:rPr>
              <m:sty m:val="p"/>
            </m:rPr>
            <m:t>)</m:t>
          </m:r>
        </m:oMath>
      </m:oMathPara>
    </w:p>
    <w:p>
      <w:pPr>
        <w:pStyle w:val="FirstParagraph"/>
      </w:pPr>
      <w:r>
        <w:t xml:space="preserve">Context then drifts toward the normalized input. The coefficient</w:t>
      </w:r>
      <w:r>
        <w:t xml:space="preserve"> </w:t>
      </w:r>
      <m:oMath>
        <m:sSub>
          <m:e>
            <m:r>
              <m:t>ρ</m:t>
            </m:r>
          </m:e>
          <m:sub>
            <m:r>
              <m:t>i</m:t>
            </m:r>
          </m:sub>
        </m:sSub>
      </m:oMath>
      <w:r>
        <w:t xml:space="preserve"> </w:t>
      </w:r>
      <w:r>
        <w:t xml:space="preserve">keeps context normalized after the update:</w:t>
      </w:r>
    </w:p>
    <w:p>
      <w:pPr>
        <w:pStyle w:val="BodyText"/>
      </w:pPr>
      <m:oMathPara>
        <m:oMathParaPr>
          <m:jc m:val="center"/>
        </m:oMathParaPr>
        <m:oMath>
          <m:sSub>
            <m:e>
              <m:r>
                <m:t>c</m:t>
              </m:r>
            </m:e>
            <m:sub>
              <m:r>
                <m:t>i</m:t>
              </m:r>
            </m:sub>
          </m:sSub>
          <m:r>
            <m:rPr>
              <m:sty m:val="p"/>
            </m:rPr>
            <m:t>=</m:t>
          </m:r>
          <m:sSub>
            <m:e>
              <m:r>
                <m:t>ρ</m:t>
              </m:r>
            </m:e>
            <m:sub>
              <m:r>
                <m:t>i</m:t>
              </m:r>
            </m:sub>
          </m:sSub>
          <m:sSub>
            <m:e>
              <m:r>
                <m:t>c</m:t>
              </m:r>
            </m:e>
            <m:sub>
              <m:r>
                <m:t>i</m:t>
              </m:r>
              <m:r>
                <m:rPr>
                  <m:sty m:val="p"/>
                </m:rPr>
                <m:t>−</m:t>
              </m:r>
              <m:r>
                <m:t>1</m:t>
              </m:r>
            </m:sub>
          </m:sSub>
          <m:r>
            <m:rPr>
              <m:sty m:val="p"/>
            </m:rPr>
            <m:t>+</m:t>
          </m:r>
          <m:sSub>
            <m:e>
              <m:r>
                <m:t>β</m:t>
              </m:r>
            </m:e>
            <m:sub>
              <m:r>
                <m:t>e</m:t>
              </m:r>
              <m:r>
                <m:t>n</m:t>
              </m:r>
              <m:r>
                <m:t>c</m:t>
              </m:r>
            </m:sub>
          </m:sSub>
          <m:sSubSup>
            <m:e>
              <m:acc>
                <m:accPr>
                  <m:chr m:val="̂"/>
                </m:accPr>
                <m:e>
                  <m:r>
                    <m:t>c</m:t>
                  </m:r>
                </m:e>
              </m:acc>
            </m:e>
            <m:sub>
              <m:r>
                <m:t>i</m:t>
              </m:r>
            </m:sub>
            <m:sup>
              <m:r>
                <m:t>I</m:t>
              </m:r>
              <m:r>
                <m:t>N</m:t>
              </m:r>
            </m:sup>
          </m:sSubSup>
          <m:r>
            <m:t> </m:t>
          </m:r>
          <m:r>
            <m:t> </m:t>
          </m:r>
          <m:r>
            <m:rPr>
              <m:sty m:val="p"/>
            </m:rPr>
            <m:t>(</m:t>
          </m:r>
          <m:r>
            <m:t>4</m:t>
          </m:r>
          <m:r>
            <m:rPr>
              <m:sty m:val="p"/>
            </m:rPr>
            <m:t>)</m:t>
          </m:r>
        </m:oMath>
      </m:oMathPara>
    </w:p>
    <w:p>
      <w:pPr>
        <w:pStyle w:val="FirstParagraph"/>
      </w:pPr>
      <w:r>
        <w:t xml:space="preserve">Each event also encodes associations between its item features and the current context state. Feature-to-context learning updates</w:t>
      </w:r>
      <w:r>
        <w:t xml:space="preserve"> </w:t>
      </w:r>
      <m:oMath>
        <m:sSup>
          <m:e>
            <m:r>
              <m:t>M</m:t>
            </m:r>
          </m:e>
          <m:sup>
            <m:r>
              <m:t>F</m:t>
            </m:r>
            <m:r>
              <m:t>C</m:t>
            </m:r>
          </m:sup>
        </m:sSup>
      </m:oMath>
      <w:r>
        <w:t xml:space="preserve"> </w:t>
      </w:r>
      <w:r>
        <w:t xml:space="preserve">so later cues or sampled items can reinstate associated context:</w:t>
      </w:r>
    </w:p>
    <w:p>
      <w:pPr>
        <w:pStyle w:val="BodyText"/>
      </w:pPr>
      <w:bookmarkStart w:id="32" w:name="eq-mfc-learning"/>
      <w:bookmarkEnd w:id="32"/>
    </w:p>
    <w:p>
      <w:pPr>
        <w:pStyle w:val="BodyText"/>
      </w:pPr>
      <m:oMathPara>
        <m:oMathParaPr>
          <m:jc m:val="center"/>
        </m:oMathParaPr>
        <m:oMath>
          <m:r>
            <m:rPr>
              <m:sty m:val="p"/>
            </m:rPr>
            <m:t>Δ</m:t>
          </m:r>
          <m:sSup>
            <m:e>
              <m:r>
                <m:t>M</m:t>
              </m:r>
            </m:e>
            <m:sup>
              <m:r>
                <m:t>F</m:t>
              </m:r>
              <m:r>
                <m:t>C</m:t>
              </m:r>
            </m:sup>
          </m:sSup>
          <m:r>
            <m:rPr>
              <m:sty m:val="p"/>
            </m:rPr>
            <m:t>=</m:t>
          </m:r>
          <m:r>
            <m:t>γ</m:t>
          </m:r>
          <m:sSub>
            <m:e>
              <m:r>
                <m:t>c</m:t>
              </m:r>
            </m:e>
            <m:sub>
              <m:r>
                <m:t>i</m:t>
              </m:r>
            </m:sub>
          </m:sSub>
          <m:sSubSup>
            <m:e>
              <m:r>
                <m:t>f</m:t>
              </m:r>
            </m:e>
            <m:sub>
              <m:r>
                <m:t>i</m:t>
              </m:r>
            </m:sub>
            <m:sup>
              <m:r>
                <m:rPr>
                  <m:sty m:val="p"/>
                </m:rPr>
                <m:t>⊤</m:t>
              </m:r>
            </m:sup>
          </m:sSubSup>
          <m:r>
            <m:t> </m:t>
          </m:r>
          <m:r>
            <m:t> </m:t>
          </m:r>
          <m:r>
            <m:rPr>
              <m:sty m:val="p"/>
            </m:rPr>
            <m:t>(</m:t>
          </m:r>
          <m:r>
            <m:t>5</m:t>
          </m:r>
          <m:r>
            <m:rPr>
              <m:sty m:val="p"/>
            </m:rPr>
            <m:t>)</m:t>
          </m:r>
        </m:oMath>
      </m:oMathPara>
    </w:p>
    <w:p>
      <w:pPr>
        <w:pStyle w:val="FirstParagraph"/>
      </w:pPr>
      <w:r>
        <w:t xml:space="preserve">Context-to-feature learning updates</w:t>
      </w:r>
      <w:r>
        <w:t xml:space="preserve"> </w:t>
      </w:r>
      <m:oMath>
        <m:sSup>
          <m:e>
            <m:r>
              <m:t>M</m:t>
            </m:r>
          </m:e>
          <m:sup>
            <m:r>
              <m:t>C</m:t>
            </m:r>
            <m:r>
              <m:t>F</m:t>
            </m:r>
          </m:sup>
        </m:sSup>
      </m:oMath>
      <w:r>
        <w:t xml:space="preserve"> </w:t>
      </w:r>
      <w:r>
        <w:t xml:space="preserve">so later context can support the item during sampling:</w:t>
      </w:r>
    </w:p>
    <w:p>
      <w:pPr>
        <w:pStyle w:val="BodyText"/>
      </w:pPr>
      <w:bookmarkStart w:id="33" w:name="eq-mcf-learning"/>
      <w:bookmarkEnd w:id="33"/>
    </w:p>
    <w:p>
      <w:pPr>
        <w:pStyle w:val="BodyText"/>
      </w:pPr>
      <m:oMathPara>
        <m:oMathParaPr>
          <m:jc m:val="center"/>
        </m:oMathParaPr>
        <m:oMath>
          <m:r>
            <m:rPr>
              <m:sty m:val="p"/>
            </m:rPr>
            <m:t>Δ</m:t>
          </m:r>
          <m:sSup>
            <m:e>
              <m:r>
                <m:t>M</m:t>
              </m:r>
            </m:e>
            <m:sup>
              <m:r>
                <m:t>C</m:t>
              </m:r>
              <m:r>
                <m:t>F</m:t>
              </m:r>
            </m:sup>
          </m:sSup>
          <m:r>
            <m:rPr>
              <m:sty m:val="p"/>
            </m:rPr>
            <m:t>=</m:t>
          </m:r>
          <m:r>
            <m:t>λ</m:t>
          </m:r>
          <m:sSub>
            <m:e>
              <m:r>
                <m:t>ϕ</m:t>
              </m:r>
            </m:e>
            <m:sub>
              <m:r>
                <m:t>i</m:t>
              </m:r>
            </m:sub>
          </m:sSub>
          <m:sSub>
            <m:e>
              <m:r>
                <m:t>f</m:t>
              </m:r>
            </m:e>
            <m:sub>
              <m:r>
                <m:t>i</m:t>
              </m:r>
            </m:sub>
          </m:sSub>
          <m:sSubSup>
            <m:e>
              <m:r>
                <m:t>c</m:t>
              </m:r>
            </m:e>
            <m:sub>
              <m:r>
                <m:t>i</m:t>
              </m:r>
            </m:sub>
            <m:sup>
              <m:r>
                <m:rPr>
                  <m:sty m:val="p"/>
                </m:rPr>
                <m:t>⊤</m:t>
              </m:r>
            </m:sup>
          </m:sSubSup>
          <m:r>
            <m:t> </m:t>
          </m:r>
          <m:r>
            <m:t> </m:t>
          </m:r>
          <m:r>
            <m:rPr>
              <m:sty m:val="p"/>
            </m:rPr>
            <m:t>(</m:t>
          </m:r>
          <m:r>
            <m:t>6</m:t>
          </m:r>
          <m:r>
            <m:rPr>
              <m:sty m:val="p"/>
            </m:rPr>
            <m:t>)</m:t>
          </m:r>
        </m:oMath>
      </m:oMathPara>
    </w:p>
    <w:p>
      <w:pPr>
        <w:pStyle w:val="FirstParagraph"/>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w:t>
      </w:r>
      <w:r>
        <w:t xml:space="preserve"> </w:t>
      </w:r>
      <m:oMath>
        <m:sSub>
          <m:e>
            <m:r>
              <m:t>ϕ</m:t>
            </m:r>
          </m:e>
          <m:sub>
            <m:r>
              <m:t>i</m:t>
            </m:r>
          </m:sub>
        </m:sSub>
      </m:oMath>
      <w:r>
        <w:t xml:space="preserve"> </w:t>
      </w:r>
      <w:r>
        <w:t xml:space="preserve">boosts context-to-feature learning for early items in the paradigm and decays across subsequent items.</w:t>
      </w:r>
    </w:p>
    <w:p>
      <w:pPr>
        <w:pStyle w:val="BodyText"/>
      </w:pPr>
      <w:r>
        <w:t xml:space="preserve">Encoding events also have a source feature vector</w:t>
      </w:r>
      <w:r>
        <w:t xml:space="preserve"> </w:t>
      </w:r>
      <m:oMath>
        <m:sSub>
          <m:e>
            <m:r>
              <m:t>s</m:t>
            </m:r>
          </m:e>
          <m:sub>
            <m:r>
              <m:t>i</m:t>
            </m:r>
          </m:sub>
        </m:sSub>
      </m:oMath>
      <w:r>
        <w:t xml:space="preserve"> </w:t>
      </w:r>
      <w:r>
        <w:t xml:space="preserve">that distinguishes film items from non-film items. The source component of context follows the same normalized-drift form as temporal context, with source drift rate</w:t>
      </w:r>
      <w:r>
        <w:t xml:space="preserve"> </w:t>
      </w:r>
      <m:oMath>
        <m:sSub>
          <m:e>
            <m:r>
              <m:t>β</m:t>
            </m:r>
          </m:e>
          <m:sub>
            <m:r>
              <m:t>e</m:t>
            </m:r>
            <m:r>
              <m:t>m</m:t>
            </m:r>
            <m:r>
              <m:t>o</m:t>
            </m:r>
            <m:r>
              <m:t>t</m:t>
            </m:r>
          </m:sub>
        </m:sSub>
      </m:oMath>
      <w:r>
        <w:t xml:space="preserve">. All items can form associations with the source context active for that event, scaled by a baseline source-learning term</w:t>
      </w:r>
      <w:r>
        <w:t xml:space="preserve"> </w:t>
      </w:r>
      <m:oMath>
        <m:sSub>
          <m:e>
            <m:r>
              <m:t>η</m:t>
            </m:r>
          </m:e>
          <m:sub>
            <m:r>
              <m:t>s</m:t>
            </m:r>
          </m:sub>
        </m:sSub>
      </m:oMath>
      <w:r>
        <w:t xml:space="preserve">. For film encoding events, the source-context portion of the context-to-feature update receives an additional</w:t>
      </w:r>
      <w:r>
        <w:t xml:space="preserve"> </w:t>
      </w:r>
      <m:oMath>
        <m:sSub>
          <m:e>
            <m:r>
              <m:t>ϕ</m:t>
            </m:r>
          </m:e>
          <m:sub>
            <m:r>
              <m:t>e</m:t>
            </m:r>
            <m:r>
              <m:t>m</m:t>
            </m:r>
            <m:r>
              <m:t>o</m:t>
            </m:r>
            <m:r>
              <m:t>t</m:t>
            </m:r>
          </m:sub>
        </m:sSub>
      </m:oMath>
      <w:r>
        <w:t xml:space="preserve"> </w:t>
      </w:r>
      <w:r>
        <w:t xml:space="preserve">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34"/>
    <w:bookmarkStart w:id="36"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w:t>
      </w:r>
      <w:r>
        <w:t xml:space="preserve"> </w:t>
      </w:r>
      <m:oMath>
        <m:sSub>
          <m:e>
            <m:r>
              <m:t>c</m:t>
            </m:r>
          </m:e>
          <m:sub>
            <m:r>
              <m:t>b</m:t>
            </m:r>
          </m:sub>
        </m:sSub>
      </m:oMath>
      <w:r>
        <w:t xml:space="preserve"> </w:t>
      </w:r>
      <w:r>
        <w:t xml:space="preserve">denote the context state after the break period. The reminder-phase start update is:</w:t>
      </w:r>
    </w:p>
    <w:p>
      <w:pPr>
        <w:pStyle w:val="BodyText"/>
      </w:pPr>
      <m:oMathPara>
        <m:oMathParaPr>
          <m:jc m:val="center"/>
        </m:oMathParaPr>
        <m:oMath>
          <m:sSub>
            <m:e>
              <m:r>
                <m:t>c</m:t>
              </m:r>
            </m:e>
            <m:sub>
              <m:r>
                <m:t>r</m:t>
              </m:r>
              <m:r>
                <m:rPr>
                  <m:sty m:val="p"/>
                </m:rPr>
                <m:t>,</m:t>
              </m:r>
              <m:r>
                <m:t>0</m:t>
              </m:r>
            </m:sub>
          </m:sSub>
          <m:r>
            <m:rPr>
              <m:sty m:val="p"/>
            </m:rPr>
            <m:t>=</m:t>
          </m:r>
          <m:sSub>
            <m:e>
              <m:r>
                <m:t>ρ</m:t>
              </m:r>
            </m:e>
            <m:sub>
              <m:r>
                <m:t>r</m:t>
              </m:r>
              <m:r>
                <m:rPr>
                  <m:sty m:val="p"/>
                </m:rPr>
                <m:t>,</m:t>
              </m:r>
              <m:r>
                <m:t>0</m:t>
              </m:r>
            </m:sub>
          </m:sSub>
          <m:sSub>
            <m:e>
              <m:r>
                <m:t>c</m:t>
              </m:r>
            </m:e>
            <m:sub>
              <m:r>
                <m:t>b</m:t>
              </m:r>
            </m:sub>
          </m:sSub>
          <m:r>
            <m:rPr>
              <m:sty m:val="p"/>
            </m:rPr>
            <m:t>+</m:t>
          </m:r>
          <m:sSub>
            <m:e>
              <m:r>
                <m:t>β</m:t>
              </m:r>
            </m:e>
            <m:sub>
              <m:r>
                <m:t>r</m:t>
              </m:r>
              <m:r>
                <m:t>e</m:t>
              </m:r>
              <m:r>
                <m:t>m</m:t>
              </m:r>
              <m:r>
                <m:rPr>
                  <m:sty m:val="p"/>
                </m:rPr>
                <m:t>,</m:t>
              </m:r>
              <m:r>
                <m:t>s</m:t>
              </m:r>
              <m:r>
                <m:t>t</m:t>
              </m:r>
              <m:r>
                <m:t>a</m:t>
              </m:r>
              <m:r>
                <m:t>r</m:t>
              </m:r>
              <m:r>
                <m:t>t</m:t>
              </m:r>
            </m:sub>
          </m:sSub>
          <m:sSub>
            <m:e>
              <m:r>
                <m:t>c</m:t>
              </m:r>
            </m:e>
            <m:sub>
              <m:r>
                <m:t>0</m:t>
              </m:r>
            </m:sub>
          </m:sSub>
          <m:r>
            <m:rPr>
              <m:sty m:val="p"/>
            </m:rPr>
            <m:t>.</m:t>
          </m:r>
          <m:r>
            <m:t> </m:t>
          </m:r>
          <m:r>
            <m:t> </m:t>
          </m:r>
          <m:r>
            <m:rPr>
              <m:sty m:val="p"/>
            </m:rPr>
            <m:t>(</m:t>
          </m:r>
          <m:r>
            <m:t>7</m:t>
          </m:r>
          <m:r>
            <m:rPr>
              <m:sty m:val="p"/>
            </m:rPr>
            <m:t>)</m:t>
          </m:r>
        </m:oMath>
      </m:oMathPara>
    </w:p>
    <w:p>
      <w:pPr>
        <w:pStyle w:val="FirstParagraph"/>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w:t>
      </w:r>
      <w:r>
        <w:t xml:space="preserve"> </w:t>
      </w:r>
      <m:oMath>
        <m:sSub>
          <m:e>
            <m:r>
              <m:t>ϕ</m:t>
            </m:r>
          </m:e>
          <m:sub>
            <m:r>
              <m:t>e</m:t>
            </m:r>
            <m:r>
              <m:t>m</m:t>
            </m:r>
            <m:r>
              <m:t>o</m:t>
            </m:r>
            <m:r>
              <m:t>t</m:t>
            </m:r>
          </m:sub>
        </m:sSub>
      </m:oMath>
      <w:r>
        <w:t xml:space="preserve"> </w:t>
      </w:r>
      <w:r>
        <w:t xml:space="preserve">term. To vary task association strength, the simulations apply a multiplier $m_{task}$to context-to-feature learning for task events:</w:t>
      </w:r>
    </w:p>
    <w:p>
      <w:pPr>
        <w:pStyle w:val="BodyText"/>
      </w:pPr>
      <w:bookmarkStart w:id="35" w:name="eq-task-mcf-learning"/>
      <w:bookmarkEnd w:id="35"/>
    </w:p>
    <w:p>
      <w:pPr>
        <w:pStyle w:val="BodyText"/>
      </w:pPr>
      <m:oMathPara>
        <m:oMathParaPr>
          <m:jc m:val="center"/>
        </m:oMathParaPr>
        <m:oMath>
          <m:r>
            <m:rPr>
              <m:sty m:val="p"/>
            </m:rPr>
            <m:t>Δ</m:t>
          </m:r>
          <m:sSubSup>
            <m:e>
              <m:r>
                <m:t>M</m:t>
              </m:r>
            </m:e>
            <m:sub>
              <m:r>
                <m:t>t</m:t>
              </m:r>
              <m:r>
                <m:t>a</m:t>
              </m:r>
              <m:r>
                <m:t>s</m:t>
              </m:r>
              <m:r>
                <m:t>k</m:t>
              </m:r>
            </m:sub>
            <m:sup>
              <m:r>
                <m:t>C</m:t>
              </m:r>
              <m:r>
                <m:t>F</m:t>
              </m:r>
            </m:sup>
          </m:sSubSup>
          <m:r>
            <m:rPr>
              <m:sty m:val="p"/>
            </m:rPr>
            <m:t>=</m:t>
          </m:r>
          <m:sSub>
            <m:e>
              <m:r>
                <m:t>m</m:t>
              </m:r>
            </m:e>
            <m:sub>
              <m:r>
                <m:t>t</m:t>
              </m:r>
              <m:r>
                <m:t>a</m:t>
              </m:r>
              <m:r>
                <m:t>s</m:t>
              </m:r>
              <m:r>
                <m:t>k</m:t>
              </m:r>
            </m:sub>
          </m:sSub>
          <m:r>
            <m:t>λ</m:t>
          </m:r>
          <m:sSub>
            <m:e>
              <m:r>
                <m:t>ϕ</m:t>
              </m:r>
            </m:e>
            <m:sub>
              <m:r>
                <m:t>i</m:t>
              </m:r>
            </m:sub>
          </m:sSub>
          <m:sSub>
            <m:e>
              <m:r>
                <m:t>f</m:t>
              </m:r>
            </m:e>
            <m:sub>
              <m:r>
                <m:t>i</m:t>
              </m:r>
            </m:sub>
          </m:sSub>
          <m:sSubSup>
            <m:e>
              <m:r>
                <m:t>c</m:t>
              </m:r>
            </m:e>
            <m:sub>
              <m:r>
                <m:t>i</m:t>
              </m:r>
            </m:sub>
            <m:sup>
              <m:r>
                <m:rPr>
                  <m:sty m:val="p"/>
                </m:rPr>
                <m:t>⊤</m:t>
              </m:r>
            </m:sup>
          </m:sSubSup>
          <m:r>
            <m:t> </m:t>
          </m:r>
          <m:r>
            <m:t> </m:t>
          </m:r>
          <m:r>
            <m:rPr>
              <m:sty m:val="p"/>
            </m:rPr>
            <m:t>(</m:t>
          </m:r>
          <m:r>
            <m:t>8</m:t>
          </m:r>
          <m:r>
            <m:rPr>
              <m:sty m:val="p"/>
            </m:rPr>
            <m:t>)</m:t>
          </m:r>
        </m:oMath>
      </m:oMathPara>
    </w:p>
    <w:p>
      <w:pPr>
        <w:pStyle w:val="FirstParagraph"/>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36"/>
    <w:bookmarkStart w:id="38"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m:oMathParaPr>
          <m:jc m:val="center"/>
        </m:oMathParaPr>
        <m:oMath>
          <m:sSub>
            <m:e>
              <m:r>
                <m:t>a</m:t>
              </m:r>
            </m:e>
            <m:sub>
              <m:r>
                <m:t>i</m:t>
              </m:r>
              <m:r>
                <m:rPr>
                  <m:sty m:val="p"/>
                </m:rPr>
                <m:t>,</m:t>
              </m:r>
              <m:r>
                <m:t>j</m:t>
              </m:r>
            </m:sub>
          </m:sSub>
          <m:r>
            <m:rPr>
              <m:sty m:val="p"/>
            </m:rPr>
            <m:t>=</m:t>
          </m:r>
          <m:sSub>
            <m:e>
              <m:d>
                <m:dPr>
                  <m:begChr m:val="["/>
                  <m:sepChr m:val=""/>
                  <m:endChr m:val="]"/>
                  <m:grow/>
                </m:dPr>
                <m:e>
                  <m:sSup>
                    <m:e>
                      <m:r>
                        <m:t>M</m:t>
                      </m:r>
                    </m:e>
                    <m:sup>
                      <m:r>
                        <m:t>C</m:t>
                      </m:r>
                      <m:r>
                        <m:t>F</m:t>
                      </m:r>
                    </m:sup>
                  </m:sSup>
                  <m:sSub>
                    <m:e>
                      <m:r>
                        <m:t>c</m:t>
                      </m:r>
                    </m:e>
                    <m:sub>
                      <m:r>
                        <m:t>j</m:t>
                      </m:r>
                    </m:sub>
                  </m:sSub>
                </m:e>
              </m:d>
            </m:e>
            <m:sub>
              <m:r>
                <m:t>i</m:t>
              </m:r>
            </m:sub>
          </m:sSub>
          <m:r>
            <m:t> </m:t>
          </m:r>
          <m:r>
            <m:t> </m:t>
          </m:r>
          <m:r>
            <m:rPr>
              <m:sty m:val="p"/>
            </m:rPr>
            <m:t>(</m:t>
          </m:r>
          <m:r>
            <m:t>9</m:t>
          </m:r>
          <m:r>
            <m:rPr>
              <m:sty m:val="p"/>
            </m:rPr>
            <m:t>)</m:t>
          </m:r>
        </m:oMath>
      </m:oMathPara>
    </w:p>
    <w:p>
      <w:pPr>
        <w:pStyle w:val="FirstParagraph"/>
      </w:pPr>
      <w:r>
        <w:t xml:space="preserve">The context vector</w:t>
      </w:r>
      <w:r>
        <w:t xml:space="preserve"> </w:t>
      </w:r>
      <m:oMath>
        <m:sSub>
          <m:e>
            <m:r>
              <m:t>c</m:t>
            </m:r>
          </m:e>
          <m:sub>
            <m:r>
              <m:t>j</m:t>
            </m:r>
          </m:sub>
        </m:sSub>
      </m:oMath>
      <w:r>
        <w:t xml:space="preserve"> </w:t>
      </w:r>
      <w:r>
        <w:t xml:space="preserve">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37" w:name="eq-luce-choice"/>
      <w:bookmarkEnd w:id="37"/>
    </w:p>
    <w:p>
      <w:pPr>
        <w:pStyle w:val="BodyText"/>
      </w:pPr>
      <m:oMathPara>
        <m:oMathParaPr>
          <m:jc m:val="center"/>
        </m:oMathParaPr>
        <m:oMath>
          <m:r>
            <m:t>P</m:t>
          </m:r>
          <m:r>
            <m:rPr>
              <m:sty m:val="p"/>
            </m:rPr>
            <m:t>(</m:t>
          </m:r>
          <m:r>
            <m:t>i</m:t>
          </m:r>
          <m:r>
            <m:rPr>
              <m:sty m:val="p"/>
            </m:rPr>
            <m:t>∣</m:t>
          </m:r>
          <m:r>
            <m:t>c</m:t>
          </m:r>
          <m:r>
            <m:t>o</m:t>
          </m:r>
          <m:r>
            <m:t>n</m:t>
          </m:r>
          <m:r>
            <m:t>t</m:t>
          </m:r>
          <m:r>
            <m:t>i</m:t>
          </m:r>
          <m:r>
            <m:t>n</m:t>
          </m:r>
          <m:r>
            <m:t>u</m:t>
          </m:r>
          <m:r>
            <m:t>e</m:t>
          </m:r>
          <m:r>
            <m:rPr>
              <m:sty m:val="p"/>
            </m:rPr>
            <m:t>)</m:t>
          </m:r>
          <m:r>
            <m:rPr>
              <m:sty m:val="p"/>
            </m:rPr>
            <m:t>=</m:t>
          </m:r>
          <m:f>
            <m:fPr>
              <m:type m:val="bar"/>
            </m:fPr>
            <m:num>
              <m:sSubSup>
                <m:e>
                  <m:r>
                    <m:t>a</m:t>
                  </m:r>
                </m:e>
                <m:sub>
                  <m:r>
                    <m:t>i</m:t>
                  </m:r>
                  <m:r>
                    <m:rPr>
                      <m:sty m:val="p"/>
                    </m:rPr>
                    <m:t>,</m:t>
                  </m:r>
                  <m:r>
                    <m:t>j</m:t>
                  </m:r>
                </m:sub>
                <m:sup>
                  <m:r>
                    <m:t>τ</m:t>
                  </m:r>
                </m:sup>
              </m:sSubSup>
            </m:num>
            <m:den>
              <m:nary>
                <m:naryPr>
                  <m:chr m:val="∑"/>
                  <m:limLoc m:val="undOvr"/>
                  <m:subHide m:val="off"/>
                  <m:supHide m:val="on"/>
                </m:naryPr>
                <m:sub>
                  <m:r>
                    <m:t>r</m:t>
                  </m:r>
                  <m:r>
                    <m:t>e</m:t>
                  </m:r>
                  <m:r>
                    <m:t>m</m:t>
                  </m:r>
                  <m:r>
                    <m:t>a</m:t>
                  </m:r>
                  <m:r>
                    <m:t>i</m:t>
                  </m:r>
                  <m:r>
                    <m:t>n</m:t>
                  </m:r>
                  <m:r>
                    <m:t>i</m:t>
                  </m:r>
                  <m:r>
                    <m:t>n</m:t>
                  </m:r>
                  <m:r>
                    <m:t>g</m:t>
                  </m:r>
                  <m:r>
                    <m:t> </m:t>
                  </m:r>
                  <m:r>
                    <m:t>k</m:t>
                  </m:r>
                </m:sub>
                <m:sup>
                  <m:r>
                    <m:t>​</m:t>
                  </m:r>
                </m:sup>
                <m:e>
                  <m:sSubSup>
                    <m:e>
                      <m:r>
                        <m:t>a</m:t>
                      </m:r>
                    </m:e>
                    <m:sub>
                      <m:r>
                        <m:t>k</m:t>
                      </m:r>
                      <m:r>
                        <m:rPr>
                          <m:sty m:val="p"/>
                        </m:rPr>
                        <m:t>,</m:t>
                      </m:r>
                      <m:r>
                        <m:t>j</m:t>
                      </m:r>
                    </m:sub>
                    <m:sup>
                      <m:r>
                        <m:t>τ</m:t>
                      </m:r>
                    </m:sup>
                  </m:sSubSup>
                </m:e>
              </m:nary>
            </m:den>
          </m:f>
          <m:r>
            <m:t> </m:t>
          </m:r>
          <m:r>
            <m:t> </m:t>
          </m:r>
          <m:r>
            <m:rPr>
              <m:sty m:val="p"/>
            </m:rPr>
            <m:t>(</m:t>
          </m:r>
          <m:r>
            <m:t>10</m:t>
          </m:r>
          <m:r>
            <m:rPr>
              <m:sty m:val="p"/>
            </m:rPr>
            <m:t>)</m:t>
          </m:r>
        </m:oMath>
      </m:oMathPara>
    </w:p>
    <w:p>
      <w:pPr>
        <w:pStyle w:val="FirstParagraph"/>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m:oMathPara>
        <m:oMathParaPr>
          <m:jc m:val="center"/>
        </m:oMathParaPr>
        <m:oMath>
          <m:sSub>
            <m:e>
              <m:r>
                <m:t>P</m:t>
              </m:r>
            </m:e>
            <m:sub>
              <m:r>
                <m:t>s</m:t>
              </m:r>
              <m:r>
                <m:t>t</m:t>
              </m:r>
              <m:r>
                <m:t>o</m:t>
              </m:r>
              <m:r>
                <m:t>p</m:t>
              </m:r>
            </m:sub>
          </m:sSub>
          <m:r>
            <m:rPr>
              <m:sty m:val="p"/>
            </m:rPr>
            <m:t>(</m:t>
          </m:r>
          <m:r>
            <m:t>j</m:t>
          </m:r>
          <m:r>
            <m:rPr>
              <m:sty m:val="p"/>
            </m:rPr>
            <m:t>)</m:t>
          </m:r>
          <m:r>
            <m:rPr>
              <m:sty m:val="p"/>
            </m:rPr>
            <m:t>=</m:t>
          </m:r>
          <m:sSub>
            <m:e>
              <m:r>
                <m:t>θ</m:t>
              </m:r>
            </m:e>
            <m:sub>
              <m:r>
                <m:t>s</m:t>
              </m:r>
            </m:sub>
          </m:sSub>
          <m:sSup>
            <m:e>
              <m:r>
                <m:t>e</m:t>
              </m:r>
            </m:e>
            <m:sup>
              <m:r>
                <m:t>j</m:t>
              </m:r>
              <m:sSub>
                <m:e>
                  <m:r>
                    <m:t>θ</m:t>
                  </m:r>
                </m:e>
                <m:sub>
                  <m:r>
                    <m:t>r</m:t>
                  </m:r>
                </m:sub>
              </m:sSub>
            </m:sup>
          </m:sSup>
          <m:r>
            <m:t> </m:t>
          </m:r>
          <m:r>
            <m:t> </m:t>
          </m:r>
          <m:r>
            <m:rPr>
              <m:sty m:val="p"/>
            </m:rPr>
            <m:t>(</m:t>
          </m:r>
          <m:r>
            <m:t>11</m:t>
          </m:r>
          <m:r>
            <m:rPr>
              <m:sty m:val="p"/>
            </m:rPr>
            <m:t>)</m:t>
          </m:r>
        </m:oMath>
      </m:oMathPara>
    </w:p>
    <w:p>
      <w:pPr>
        <w:pStyle w:val="FirstParagraph"/>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m:oMathParaPr>
          <m:jc m:val="center"/>
        </m:oMathParaPr>
        <m:oMath>
          <m:sSub>
            <m:e>
              <m:r>
                <m:t>c</m:t>
              </m:r>
            </m:e>
            <m:sub>
              <m:r>
                <m:t>j</m:t>
              </m:r>
              <m:r>
                <m:rPr>
                  <m:sty m:val="p"/>
                </m:rPr>
                <m:t>+</m:t>
              </m:r>
              <m:r>
                <m:t>1</m:t>
              </m:r>
            </m:sub>
          </m:sSub>
          <m:r>
            <m:rPr>
              <m:sty m:val="p"/>
            </m:rPr>
            <m:t>=</m:t>
          </m:r>
          <m:sSub>
            <m:e>
              <m:r>
                <m:t>ρ</m:t>
              </m:r>
            </m:e>
            <m:sub>
              <m:r>
                <m:t>r</m:t>
              </m:r>
              <m:r>
                <m:t>e</m:t>
              </m:r>
              <m:r>
                <m:t>c</m:t>
              </m:r>
              <m:r>
                <m:rPr>
                  <m:sty m:val="p"/>
                </m:rPr>
                <m:t>,</m:t>
              </m:r>
              <m:r>
                <m:t>j</m:t>
              </m:r>
            </m:sub>
          </m:sSub>
          <m:sSub>
            <m:e>
              <m:r>
                <m:t>c</m:t>
              </m:r>
            </m:e>
            <m:sub>
              <m:r>
                <m:t>j</m:t>
              </m:r>
            </m:sub>
          </m:sSub>
          <m:r>
            <m:rPr>
              <m:sty m:val="p"/>
            </m:rPr>
            <m:t>+</m:t>
          </m:r>
          <m:sSub>
            <m:e>
              <m:r>
                <m:t>β</m:t>
              </m:r>
            </m:e>
            <m:sub>
              <m:r>
                <m:t>r</m:t>
              </m:r>
              <m:r>
                <m:t>e</m:t>
              </m:r>
              <m:r>
                <m:t>c</m:t>
              </m:r>
            </m:sub>
          </m:sSub>
          <m:acc>
            <m:accPr>
              <m:chr m:val="̂"/>
            </m:accPr>
            <m:e>
              <m:sSup>
                <m:e>
                  <m:r>
                    <m:t>M</m:t>
                  </m:r>
                </m:e>
                <m:sup>
                  <m:r>
                    <m:t>F</m:t>
                  </m:r>
                  <m:r>
                    <m:t>C</m:t>
                  </m:r>
                </m:sup>
              </m:sSup>
              <m:sSub>
                <m:e>
                  <m:r>
                    <m:t>f</m:t>
                  </m:r>
                </m:e>
                <m:sub>
                  <m:sSub>
                    <m:e>
                      <m:r>
                        <m:t>r</m:t>
                      </m:r>
                    </m:e>
                    <m:sub>
                      <m:r>
                        <m:t>j</m:t>
                      </m:r>
                    </m:sub>
                  </m:sSub>
                </m:sub>
              </m:sSub>
            </m:e>
          </m:acc>
          <m:r>
            <m:t> </m:t>
          </m:r>
          <m:r>
            <m:t> </m:t>
          </m:r>
          <m:r>
            <m:rPr>
              <m:sty m:val="p"/>
            </m:rPr>
            <m:t>(</m:t>
          </m:r>
          <m:r>
            <m:t>12</m:t>
          </m:r>
          <m:r>
            <m:rPr>
              <m:sty m:val="p"/>
            </m:rPr>
            <m:t>)</m:t>
          </m:r>
        </m:oMath>
      </m:oMathPara>
    </w:p>
    <w:p>
      <w:pPr>
        <w:pStyle w:val="FirstParagraph"/>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w:t>
      </w:r>
      <w:r>
        <w:t xml:space="preserve"> </w:t>
      </w:r>
      <m:oMath>
        <m:sSup>
          <m:e>
            <m:r>
              <m:t>M</m:t>
            </m:r>
          </m:e>
          <m:sup>
            <m:r>
              <m:t>F</m:t>
            </m:r>
            <m:r>
              <m:t>C</m:t>
            </m:r>
          </m:sup>
        </m:sSup>
        <m:sSub>
          <m:e>
            <m:r>
              <m:t>f</m:t>
            </m:r>
          </m:e>
          <m:sub>
            <m:r>
              <m:t>q</m:t>
            </m:r>
          </m:sub>
        </m:sSub>
      </m:oMath>
      <w:r>
        <w:t xml:space="preserve">. The cue is not counted as a recalled item, does not make the cued film item unavailable for later recall, and adds no new learning. Recall sampling then resumes from the updated context state.</w:t>
      </w:r>
    </w:p>
    <w:bookmarkEnd w:id="38"/>
    <w:bookmarkStart w:id="39"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w:t>
      </w:r>
      <w:r>
        <w:t xml:space="preserve"> </w:t>
      </w:r>
      <m:oMath>
        <m:sSub>
          <m:e>
            <m:r>
              <m:t>β</m:t>
            </m:r>
          </m:e>
          <m:sub>
            <m:r>
              <m:t>s</m:t>
            </m:r>
            <m:r>
              <m:t>t</m:t>
            </m:r>
            <m:r>
              <m:t>a</m:t>
            </m:r>
            <m:r>
              <m:t>r</m:t>
            </m:r>
            <m:r>
              <m:t>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w:t>
      </w:r>
      <w:r>
        <w:t xml:space="preserve"> </w:t>
      </w:r>
      <m:oMath>
        <m:sSub>
          <m:e>
            <m:r>
              <m:t>κ</m:t>
            </m:r>
          </m:e>
          <m:sub>
            <m:r>
              <m:t>i</m:t>
            </m:r>
          </m:sub>
        </m:sSub>
        <m:r>
          <m:rPr>
            <m:sty m:val="p"/>
          </m:rPr>
          <m:t>=</m:t>
        </m:r>
        <m:r>
          <m:t>1</m:t>
        </m:r>
      </m:oMath>
      <w:r>
        <w:t xml:space="preserve"> </w:t>
      </w:r>
      <w:r>
        <w:t xml:space="preserve">for film candidates and</w:t>
      </w:r>
      <w:r>
        <w:t xml:space="preserve"> </w:t>
      </w:r>
      <m:oMath>
        <m:sSub>
          <m:e>
            <m:r>
              <m:t>κ</m:t>
            </m:r>
          </m:e>
          <m:sub>
            <m:r>
              <m:t>i</m:t>
            </m:r>
          </m:sub>
        </m:sSub>
        <m:r>
          <m:rPr>
            <m:sty m:val="p"/>
          </m:rPr>
          <m:t>=</m:t>
        </m:r>
        <m:r>
          <m:t>κ</m:t>
        </m:r>
      </m:oMath>
      <w:r>
        <w:t xml:space="preserve"> </w:t>
      </w:r>
      <w:r>
        <w:t xml:space="preserve">for task and filler candidates. With monitoring, the context update becomes:</w:t>
      </w:r>
    </w:p>
    <w:p>
      <w:pPr>
        <w:pStyle w:val="BodyText"/>
      </w:pPr>
      <m:oMathPara>
        <m:oMathParaPr>
          <m:jc m:val="center"/>
        </m:oMathParaPr>
        <m:oMath>
          <m:sSub>
            <m:e>
              <m:r>
                <m:t>c</m:t>
              </m:r>
            </m:e>
            <m:sub>
              <m:r>
                <m:t>j</m:t>
              </m:r>
              <m:r>
                <m:rPr>
                  <m:sty m:val="p"/>
                </m:rPr>
                <m:t>+</m:t>
              </m:r>
              <m:r>
                <m:t>1</m:t>
              </m:r>
            </m:sub>
          </m:sSub>
          <m:r>
            <m:rPr>
              <m:sty m:val="p"/>
            </m:rPr>
            <m:t>=</m:t>
          </m:r>
          <m:sSub>
            <m:e>
              <m:r>
                <m:t>ρ</m:t>
              </m:r>
            </m:e>
            <m:sub>
              <m:r>
                <m:t>j</m:t>
              </m:r>
            </m:sub>
          </m:sSub>
          <m:d>
            <m:dPr>
              <m:begChr m:val="("/>
              <m:sepChr m:val=""/>
              <m:endChr m:val=")"/>
              <m:grow/>
            </m:dPr>
            <m:e>
              <m:sSub>
                <m:e>
                  <m:r>
                    <m:t>κ</m:t>
                  </m:r>
                </m:e>
                <m:sub>
                  <m:r>
                    <m:t>i</m:t>
                  </m:r>
                </m:sub>
              </m:sSub>
              <m:sSub>
                <m:e>
                  <m:r>
                    <m:t>β</m:t>
                  </m:r>
                </m:e>
                <m:sub>
                  <m:r>
                    <m:t>r</m:t>
                  </m:r>
                  <m:r>
                    <m:t>e</m:t>
                  </m:r>
                  <m:r>
                    <m:t>c</m:t>
                  </m:r>
                </m:sub>
              </m:sSub>
            </m:e>
          </m:d>
          <m:sSub>
            <m:e>
              <m:r>
                <m:t>c</m:t>
              </m:r>
            </m:e>
            <m:sub>
              <m:r>
                <m:t>j</m:t>
              </m:r>
            </m:sub>
          </m:sSub>
          <m:r>
            <m:rPr>
              <m:sty m:val="p"/>
            </m:rPr>
            <m:t>+</m:t>
          </m:r>
          <m:sSub>
            <m:e>
              <m:r>
                <m:t>κ</m:t>
              </m:r>
            </m:e>
            <m:sub>
              <m:r>
                <m:t>i</m:t>
              </m:r>
            </m:sub>
          </m:sSub>
          <m:sSub>
            <m:e>
              <m:r>
                <m:t>β</m:t>
              </m:r>
            </m:e>
            <m:sub>
              <m:r>
                <m:t>r</m:t>
              </m:r>
              <m:r>
                <m:t>e</m:t>
              </m:r>
              <m:r>
                <m:t>c</m:t>
              </m:r>
            </m:sub>
          </m:sSub>
          <m:acc>
            <m:accPr>
              <m:chr m:val="̂"/>
            </m:accPr>
            <m:e>
              <m:sSup>
                <m:e>
                  <m:r>
                    <m:t>M</m:t>
                  </m:r>
                </m:e>
                <m:sup>
                  <m:r>
                    <m:t>F</m:t>
                  </m:r>
                  <m:r>
                    <m:t>C</m:t>
                  </m:r>
                </m:sup>
              </m:sSup>
              <m:sSub>
                <m:e>
                  <m:r>
                    <m:t>f</m:t>
                  </m:r>
                </m:e>
                <m:sub>
                  <m:sSub>
                    <m:e>
                      <m:r>
                        <m:t>r</m:t>
                      </m:r>
                    </m:e>
                    <m:sub>
                      <m:r>
                        <m:t>j</m:t>
                      </m:r>
                    </m:sub>
                  </m:sSub>
                </m:sub>
              </m:sSub>
            </m:e>
          </m:acc>
          <m:r>
            <m:t> </m:t>
          </m:r>
          <m:r>
            <m:t> </m:t>
          </m:r>
          <m:r>
            <m:rPr>
              <m:sty m:val="p"/>
            </m:rPr>
            <m:t>(</m:t>
          </m:r>
          <m:r>
            <m:t>13</m:t>
          </m:r>
          <m:r>
            <m:rPr>
              <m:sty m:val="p"/>
            </m:rPr>
            <m:t>)</m:t>
          </m:r>
        </m:oMath>
      </m:oMathPara>
    </w:p>
    <w:p>
      <w:pPr>
        <w:pStyle w:val="FirstParagraph"/>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m:oMathParaPr>
          <m:jc m:val="center"/>
        </m:oMathParaPr>
        <m:oMath>
          <m:sSubSup>
            <m:e>
              <m:r>
                <m:t>a</m:t>
              </m:r>
            </m:e>
            <m:sub>
              <m:r>
                <m:t>i</m:t>
              </m:r>
              <m:r>
                <m:rPr>
                  <m:sty m:val="p"/>
                </m:rPr>
                <m:t>,</m:t>
              </m:r>
              <m:r>
                <m:t>j</m:t>
              </m:r>
            </m:sub>
            <m:sup>
              <m:r>
                <m:t>c</m:t>
              </m:r>
              <m:r>
                <m:t>a</m:t>
              </m:r>
              <m:r>
                <m:t>t</m:t>
              </m:r>
            </m:sup>
          </m:sSubSup>
          <m:r>
            <m:rPr>
              <m:sty m:val="p"/>
            </m:rPr>
            <m:t>=</m:t>
          </m:r>
          <m:sSub>
            <m:e>
              <m:r>
                <m:t>a</m:t>
              </m:r>
            </m:e>
            <m:sub>
              <m:r>
                <m:t>i</m:t>
              </m:r>
              <m:r>
                <m:rPr>
                  <m:sty m:val="p"/>
                </m:rPr>
                <m:t>,</m:t>
              </m:r>
              <m:r>
                <m:t>j</m:t>
              </m:r>
            </m:sub>
          </m:sSub>
          <m:r>
            <m:rPr>
              <m:sty m:val="p"/>
            </m:rPr>
            <m:t>+</m:t>
          </m:r>
          <m:sSub>
            <m:e>
              <m:r>
                <m:t>ω</m:t>
              </m:r>
            </m:e>
            <m:sub>
              <m:r>
                <m:t>c</m:t>
              </m:r>
              <m:r>
                <m:t>a</m:t>
              </m:r>
              <m:r>
                <m:t>t</m:t>
              </m:r>
            </m:sub>
          </m:sSub>
          <m:sSub>
            <m:e>
              <m:r>
                <m:t>g</m:t>
              </m:r>
            </m:e>
            <m:sub>
              <m:r>
                <m:t>i</m:t>
              </m:r>
            </m:sub>
          </m:sSub>
          <m:r>
            <m:t> </m:t>
          </m:r>
          <m:r>
            <m:t> </m:t>
          </m:r>
          <m:r>
            <m:rPr>
              <m:sty m:val="p"/>
            </m:rPr>
            <m:t>(</m:t>
          </m:r>
          <m:r>
            <m:t>14</m:t>
          </m:r>
          <m:r>
            <m:rPr>
              <m:sty m:val="p"/>
            </m:rPr>
            <m:t>)</m:t>
          </m:r>
        </m:oMath>
      </m:oMathPara>
    </w:p>
    <w:p>
      <w:pPr>
        <w:pStyle w:val="FirstParagraph"/>
      </w:pPr>
      <w:r>
        <w:t xml:space="preserve">Here,</w:t>
      </w:r>
      <w:r>
        <w:t xml:space="preserve"> </w:t>
      </w:r>
      <m:oMath>
        <m:sSub>
          <m:e>
            <m:r>
              <m:t>g</m:t>
            </m:r>
          </m:e>
          <m:sub>
            <m:r>
              <m:t>i</m:t>
            </m:r>
          </m:sub>
        </m:sSub>
        <m:r>
          <m:rPr>
            <m:sty m:val="p"/>
          </m:rPr>
          <m:t>=</m:t>
        </m:r>
        <m:r>
          <m:t>1</m:t>
        </m:r>
      </m:oMath>
      <w:r>
        <w:t xml:space="preserve"> </w:t>
      </w:r>
      <w:r>
        <w:t xml:space="preserve">for film candidates and</w:t>
      </w:r>
      <w:r>
        <w:t xml:space="preserve"> </w:t>
      </w:r>
      <m:oMath>
        <m:sSub>
          <m:e>
            <m:r>
              <m:t>g</m:t>
            </m:r>
          </m:e>
          <m:sub>
            <m:r>
              <m:t>i</m:t>
            </m:r>
          </m:sub>
        </m:sSub>
        <m:r>
          <m:rPr>
            <m:sty m:val="p"/>
          </m:rPr>
          <m:t>=</m:t>
        </m:r>
        <m:r>
          <m:t>0</m:t>
        </m:r>
      </m:oMath>
      <w:r>
        <w:t xml:space="preserve"> </w:t>
      </w:r>
      <w:r>
        <w:t xml:space="preserve">for task and filler candidates. The indicator</w:t>
      </w:r>
      <w:r>
        <w:t xml:space="preserve"> </w:t>
      </w:r>
      <m:oMath>
        <m:sSub>
          <m:e>
            <m:r>
              <m:t>g</m:t>
            </m:r>
          </m:e>
          <m:sub>
            <m:r>
              <m:t>i</m:t>
            </m:r>
          </m:sub>
        </m:sSub>
      </m:oMath>
      <w:r>
        <w:t xml:space="preserve"> </w:t>
      </w:r>
      <w:r>
        <w:t xml:space="preserve">is a retrieval-control cue, distinct from the source feature vector</w:t>
      </w:r>
      <w:r>
        <w:t xml:space="preserve"> </w:t>
      </w:r>
      <m:oMath>
        <m:sSub>
          <m:e>
            <m:r>
              <m:t>s</m:t>
            </m:r>
          </m:e>
          <m:sub>
            <m:r>
              <m:t>i</m:t>
            </m:r>
          </m:sub>
        </m:sSub>
      </m:oMath>
      <w:r>
        <w:t xml:space="preserve"> </w:t>
      </w:r>
      <w:r>
        <w:t xml:space="preserve">used during encoding. Task and filler candidates can still compete through</w:t>
      </w:r>
      <w:r>
        <w:t xml:space="preserve"> </w:t>
      </w:r>
      <m:oMath>
        <m:sSub>
          <m:e>
            <m:r>
              <m:t>a</m:t>
            </m:r>
          </m:e>
          <m:sub>
            <m:r>
              <m:t>i</m:t>
            </m:r>
            <m:r>
              <m:rPr>
                <m:sty m:val="p"/>
              </m:rPr>
              <m:t>,</m:t>
            </m:r>
            <m: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39"/>
    <w:bookmarkStart w:id="40"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m:oMathParaPr>
          <m:jc m:val="center"/>
        </m:oMathParaPr>
        <m:oMath>
          <m:sSub>
            <m:e>
              <m:r>
                <m:t>e</m:t>
              </m:r>
            </m:e>
            <m:sub>
              <m:r>
                <m:t>q</m:t>
              </m:r>
            </m:sub>
          </m:sSub>
          <m:r>
            <m:rPr>
              <m:sty m:val="p"/>
            </m:rPr>
            <m:t>=</m:t>
          </m:r>
          <m:sSup>
            <m:e>
              <m:d>
                <m:dPr>
                  <m:begChr m:val="("/>
                  <m:sepChr m:val=""/>
                  <m:endChr m:val=")"/>
                  <m:grow/>
                </m:dPr>
                <m:e>
                  <m:sSup>
                    <m:e>
                      <m:r>
                        <m:t>M</m:t>
                      </m:r>
                    </m:e>
                    <m:sup>
                      <m:r>
                        <m:t>F</m:t>
                      </m:r>
                      <m:r>
                        <m:t>C</m:t>
                      </m:r>
                    </m:sup>
                  </m:sSup>
                  <m:sSub>
                    <m:e>
                      <m:r>
                        <m:t>f</m:t>
                      </m:r>
                    </m:e>
                    <m:sub>
                      <m:r>
                        <m:t>q</m:t>
                      </m:r>
                    </m:sub>
                  </m:sSub>
                </m:e>
              </m:d>
            </m:e>
            <m:sup>
              <m:r>
                <m:rPr>
                  <m:sty m:val="p"/>
                </m:rPr>
                <m:t>⊤</m:t>
              </m:r>
            </m:sup>
          </m:sSup>
          <m:sSub>
            <m:e>
              <m:r>
                <m:t>c</m:t>
              </m:r>
            </m:e>
            <m:sub>
              <m:r>
                <m:t>t</m:t>
              </m:r>
              <m:r>
                <m:t>e</m:t>
              </m:r>
              <m:r>
                <m:t>s</m:t>
              </m:r>
              <m:r>
                <m:t>t</m:t>
              </m:r>
            </m:sub>
          </m:sSub>
          <m:r>
            <m:t> </m:t>
          </m:r>
          <m:r>
            <m:t> </m:t>
          </m:r>
          <m:r>
            <m:rPr>
              <m:sty m:val="p"/>
            </m:rPr>
            <m:t>(</m:t>
          </m:r>
          <m:r>
            <m:t>15</m:t>
          </m:r>
          <m:r>
            <m:rPr>
              <m:sty m:val="p"/>
            </m:rPr>
            <m:t>)</m:t>
          </m:r>
        </m:oMath>
      </m:oMathPara>
    </w:p>
    <w:p>
      <w:pPr>
        <w:pStyle w:val="FirstParagraph"/>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24"/>
      <w:r>
        <w:t xml:space="preserve">The simulation stops at recognition evidence because that evidence is sufficient for the present claim:</w:t>
      </w:r>
      <w:r>
        <w:t xml:space="preserve"> </w:t>
      </w:r>
      <w:commentRangeEnd w:id="324"/>
      <w:r>
        <w:rPr>
          <w:rStyle w:val="CommentReference"/>
        </w:rPr>
        <w:commentReference w:id="324"/>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40"/>
    <w:bookmarkEnd w:id="41"/>
    <w:bookmarkStart w:id="74"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43"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42" w:name="tbl-simulation-parameters"/>
      <w:bookmarkEnd w:id="42"/>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4922"/>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1350"/>
        <w:gridCol w:w="1780"/>
        <w:gridCol w:w="4666"/>
      </w:tblGrid>
      <w:tr>
        <w:trPr>
          <w:tblHeader w:val="on"/>
        </w:trPr>
        <w:tc>
          <w:tcPr/>
          <w:p>
            <w:pPr>
              <w:pStyle w:val="Compact"/>
              <w:jc w:val="left"/>
            </w:pPr>
            <w:r>
              <w:t xml:space="preserve">Symbol</w:t>
            </w:r>
          </w:p>
        </w:tc>
        <w:tc>
          <w:tcPr/>
          <w:p>
            <w:pPr>
              <w:pStyle w:val="Compact"/>
              <w:jc w:val="right"/>
            </w:pPr>
            <w:r>
              <w:t xml:space="preserve">Value</w:t>
            </w:r>
          </w:p>
        </w:tc>
        <w:tc>
          <w:tcPr/>
          <w:p>
            <w:pPr>
              <w:pStyle w:val="Compact"/>
              <w:jc w:val="left"/>
            </w:pPr>
            <w:r>
              <w:t xml:space="preserve">Role</w:t>
            </w:r>
          </w:p>
        </w:tc>
      </w:tr>
      <w:tr>
        <w:tc>
          <w:tcPr/>
          <w:p>
            <w:pPr>
              <w:pStyle w:val="Compact"/>
              <w:jc w:val="left"/>
            </w:pPr>
            <m:oMathPara>
              <m:oMathParaPr>
                <m:jc m:val="center"/>
              </m:oMathParaPr>
              <m:oMath>
                <m:sSub>
                  <m:e>
                    <m:r>
                      <m:t>β</m:t>
                    </m:r>
                  </m:e>
                  <m:sub>
                    <m:r>
                      <m:t>e</m:t>
                    </m:r>
                    <m:r>
                      <m:t>n</m:t>
                    </m:r>
                    <m:r>
                      <m:t>c</m:t>
                    </m:r>
                  </m:sub>
                </m:sSub>
              </m:oMath>
            </m:oMathPara>
          </w:p>
        </w:tc>
        <w:tc>
          <w:tcPr/>
          <w:p>
            <w:pPr>
              <w:pStyle w:val="Compact"/>
              <w:jc w:val="right"/>
            </w:pPr>
            <w:r>
              <w:t xml:space="preserve">0.440</w:t>
            </w:r>
          </w:p>
        </w:tc>
        <w:tc>
          <w:tcPr/>
          <w:p>
            <w:pPr>
              <w:pStyle w:val="Compact"/>
              <w:jc w:val="left"/>
            </w:pPr>
            <w:r>
              <w:t xml:space="preserve">Drift toward item-cued context during encoding</w:t>
            </w:r>
          </w:p>
        </w:tc>
      </w:tr>
      <w:tr>
        <w:tc>
          <w:tcPr/>
          <w:p>
            <w:pPr>
              <w:pStyle w:val="Compact"/>
              <w:jc w:val="left"/>
            </w:pPr>
            <m:oMathPara>
              <m:oMathParaPr>
                <m:jc m:val="center"/>
              </m:oMathParaPr>
              <m:oMath>
                <m:sSub>
                  <m:e>
                    <m:r>
                      <m:t>β</m:t>
                    </m:r>
                  </m:e>
                  <m:sub>
                    <m:r>
                      <m:t>s</m:t>
                    </m:r>
                    <m:r>
                      <m:t>t</m:t>
                    </m:r>
                    <m:r>
                      <m:t>a</m:t>
                    </m:r>
                    <m:r>
                      <m:t>r</m:t>
                    </m:r>
                    <m:r>
                      <m:t>t</m:t>
                    </m:r>
                  </m:sub>
                </m:sSub>
              </m:oMath>
            </m:oMathPara>
          </w:p>
        </w:tc>
        <w:tc>
          <w:tcPr/>
          <w:p>
            <w:pPr>
              <w:pStyle w:val="Compact"/>
              <w:jc w:val="right"/>
            </w:pPr>
            <w:r>
              <w:t xml:space="preserve">0.766</w:t>
            </w:r>
          </w:p>
        </w:tc>
        <w:tc>
          <w:tcPr/>
          <w:p>
            <w:pPr>
              <w:pStyle w:val="Compact"/>
              <w:jc w:val="left"/>
            </w:pPr>
            <w:r>
              <w:t xml:space="preserve">Drift toward the start-of-film context during start-of-film reinstatement</w:t>
            </w:r>
          </w:p>
        </w:tc>
      </w:tr>
      <w:tr>
        <w:tc>
          <w:tcPr/>
          <w:p>
            <w:pPr>
              <w:pStyle w:val="Compact"/>
              <w:jc w:val="left"/>
            </w:pPr>
            <m:oMathPara>
              <m:oMathParaPr>
                <m:jc m:val="center"/>
              </m:oMathParaPr>
              <m:oMath>
                <m:sSub>
                  <m:e>
                    <m:r>
                      <m:t>β</m:t>
                    </m:r>
                  </m:e>
                  <m:sub>
                    <m:r>
                      <m:t>r</m:t>
                    </m:r>
                    <m:r>
                      <m:t>e</m:t>
                    </m:r>
                    <m:r>
                      <m:t>c</m:t>
                    </m:r>
                  </m:sub>
                </m:sSub>
              </m:oMath>
            </m:oMathPara>
          </w:p>
        </w:tc>
        <w:tc>
          <w:tcPr/>
          <w:p>
            <w:pPr>
              <w:pStyle w:val="Compact"/>
              <w:jc w:val="right"/>
            </w:pPr>
            <w:r>
              <w:t xml:space="preserve">0.678</w:t>
            </w:r>
          </w:p>
        </w:tc>
        <w:tc>
          <w:tcPr/>
          <w:p>
            <w:pPr>
              <w:pStyle w:val="Compact"/>
              <w:jc w:val="left"/>
            </w:pPr>
            <w:r>
              <w:t xml:space="preserve">Drift toward sampled-item context during recall</w:t>
            </w:r>
          </w:p>
        </w:tc>
      </w:tr>
      <w:tr>
        <w:tc>
          <w:tcPr/>
          <w:p>
            <w:pPr>
              <w:pStyle w:val="Compact"/>
              <w:jc w:val="left"/>
            </w:pPr>
            <m:oMathPara>
              <m:oMathParaPr>
                <m:jc m:val="center"/>
              </m:oMathParaPr>
              <m:oMath>
                <m:r>
                  <m:t>γ</m:t>
                </m:r>
              </m:oMath>
            </m:oMathPara>
          </w:p>
        </w:tc>
        <w:tc>
          <w:tcPr/>
          <w:p>
            <w:pPr>
              <w:pStyle w:val="Compact"/>
              <w:jc w:val="right"/>
            </w:pPr>
            <w:r>
              <w:t xml:space="preserve">0.468</w:t>
            </w:r>
          </w:p>
        </w:tc>
        <w:tc>
          <w:tcPr/>
          <w:p>
            <w:pPr>
              <w:pStyle w:val="Compact"/>
              <w:jc w:val="left"/>
            </w:pPr>
            <w:r>
              <w:t xml:space="preserve">Feature-to-context learning</w:t>
            </w:r>
          </w:p>
        </w:tc>
      </w:tr>
      <w:tr>
        <w:tc>
          <w:tcPr/>
          <w:p>
            <w:pPr>
              <w:pStyle w:val="Compact"/>
              <w:jc w:val="left"/>
            </w:pPr>
            <m:oMathPara>
              <m:oMathParaPr>
                <m:jc m:val="center"/>
              </m:oMathParaPr>
              <m:oMath>
                <m:r>
                  <m:t>δ</m:t>
                </m:r>
              </m:oMath>
            </m:oMathPara>
          </w:p>
        </w:tc>
        <w:tc>
          <w:tcPr/>
          <w:p>
            <w:pPr>
              <w:pStyle w:val="Compact"/>
              <w:jc w:val="right"/>
            </w:pPr>
            <w:r>
              <w:t xml:space="preserve">0.00022</w:t>
            </w:r>
          </w:p>
        </w:tc>
        <w:tc>
          <w:tcPr/>
          <w:p>
            <w:pPr>
              <w:pStyle w:val="Compact"/>
              <w:jc w:val="left"/>
            </w:pPr>
            <w:r>
              <w:t xml:space="preserve">Initial support from each item’s paired context unit</w:t>
            </w:r>
          </w:p>
        </w:tc>
      </w:tr>
      <w:tr>
        <w:tc>
          <w:tcPr/>
          <w:p>
            <w:pPr>
              <w:pStyle w:val="Compact"/>
              <w:jc w:val="left"/>
            </w:pPr>
            <m:oMathPara>
              <m:oMathParaPr>
                <m:jc m:val="center"/>
              </m:oMathParaPr>
              <m:oMath>
                <m:r>
                  <m:t>α</m:t>
                </m:r>
              </m:oMath>
            </m:oMathPara>
          </w:p>
        </w:tc>
        <w:tc>
          <w:tcPr/>
          <w:p>
            <w:pPr>
              <w:pStyle w:val="Compact"/>
              <w:jc w:val="right"/>
            </w:pPr>
            <w:r>
              <w:t xml:space="preserve">0</w:t>
            </w:r>
          </w:p>
        </w:tc>
        <w:tc>
          <w:tcPr/>
          <w:p>
            <w:pPr>
              <w:pStyle w:val="Compact"/>
              <w:jc w:val="left"/>
            </w:pPr>
            <w:r>
              <w:t xml:space="preserve">Initial background support from other item-associated context units</w:t>
            </w:r>
          </w:p>
        </w:tc>
      </w:tr>
      <w:tr>
        <w:tc>
          <w:tcPr/>
          <w:p>
            <w:pPr>
              <w:pStyle w:val="Compact"/>
              <w:jc w:val="left"/>
            </w:pPr>
            <m:oMathPara>
              <m:oMathParaPr>
                <m:jc m:val="center"/>
              </m:oMathParaPr>
              <m:oMath>
                <m:sSub>
                  <m:e>
                    <m:r>
                      <m:t>ϕ</m:t>
                    </m:r>
                  </m:e>
                  <m:sub>
                    <m:r>
                      <m:t>s</m:t>
                    </m:r>
                  </m:sub>
                </m:sSub>
              </m:oMath>
            </m:oMathPara>
          </w:p>
        </w:tc>
        <w:tc>
          <w:tcPr/>
          <w:p>
            <w:pPr>
              <w:pStyle w:val="Compact"/>
              <w:jc w:val="right"/>
            </w:pPr>
            <w:r>
              <w:t xml:space="preserve">0.100</w:t>
            </w:r>
          </w:p>
        </w:tc>
        <w:tc>
          <w:tcPr/>
          <w:p>
            <w:pPr>
              <w:pStyle w:val="Compact"/>
              <w:jc w:val="left"/>
            </w:pPr>
            <w:r>
              <w:t xml:space="preserve">Scale parameter for the primacy profile</w:t>
            </w:r>
            <w:r>
              <w:t xml:space="preserve"> </w:t>
            </w:r>
            <m:oMath>
              <m:sSub>
                <m:e>
                  <m:r>
                    <m:t>ϕ</m:t>
                  </m:r>
                </m:e>
                <m:sub>
                  <m:r>
                    <m:t>i</m:t>
                  </m:r>
                </m:sub>
              </m:sSub>
            </m:oMath>
          </w:p>
        </w:tc>
      </w:tr>
      <w:tr>
        <w:tc>
          <w:tcPr/>
          <w:p>
            <w:pPr>
              <w:pStyle w:val="Compact"/>
              <w:jc w:val="left"/>
            </w:pPr>
            <m:oMathPara>
              <m:oMathParaPr>
                <m:jc m:val="center"/>
              </m:oMathParaPr>
              <m:oMath>
                <m:sSub>
                  <m:e>
                    <m:r>
                      <m:t>ϕ</m:t>
                    </m:r>
                  </m:e>
                  <m:sub>
                    <m:r>
                      <m:t>d</m:t>
                    </m:r>
                  </m:sub>
                </m:sSub>
              </m:oMath>
            </m:oMathPara>
          </w:p>
        </w:tc>
        <w:tc>
          <w:tcPr/>
          <w:p>
            <w:pPr>
              <w:pStyle w:val="Compact"/>
              <w:jc w:val="right"/>
            </w:pPr>
            <w:r>
              <w:t xml:space="preserve">1.500</w:t>
            </w:r>
          </w:p>
        </w:tc>
        <w:tc>
          <w:tcPr/>
          <w:p>
            <w:pPr>
              <w:pStyle w:val="Compact"/>
              <w:jc w:val="left"/>
            </w:pPr>
            <w:r>
              <w:t xml:space="preserve">Decay parameter for the primacy profile</w:t>
            </w:r>
            <w:r>
              <w:t xml:space="preserve"> </w:t>
            </w:r>
            <m:oMath>
              <m:sSub>
                <m:e>
                  <m:r>
                    <m:t>ϕ</m:t>
                  </m:r>
                </m:e>
                <m:sub>
                  <m:r>
                    <m:t>i</m:t>
                  </m:r>
                </m:sub>
              </m:sSub>
            </m:oMath>
          </w:p>
        </w:tc>
      </w:tr>
      <w:tr>
        <w:tc>
          <w:tcPr/>
          <w:p>
            <w:pPr>
              <w:pStyle w:val="Compact"/>
              <w:jc w:val="left"/>
            </w:pPr>
            <m:oMathPara>
              <m:oMathParaPr>
                <m:jc m:val="center"/>
              </m:oMathParaPr>
              <m:oMath>
                <m:r>
                  <m:t>τ</m:t>
                </m:r>
              </m:oMath>
            </m:oMathPara>
          </w:p>
        </w:tc>
        <w:tc>
          <w:tcPr/>
          <w:p>
            <w:pPr>
              <w:pStyle w:val="Compact"/>
              <w:jc w:val="right"/>
            </w:pPr>
            <w:r>
              <w:t xml:space="preserve">3.562</w:t>
            </w:r>
          </w:p>
        </w:tc>
        <w:tc>
          <w:tcPr/>
          <w:p>
            <w:pPr>
              <w:pStyle w:val="Compact"/>
              <w:jc w:val="left"/>
            </w:pPr>
            <w:r>
              <w:t xml:space="preserve">Luce-choice exponent for candidate sampling</w:t>
            </w:r>
          </w:p>
        </w:tc>
      </w:tr>
      <w:tr>
        <w:tc>
          <w:tcPr/>
          <w:p>
            <w:pPr>
              <w:pStyle w:val="Compact"/>
              <w:jc w:val="left"/>
            </w:pPr>
            <m:oMathPara>
              <m:oMathParaPr>
                <m:jc m:val="center"/>
              </m:oMathParaPr>
              <m:oMath>
                <m:sSub>
                  <m:e>
                    <m:r>
                      <m:t>β</m:t>
                    </m:r>
                  </m:e>
                  <m:sub>
                    <m:r>
                      <m:t>e</m:t>
                    </m:r>
                    <m:r>
                      <m:t>m</m:t>
                    </m:r>
                    <m:r>
                      <m:t>o</m:t>
                    </m:r>
                    <m:r>
                      <m:t>t</m:t>
                    </m:r>
                  </m:sub>
                </m:sSub>
              </m:oMath>
            </m:oMathPara>
          </w:p>
        </w:tc>
        <w:tc>
          <w:tcPr/>
          <w:p>
            <w:pPr>
              <w:pStyle w:val="Compact"/>
              <w:jc w:val="right"/>
            </w:pPr>
            <w:r>
              <w:t xml:space="preserve">0.696</w:t>
            </w:r>
          </w:p>
        </w:tc>
        <w:tc>
          <w:tcPr/>
          <w:p>
            <w:pPr>
              <w:pStyle w:val="Compact"/>
              <w:jc w:val="left"/>
            </w:pPr>
            <w:r>
              <w:t xml:space="preserve">Drift toward the active source feature</w:t>
            </w:r>
          </w:p>
        </w:tc>
      </w:tr>
      <w:tr>
        <w:tc>
          <w:tcPr/>
          <w:p>
            <w:pPr>
              <w:pStyle w:val="Compact"/>
              <w:jc w:val="left"/>
            </w:pPr>
            <m:oMathPara>
              <m:oMathParaPr>
                <m:jc m:val="center"/>
              </m:oMathParaPr>
              <m:oMath>
                <m:sSub>
                  <m:e>
                    <m:r>
                      <m:t>ϕ</m:t>
                    </m:r>
                  </m:e>
                  <m:sub>
                    <m:r>
                      <m:t>e</m:t>
                    </m:r>
                    <m:r>
                      <m:t>m</m:t>
                    </m:r>
                    <m:r>
                      <m:t>o</m:t>
                    </m:r>
                    <m:r>
                      <m:t>t</m:t>
                    </m:r>
                  </m:sub>
                </m:sSub>
              </m:oMath>
            </m:oMathPara>
          </w:p>
        </w:tc>
        <w:tc>
          <w:tcPr/>
          <w:p>
            <w:pPr>
              <w:pStyle w:val="Compact"/>
              <w:jc w:val="right"/>
            </w:pPr>
            <w:r>
              <w:t xml:space="preserve">0.130</w:t>
            </w:r>
          </w:p>
        </w:tc>
        <w:tc>
          <w:tcPr/>
          <w:p>
            <w:pPr>
              <w:pStyle w:val="Compact"/>
              <w:jc w:val="left"/>
            </w:pPr>
            <w:r>
              <w:t xml:space="preserve">Added source-context learning for film items</w:t>
            </w:r>
          </w:p>
        </w:tc>
      </w:tr>
      <w:tr>
        <w:tc>
          <w:tcPr/>
          <w:p>
            <w:pPr>
              <w:pStyle w:val="Compact"/>
              <w:jc w:val="left"/>
            </w:pPr>
            <m:oMathPara>
              <m:oMathParaPr>
                <m:jc m:val="center"/>
              </m:oMathParaPr>
              <m:oMath>
                <m:sSub>
                  <m:e>
                    <m:r>
                      <m:t>η</m:t>
                    </m:r>
                  </m:e>
                  <m:sub>
                    <m:r>
                      <m:t>s</m:t>
                    </m:r>
                  </m:sub>
                </m:sSub>
              </m:oMath>
            </m:oMathPara>
          </w:p>
        </w:tc>
        <w:tc>
          <w:tcPr/>
          <w:p>
            <w:pPr>
              <w:pStyle w:val="Compact"/>
              <w:jc w:val="right"/>
            </w:pPr>
            <w:r>
              <w:t xml:space="preserve">0.050</w:t>
            </w:r>
          </w:p>
        </w:tc>
        <w:tc>
          <w:tcPr/>
          <w:p>
            <w:pPr>
              <w:pStyle w:val="Compact"/>
              <w:jc w:val="left"/>
            </w:pPr>
            <w:r>
              <w:t xml:space="preserve">Baseline source-context-to-feature learning for all items</w:t>
            </w:r>
          </w:p>
        </w:tc>
      </w:tr>
      <w:tr>
        <w:tc>
          <w:tcPr/>
          <w:p>
            <w:pPr>
              <w:pStyle w:val="Compact"/>
              <w:jc w:val="left"/>
            </w:pPr>
            <m:oMathPara>
              <m:oMathParaPr>
                <m:jc m:val="center"/>
              </m:oMathParaPr>
              <m:oMath>
                <m:sSub>
                  <m:e>
                    <m:r>
                      <m:t>θ</m:t>
                    </m:r>
                  </m:e>
                  <m:sub>
                    <m:r>
                      <m:t>s</m:t>
                    </m:r>
                  </m:sub>
                </m:sSub>
              </m:oMath>
            </m:oMathPara>
          </w:p>
        </w:tc>
        <w:tc>
          <w:tcPr/>
          <w:p>
            <w:pPr>
              <w:pStyle w:val="Compact"/>
              <w:jc w:val="right"/>
            </w:pPr>
            <w:r>
              <w:t xml:space="preserve">0.0123</w:t>
            </w:r>
          </w:p>
        </w:tc>
        <w:tc>
          <w:tcPr/>
          <w:p>
            <w:pPr>
              <w:pStyle w:val="Compact"/>
              <w:jc w:val="left"/>
            </w:pPr>
            <w:r>
              <w:t xml:space="preserve">Initial scale of the position-dependent stopping hazard</w:t>
            </w:r>
          </w:p>
        </w:tc>
      </w:tr>
      <w:tr>
        <w:tc>
          <w:tcPr/>
          <w:p>
            <w:pPr>
              <w:pStyle w:val="Compact"/>
              <w:jc w:val="left"/>
            </w:pPr>
            <m:oMathPara>
              <m:oMathParaPr>
                <m:jc m:val="center"/>
              </m:oMathParaPr>
              <m:oMath>
                <m:sSub>
                  <m:e>
                    <m:r>
                      <m:t>θ</m:t>
                    </m:r>
                  </m:e>
                  <m:sub>
                    <m:r>
                      <m:t>r</m:t>
                    </m:r>
                  </m:sub>
                </m:sSub>
              </m:oMath>
            </m:oMathPara>
          </w:p>
        </w:tc>
        <w:tc>
          <w:tcPr/>
          <w:p>
            <w:pPr>
              <w:pStyle w:val="Compact"/>
              <w:jc w:val="right"/>
            </w:pPr>
            <w:r>
              <w:t xml:space="preserve">0.372</w:t>
            </w:r>
          </w:p>
        </w:tc>
        <w:tc>
          <w:tcPr/>
          <w:p>
            <w:pPr>
              <w:pStyle w:val="Compact"/>
              <w:jc w:val="lef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43"/>
    <w:bookmarkStart w:id="52"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w:t>
      </w:r>
      <w:r>
        <w:t xml:space="preserve"> </w:t>
      </w:r>
      <m:oMath>
        <m:sSub>
          <m:e>
            <m:r>
              <m:t>m</m:t>
            </m:r>
          </m:e>
          <m:sub>
            <m:r>
              <m:t>t</m:t>
            </m:r>
            <m:r>
              <m:t>a</m:t>
            </m:r>
            <m:r>
              <m:t>s</m:t>
            </m:r>
            <m:r>
              <m:t>k</m:t>
            </m:r>
          </m:sub>
        </m:sSub>
      </m:oMath>
      <w:r>
        <w:t xml:space="preserve"> </w:t>
      </w:r>
      <w:r>
        <w:t xml:space="preserve">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44" w:name="fig-simulation1-unguided-sequence"/>
      <w:bookmarkEnd w:id="44"/>
      <w:r>
        <w:t xml:space="preserve">Figure 5</w:t>
      </w:r>
    </w:p>
    <w:p>
      <w:pPr>
        <w:pStyle w:val="CaptionedFigure"/>
      </w:pPr>
      <w:r>
        <w:drawing>
          <wp:inline>
            <wp:extent cx="5334000" cy="4521362"/>
            <wp:effectExtent b="0" l="0" r="0" t="0"/>
            <wp:docPr descr="Image preview" title="" id="46" name="Picture"/>
            <a:graphic>
              <a:graphicData uri="http://schemas.openxmlformats.org/drawingml/2006/picture">
                <pic:pic>
                  <pic:nvPicPr>
                    <pic:cNvPr descr="/Users/jordangunn/workspace/selective_interference_v2/work/document_workflow_trial_20260927/assets/media/image5.png" id="47" name="Picture"/>
                    <pic:cNvPicPr>
                      <a:picLocks noChangeArrowheads="1" noChangeAspect="1"/>
                    </pic:cNvPicPr>
                  </pic:nvPicPr>
                  <pic:blipFill>
                    <a:blip r:embed="rId45"/>
                    <a:stretch>
                      <a:fillRect/>
                    </a:stretch>
                  </pic:blipFill>
                  <pic:spPr bwMode="auto">
                    <a:xfrm>
                      <a:off x="0" y="0"/>
                      <a:ext cx="5334000" cy="4521362"/>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r>
        <w:t xml:space="preserve"> </w:t>
      </w:r>
      <w:ins w:id="49" w:author="Rik Henson" w:date="2026-07-25T11:57:00Z"/>
      <w:r>
        <w:t xml:space="preserve"> </w:t>
      </w:r>
      <w:del w:id="34" w:author="Rik Henson" w:date="2026-07-25T11:59:00Z"/>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w:t>
      </w:r>
      <w:r>
        <w:t xml:space="preserve"> </w:t>
      </w:r>
      <w:ins w:id="50" w:author="Rik Henson" w:date="2026-07-25T11:59:00Z">
        <w:r>
          <w:t xml:space="preserve">In other words, the effect of stronger versus weaker task associations is greater with than without the pre-task reminder (i.e. the two factors interact).</w:t>
        </w:r>
      </w:ins>
      <w:r>
        <w:t xml:space="preserve"> </w:t>
      </w:r>
      <w:del w:id="35"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48" w:name="fig-simulation1-recall-distributions"/>
      <w:bookmarkEnd w:id="48"/>
      <w:r>
        <w:t xml:space="preserve">Figure 6</w:t>
      </w:r>
    </w:p>
    <w:p>
      <w:pPr>
        <w:pStyle w:val="CaptionedFigure"/>
      </w:pPr>
      <w:r>
        <w:drawing>
          <wp:inline>
            <wp:extent cx="5334000" cy="5014871"/>
            <wp:effectExtent b="0" l="0" r="0" t="0"/>
            <wp:docPr descr="Image preview" title="" id="50" name="Picture"/>
            <a:graphic>
              <a:graphicData uri="http://schemas.openxmlformats.org/drawingml/2006/picture">
                <pic:pic>
                  <pic:nvPicPr>
                    <pic:cNvPr descr="/Users/jordangunn/workspace/selective_interference_v2/work/document_workflow_trial_20260927/assets/media/image6.png" id="51" name="Picture"/>
                    <pic:cNvPicPr>
                      <a:picLocks noChangeArrowheads="1" noChangeAspect="1"/>
                    </pic:cNvPicPr>
                  </pic:nvPicPr>
                  <pic:blipFill>
                    <a:blip r:embed="rId49"/>
                    <a:stretch>
                      <a:fillRect/>
                    </a:stretch>
                  </pic:blipFill>
                  <pic:spPr bwMode="auto">
                    <a:xfrm>
                      <a:off x="0" y="0"/>
                      <a:ext cx="5334000" cy="5014871"/>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52"/>
    <w:bookmarkStart w:id="68"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53" w:name="fig-simulation2-control-cued-behavioral"/>
      <w:bookmarkEnd w:id="53"/>
      <w:r>
        <w:t xml:space="preserve">Figure 7</w:t>
      </w:r>
    </w:p>
    <w:p>
      <w:pPr>
        <w:pStyle w:val="CaptionedFigure"/>
      </w:pPr>
      <w:r>
        <w:drawing>
          <wp:inline>
            <wp:extent cx="5334000" cy="3228323"/>
            <wp:effectExtent b="0" l="0" r="0" t="0"/>
            <wp:docPr descr="Image preview" title="" id="55" name="Picture"/>
            <a:graphic>
              <a:graphicData uri="http://schemas.openxmlformats.org/drawingml/2006/picture">
                <pic:pic>
                  <pic:nvPicPr>
                    <pic:cNvPr descr="/Users/jordangunn/workspace/selective_interference_v2/work/document_workflow_trial_20260927/assets/media/image7.png" id="56" name="Picture"/>
                    <pic:cNvPicPr>
                      <a:picLocks noChangeArrowheads="1" noChangeAspect="1"/>
                    </pic:cNvPicPr>
                  </pic:nvPicPr>
                  <pic:blipFill>
                    <a:blip r:embed="rId54"/>
                    <a:stretch>
                      <a:fillRect/>
                    </a:stretch>
                  </pic:blipFill>
                  <pic:spPr bwMode="auto">
                    <a:xfrm>
                      <a:off x="0" y="0"/>
                      <a:ext cx="5334000" cy="3228323"/>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hyperlink w:anchor="fig-simulation2-control-cued-behavioral">
        <w:r>
          <w:rPr>
            <w:rStyle w:val="Hyperlink"/>
          </w:rPr>
          <w:t xml:space="preserve">Figure 7</w:t>
        </w:r>
      </w:hyperlink>
      <w:r>
        <w:t xml:space="preserve"> </w:t>
      </w:r>
      <w:r>
        <w:t xml:space="preserve">demonstrates the model’s simulation</w:t>
      </w:r>
      <w:r>
        <w:t xml:space="preserve"> </w:t>
      </w:r>
      <w:commentRangeEnd w:id="350"/>
      <w:r>
        <w:rPr>
          <w:rStyle w:val="CommentReference"/>
        </w:rPr>
        <w:commentReference w:id="350"/>
      </w:r>
      <w:r>
        <w:t xml:space="preserve">of the selective interference effect. In</w:t>
      </w:r>
      <w:r>
        <w:t xml:space="preserve"> </w:t>
      </w:r>
      <w:commentRangeStart w:id="351"/>
      <w:r>
        <w:t xml:space="preserve">unguided</w:t>
      </w:r>
      <w:commentRangeEnd w:id="351"/>
      <w:r>
        <w:rPr>
          <w:rStyle w:val="CommentReference"/>
        </w:rPr>
        <w:commentReference w:id="351"/>
      </w:r>
      <w:r>
        <w:t xml:space="preserve"> </w:t>
      </w:r>
      <w:r>
        <w:t xml:space="preserve">film recall, strong task encoding produces a small film-recall loss without a pre-task reminder and a much larger loss after a film reminder. Under deliberate film recall, strong task encoding after a film reminder produces a much smaller reduction.</w:t>
      </w:r>
      <w:r>
        <w:t xml:space="preserve"> </w:t>
      </w:r>
      <w:commentRangeStart w:id="352"/>
      <w:del w:id="36" w:author="Rik Henson" w:date="2026-07-25T12:02:00Z">
        <w:r>
          <w:delText xml:space="preserve">Mean film recall in the with-reminder condition drops from 2.790 to 0.793 items under unguided film recall, but from 7.572 to 6.995 items under deliberate film recall.</w:delText>
        </w:r>
      </w:del>
      <w:r>
        <w:t xml:space="preserve"> </w:t>
      </w:r>
      <w:r>
        <w:t xml:space="preserve">The</w:t>
      </w:r>
      <w:commentRangeEnd w:id="352"/>
      <w:r>
        <w:rPr>
          <w:rStyle w:val="CommentReference"/>
        </w:rPr>
        <w:commentReference w:id="352"/>
      </w:r>
      <w:r>
        <w:t xml:space="preserve"> </w:t>
      </w:r>
      <w:r>
        <w:t xml:space="preserve">full deliberate-control setting therefore reproduces the selective-interference pattern under the same learned task competitors.</w:t>
      </w:r>
    </w:p>
    <w:p>
      <w:pPr>
        <w:pStyle w:val="BodyText"/>
      </w:pPr>
      <w:bookmarkStart w:id="57" w:name="X3f1d862adb125e692948a0e1917736f72c3ad35"/>
      <w:bookmarkEnd w:id="57"/>
      <w:r>
        <w:t xml:space="preserve">Figure 8</w:t>
      </w:r>
    </w:p>
    <w:p>
      <w:pPr>
        <w:pStyle w:val="CaptionedFigure"/>
      </w:pPr>
      <w:r>
        <w:drawing>
          <wp:inline>
            <wp:extent cx="5334000" cy="2385483"/>
            <wp:effectExtent b="0" l="0" r="0" t="0"/>
            <wp:docPr descr="Image preview" title="" id="59" name="Picture"/>
            <a:graphic>
              <a:graphicData uri="http://schemas.openxmlformats.org/drawingml/2006/picture">
                <pic:pic>
                  <pic:nvPicPr>
                    <pic:cNvPr descr="/Users/jordangunn/workspace/selective_interference_v2/work/document_workflow_trial_20260927/assets/media/image8.png" id="60" name="Picture"/>
                    <pic:cNvPicPr>
                      <a:picLocks noChangeArrowheads="1" noChangeAspect="1"/>
                    </pic:cNvPicPr>
                  </pic:nvPicPr>
                  <pic:blipFill>
                    <a:blip r:embed="rId58"/>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w:t>
      </w:r>
      <w:r>
        <w:t xml:space="preserve"> </w:t>
      </w:r>
      <w:commentRangeStart w:id="355"/>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55"/>
      <w:r>
        <w:rPr>
          <w:rStyle w:val="CommentReference"/>
        </w:rPr>
        <w:commentReference w:id="355"/>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7" w:author="Rik Henson" w:date="2026-07-25T12:04:00Z">
        <w:r>
          <w:delText xml:space="preserve">. I</w:delText>
        </w:r>
      </w:del>
      <w:ins w:id="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334000" cy="2366677"/>
            <wp:effectExtent b="0" l="0" r="0" t="0"/>
            <wp:docPr descr="Image preview" title="" id="62" name="Picture"/>
            <a:graphic>
              <a:graphicData uri="http://schemas.openxmlformats.org/drawingml/2006/picture">
                <pic:pic>
                  <pic:nvPicPr>
                    <pic:cNvPr descr="/Users/jordangunn/workspace/selective_interference_v2/work/document_workflow_trial_20260927/assets/media/image9.png" id="63" name="Picture"/>
                    <pic:cNvPicPr>
                      <a:picLocks noChangeArrowheads="1" noChangeAspect="1"/>
                    </pic:cNvPicPr>
                  </pic:nvPicPr>
                  <pic:blipFill>
                    <a:blip r:embed="rId61"/>
                    <a:stretch>
                      <a:fillRect/>
                    </a:stretch>
                  </pic:blipFill>
                  <pic:spPr bwMode="auto">
                    <a:xfrm>
                      <a:off x="0" y="0"/>
                      <a:ext cx="5334000" cy="2366677"/>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60"/>
      <w:r>
        <w:t xml:space="preserve">Figure 9 shows</w:t>
      </w:r>
      <w:r>
        <w:t xml:space="preserve"> </w:t>
      </w:r>
      <w:commentRangeEnd w:id="360"/>
      <w:r>
        <w:rPr>
          <w:rStyle w:val="CommentReference"/>
        </w:rPr>
        <w:commentReference w:id="360"/>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w:t>
      </w:r>
      <w:r>
        <w:t xml:space="preserve"> </w:t>
      </w:r>
      <w:commentRangeStart w:id="361"/>
      <w:r>
        <w:t xml:space="preserve">cue, which can support film candidates throughout search</w:t>
      </w:r>
      <w:commentRangeEnd w:id="361"/>
      <w:r>
        <w:rPr>
          <w:rStyle w:val="CommentReference"/>
        </w:rPr>
        <w:commentReference w:id="361"/>
      </w:r>
      <w:r>
        <w:t xml:space="preserve">. If deliberate recall is protected by reinstating the context present at the start of a target sequence, preservation should therefore be strongest for material encountered near the beginning of that sequence.</w:t>
      </w:r>
    </w:p>
    <w:p>
      <w:pPr>
        <w:pStyle w:val="BodyText"/>
      </w:pPr>
      <w:commentRangeStart w:id="363"/>
      <w:r>
        <w:t xml:space="preserve">Retrieval monitoring</w:t>
      </w:r>
      <w:r>
        <w:t xml:space="preserve"> </w:t>
      </w:r>
      <w:ins w:id="52" w:author="Rik Henson" w:date="2026-07-25T12:14:00Z">
        <w:r>
          <w:t xml:space="preserve">can be</w:t>
        </w:r>
      </w:ins>
      <w:r>
        <w:t xml:space="preserve"> </w:t>
      </w:r>
      <w:ins w:id="53" w:author="Rik Henson" w:date="2026-07-25T12:15:00Z">
        <w:r>
          <w:t xml:space="preserve">distinguished from start-state control and maintained film-category by examining the order of items recalled.</w:t>
        </w:r>
      </w:ins>
      <w:r>
        <w:t xml:space="preserve"> </w:t>
      </w:r>
      <w:commentRangeEnd w:id="363"/>
      <w:r>
        <w:rPr>
          <w:rStyle w:val="CommentReference"/>
        </w:rPr>
        <w:commentReference w:id="363"/>
      </w:r>
      <w:ins w:id="54" w:author="Rik Henson" w:date="2026-07-25T12:16:00Z"/>
      <w:ins w:id="55" w:author="Rik Henson" w:date="2026-07-25T12:15:00Z">
        <w:r>
          <w:t xml:space="preserve">Because monitoring</w:t>
        </w:r>
      </w:ins>
      <w:r>
        <w:t xml:space="preserve"> </w:t>
      </w:r>
      <w:r>
        <w:t xml:space="preserve">acts after a non-film item has already been sampled</w:t>
      </w:r>
      <w:del w:id="38" w:author="Rik Henson" w:date="2026-07-25T12:16:00Z">
        <w:r>
          <w:delText xml:space="preserve">. B</w:delText>
        </w:r>
      </w:del>
      <w:ins w:id="56" w:author="Rik Henson" w:date="2026-07-25T12:16:00Z">
        <w:r>
          <w:t xml:space="preserve">,</w:t>
        </w:r>
      </w:ins>
      <w:r>
        <w:t xml:space="preserve"> </w:t>
      </w:r>
      <w:del w:id="39" w:author="Rik Henson" w:date="2026-07-25T12:16:00Z">
        <w:r>
          <w:delText xml:space="preserve">y</w:delText>
        </w:r>
      </w:del>
      <w:r>
        <w:t xml:space="preserve"> </w:t>
      </w:r>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64" w:name="Xa9c4b5e1618786b5f440768b73dd7732a592b1f"/>
      <w:bookmarkEnd w:id="64"/>
      <w:r>
        <w:t xml:space="preserve">Figure 10</w:t>
      </w:r>
    </w:p>
    <w:p>
      <w:pPr>
        <w:pStyle w:val="CaptionedFigure"/>
      </w:pPr>
      <w:r>
        <w:drawing>
          <wp:inline>
            <wp:extent cx="5334000" cy="5066183"/>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Rather than current Fig 9, why now show plots against all positions as in Fig 10B, for each of the three retrieval mechanisms?(B)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66" name="Picture"/>
            <a:graphic>
              <a:graphicData uri="http://schemas.openxmlformats.org/drawingml/2006/picture">
                <pic:pic>
                  <pic:nvPicPr>
                    <pic:cNvPr descr="/Users/jordangunn/workspace/selective_interference_v2/work/document_workflow_trial_20260927/assets/media/image10.png" id="67" name="Picture"/>
                    <pic:cNvPicPr>
                      <a:picLocks noChangeArrowheads="1" noChangeAspect="1"/>
                    </pic:cNvPicPr>
                  </pic:nvPicPr>
                  <pic:blipFill>
                    <a:blip r:embed="rId65"/>
                    <a:stretch>
                      <a:fillRect/>
                    </a:stretch>
                  </pic:blipFill>
                  <pic:spPr bwMode="auto">
                    <a:xfrm>
                      <a:off x="0" y="0"/>
                      <a:ext cx="5334000" cy="5066183"/>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w:t>
      </w:r>
      <w:r>
        <w:t xml:space="preserve"> </w:t>
      </w:r>
      <w:commentRangeStart w:id="372"/>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72"/>
      <w:r>
        <w:rPr>
          <w:rStyle w:val="CommentReference"/>
        </w:rPr>
        <w:commentReference w:id="372"/>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68"/>
    <w:bookmarkStart w:id="73" w:name="Xfc476778513a1250fcc7383672c9f3d71e4655a"/>
    <w:p>
      <w:pPr>
        <w:pStyle w:val="Heading2"/>
      </w:pPr>
      <w:commentRangeStart w:id="374"/>
      <w:r>
        <w:t xml:space="preserve">Simulation 3: Recognition</w:t>
      </w:r>
      <w:commentRangeEnd w:id="374"/>
      <w:r>
        <w:rPr>
          <w:rStyle w:val="CommentReference"/>
        </w:rPr>
        <w:commentReference w:id="374"/>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69" w:name="fig-recognition-test-format"/>
      <w:bookmarkEnd w:id="69"/>
      <w:r>
        <w:t xml:space="preserve">Figure 11</w:t>
      </w:r>
    </w:p>
    <w:p>
      <w:pPr>
        <w:pStyle w:val="CaptionedFigure"/>
      </w:pPr>
      <w:r>
        <w:drawing>
          <wp:inline>
            <wp:extent cx="5334000" cy="3877407"/>
            <wp:effectExtent b="0" l="0" r="0" t="0"/>
            <wp:docPr descr="Image preview" title="" id="71" name="Picture"/>
            <a:graphic>
              <a:graphicData uri="http://schemas.openxmlformats.org/drawingml/2006/picture">
                <pic:pic>
                  <pic:nvPicPr>
                    <pic:cNvPr descr="/Users/jordangunn/workspace/selective_interference_v2/work/document_workflow_trial_20260927/assets/media/image11.png" id="72" name="Picture"/>
                    <pic:cNvPicPr>
                      <a:picLocks noChangeArrowheads="1" noChangeAspect="1"/>
                    </pic:cNvPicPr>
                  </pic:nvPicPr>
                  <pic:blipFill>
                    <a:blip r:embed="rId70"/>
                    <a:stretch>
                      <a:fillRect/>
                    </a:stretch>
                  </pic:blipFill>
                  <pic:spPr bwMode="auto">
                    <a:xfrm>
                      <a:off x="0" y="0"/>
                      <a:ext cx="5334000" cy="3877407"/>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73"/>
    <w:bookmarkEnd w:id="74"/>
    <w:bookmarkStart w:id="79" w:name="general-discussion"/>
    <w:p>
      <w:pPr>
        <w:pStyle w:val="Heading1"/>
      </w:pPr>
      <w:r>
        <w:t xml:space="preserve">General Discussion</w:t>
      </w:r>
    </w:p>
    <w:p>
      <w:pPr>
        <w:pStyle w:val="FirstParagraph"/>
      </w:pPr>
      <w:commentRangeStart w:id="377"/>
      <w:r>
        <w:t xml:space="preserve">The simulations identify a condition under which goal-directed remembering can remain selective after target-associated context has become linked to competitors.</w:t>
      </w:r>
      <w:r>
        <w:t xml:space="preserve"> </w:t>
      </w:r>
      <w:commentRangeEnd w:id="377"/>
      <w:r>
        <w:rPr>
          <w:rStyle w:val="CommentReference"/>
        </w:rPr>
        <w:commentReference w:id="377"/>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75"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75"/>
    <w:bookmarkStart w:id="76"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w:t>
      </w:r>
      <w:r>
        <w:t xml:space="preserve"> </w:t>
      </w:r>
      <w:commentRangeStart w:id="380"/>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w:t>
      </w:r>
      <w:r>
        <w:t xml:space="preserve"> </w:t>
      </w:r>
      <w:commentRangeEnd w:id="380"/>
      <w:r>
        <w:rPr>
          <w:rStyle w:val="CommentReference"/>
        </w:rPr>
        <w:commentReference w:id="380"/>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w:t>
      </w:r>
      <w:r>
        <w:t xml:space="preserve"> </w:t>
      </w:r>
      <w:commentRangeStart w:id="381"/>
      <w:r>
        <w:t xml:space="preserve">retrospectively as consequences of those factors (</w:t>
      </w:r>
      <w:hyperlink w:anchor="ref-mcconnell2026testing">
        <w:r>
          <w:rPr>
            <w:rStyle w:val="Hyperlink"/>
          </w:rPr>
          <w:t xml:space="preserve">McConnell et al., 2026</w:t>
        </w:r>
      </w:hyperlink>
      <w:r>
        <w:t xml:space="preserve">).</w:t>
      </w:r>
      <w:commentRangeEnd w:id="381"/>
      <w:r>
        <w:rPr>
          <w:rStyle w:val="CommentReference"/>
        </w:rPr>
        <w:commentReference w:id="381"/>
      </w:r>
    </w:p>
    <w:p>
      <w:pPr>
        <w:pStyle w:val="BodyText"/>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w:t>
      </w:r>
      <w:r>
        <w:t xml:space="preserve"> </w:t>
      </w:r>
      <w:commentRangeStart w:id="383"/>
      <w:r>
        <w:t xml:space="preserve">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83"/>
      <w:r>
        <w:rPr>
          <w:rStyle w:val="CommentReference"/>
        </w:rPr>
        <w:commentReference w:id="383"/>
      </w:r>
      <w:commentRangeStart w:id="384"/>
      <w:r>
        <w:t xml:space="preserve">The clinical reach of these procedures makes their mechanisms consequential, while the mixed evidence limits the conclusions that can be drawn from any single positive dissociation.</w:t>
      </w:r>
      <w:commentRangeEnd w:id="384"/>
      <w:r>
        <w:rPr>
          <w:rStyle w:val="CommentReference"/>
        </w:rPr>
        <w:commentReference w:id="384"/>
      </w:r>
      <w:r>
        <w:t xml:space="preserve"> </w:t>
      </w:r>
      <w:commentRangeStart w:id="385"/>
      <w:r>
        <w:t xml:space="preserve">Real-world extensions do not themselves establish that retrieved-context competition explains intervention effects outside the laboratory.</w:t>
      </w:r>
      <w:commentRangeEnd w:id="385"/>
      <w:r>
        <w:rPr>
          <w:rStyle w:val="CommentReference"/>
        </w:rPr>
        <w:commentReference w:id="385"/>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w:t>
      </w:r>
      <w:r>
        <w:t xml:space="preserve"> </w:t>
      </w:r>
      <w:commentRangeStart w:id="387"/>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7"/>
      <w:r>
        <w:rPr>
          <w:rStyle w:val="CommentReference"/>
        </w:rPr>
        <w:commentReference w:id="387"/>
      </w:r>
    </w:p>
    <w:bookmarkEnd w:id="76"/>
    <w:bookmarkStart w:id="77"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77"/>
    <w:bookmarkStart w:id="78"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9"/>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w:t>
      </w:r>
      <w:r>
        <w:t xml:space="preserve"> </w:t>
      </w:r>
      <w:commentRangeStart w:id="390"/>
      <w:r>
        <w:t xml:space="preserve">Grounding that case in general memory theory also sharpens the evidence needed to identify memory processes that are distinctive to trauma.</w:t>
      </w:r>
      <w:commentRangeEnd w:id="389"/>
      <w:r>
        <w:rPr>
          <w:rStyle w:val="CommentReference"/>
        </w:rPr>
        <w:commentReference w:id="389"/>
      </w:r>
      <w:commentRangeEnd w:id="390"/>
      <w:r>
        <w:rPr>
          <w:rStyle w:val="CommentReference"/>
        </w:rPr>
        <w:commentReference w:id="390"/>
      </w:r>
    </w:p>
    <w:bookmarkEnd w:id="78"/>
    <w:bookmarkEnd w:id="79"/>
    <w:bookmarkStart w:id="217" w:name="references"/>
    <w:p>
      <w:pPr>
        <w:pStyle w:val="Heading1"/>
      </w:pPr>
      <w:r>
        <w:t xml:space="preserve">References</w:t>
      </w:r>
    </w:p>
    <w:p>
      <w:pPr>
        <w:pStyle w:val="FirstParagraph"/>
      </w:pPr>
      <w:bookmarkStart w:id="80" w:name="ref-asselbergs2024effectiveness"/>
      <w:bookmarkEnd w:id="80"/>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81">
        <w:r>
          <w:rPr>
            <w:rStyle w:val="Hyperlink"/>
          </w:rPr>
          <w:t xml:space="preserve">https://doi.org/10.1016/j.jbtep.2023.101920</w:t>
        </w:r>
      </w:hyperlink>
    </w:p>
    <w:p>
      <w:pPr>
        <w:pStyle w:val="BodyText"/>
      </w:pPr>
      <w:r>
        <w:t xml:space="preserve">Asselbergs, J., van Bentum, J., Riper, H., Cuijpers, P., Holmes, E. A., &amp; Sijbrandij, M. (2023). 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82">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83">
        <w:r>
          <w:rPr>
            <w:rStyle w:val="Hyperlink"/>
          </w:rPr>
          <w:t xml:space="preserve">https://doi.org/10.1037/0096-3445.129.1.126</w:t>
        </w:r>
      </w:hyperlink>
    </w:p>
    <w:p>
      <w:pPr>
        <w:pStyle w:val="BodyText"/>
      </w:pPr>
      <w:bookmarkStart w:id="84" w:name="ref-beckenstrom2026digital"/>
      <w:bookmarkEnd w:id="84"/>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85">
        <w:r>
          <w:rPr>
            <w:rStyle w:val="Hyperlink"/>
          </w:rPr>
          <w:t xml:space="preserve">https://doi.org/10.1016/s2215-0366(25)00397-9</w:t>
        </w:r>
      </w:hyperlink>
    </w:p>
    <w:p>
      <w:pPr>
        <w:pStyle w:val="BodyText"/>
      </w:pPr>
      <w:bookmarkStart w:id="86" w:name="ref-bird2012hippocampus"/>
      <w:bookmarkEnd w:id="86"/>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87">
        <w:r>
          <w:rPr>
            <w:rStyle w:val="Hyperlink"/>
          </w:rPr>
          <w:t xml:space="preserve">https://doi.org/10.3389/fnhum.2012.00142</w:t>
        </w:r>
      </w:hyperlink>
    </w:p>
    <w:p>
      <w:pPr>
        <w:pStyle w:val="BodyText"/>
      </w:pPr>
      <w:bookmarkStart w:id="88" w:name="ref-bisby2020reduced"/>
      <w:bookmarkEnd w:id="88"/>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89">
        <w:r>
          <w:rPr>
            <w:rStyle w:val="Hyperlink"/>
          </w:rPr>
          <w:t xml:space="preserve">https://doi.org/10.1177/0963721420917691</w:t>
        </w:r>
      </w:hyperlink>
    </w:p>
    <w:p>
      <w:pPr>
        <w:pStyle w:val="BodyText"/>
      </w:pPr>
      <w:bookmarkStart w:id="90" w:name="ref_brennan2021investigating"/>
      <w:bookmarkEnd w:id="90"/>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91">
        <w:r>
          <w:rPr>
            <w:rStyle w:val="Hyperlink"/>
          </w:rPr>
          <w:t xml:space="preserve">https://doi.org/10.1037/a0033722</w:t>
        </w:r>
      </w:hyperlink>
    </w:p>
    <w:p>
      <w:pPr>
        <w:pStyle w:val="BodyText"/>
      </w:pPr>
      <w:bookmarkStart w:id="92" w:name="ref-brewin1996dual"/>
      <w:bookmarkEnd w:id="92"/>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93">
        <w:r>
          <w:rPr>
            <w:rStyle w:val="Hyperlink"/>
          </w:rPr>
          <w:t xml:space="preserve">https://doi.org/10.1037/0033-295X.103.4.670</w:t>
        </w:r>
      </w:hyperlink>
    </w:p>
    <w:p>
      <w:pPr>
        <w:pStyle w:val="BodyText"/>
      </w:pPr>
      <w:bookmarkStart w:id="94" w:name="ref-brewin2010intrusive"/>
      <w:bookmarkEnd w:id="94"/>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95">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96">
        <w:r>
          <w:rPr>
            <w:rStyle w:val="Hyperlink"/>
          </w:rPr>
          <w:t xml:space="preserve">https://doi.org/10.1006/jmps.1999.1282</w:t>
        </w:r>
      </w:hyperlink>
    </w:p>
    <w:p>
      <w:pPr>
        <w:pStyle w:val="BodyText"/>
      </w:pPr>
      <w:bookmarkStart w:id="97" w:name="ref-cohen2022memory"/>
      <w:bookmarkEnd w:id="97"/>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98">
        <w:r>
          <w:rPr>
            <w:rStyle w:val="Hyperlink"/>
          </w:rPr>
          <w:t xml:space="preserve">https://doi.org/10.1037/rev0000334</w:t>
        </w:r>
      </w:hyperlink>
    </w:p>
    <w:p>
      <w:pPr>
        <w:pStyle w:val="BodyText"/>
      </w:pPr>
      <w:bookmarkStart w:id="99" w:name="ref-deeprose2012imagery"/>
      <w:bookmarkEnd w:id="99"/>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00">
        <w:r>
          <w:rPr>
            <w:rStyle w:val="Hyperlink"/>
          </w:rPr>
          <w:t xml:space="preserve">https://doi.org/10.1016/j.jbtep.2011.10.008</w:t>
        </w:r>
      </w:hyperlink>
    </w:p>
    <w:p>
      <w:pPr>
        <w:pStyle w:val="BodyText"/>
      </w:pPr>
      <w:bookmarkStart w:id="101" w:name="ref-dupertuys2026ukraine"/>
      <w:bookmarkEnd w:id="101"/>
      <w:r>
        <w:t xml:space="preserve">Diamond, N. B., &amp; Levine, B. (2020). Linking detail to temporal structure in naturalistic-event recall. Psychological Science, 31(12), 1557–1572.</w:t>
      </w:r>
      <w:r>
        <w:t xml:space="preserve"> </w:t>
      </w:r>
      <w:hyperlink r:id="rId102">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odyText"/>
      </w:pPr>
      <w:bookmarkStart w:id="103" w:name="ref-ehlers2000cognitive"/>
      <w:bookmarkEnd w:id="103"/>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04">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05">
        <w:r>
          <w:rPr>
            <w:rStyle w:val="Hyperlink"/>
          </w:rPr>
          <w:t xml:space="preserve">https://doi.org/10.1080/20008198.2017.1386959</w:t>
        </w:r>
      </w:hyperlink>
    </w:p>
    <w:p>
      <w:pPr>
        <w:pStyle w:val="BodyText"/>
      </w:pPr>
      <w:bookmarkStart w:id="106" w:name="ref-healey2014memory"/>
      <w:bookmarkEnd w:id="106"/>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07">
        <w:r>
          <w:rPr>
            <w:rStyle w:val="Hyperlink"/>
          </w:rPr>
          <w:t xml:space="preserve">https://doi.org/10.1037/a0033715</w:t>
        </w:r>
      </w:hyperlink>
    </w:p>
    <w:p>
      <w:pPr>
        <w:pStyle w:val="BodyText"/>
      </w:pPr>
      <w:bookmarkStart w:id="108" w:name="ref-healey2016four"/>
      <w:bookmarkEnd w:id="108"/>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09">
        <w:r>
          <w:rPr>
            <w:rStyle w:val="Hyperlink"/>
          </w:rPr>
          <w:t xml:space="preserve">https://doi.org/10.1037/rev0000015</w:t>
        </w:r>
      </w:hyperlink>
    </w:p>
    <w:p>
      <w:pPr>
        <w:pStyle w:val="BodyText"/>
      </w:pPr>
      <w:bookmarkStart w:id="110" w:name="ref-healey2024peppr"/>
      <w:bookmarkEnd w:id="110"/>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11">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12">
        <w:r>
          <w:rPr>
            <w:rStyle w:val="Hyperlink"/>
          </w:rPr>
          <w:t xml:space="preserve">https://doi.org/10.1016/j.jbtep.2023.101858</w:t>
        </w:r>
      </w:hyperlink>
    </w:p>
    <w:p>
      <w:pPr>
        <w:pStyle w:val="BodyText"/>
      </w:pPr>
      <w:bookmarkStart w:id="113" w:name="ref-herrema2024first"/>
      <w:bookmarkEnd w:id="113"/>
      <w:r>
        <w:t xml:space="preserve">Herrema, H. G., &amp; Kahana, M. J. (2024).</w:t>
      </w:r>
      <w:r>
        <w:t xml:space="preserve"> </w:t>
      </w:r>
      <w:r>
        <w:rPr>
          <w:i/>
          <w:iCs/>
        </w:rPr>
        <w:t xml:space="preserve">First recall costs and benefits</w:t>
      </w:r>
      <w:r>
        <w:t xml:space="preserve">. PsyArXiv.</w:t>
      </w:r>
      <w:r>
        <w:t xml:space="preserve"> </w:t>
      </w:r>
      <w:hyperlink r:id="rId114">
        <w:r>
          <w:rPr>
            <w:rStyle w:val="Hyperlink"/>
          </w:rPr>
          <w:t xml:space="preserve">https://doi.org/10.31234/osf.io/sm3fw</w:t>
        </w:r>
      </w:hyperlink>
    </w:p>
    <w:p>
      <w:pPr>
        <w:pStyle w:val="BodyText"/>
      </w:pPr>
      <w:bookmarkStart w:id="115" w:name="ref-holmes2008inducing"/>
      <w:bookmarkEnd w:id="115"/>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16">
        <w:r>
          <w:rPr>
            <w:rStyle w:val="Hyperlink"/>
          </w:rPr>
          <w:t xml:space="preserve">https://doi.org/10.1016/j.actpsy.2007.11.002</w:t>
        </w:r>
      </w:hyperlink>
    </w:p>
    <w:p>
      <w:pPr>
        <w:pStyle w:val="BodyText"/>
      </w:pPr>
      <w:bookmarkStart w:id="117" w:name="ref-holmes2004trauma"/>
      <w:bookmarkEnd w:id="117"/>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18">
        <w:r>
          <w:rPr>
            <w:rStyle w:val="Hyperlink"/>
          </w:rPr>
          <w:t xml:space="preserve">https://doi.org/10.1037/0096-3445.133.1.3</w:t>
        </w:r>
      </w:hyperlink>
    </w:p>
    <w:p>
      <w:pPr>
        <w:pStyle w:val="BodyText"/>
      </w:pPr>
      <w:bookmarkStart w:id="119" w:name="ref-holmes2009can"/>
      <w:bookmarkEnd w:id="119"/>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20">
        <w:r>
          <w:rPr>
            <w:rStyle w:val="Hyperlink"/>
          </w:rPr>
          <w:t xml:space="preserve">https://doi.org/10.1371/journal.pone.0004153</w:t>
        </w:r>
      </w:hyperlink>
    </w:p>
    <w:p>
      <w:pPr>
        <w:pStyle w:val="BodyText"/>
      </w:pPr>
      <w:bookmarkStart w:id="121" w:name="ref-holmes2010key"/>
      <w:bookmarkEnd w:id="121"/>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22">
        <w:r>
          <w:rPr>
            <w:rStyle w:val="Hyperlink"/>
          </w:rPr>
          <w:t xml:space="preserve">https://doi.org/10.1371/journal.pone.0013706</w:t>
        </w:r>
      </w:hyperlink>
    </w:p>
    <w:p>
      <w:pPr>
        <w:pStyle w:val="BodyText"/>
      </w:pPr>
      <w:bookmarkStart w:id="123" w:name="ref-horsch2017reducing"/>
      <w:bookmarkEnd w:id="123"/>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24">
        <w:r>
          <w:rPr>
            <w:rStyle w:val="Hyperlink"/>
          </w:rPr>
          <w:t xml:space="preserve">https://doi.org/10.1016/j.brat.2017.03.018</w:t>
        </w:r>
      </w:hyperlink>
    </w:p>
    <w:p>
      <w:pPr>
        <w:pStyle w:val="BodyText"/>
      </w:pPr>
      <w:bookmarkStart w:id="125" w:name="ref-howard1999contextual"/>
      <w:bookmarkEnd w:id="125"/>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26">
        <w:r>
          <w:rPr>
            <w:rStyle w:val="Hyperlink"/>
          </w:rPr>
          <w:t xml:space="preserve">https://doi.org/10.1037/0278-7393.25.4.923</w:t>
        </w:r>
      </w:hyperlink>
    </w:p>
    <w:p>
      <w:pPr>
        <w:pStyle w:val="BodyText"/>
      </w:pPr>
      <w:bookmarkStart w:id="127" w:name="ref-howard2002distributed"/>
      <w:bookmarkEnd w:id="127"/>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28">
        <w:r>
          <w:rPr>
            <w:rStyle w:val="Hyperlink"/>
          </w:rPr>
          <w:t xml:space="preserve">https://doi.org/10.1006/jmps.2001.1388</w:t>
        </w:r>
      </w:hyperlink>
    </w:p>
    <w:p>
      <w:pPr>
        <w:pStyle w:val="BodyText"/>
      </w:pPr>
      <w:bookmarkStart w:id="129" w:name="ref-howard2008persistence"/>
      <w:bookmarkEnd w:id="129"/>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odyText"/>
      </w:pPr>
      <w:bookmarkStart w:id="130" w:name="ref-hupbach2008dynamics"/>
      <w:bookmarkEnd w:id="130"/>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31">
        <w:r>
          <w:rPr>
            <w:rStyle w:val="Hyperlink"/>
          </w:rPr>
          <w:t xml:space="preserve">https://doi.org/10.1101/lm.1022308</w:t>
        </w:r>
      </w:hyperlink>
    </w:p>
    <w:p>
      <w:pPr>
        <w:pStyle w:val="BodyText"/>
      </w:pPr>
      <w:bookmarkStart w:id="132" w:name="ref-iyadurai2018preventing"/>
      <w:bookmarkEnd w:id="132"/>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33">
        <w:r>
          <w:rPr>
            <w:rStyle w:val="Hyperlink"/>
          </w:rPr>
          <w:t xml:space="preserve">https://doi.org/10.1038/mp.2017.23</w:t>
        </w:r>
      </w:hyperlink>
    </w:p>
    <w:p>
      <w:pPr>
        <w:pStyle w:val="BodyText"/>
      </w:pPr>
      <w:bookmarkStart w:id="134" w:name="ref-iyadurai2023reducing"/>
      <w:bookmarkEnd w:id="134"/>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35">
        <w:r>
          <w:rPr>
            <w:rStyle w:val="Hyperlink"/>
          </w:rPr>
          <w:t xml:space="preserve">https://doi.org/10.1038/s41398-023-02578-0</w:t>
        </w:r>
      </w:hyperlink>
    </w:p>
    <w:p>
      <w:pPr>
        <w:pStyle w:val="BodyText"/>
      </w:pPr>
      <w:bookmarkStart w:id="136" w:name="ref-iyadurai2019intrusive"/>
      <w:bookmarkEnd w:id="136"/>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37">
        <w:r>
          <w:rPr>
            <w:rStyle w:val="Hyperlink"/>
          </w:rPr>
          <w:t xml:space="preserve">https://doi.org/10.1016/j.cpr.2018.08.005</w:t>
        </w:r>
      </w:hyperlink>
    </w:p>
    <w:p>
      <w:pPr>
        <w:pStyle w:val="BodyText"/>
      </w:pPr>
      <w:bookmarkStart w:id="138" w:name="ref-james2015computer"/>
      <w:bookmarkEnd w:id="138"/>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39">
        <w:r>
          <w:rPr>
            <w:rStyle w:val="Hyperlink"/>
          </w:rPr>
          <w:t xml:space="preserve">https://doi.org/10.1177/0956797615583071</w:t>
        </w:r>
      </w:hyperlink>
    </w:p>
    <w:p>
      <w:pPr>
        <w:pStyle w:val="BodyText"/>
      </w:pPr>
      <w:bookmarkStart w:id="140" w:name="ref-james2016trauma"/>
      <w:bookmarkEnd w:id="140"/>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41">
        <w:r>
          <w:rPr>
            <w:rStyle w:val="Hyperlink"/>
          </w:rPr>
          <w:t xml:space="preserve">https://doi.org/10.1016/j.cpr.2016.04.010</w:t>
        </w:r>
      </w:hyperlink>
    </w:p>
    <w:p>
      <w:pPr>
        <w:pStyle w:val="BodyText"/>
      </w:pPr>
      <w:bookmarkStart w:id="142" w:name="ref-jin2024theory"/>
      <w:bookmarkEnd w:id="142"/>
      <w:r>
        <w:t xml:space="preserve">Jin, B. J., Halpern, D. J., &amp; Kahana, M. J. (2024).</w:t>
      </w:r>
      <w:r>
        <w:t xml:space="preserve"> </w:t>
      </w:r>
      <w:r>
        <w:rPr>
          <w:i/>
          <w:iCs/>
        </w:rPr>
        <w:t xml:space="preserve">A theory of memory for items and associations</w:t>
      </w:r>
      <w:r>
        <w:t xml:space="preserve">.</w:t>
      </w:r>
      <w:r>
        <w:t xml:space="preserve"> </w:t>
      </w:r>
      <w:hyperlink r:id="rId143">
        <w:r>
          <w:rPr>
            <w:rStyle w:val="Hyperlink"/>
          </w:rPr>
          <w:t xml:space="preserve">https://memory.psych.upenn.edu/files/pubs/JinEtal24.pdf</w:t>
        </w:r>
      </w:hyperlink>
    </w:p>
    <w:p>
      <w:pPr>
        <w:pStyle w:val="BodyText"/>
      </w:pPr>
      <w:bookmarkStart w:id="144" w:name="ref-kahana1996associative"/>
      <w:bookmarkEnd w:id="144"/>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45">
        <w:r>
          <w:rPr>
            <w:rStyle w:val="Hyperlink"/>
          </w:rPr>
          <w:t xml:space="preserve">https://doi.org/10.1146/annurev-psych-010418-103358</w:t>
        </w:r>
      </w:hyperlink>
    </w:p>
    <w:p>
      <w:pPr>
        <w:pStyle w:val="BodyText"/>
      </w:pPr>
      <w:bookmarkStart w:id="146" w:name="ref-kanstrup2021single"/>
      <w:bookmarkEnd w:id="146"/>
      <w:r>
        <w:t xml:space="preserve">Kanstrup, M., Kontio, E., Geranmayeh, A., Olofsdotter Lauri, K., Moulds, M. L., &amp; Holmes, E. A. (2021). 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47">
        <w:r>
          <w:rPr>
            <w:rStyle w:val="Hyperlink"/>
          </w:rPr>
          <w:t xml:space="preserve">https://doi.org/10.1002/cpp.2489</w:t>
        </w:r>
      </w:hyperlink>
    </w:p>
    <w:p>
      <w:pPr>
        <w:pStyle w:val="BodyText"/>
      </w:pPr>
      <w:bookmarkStart w:id="148" w:name="ref-kanstrup2024guided"/>
      <w:bookmarkEnd w:id="148"/>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49">
        <w:r>
          <w:rPr>
            <w:rStyle w:val="Hyperlink"/>
          </w:rPr>
          <w:t xml:space="preserve">https://doi.org/10.1186/s12916-024-03569-8</w:t>
        </w:r>
      </w:hyperlink>
    </w:p>
    <w:p>
      <w:pPr>
        <w:pStyle w:val="BodyText"/>
      </w:pPr>
      <w:bookmarkStart w:id="150" w:name="ref_kessler2018reducing"/>
      <w:bookmarkEnd w:id="150"/>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51">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52">
        <w:r>
          <w:rPr>
            <w:rStyle w:val="Hyperlink"/>
          </w:rPr>
          <w:t xml:space="preserve">https://doi.org/10.1016/j.jbtep.2019.01.006</w:t>
        </w:r>
      </w:hyperlink>
    </w:p>
    <w:p>
      <w:pPr>
        <w:pStyle w:val="BodyText"/>
      </w:pPr>
      <w:bookmarkStart w:id="153" w:name="ref-kindt2009beyond"/>
      <w:bookmarkEnd w:id="153"/>
      <w:r>
        <w:t xml:space="preserve">Kindt, M., Soeter, M., &amp; Vervliet, B. (2009). 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54">
        <w:r>
          <w:rPr>
            <w:rStyle w:val="Hyperlink"/>
          </w:rPr>
          <w:t xml:space="preserve">https://doi.org/10.1038/nn.2271</w:t>
        </w:r>
      </w:hyperlink>
    </w:p>
    <w:p>
      <w:pPr>
        <w:pStyle w:val="BodyText"/>
      </w:pPr>
      <w:bookmarkStart w:id="155" w:name="ref-kragel2015neural"/>
      <w:bookmarkEnd w:id="155"/>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56">
        <w:r>
          <w:rPr>
            <w:rStyle w:val="Hyperlink"/>
          </w:rPr>
          <w:t xml:space="preserve">https://doi.org/10.1523/JNEUROSCI.3378-14.2015</w:t>
        </w:r>
      </w:hyperlink>
    </w:p>
    <w:p>
      <w:pPr>
        <w:pStyle w:val="BodyText"/>
      </w:pPr>
      <w:bookmarkStart w:id="157" w:name="ref-krans2009intrusive"/>
      <w:bookmarkEnd w:id="157"/>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58">
        <w:r>
          <w:rPr>
            <w:rStyle w:val="Hyperlink"/>
          </w:rPr>
          <w:t xml:space="preserve">https://doi.org/10.1002/acp.1611</w:t>
        </w:r>
      </w:hyperlink>
    </w:p>
    <w:p>
      <w:pPr>
        <w:pStyle w:val="BodyText"/>
      </w:pPr>
      <w:bookmarkStart w:id="159" w:name="ref-lau2019intrusive"/>
      <w:bookmarkEnd w:id="159"/>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60">
        <w:r>
          <w:rPr>
            <w:rStyle w:val="Hyperlink"/>
          </w:rPr>
          <w:t xml:space="preserve">https://doi.org/10.1037/xge0000598</w:t>
        </w:r>
      </w:hyperlink>
    </w:p>
    <w:p>
      <w:pPr>
        <w:pStyle w:val="BodyText"/>
      </w:pPr>
      <w:bookmarkStart w:id="161" w:name="ref-lau2021selectively"/>
      <w:bookmarkEnd w:id="161"/>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62">
        <w:r>
          <w:rPr>
            <w:rStyle w:val="Hyperlink"/>
          </w:rPr>
          <w:t xml:space="preserve">https://doi.org/10.1177/2167702621998315</w:t>
        </w:r>
      </w:hyperlink>
    </w:p>
    <w:p>
      <w:pPr>
        <w:pStyle w:val="BodyText"/>
      </w:pPr>
      <w:bookmarkStart w:id="163" w:name="ref-lohnas2023event"/>
      <w:bookmarkEnd w:id="163"/>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64">
        <w:r>
          <w:rPr>
            <w:rStyle w:val="Hyperlink"/>
          </w:rPr>
          <w:t xml:space="preserve">https://doi.org/10.1037/xge0001354</w:t>
        </w:r>
      </w:hyperlink>
    </w:p>
    <w:p>
      <w:pPr>
        <w:pStyle w:val="BodyText"/>
      </w:pPr>
      <w:bookmarkStart w:id="165" w:name="ref-lohnas2015expanding"/>
      <w:bookmarkEnd w:id="165"/>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66">
        <w:r>
          <w:rPr>
            <w:rStyle w:val="Hyperlink"/>
          </w:rPr>
          <w:t xml:space="preserve">https://doi.org/10.1037/a0039036</w:t>
        </w:r>
      </w:hyperlink>
    </w:p>
    <w:p>
      <w:pPr>
        <w:pStyle w:val="BodyText"/>
      </w:pPr>
      <w:bookmarkStart w:id="167" w:name="ref-lohnas2026specialized"/>
      <w:bookmarkEnd w:id="167"/>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68">
        <w:r>
          <w:rPr>
            <w:rStyle w:val="Hyperlink"/>
          </w:rPr>
          <w:t xml:space="preserve">https://doi.org/10.3758/s13423-025-02744-z</w:t>
        </w:r>
      </w:hyperlink>
    </w:p>
    <w:p>
      <w:pPr>
        <w:pStyle w:val="BodyText"/>
      </w:pPr>
      <w:bookmarkStart w:id="169" w:name="ref-luce1959individual"/>
      <w:bookmarkEnd w:id="169"/>
      <w:r>
        <w:t xml:space="preserve">Luce, R. D. (1959).</w:t>
      </w:r>
      <w:r>
        <w:t xml:space="preserve"> </w:t>
      </w:r>
      <w:r>
        <w:rPr>
          <w:i/>
          <w:iCs/>
        </w:rPr>
        <w:t xml:space="preserve">Individual choice behavior: A theoretical analysis</w:t>
      </w:r>
      <w:r>
        <w:t xml:space="preserve">. Wiley.</w:t>
      </w:r>
    </w:p>
    <w:p>
      <w:pPr>
        <w:pStyle w:val="BodyText"/>
      </w:pPr>
      <w:bookmarkStart w:id="170" w:name="ref-mcconnell2026testing"/>
      <w:bookmarkEnd w:id="170"/>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71">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72">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73">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odyText"/>
      </w:pPr>
      <w:bookmarkStart w:id="174" w:name="ref-morton2016predictive"/>
      <w:bookmarkEnd w:id="174"/>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75">
        <w:r>
          <w:rPr>
            <w:rStyle w:val="Hyperlink"/>
          </w:rPr>
          <w:t xml:space="preserve">https://doi.org/10.1016/j.jml.2015.10.002</w:t>
        </w:r>
      </w:hyperlink>
    </w:p>
    <w:p>
      <w:pPr>
        <w:pStyle w:val="BodyText"/>
      </w:pPr>
      <w:bookmarkStart w:id="176" w:name="ref-norman2017neuronal"/>
      <w:bookmarkEnd w:id="176"/>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77">
        <w:r>
          <w:rPr>
            <w:rStyle w:val="Hyperlink"/>
          </w:rPr>
          <w:t xml:space="preserve">https://doi.org/10.1038/s41467-017-01184-1</w:t>
        </w:r>
      </w:hyperlink>
    </w:p>
    <w:p>
      <w:pPr>
        <w:pStyle w:val="BodyText"/>
      </w:pPr>
      <w:bookmarkStart w:id="178" w:name="ref-parks2026unified"/>
      <w:bookmarkEnd w:id="178"/>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79">
        <w:r>
          <w:rPr>
            <w:rStyle w:val="Hyperlink"/>
          </w:rPr>
          <w:t xml:space="preserve">https://doi.org/10.3758/s13423-025-02855-7</w:t>
        </w:r>
      </w:hyperlink>
    </w:p>
    <w:p>
      <w:pPr>
        <w:pStyle w:val="BodyText"/>
      </w:pPr>
      <w:bookmarkStart w:id="180" w:name="ref-polyn2011semantic"/>
      <w:bookmarkEnd w:id="180"/>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81">
        <w:r>
          <w:rPr>
            <w:rStyle w:val="Hyperlink"/>
          </w:rPr>
          <w:t xml:space="preserve">https://doi.org/10.1037/a0022475</w:t>
        </w:r>
      </w:hyperlink>
    </w:p>
    <w:p>
      <w:pPr>
        <w:pStyle w:val="BodyText"/>
      </w:pPr>
      <w:bookmarkStart w:id="182" w:name="ref-polyn2012neural"/>
      <w:bookmarkEnd w:id="182"/>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83">
        <w:r>
          <w:rPr>
            <w:rStyle w:val="Hyperlink"/>
          </w:rPr>
          <w:t xml:space="preserve">https://doi.org/10.1016/j.neuropsychologia.2011.08.025</w:t>
        </w:r>
      </w:hyperlink>
    </w:p>
    <w:p>
      <w:pPr>
        <w:pStyle w:val="BodyText"/>
      </w:pPr>
      <w:bookmarkStart w:id="184" w:name="ref-polyn2009context"/>
      <w:bookmarkEnd w:id="184"/>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85">
        <w:r>
          <w:rPr>
            <w:rStyle w:val="Hyperlink"/>
          </w:rPr>
          <w:t xml:space="preserve">https://doi.org/10.1037/a0014420</w:t>
        </w:r>
      </w:hyperlink>
    </w:p>
    <w:p>
      <w:pPr>
        <w:pStyle w:val="BodyText"/>
      </w:pPr>
      <w:bookmarkStart w:id="186" w:name="ref-polyn2009task"/>
      <w:bookmarkEnd w:id="186"/>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187">
        <w:r>
          <w:rPr>
            <w:rStyle w:val="Hyperlink"/>
          </w:rPr>
          <w:t xml:space="preserve">https://doi.org/10.1016/j.neuropsychologia.2009.02.013</w:t>
        </w:r>
      </w:hyperlink>
    </w:p>
    <w:p>
      <w:pPr>
        <w:pStyle w:val="BodyText"/>
      </w:pPr>
      <w:bookmarkStart w:id="188" w:name="ref-raaijmakers1980sam"/>
      <w:bookmarkEnd w:id="188"/>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189">
        <w:r>
          <w:rPr>
            <w:rStyle w:val="Hyperlink"/>
          </w:rPr>
          <w:t xml:space="preserve">https://doi.org/10.1016/S0079-7421(08)60162-0</w:t>
        </w:r>
      </w:hyperlink>
    </w:p>
    <w:p>
      <w:pPr>
        <w:pStyle w:val="BodyText"/>
      </w:pPr>
      <w:bookmarkStart w:id="190" w:name="ref-ramineni2023treating"/>
      <w:bookmarkEnd w:id="190"/>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191">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192">
        <w:r>
          <w:rPr>
            <w:rStyle w:val="Hyperlink"/>
          </w:rPr>
          <w:t xml:space="preserve">https://doi.org/10.1111/j.1467-9280.2005.01634.x</w:t>
        </w:r>
      </w:hyperlink>
    </w:p>
    <w:p>
      <w:pPr>
        <w:pStyle w:val="BodyText"/>
      </w:pPr>
      <w:bookmarkStart w:id="193" w:name="ref-sederberg2011human"/>
      <w:bookmarkEnd w:id="193"/>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194">
        <w:r>
          <w:rPr>
            <w:rStyle w:val="Hyperlink"/>
          </w:rPr>
          <w:t xml:space="preserve">https://doi.org/10.3758/s13423-011-0086-9</w:t>
        </w:r>
      </w:hyperlink>
    </w:p>
    <w:p>
      <w:pPr>
        <w:pStyle w:val="BodyText"/>
      </w:pPr>
      <w:bookmarkStart w:id="195" w:name="ref-sederberg2008context"/>
      <w:bookmarkEnd w:id="195"/>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196">
        <w:r>
          <w:rPr>
            <w:rStyle w:val="Hyperlink"/>
          </w:rPr>
          <w:t xml:space="preserve">https://doi.org/10.1037/a0013396</w:t>
        </w:r>
      </w:hyperlink>
    </w:p>
    <w:p>
      <w:pPr>
        <w:pStyle w:val="BodyText"/>
      </w:pPr>
      <w:bookmarkStart w:id="197" w:name="ref-talmi2013enhanced"/>
      <w:bookmarkEnd w:id="197"/>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198">
        <w:r>
          <w:rPr>
            <w:rStyle w:val="Hyperlink"/>
          </w:rPr>
          <w:t xml:space="preserve">https://doi.org/10.1177/0963721413498893</w:t>
        </w:r>
      </w:hyperlink>
    </w:p>
    <w:p>
      <w:pPr>
        <w:pStyle w:val="BodyText"/>
      </w:pPr>
      <w:bookmarkStart w:id="199" w:name="ref-talmi2019retrieved"/>
      <w:bookmarkEnd w:id="199"/>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00">
        <w:r>
          <w:rPr>
            <w:rStyle w:val="Hyperlink"/>
          </w:rPr>
          <w:t xml:space="preserve">https://doi.org/10.1037/rev0000132</w:t>
        </w:r>
      </w:hyperlink>
    </w:p>
    <w:p>
      <w:pPr>
        <w:pStyle w:val="BodyText"/>
      </w:pPr>
      <w:bookmarkStart w:id="201" w:name="ref-talmi2007contribution"/>
      <w:bookmarkEnd w:id="201"/>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02">
        <w:r>
          <w:rPr>
            <w:rStyle w:val="Hyperlink"/>
          </w:rPr>
          <w:t xml:space="preserve">https://doi.org/10.1016/j.jml.2007.01.002</w:t>
        </w:r>
      </w:hyperlink>
    </w:p>
    <w:p>
      <w:pPr>
        <w:pStyle w:val="BodyText"/>
      </w:pPr>
      <w:bookmarkStart w:id="203" w:name="ref-talmi2004semantic"/>
      <w:bookmarkEnd w:id="203"/>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04">
        <w:r>
          <w:rPr>
            <w:rStyle w:val="Hyperlink"/>
          </w:rPr>
          <w:t xml:space="preserve">https://doi.org/10.3758/bf03195864</w:t>
        </w:r>
      </w:hyperlink>
    </w:p>
    <w:p>
      <w:pPr>
        <w:pStyle w:val="BodyText"/>
      </w:pPr>
      <w:bookmarkStart w:id="205" w:name="ref-unsworth2010understanding"/>
      <w:bookmarkEnd w:id="205"/>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06">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07">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08">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09">
        <w:r>
          <w:rPr>
            <w:rStyle w:val="Hyperlink"/>
          </w:rPr>
          <w:t xml:space="preserve">https://doi.org/10.1525/collabra.130791</w:t>
        </w:r>
      </w:hyperlink>
    </w:p>
    <w:p>
      <w:pPr>
        <w:pStyle w:val="BodyText"/>
      </w:pPr>
      <w:bookmarkStart w:id="210" w:name="ref-zaromb2006temporal"/>
      <w:bookmarkEnd w:id="210"/>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11">
        <w:r>
          <w:rPr>
            <w:rStyle w:val="Hyperlink"/>
          </w:rPr>
          <w:t xml:space="preserve">https://doi.org/10.1037/0278-7393.32.4.792</w:t>
        </w:r>
      </w:hyperlink>
    </w:p>
    <w:p>
      <w:pPr>
        <w:pStyle w:val="BodyText"/>
      </w:pPr>
      <w:bookmarkStart w:id="212" w:name="ref-zhou2025episodic"/>
      <w:bookmarkEnd w:id="212"/>
      <w:r>
        <w:t xml:space="preserve">Zhou, C. Y., Talmi, D., Daw, N. D., &amp; Mattar, M. G. (2025). 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13">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334000" cy="5079999"/>
            <wp:effectExtent b="0" l="0" r="0" t="0"/>
            <wp:docPr descr="" title="" id="215" name="Picture"/>
            <a:graphic>
              <a:graphicData uri="http://schemas.openxmlformats.org/drawingml/2006/picture">
                <pic:pic>
                  <pic:nvPicPr>
                    <pic:cNvPr descr="/Users/jordangunn/workspace/selective_interference_v2/work/document_workflow_trial_20260927/assets/media/image12.png" id="216" name="Picture"/>
                    <pic:cNvPicPr>
                      <a:picLocks noChangeArrowheads="1" noChangeAspect="1"/>
                    </pic:cNvPicPr>
                  </pic:nvPicPr>
                  <pic:blipFill>
                    <a:blip r:embed="rId214"/>
                    <a:stretch>
                      <a:fillRect/>
                    </a:stretch>
                  </pic:blipFill>
                  <pic:spPr bwMode="auto">
                    <a:xfrm>
                      <a:off x="0" y="0"/>
                      <a:ext cx="5334000" cy="5079999"/>
                    </a:xfrm>
                    <a:prstGeom prst="rect">
                      <a:avLst/>
                    </a:prstGeom>
                    <a:noFill/>
                    <a:ln w="9525">
                      <a:noFill/>
                      <a:headEnd/>
                      <a:tailEnd/>
                    </a:ln>
                  </pic:spPr>
                </pic:pic>
              </a:graphicData>
            </a:graphic>
          </wp:inline>
        </w:drawing>
      </w:r>
    </w:p>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3" w:author="Emily Holmes" w:date="2026-07-27T15:16:00Z">
    <w:p>
      <w:pPr>
        <w:pStyle w:val="CommentText"/>
      </w:pPr>
      <w:r>
        <w:rPr>
          <w:rStyle w:val="CommentReference"/>
        </w:rPr>
        <w:annotationRef/>
      </w:r>
      <w:r>
        <w:t xml:space="preserve">perhaps clarify the title so a wider audience undertands the domain we are studying?</w:t>
      </w:r>
    </w:p>
  </w:comment>
  <w:comment w:id="4" w:author="Gunn, Jordan" w:date="2026-09-27T00:45:00Z">
    <w:p>
      <w:pPr>
        <w:pStyle w:val="CommentText"/>
      </w:pPr>
      <w:r>
        <w:rPr>
          <w:rStyle w:val="CommentReference"/>
        </w:rPr>
        <w:annotationRef/>
      </w:r>
      <w:r>
        <w:t xml:space="preserve">Agreed. I’ll make the trauma-film setting explicit in the title and bring intrusive and voluntary memory into the opening phrase.</w:t>
      </w:r>
    </w:p>
  </w:comment>
  <w:comment w:id="25" w:author="Gunn, Jordan" w:date="2026-07-27T09:11:00Z">
    <w:p>
      <w:pPr>
        <w:pStyle w:val="CommentText"/>
      </w:pPr>
      <w:r>
        <w:rPr>
          <w:rStyle w:val="CommentReference"/>
        </w:rPr>
        <w:annotationRef/>
      </w:r>
      <w:r>
        <w:t xml:space="preserve">Aren't intrusions already involuntary by definition?</w:t>
      </w:r>
    </w:p>
  </w:comment>
  <w:comment w:id="29" w:author="Emily Holmes" w:date="2026-07-27T14:30:00Z">
    <w:p>
      <w:pPr>
        <w:pStyle w:val="CommentText"/>
      </w:pPr>
      <w:r>
        <w:rPr>
          <w:rStyle w:val="CommentReference"/>
        </w:rPr>
        <w:annotationRef/>
      </w:r>
      <w:r>
        <w:t xml:space="preserve">define?</w:t>
      </w:r>
    </w:p>
  </w:comment>
  <w:comment w:id="30" w:author="Emily Holmes" w:date="2026-07-27T14:31:00Z">
    <w:p>
      <w:pPr>
        <w:pStyle w:val="CommentText"/>
      </w:pPr>
      <w:r>
        <w:rPr>
          <w:rStyle w:val="CommentReference"/>
        </w:rPr>
        <w:annotationRef/>
      </w:r>
      <w:r>
        <w:t xml:space="preserve">involuntary?</w:t>
      </w:r>
    </w:p>
  </w:comment>
  <w:comment w:id="32" w:author="Rik Henson" w:date="2026-07-25T10:11:00Z">
    <w:p>
      <w:pPr>
        <w:pStyle w:val="CommentText"/>
      </w:pPr>
      <w:r>
        <w:rPr>
          <w:rStyle w:val="CommentReference"/>
        </w:rPr>
        <w:annotationRef/>
      </w:r>
      <w:r>
        <w:t xml:space="preserve">Reader may not have adopted your abstract terminology yet</w:t>
      </w:r>
    </w:p>
  </w:comment>
  <w:comment w:id="33" w:author="Gunn, Jordan" w:date="2026-07-27T09:08:00Z">
    <w:p>
      <w:pPr>
        <w:pStyle w:val="CommentText"/>
      </w:pPr>
      <w:r>
        <w:rPr>
          <w:rStyle w:val="CommentReference"/>
        </w:rPr>
        <w:annotationRef/>
      </w:r>
      <w:r>
        <w:t xml:space="preserve">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34" w:author="Gunn, Jordan" w:date="2026-07-27T09:09:00Z">
    <w:p>
      <w:pPr>
        <w:pStyle w:val="CommentText"/>
      </w:pPr>
      <w:r>
        <w:rPr>
          <w:rStyle w:val="CommentReference"/>
        </w:rPr>
        <w:annotationRef/>
      </w:r>
      <w:r>
        <w:t xml:space="preserve">Of course, my language here contradicts my approach to using "intrusions" elsewhere in the manuscript, so maybe I'm being overdefensive.</w:t>
      </w:r>
    </w:p>
  </w:comment>
  <w:comment w:id="40" w:author="Rik Henson" w:date="2026-07-25T10:12:00Z">
    <w:p>
      <w:pPr>
        <w:pStyle w:val="CommentText"/>
      </w:pPr>
      <w:r>
        <w:rPr>
          <w:rStyle w:val="CommentReference"/>
        </w:rPr>
        <w:annotationRef/>
      </w:r>
      <w:r>
        <w:t xml:space="preserve">I still think this is fairly obvious, and predicted by just about any model of memory, so not sure it is important enough to mention in the Abstract</w:t>
      </w:r>
    </w:p>
  </w:comment>
  <w:comment w:id="41" w:author="Gunn, Jordan" w:date="2026-07-27T09:09:00Z">
    <w:p>
      <w:pPr>
        <w:pStyle w:val="CommentText"/>
      </w:pPr>
      <w:r>
        <w:rPr>
          <w:rStyle w:val="CommentReference"/>
        </w:rPr>
        <w:annotationRef/>
      </w:r>
      <w:r>
        <w:t xml:space="preserve">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45" w:author="Emily Holmes" w:date="2026-07-27T14:38:00Z">
    <w:p>
      <w:pPr>
        <w:pStyle w:val="CommentText"/>
      </w:pPr>
      <w:r>
        <w:rPr>
          <w:rStyle w:val="CommentReference"/>
        </w:rPr>
        <w:annotationRef/>
      </w:r>
      <w:r>
        <w:t xml:space="preserve">add ref to Tommy's methods paper on trauma film paradigm in Clinical PSychology Review</w:t>
      </w:r>
    </w:p>
  </w:comment>
  <w:comment w:id="49" w:author="Emily Holmes" w:date="2026-07-27T14:40:00Z">
    <w:p>
      <w:pPr>
        <w:pStyle w:val="CommentText"/>
      </w:pPr>
      <w:r>
        <w:rPr>
          <w:rStyle w:val="CommentReference"/>
        </w:rPr>
        <w:annotationRef/>
      </w:r>
      <w:r>
        <w:t xml:space="preserve">add the LauZhu papers here!</w:t>
      </w:r>
    </w:p>
  </w:comment>
  <w:comment w:id="76" w:author="Rik Henson" w:date="2026-07-25T10:19:00Z">
    <w:p>
      <w:pPr>
        <w:pStyle w:val="CommentText"/>
      </w:pPr>
      <w:r>
        <w:rPr>
          <w:rStyle w:val="CommentReference"/>
        </w:rPr>
        <w:annotationRef/>
      </w:r>
      <w:r>
        <w:t xml:space="preserve">Sorry I don’t follow this – rephrase (seems circular?)</w:t>
      </w:r>
    </w:p>
  </w:comment>
  <w:comment w:id="77" w:author="Gunn, Jordan" w:date="2026-07-27T10:44:00Z">
    <w:p>
      <w:pPr>
        <w:pStyle w:val="CommentText"/>
      </w:pPr>
      <w:r>
        <w:rPr>
          <w:rStyle w:val="CommentReference"/>
        </w:rPr>
        <w:annotationRef/>
      </w:r>
      <w:r>
        <w:t xml:space="preserve">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92" w:author="Emily Holmes" w:date="2026-07-27T14:55:00Z">
    <w:p>
      <w:pPr>
        <w:pStyle w:val="CommentText"/>
      </w:pPr>
      <w:r>
        <w:rPr>
          <w:rStyle w:val="CommentReference"/>
        </w:rPr>
        <w:annotationRef/>
      </w:r>
      <w:r>
        <w:t xml:space="preserve">define?</w:t>
      </w:r>
    </w:p>
  </w:comment>
  <w:comment w:id="98" w:author="Rik Henson" w:date="2026-07-25T10:24:00Z">
    <w:p>
      <w:pPr>
        <w:pStyle w:val="CommentText"/>
      </w:pPr>
      <w:r>
        <w:rPr>
          <w:rStyle w:val="CommentReference"/>
        </w:rPr>
        <w:annotationRef/>
      </w:r>
      <w:r>
        <w:t xml:space="preserve">I haven’t read order in rest of paper yet, but I wonder whether we should explain test format first (ie why recognition less affected) before dealing with more interesting issue of different recall mechanisms…?</w:t>
      </w:r>
    </w:p>
  </w:comment>
  <w:comment w:id="100" w:author="Rik Henson" w:date="2026-07-25T10:25:00Z">
    <w:p>
      <w:pPr>
        <w:pStyle w:val="CommentText"/>
      </w:pPr>
      <w:r>
        <w:rPr>
          <w:rStyle w:val="CommentReference"/>
        </w:rPr>
        <w:annotationRef/>
      </w:r>
      <w:r>
        <w:t xml:space="preserve">This is first time emotion been mentioned, so I think you should add a sentence or two about how this changes things (from what discussed so far), and how CMR was adapted?</w:t>
      </w:r>
    </w:p>
  </w:comment>
  <w:comment w:id="108" w:author="Rik Henson" w:date="2026-07-25T10:29:00Z">
    <w:p>
      <w:pPr>
        <w:pStyle w:val="CommentText"/>
      </w:pPr>
      <w:r>
        <w:rPr>
          <w:rStyle w:val="CommentReference"/>
        </w:rPr>
        <w:annotationRef/>
      </w:r>
      <w:r>
        <w:t xml:space="preserve">Oh – I thought we agreed to move earlier or scrap, because so trivial?</w:t>
      </w:r>
    </w:p>
  </w:comment>
  <w:comment w:id="110" w:author="Emily Holmes" w:date="2026-07-27T15:06:00Z">
    <w:p>
      <w:pPr>
        <w:pStyle w:val="CommentText"/>
      </w:pPr>
      <w:r>
        <w:rPr>
          <w:rStyle w:val="CommentReference"/>
        </w:rPr>
        <w:annotationRef/>
      </w:r>
      <w:r>
        <w:t xml:space="preserve">do you mean interferring?</w:t>
      </w:r>
    </w:p>
  </w:comment>
  <w:comment w:id="116" w:author="Rik Henson" w:date="2026-07-25T10:32:00Z">
    <w:p>
      <w:pPr>
        <w:pStyle w:val="CommentText"/>
      </w:pPr>
      <w:r>
        <w:rPr>
          <w:rStyle w:val="CommentReference"/>
        </w:rPr>
        <w:annotationRef/>
      </w:r>
      <w:r>
        <w:t xml:space="preserve">Exactly, so why do we finish with a trivial simulation of this?</w:t>
      </w:r>
    </w:p>
  </w:comment>
  <w:comment w:id="117" w:author="Rik Henson" w:date="2026-07-25T10:33:00Z">
    <w:p>
      <w:pPr>
        <w:pStyle w:val="CommentText"/>
      </w:pPr>
      <w:r>
        <w:rPr>
          <w:rStyle w:val="CommentReference"/>
        </w:rPr>
        <w:annotationRef/>
      </w:r>
      <w:r>
        <w:t xml:space="preserve">Or scrap</w:t>
      </w:r>
    </w:p>
  </w:comment>
  <w:comment w:id="118" w:author="Rik Henson" w:date="2026-07-25T10:33:00Z">
    <w:p>
      <w:pPr>
        <w:pStyle w:val="CommentText"/>
      </w:pPr>
      <w:r>
        <w:rPr>
          <w:rStyle w:val="CommentReference"/>
        </w:rPr>
        <w:annotationRef/>
      </w:r>
      <w:r>
        <w:t xml:space="preserve">(and scrap)</w:t>
      </w:r>
    </w:p>
  </w:comment>
  <w:comment w:id="121" w:author="Rik Henson" w:date="2026-07-25T10:34:00Z">
    <w:p>
      <w:pPr>
        <w:pStyle w:val="CommentText"/>
      </w:pPr>
      <w:r>
        <w:rPr>
          <w:rStyle w:val="CommentReference"/>
        </w:rPr>
        <w:annotationRef/>
      </w:r>
      <w:r>
        <w:t xml:space="preserve">obvious</w:t>
      </w:r>
    </w:p>
  </w:comment>
  <w:comment w:id="123" w:author="Rik Henson" w:date="2026-07-25T10:36:00Z">
    <w:p>
      <w:pPr>
        <w:pStyle w:val="CommentText"/>
      </w:pPr>
      <w:r>
        <w:rPr>
          <w:rStyle w:val="CommentReference"/>
        </w:rPr>
        <w:annotationRef/>
      </w:r>
      <w:r>
        <w:t xml:space="preserve">Is it worth simulating neutral films – even if there are few data to compare with, it could be a</w:t>
      </w:r>
      <w:r>
        <w:t xml:space="preserve"> </w:t>
      </w:r>
      <w:r>
        <w:t xml:space="preserve">“prediction”</w:t>
      </w:r>
      <w:r>
        <w:t xml:space="preserve"> </w:t>
      </w:r>
      <w:r>
        <w:t xml:space="preserve">for future studies. With weaker source-context associations and no emotional context, wouldn’t task interference actually have greater effect (as well as worse vol+invol recall overall)?</w:t>
      </w:r>
    </w:p>
  </w:comment>
  <w:comment w:id="125" w:author="Rik Henson" w:date="2026-07-25T10:38:00Z">
    <w:p>
      <w:pPr>
        <w:pStyle w:val="CommentText"/>
      </w:pPr>
      <w:r>
        <w:rPr>
          <w:rStyle w:val="CommentReference"/>
        </w:rPr>
        <w:annotationRef/>
      </w:r>
      <w:r>
        <w:t xml:space="preserve">Give examples here too….? (which might be tricky – the whole problem with ever falisfying CMR… ;-)</w:t>
      </w:r>
    </w:p>
  </w:comment>
  <w:comment w:id="126" w:author="Rik Henson" w:date="2026-07-25T10:40:00Z">
    <w:p>
      <w:pPr>
        <w:pStyle w:val="CommentText"/>
      </w:pPr>
      <w:r>
        <w:rPr>
          <w:rStyle w:val="CommentReference"/>
        </w:rPr>
        <w:annotationRef/>
      </w:r>
      <w:r>
        <w:t xml:space="preserve">The</w:t>
      </w:r>
      <w:r>
        <w:t xml:space="preserve"> </w:t>
      </w:r>
      <w:r>
        <w:t xml:space="preserve">“(F)”</w:t>
      </w:r>
      <w:r>
        <w:t xml:space="preserve"> </w:t>
      </w:r>
      <w:r>
        <w:t xml:space="preserve">is a bit confusing in the title of bottom box of Panel A because here it refers to features, whereas later</w:t>
      </w:r>
      <w:r>
        <w:t xml:space="preserve"> </w:t>
      </w:r>
      <w:r>
        <w:t xml:space="preserve">“F”</w:t>
      </w:r>
      <w:r>
        <w:t xml:space="preserve"> </w:t>
      </w:r>
      <w:r>
        <w:t xml:space="preserve">refers to films. Do we really need the</w:t>
      </w:r>
      <w:r>
        <w:t xml:space="preserve"> </w:t>
      </w:r>
      <w:r>
        <w:t xml:space="preserve">“F”</w:t>
      </w:r>
      <w:r>
        <w:t xml:space="preserve"> </w:t>
      </w:r>
      <w:r>
        <w:t xml:space="preserve">here – or indeed the MFC, MCF and C labels? I appreciate these might be standard in the model, but for this figure, they add little, because the words in boxes explain?</w:t>
      </w:r>
    </w:p>
  </w:comment>
  <w:comment w:id="129" w:author="Rik Henson" w:date="2026-07-25T11:03:00Z">
    <w:p>
      <w:pPr>
        <w:pStyle w:val="CommentText"/>
      </w:pPr>
      <w:r>
        <w:rPr>
          <w:rStyle w:val="CommentReference"/>
        </w:rPr>
        <w:annotationRef/>
      </w:r>
      <w:r>
        <w:t xml:space="preserve">I don’t understand</w:t>
      </w:r>
      <w:r>
        <w:t xml:space="preserve"> </w:t>
      </w:r>
      <w:r>
        <w:t xml:space="preserve">“instead”</w:t>
      </w:r>
      <w:r>
        <w:t xml:space="preserve"> </w:t>
      </w:r>
      <w:r>
        <w:t xml:space="preserve">here – isn’t it same as previous models?</w:t>
      </w:r>
    </w:p>
  </w:comment>
  <w:comment w:id="130" w:author="Rik Henson" w:date="2026-07-25T11:03:00Z">
    <w:p>
      <w:pPr>
        <w:pStyle w:val="CommentText"/>
      </w:pPr>
      <w:r>
        <w:rPr>
          <w:rStyle w:val="CommentReference"/>
        </w:rPr>
        <w:annotationRef/>
      </w:r>
      <w:r>
        <w:t xml:space="preserve">“sequence”</w:t>
      </w:r>
      <w:r>
        <w:t xml:space="preserve">? Use alternative word you’ve used before?</w:t>
      </w:r>
    </w:p>
  </w:comment>
  <w:comment w:id="132" w:author="Rik Henson" w:date="2026-07-25T11:05:00Z">
    <w:p>
      <w:pPr>
        <w:pStyle w:val="CommentText"/>
      </w:pPr>
      <w:r>
        <w:rPr>
          <w:rStyle w:val="CommentReference"/>
        </w:rPr>
        <w:annotationRef/>
      </w:r>
      <w:r>
        <w:t xml:space="preserve">(but how is this</w:t>
      </w:r>
      <w:r>
        <w:t xml:space="preserve"> </w:t>
      </w:r>
      <w:r>
        <w:t xml:space="preserve">“start of list”</w:t>
      </w:r>
      <w:r>
        <w:t xml:space="preserve"> </w:t>
      </w:r>
      <w:r>
        <w:t xml:space="preserve">context stored in memory… another reason I dislike CMR… ;-)</w:t>
      </w:r>
    </w:p>
  </w:comment>
  <w:comment w:id="134" w:author="Rik Henson" w:date="2026-07-25T11:14:00Z">
    <w:p>
      <w:pPr>
        <w:pStyle w:val="CommentText"/>
      </w:pPr>
      <w:r>
        <w:rPr>
          <w:rStyle w:val="CommentReference"/>
        </w:rPr>
        <w:annotationRef/>
      </w:r>
      <w:r>
        <w:t xml:space="preserve">Again, I don’t think acronyms actually needed</w:t>
      </w:r>
    </w:p>
  </w:comment>
  <w:comment w:id="135" w:author="Rik Henson" w:date="2026-07-25T11:17:00Z">
    <w:p>
      <w:pPr>
        <w:pStyle w:val="CommentText"/>
      </w:pPr>
      <w:r>
        <w:rPr>
          <w:rStyle w:val="CommentReference"/>
        </w:rPr>
        <w:annotationRef/>
      </w:r>
      <w:r>
        <w:t xml:space="preserve">scrap</w:t>
      </w:r>
    </w:p>
  </w:comment>
  <w:comment w:id="139" w:author="Rik Henson" w:date="2026-07-25T11:18:00Z">
    <w:p>
      <w:pPr>
        <w:pStyle w:val="CommentText"/>
      </w:pPr>
      <w:r>
        <w:rPr>
          <w:rStyle w:val="CommentReference"/>
        </w:rPr>
        <w:annotationRef/>
      </w:r>
      <w:r>
        <w:t xml:space="preserve">Ok, fine to use acronyms here (particularly since superscripted), but doesn’t mean needed in figures</w:t>
      </w:r>
      <w:r>
        <w:br/>
      </w:r>
      <w:r>
        <w:t xml:space="preserve">Also features (vectors) are now lower-case f, so not confusable with upper-case F(ilms)</w:t>
      </w:r>
    </w:p>
  </w:comment>
  <w:comment w:id="168" w:author="Emily Holmes" w:date="2026-07-27T15:12:00Z">
    <w:p>
      <w:pPr>
        <w:pStyle w:val="CommentText"/>
      </w:pPr>
      <w:r>
        <w:rPr>
          <w:rStyle w:val="CommentReference"/>
        </w:rPr>
        <w:annotationRef/>
      </w:r>
      <w:r>
        <w:t xml:space="preserve">try to (somewhere, may be not here?) refer to hotspots in the film, so the reader knows that its of brief hotspots moments (mental images) - see refs i sent you</w:t>
      </w:r>
    </w:p>
  </w:comment>
  <w:comment w:id="324" w:author="Rik Henson" w:date="2026-07-25T11:34:00Z">
    <w:p>
      <w:pPr>
        <w:pStyle w:val="CommentText"/>
      </w:pPr>
      <w:r>
        <w:rPr>
          <w:rStyle w:val="CommentReference"/>
        </w:rPr>
        <w:annotationRef/>
      </w:r>
      <w:r>
        <w:t xml:space="preserve">Fine, but some softmax to convert evidence into a binary outcome for simulations?</w:t>
      </w:r>
    </w:p>
  </w:comment>
  <w:comment w:id="351" w:author="Emily Holmes" w:date="2026-07-27T15:13:00Z">
    <w:p>
      <w:pPr>
        <w:pStyle w:val="CommentText"/>
      </w:pPr>
      <w:r>
        <w:rPr>
          <w:rStyle w:val="CommentReference"/>
        </w:rPr>
        <w:annotationRef/>
      </w:r>
      <w:r>
        <w:t xml:space="preserve">remember to chancge from guided to involuntary even in the graphs!</w:t>
      </w:r>
    </w:p>
  </w:comment>
  <w:comment w:id="352" w:author="Rik Henson" w:date="2026-07-25T12:02:00Z">
    <w:p>
      <w:pPr>
        <w:pStyle w:val="CommentText"/>
      </w:pPr>
      <w:r>
        <w:rPr>
          <w:rStyle w:val="CommentReference"/>
        </w:rPr>
        <w:annotationRef/>
      </w:r>
      <w:r>
        <w:t xml:space="preserve">No point giving numbers in text when 1) arbitrary and 2) already available in a figure.</w:t>
      </w:r>
    </w:p>
  </w:comment>
  <w:comment w:id="355" w:author="Rik Henson" w:date="2026-07-25T12:05:00Z">
    <w:p>
      <w:pPr>
        <w:pStyle w:val="CommentText"/>
      </w:pPr>
      <w:r>
        <w:rPr>
          <w:rStyle w:val="CommentReference"/>
        </w:rPr>
        <w:annotationRef/>
      </w:r>
      <w:r>
        <w:t xml:space="preserve">Does the insufficiency of start-of-film and monitoring (in the absence of category cue) hold across all parameter settings for start-reinstatement and monitoring? Presumably not – so their insufficiency is just in the context of default parameter settings?</w:t>
      </w:r>
    </w:p>
  </w:comment>
  <w:comment w:id="360" w:author="Rik Henson" w:date="2026-07-25T12:09:00Z">
    <w:p>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in principle, ie by examining position effects? (which would be relevant to my previous question about whether start of list reinstatement could ever explain data on its own, eg with different parameter values…)</w:t>
      </w:r>
    </w:p>
  </w:comment>
  <w:comment w:id="361" w:author="Rik Henson" w:date="2026-07-25T12:13:00Z">
    <w:p>
      <w:pPr>
        <w:pStyle w:val="CommentText"/>
      </w:pPr>
      <w:r>
        <w:rPr>
          <w:rStyle w:val="CommentReference"/>
        </w:rPr>
        <w:annotationRef/>
      </w:r>
      <w:r>
        <w:t xml:space="preserve">Then why not show positional effects (even if flat) for maintained category cue? Indeed, I see little value in distinguishing first and any recall in Panels A and B – instead make Panel A show start-of-list and Panel B show maintained category cue? Or see my later Comment about showing three versions of Fig 10B, one per mechanism?)</w:t>
      </w:r>
    </w:p>
  </w:comment>
  <w:comment w:id="363" w:author="Rik Henson" w:date="2026-07-25T12:16:00Z">
    <w:p>
      <w:pPr>
        <w:pStyle w:val="CommentText"/>
      </w:pPr>
      <w:r>
        <w:rPr>
          <w:rStyle w:val="CommentReference"/>
        </w:rPr>
        <w:annotationRef/>
      </w:r>
      <w:r>
        <w:t xml:space="preserve">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72" w:author="Rik Henson" w:date="2026-07-25T12:19:00Z">
    <w:p>
      <w:pPr>
        <w:pStyle w:val="CommentText"/>
      </w:pPr>
      <w:r>
        <w:rPr>
          <w:rStyle w:val="CommentReference"/>
        </w:rPr>
        <w:annotationRef/>
      </w:r>
      <w:r>
        <w:t xml:space="preserve">Rather than current Fig 9, why now show plots against all positions as in Fig 10B, for each of the three retrieval mechanisms?</w:t>
      </w:r>
    </w:p>
  </w:comment>
  <w:comment w:id="374" w:author="Rik Henson" w:date="2026-07-25T12:21:00Z">
    <w:p>
      <w:pPr>
        <w:pStyle w:val="CommentText"/>
      </w:pPr>
      <w:r>
        <w:rPr>
          <w:rStyle w:val="CommentReference"/>
        </w:rPr>
        <w:annotationRef/>
      </w:r>
      <w:r>
        <w:t xml:space="preserve">Scrap whole section – trivial and a complete let down after previous stuff. Instead, add predictions about emotional vs neutral stimuli (as in our Exp 1)?</w:t>
      </w:r>
    </w:p>
  </w:comment>
  <w:comment w:id="377" w:author="Rik Henson" w:date="2026-07-25T12:22:00Z">
    <w:p>
      <w:pPr>
        <w:pStyle w:val="CommentText"/>
      </w:pPr>
      <w:r>
        <w:rPr>
          <w:rStyle w:val="CommentReference"/>
        </w:rPr>
        <w:annotationRef/>
      </w:r>
      <w:r>
        <w:t xml:space="preserve">This is too technical as an opening sentence of General Discussion. Many readers will skip straight to this section. So remind reader of importance of question, the DRA account, and now a new CMR explanation given here… ie a reprise of Introduction…</w:t>
      </w:r>
    </w:p>
  </w:comment>
  <w:comment w:id="380" w:author="Rik Henson" w:date="2026-07-25T12:26:00Z">
    <w:p>
      <w:pPr>
        <w:pStyle w:val="CommentText"/>
      </w:pPr>
      <w:r>
        <w:rPr>
          <w:rStyle w:val="CommentReference"/>
        </w:rPr>
        <w:annotationRef/>
      </w:r>
      <w:r>
        <w:t xml:space="preserve">Agreed, and interesting that you start Discussion with recognition, suggesting that if we include at all, it should be at start of Results, before moving to more interesting stuff.</w:t>
      </w:r>
    </w:p>
  </w:comment>
  <w:comment w:id="381" w:author="Rik Henson" w:date="2026-07-25T12:29:00Z">
    <w:p>
      <w:pPr>
        <w:pStyle w:val="CommentText"/>
      </w:pPr>
      <w:r>
        <w:rPr>
          <w:rStyle w:val="CommentReference"/>
        </w:rPr>
        <w:annotationRef/>
      </w:r>
      <w:r>
        <w:t xml:space="preserve">So one way to reconcile McConnell and Lau-Zhu is that a category-cue was maintained in (involuntary version of) McConnell VIT, hence no effect of Tetris, but not Lau-Zhu VIT (for some reason)? Might be worth making this more explicit?</w:t>
      </w:r>
    </w:p>
  </w:comment>
  <w:comment w:id="383" w:author="Rik Henson" w:date="2026-07-25T12:33:00Z">
    <w:p>
      <w:pPr>
        <w:pStyle w:val="CommentText"/>
      </w:pPr>
      <w:r>
        <w:rPr>
          <w:rStyle w:val="CommentReference"/>
        </w:rPr>
        <w:annotationRef/>
      </w:r>
      <w:r>
        <w:t xml:space="preserve">More negative appraisal of clinical results than in McConnell?</w:t>
      </w:r>
    </w:p>
  </w:comment>
  <w:comment w:id="384" w:author="Rik Henson" w:date="2026-07-25T12:33:00Z">
    <w:p>
      <w:pPr>
        <w:pStyle w:val="CommentText"/>
      </w:pPr>
      <w:r>
        <w:rPr>
          <w:rStyle w:val="CommentReference"/>
        </w:rPr>
        <w:annotationRef/>
      </w:r>
      <w:r>
        <w:t xml:space="preserve">Awkward – rephrase – what exactly are you trying to say?</w:t>
      </w:r>
    </w:p>
  </w:comment>
  <w:comment w:id="385" w:author="Rik Henson" w:date="2026-07-25T12:32:00Z">
    <w:p>
      <w:pPr>
        <w:pStyle w:val="CommentText"/>
      </w:pPr>
      <w:r>
        <w:rPr>
          <w:rStyle w:val="CommentReference"/>
        </w:rPr>
        <w:annotationRef/>
      </w:r>
      <w:r>
        <w:t xml:space="preserve">Awkward – rephrase – what exactly are you trying to say?</w:t>
      </w:r>
    </w:p>
  </w:comment>
  <w:comment w:id="387" w:author="Rik Henson" w:date="2026-07-25T12:34:00Z">
    <w:p>
      <w:pPr>
        <w:pStyle w:val="CommentText"/>
      </w:pPr>
      <w:r>
        <w:rPr>
          <w:rStyle w:val="CommentReference"/>
        </w:rPr>
        <w:annotationRef/>
      </w:r>
      <w:r>
        <w:t xml:space="preserve">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br/>
      </w:r>
      <w:r>
        <w:t xml:space="preserve">BTW, do participants ever report intrusions of Tetris images? If they did, would support CMR idea of Task recalls during unguided retrieval. But I doubt it?</w:t>
      </w:r>
    </w:p>
  </w:comment>
  <w:comment w:id="389" w:author="Rik Henson" w:date="2026-07-25T12:41:00Z">
    <w:p>
      <w:pPr>
        <w:pStyle w:val="CommentText"/>
      </w:pPr>
      <w:r>
        <w:rPr>
          <w:rStyle w:val="CommentReference"/>
        </w:rPr>
        <w:annotationRef/>
      </w:r>
      <w:r>
        <w:t xml:space="preserve">Add something about contribution of distinguishing three different retrieval mechanisms, which could co-occur, and how these could be tested in future (eg based on positional data)?</w:t>
      </w:r>
    </w:p>
  </w:comment>
  <w:comment w:id="390" w:author="Emily Holmes" w:date="2026-07-27T15:15:00Z">
    <w:p>
      <w:pPr>
        <w:pStyle w:val="CommentText"/>
      </w:pPr>
      <w:r>
        <w:rPr>
          <w:rStyle w:val="CommentReference"/>
        </w:rPr>
        <w:annotationRef/>
      </w:r>
      <w:r>
        <w:t xml:space="preserve">wondered if you want to end on a sentence more linked to your key results instead?</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214" Target="media/rId214.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hyperlink" Id="rId158" Target="https://doi.org/10.1002/acp.1611" TargetMode="External" /><Relationship Type="http://schemas.openxmlformats.org/officeDocument/2006/relationships/hyperlink" Id="rId147" Target="https://doi.org/10.1002/cpp.2489" TargetMode="External" /><Relationship Type="http://schemas.openxmlformats.org/officeDocument/2006/relationships/hyperlink" Id="rId96" Target="https://doi.org/10.1006/jmps.1999.1282" TargetMode="External" /><Relationship Type="http://schemas.openxmlformats.org/officeDocument/2006/relationships/hyperlink" Id="rId128" Target="https://doi.org/10.1006/jmps.2001.1388" TargetMode="External" /><Relationship Type="http://schemas.openxmlformats.org/officeDocument/2006/relationships/hyperlink" Id="rId104" Target="https://doi.org/10.1016/S0005-7967(99)00123-0" TargetMode="External" /><Relationship Type="http://schemas.openxmlformats.org/officeDocument/2006/relationships/hyperlink" Id="rId189" Target="https://doi.org/10.1016/S0079-7421(08)60162-0" TargetMode="External" /><Relationship Type="http://schemas.openxmlformats.org/officeDocument/2006/relationships/hyperlink" Id="rId116" Target="https://doi.org/10.1016/j.actpsy.2007.11.002" TargetMode="External" /><Relationship Type="http://schemas.openxmlformats.org/officeDocument/2006/relationships/hyperlink" Id="rId124" Target="https://doi.org/10.1016/j.brat.2017.03.018" TargetMode="External" /><Relationship Type="http://schemas.openxmlformats.org/officeDocument/2006/relationships/hyperlink" Id="rId141" Target="https://doi.org/10.1016/j.cpr.2016.04.010" TargetMode="External" /><Relationship Type="http://schemas.openxmlformats.org/officeDocument/2006/relationships/hyperlink" Id="rId137" Target="https://doi.org/10.1016/j.cpr.2018.08.005" TargetMode="External" /><Relationship Type="http://schemas.openxmlformats.org/officeDocument/2006/relationships/hyperlink" Id="rId100" Target="https://doi.org/10.1016/j.jbtep.2011.10.008" TargetMode="External" /><Relationship Type="http://schemas.openxmlformats.org/officeDocument/2006/relationships/hyperlink" Id="rId152" Target="https://doi.org/10.1016/j.jbtep.2019.01.006" TargetMode="External" /><Relationship Type="http://schemas.openxmlformats.org/officeDocument/2006/relationships/hyperlink" Id="rId112" Target="https://doi.org/10.1016/j.jbtep.2023.101858" TargetMode="External" /><Relationship Type="http://schemas.openxmlformats.org/officeDocument/2006/relationships/hyperlink" Id="rId81" Target="https://doi.org/10.1016/j.jbtep.2023.101920" TargetMode="External" /><Relationship Type="http://schemas.openxmlformats.org/officeDocument/2006/relationships/hyperlink" Id="rId202" Target="https://doi.org/10.1016/j.jml.2007.01.002" TargetMode="External" /><Relationship Type="http://schemas.openxmlformats.org/officeDocument/2006/relationships/hyperlink" Id="rId175" Target="https://doi.org/10.1016/j.jml.2015.10.002" TargetMode="External" /><Relationship Type="http://schemas.openxmlformats.org/officeDocument/2006/relationships/hyperlink" Id="rId82" Target="https://doi.org/10.1016/j.jpsychires.2023.01.028" TargetMode="External" /><Relationship Type="http://schemas.openxmlformats.org/officeDocument/2006/relationships/hyperlink" Id="rId187" Target="https://doi.org/10.1016/j.neuropsychologia.2009.02.013" TargetMode="External" /><Relationship Type="http://schemas.openxmlformats.org/officeDocument/2006/relationships/hyperlink" Id="rId183" Target="https://doi.org/10.1016/j.neuropsychologia.2011.08.025" TargetMode="External" /><Relationship Type="http://schemas.openxmlformats.org/officeDocument/2006/relationships/hyperlink" Id="rId85" Target="https://doi.org/10.1016/s2215-0366(25)00397-9" TargetMode="External" /><Relationship Type="http://schemas.openxmlformats.org/officeDocument/2006/relationships/hyperlink" Id="rId93" Target="https://doi.org/10.1037/0033-295X.103.4.670" TargetMode="External" /><Relationship Type="http://schemas.openxmlformats.org/officeDocument/2006/relationships/hyperlink" Id="rId83" Target="https://doi.org/10.1037/0096-3445.129.1.126" TargetMode="External" /><Relationship Type="http://schemas.openxmlformats.org/officeDocument/2006/relationships/hyperlink" Id="rId118" Target="https://doi.org/10.1037/0096-3445.133.1.3" TargetMode="External" /><Relationship Type="http://schemas.openxmlformats.org/officeDocument/2006/relationships/hyperlink" Id="rId126" Target="https://doi.org/10.1037/0278-7393.25.4.923" TargetMode="External" /><Relationship Type="http://schemas.openxmlformats.org/officeDocument/2006/relationships/hyperlink" Id="rId211" Target="https://doi.org/10.1037/0278-7393.32.4.792" TargetMode="External" /><Relationship Type="http://schemas.openxmlformats.org/officeDocument/2006/relationships/hyperlink" Id="rId196" Target="https://doi.org/10.1037/a0013396" TargetMode="External" /><Relationship Type="http://schemas.openxmlformats.org/officeDocument/2006/relationships/hyperlink" Id="rId185" Target="https://doi.org/10.1037/a0014420" TargetMode="External" /><Relationship Type="http://schemas.openxmlformats.org/officeDocument/2006/relationships/hyperlink" Id="rId95" Target="https://doi.org/10.1037/a0018113" TargetMode="External" /><Relationship Type="http://schemas.openxmlformats.org/officeDocument/2006/relationships/hyperlink" Id="rId181" Target="https://doi.org/10.1037/a0022475" TargetMode="External" /><Relationship Type="http://schemas.openxmlformats.org/officeDocument/2006/relationships/hyperlink" Id="rId107" Target="https://doi.org/10.1037/a0033715" TargetMode="External" /><Relationship Type="http://schemas.openxmlformats.org/officeDocument/2006/relationships/hyperlink" Id="rId91" Target="https://doi.org/10.1037/a0033722" TargetMode="External" /><Relationship Type="http://schemas.openxmlformats.org/officeDocument/2006/relationships/hyperlink" Id="rId166" Target="https://doi.org/10.1037/a0039036" TargetMode="External" /><Relationship Type="http://schemas.openxmlformats.org/officeDocument/2006/relationships/hyperlink" Id="rId151" Target="https://doi.org/10.1037/ccp0000340" TargetMode="External" /><Relationship Type="http://schemas.openxmlformats.org/officeDocument/2006/relationships/hyperlink" Id="rId109" Target="https://doi.org/10.1037/rev0000015" TargetMode="External" /><Relationship Type="http://schemas.openxmlformats.org/officeDocument/2006/relationships/hyperlink" Id="rId200" Target="https://doi.org/10.1037/rev0000132" TargetMode="External" /><Relationship Type="http://schemas.openxmlformats.org/officeDocument/2006/relationships/hyperlink" Id="rId98" Target="https://doi.org/10.1037/rev0000334" TargetMode="External" /><Relationship Type="http://schemas.openxmlformats.org/officeDocument/2006/relationships/hyperlink" Id="rId213" Target="https://doi.org/10.1037/rev0000505" TargetMode="External" /><Relationship Type="http://schemas.openxmlformats.org/officeDocument/2006/relationships/hyperlink" Id="rId160" Target="https://doi.org/10.1037/xge0000598" TargetMode="External" /><Relationship Type="http://schemas.openxmlformats.org/officeDocument/2006/relationships/hyperlink" Id="rId164" Target="https://doi.org/10.1037/xge0001354" TargetMode="External" /><Relationship Type="http://schemas.openxmlformats.org/officeDocument/2006/relationships/hyperlink" Id="rId133" Target="https://doi.org/10.1038/mp.2017.23" TargetMode="External" /><Relationship Type="http://schemas.openxmlformats.org/officeDocument/2006/relationships/hyperlink" Id="rId154" Target="https://doi.org/10.1038/nn.2271" TargetMode="External" /><Relationship Type="http://schemas.openxmlformats.org/officeDocument/2006/relationships/hyperlink" Id="rId191" Target="https://doi.org/10.1038/s41380-023-02062-7" TargetMode="External" /><Relationship Type="http://schemas.openxmlformats.org/officeDocument/2006/relationships/hyperlink" Id="rId135" Target="https://doi.org/10.1038/s41398-023-02578-0" TargetMode="External" /><Relationship Type="http://schemas.openxmlformats.org/officeDocument/2006/relationships/hyperlink" Id="rId177" Target="https://doi.org/10.1038/s41467-017-01184-1" TargetMode="External" /><Relationship Type="http://schemas.openxmlformats.org/officeDocument/2006/relationships/hyperlink" Id="rId207" Target="https://doi.org/10.1038/s41562-024-01956-y" TargetMode="External" /><Relationship Type="http://schemas.openxmlformats.org/officeDocument/2006/relationships/hyperlink" Id="rId105" Target="https://doi.org/10.1080/20008198.2017.1386959" TargetMode="External" /><Relationship Type="http://schemas.openxmlformats.org/officeDocument/2006/relationships/hyperlink" Id="rId208" Target="https://doi.org/10.1098/rstb.2017.0209" TargetMode="External" /><Relationship Type="http://schemas.openxmlformats.org/officeDocument/2006/relationships/hyperlink" Id="rId131" Target="https://doi.org/10.1101/lm.1022308" TargetMode="External" /><Relationship Type="http://schemas.openxmlformats.org/officeDocument/2006/relationships/hyperlink" Id="rId173" Target="https://doi.org/10.1111/ejn.70194" TargetMode="External" /><Relationship Type="http://schemas.openxmlformats.org/officeDocument/2006/relationships/hyperlink" Id="rId192" Target="https://doi.org/10.1111/j.1467-9280.2005.01634.x" TargetMode="External" /><Relationship Type="http://schemas.openxmlformats.org/officeDocument/2006/relationships/hyperlink" Id="rId145" Target="https://doi.org/10.1146/annurev-psych-010418-103358" TargetMode="External" /><Relationship Type="http://schemas.openxmlformats.org/officeDocument/2006/relationships/hyperlink" Id="rId139" Target="https://doi.org/10.1177/0956797615583071" TargetMode="External" /><Relationship Type="http://schemas.openxmlformats.org/officeDocument/2006/relationships/hyperlink" Id="rId102" Target="https://doi.org/10.1177/0956797620958651" TargetMode="External" /><Relationship Type="http://schemas.openxmlformats.org/officeDocument/2006/relationships/hyperlink" Id="rId198" Target="https://doi.org/10.1177/0963721413498893" TargetMode="External" /><Relationship Type="http://schemas.openxmlformats.org/officeDocument/2006/relationships/hyperlink" Id="rId89" Target="https://doi.org/10.1177/0963721420917691" TargetMode="External" /><Relationship Type="http://schemas.openxmlformats.org/officeDocument/2006/relationships/hyperlink" Id="rId162" Target="https://doi.org/10.1177/2167702621998315" TargetMode="External" /><Relationship Type="http://schemas.openxmlformats.org/officeDocument/2006/relationships/hyperlink" Id="rId149" Target="https://doi.org/10.1186/s12916-024-03569-8" TargetMode="External" /><Relationship Type="http://schemas.openxmlformats.org/officeDocument/2006/relationships/hyperlink" Id="rId120" Target="https://doi.org/10.1371/journal.pone.0004153" TargetMode="External" /><Relationship Type="http://schemas.openxmlformats.org/officeDocument/2006/relationships/hyperlink" Id="rId122" Target="https://doi.org/10.1371/journal.pone.0013706" TargetMode="External" /><Relationship Type="http://schemas.openxmlformats.org/officeDocument/2006/relationships/hyperlink" Id="rId156" Target="https://doi.org/10.1523/JNEUROSCI.3378-14.2015" TargetMode="External" /><Relationship Type="http://schemas.openxmlformats.org/officeDocument/2006/relationships/hyperlink" Id="rId209" Target="https://doi.org/10.1525/collabra.130791" TargetMode="External" /><Relationship Type="http://schemas.openxmlformats.org/officeDocument/2006/relationships/hyperlink" Id="rId114" Target="https://doi.org/10.31234/osf.io/sm3fw" TargetMode="External" /><Relationship Type="http://schemas.openxmlformats.org/officeDocument/2006/relationships/hyperlink" Id="rId87" Target="https://doi.org/10.3389/fnhum.2012.00142" TargetMode="External" /><Relationship Type="http://schemas.openxmlformats.org/officeDocument/2006/relationships/hyperlink" Id="rId206" Target="https://doi.org/10.3758/MC.38.4.419" TargetMode="External" /><Relationship Type="http://schemas.openxmlformats.org/officeDocument/2006/relationships/hyperlink" Id="rId204" Target="https://doi.org/10.3758/bf03195864" TargetMode="External" /><Relationship Type="http://schemas.openxmlformats.org/officeDocument/2006/relationships/hyperlink" Id="rId172" Target="https://doi.org/10.3758/s13415-021-00971-0" TargetMode="External" /><Relationship Type="http://schemas.openxmlformats.org/officeDocument/2006/relationships/hyperlink" Id="rId111" Target="https://doi.org/10.3758/s13421-023-01453-z" TargetMode="External" /><Relationship Type="http://schemas.openxmlformats.org/officeDocument/2006/relationships/hyperlink" Id="rId194" Target="https://doi.org/10.3758/s13423-011-0086-9" TargetMode="External" /><Relationship Type="http://schemas.openxmlformats.org/officeDocument/2006/relationships/hyperlink" Id="rId168" Target="https://doi.org/10.3758/s13423-025-02744-z" TargetMode="External" /><Relationship Type="http://schemas.openxmlformats.org/officeDocument/2006/relationships/hyperlink" Id="rId179" Target="https://doi.org/10.3758/s13423-025-02855-7" TargetMode="External" /><Relationship Type="http://schemas.openxmlformats.org/officeDocument/2006/relationships/hyperlink" Id="rId143" Target="https://memory.psych.upenn.edu/files/pubs/JinEtal24.pdf" TargetMode="External" /><Relationship Type="http://schemas.openxmlformats.org/officeDocument/2006/relationships/hyperlink" Id="rId171" Target="https://osf.io/preprints/psyarxiv/m3pnz_v1/" TargetMode="External" /></Relationships>
</file>

<file path=word/_rels/footnotes.xml.rels><?xml version="1.0" encoding="UTF-8"?><Relationships xmlns="http://schemas.openxmlformats.org/package/2006/relationships"><Relationship Type="http://schemas.openxmlformats.org/officeDocument/2006/relationships/hyperlink" Id="rId158" Target="https://doi.org/10.1002/acp.1611" TargetMode="External" /><Relationship Type="http://schemas.openxmlformats.org/officeDocument/2006/relationships/hyperlink" Id="rId147" Target="https://doi.org/10.1002/cpp.2489" TargetMode="External" /><Relationship Type="http://schemas.openxmlformats.org/officeDocument/2006/relationships/hyperlink" Id="rId96" Target="https://doi.org/10.1006/jmps.1999.1282" TargetMode="External" /><Relationship Type="http://schemas.openxmlformats.org/officeDocument/2006/relationships/hyperlink" Id="rId128" Target="https://doi.org/10.1006/jmps.2001.1388" TargetMode="External" /><Relationship Type="http://schemas.openxmlformats.org/officeDocument/2006/relationships/hyperlink" Id="rId104" Target="https://doi.org/10.1016/S0005-7967(99)00123-0" TargetMode="External" /><Relationship Type="http://schemas.openxmlformats.org/officeDocument/2006/relationships/hyperlink" Id="rId189" Target="https://doi.org/10.1016/S0079-7421(08)60162-0" TargetMode="External" /><Relationship Type="http://schemas.openxmlformats.org/officeDocument/2006/relationships/hyperlink" Id="rId116" Target="https://doi.org/10.1016/j.actpsy.2007.11.002" TargetMode="External" /><Relationship Type="http://schemas.openxmlformats.org/officeDocument/2006/relationships/hyperlink" Id="rId124" Target="https://doi.org/10.1016/j.brat.2017.03.018" TargetMode="External" /><Relationship Type="http://schemas.openxmlformats.org/officeDocument/2006/relationships/hyperlink" Id="rId141" Target="https://doi.org/10.1016/j.cpr.2016.04.010" TargetMode="External" /><Relationship Type="http://schemas.openxmlformats.org/officeDocument/2006/relationships/hyperlink" Id="rId137" Target="https://doi.org/10.1016/j.cpr.2018.08.005" TargetMode="External" /><Relationship Type="http://schemas.openxmlformats.org/officeDocument/2006/relationships/hyperlink" Id="rId100" Target="https://doi.org/10.1016/j.jbtep.2011.10.008" TargetMode="External" /><Relationship Type="http://schemas.openxmlformats.org/officeDocument/2006/relationships/hyperlink" Id="rId152" Target="https://doi.org/10.1016/j.jbtep.2019.01.006" TargetMode="External" /><Relationship Type="http://schemas.openxmlformats.org/officeDocument/2006/relationships/hyperlink" Id="rId112" Target="https://doi.org/10.1016/j.jbtep.2023.101858" TargetMode="External" /><Relationship Type="http://schemas.openxmlformats.org/officeDocument/2006/relationships/hyperlink" Id="rId81" Target="https://doi.org/10.1016/j.jbtep.2023.101920" TargetMode="External" /><Relationship Type="http://schemas.openxmlformats.org/officeDocument/2006/relationships/hyperlink" Id="rId202" Target="https://doi.org/10.1016/j.jml.2007.01.002" TargetMode="External" /><Relationship Type="http://schemas.openxmlformats.org/officeDocument/2006/relationships/hyperlink" Id="rId175" Target="https://doi.org/10.1016/j.jml.2015.10.002" TargetMode="External" /><Relationship Type="http://schemas.openxmlformats.org/officeDocument/2006/relationships/hyperlink" Id="rId82" Target="https://doi.org/10.1016/j.jpsychires.2023.01.028" TargetMode="External" /><Relationship Type="http://schemas.openxmlformats.org/officeDocument/2006/relationships/hyperlink" Id="rId187" Target="https://doi.org/10.1016/j.neuropsychologia.2009.02.013" TargetMode="External" /><Relationship Type="http://schemas.openxmlformats.org/officeDocument/2006/relationships/hyperlink" Id="rId183" Target="https://doi.org/10.1016/j.neuropsychologia.2011.08.025" TargetMode="External" /><Relationship Type="http://schemas.openxmlformats.org/officeDocument/2006/relationships/hyperlink" Id="rId85" Target="https://doi.org/10.1016/s2215-0366(25)00397-9" TargetMode="External" /><Relationship Type="http://schemas.openxmlformats.org/officeDocument/2006/relationships/hyperlink" Id="rId93" Target="https://doi.org/10.1037/0033-295X.103.4.670" TargetMode="External" /><Relationship Type="http://schemas.openxmlformats.org/officeDocument/2006/relationships/hyperlink" Id="rId83" Target="https://doi.org/10.1037/0096-3445.129.1.126" TargetMode="External" /><Relationship Type="http://schemas.openxmlformats.org/officeDocument/2006/relationships/hyperlink" Id="rId118" Target="https://doi.org/10.1037/0096-3445.133.1.3" TargetMode="External" /><Relationship Type="http://schemas.openxmlformats.org/officeDocument/2006/relationships/hyperlink" Id="rId126" Target="https://doi.org/10.1037/0278-7393.25.4.923" TargetMode="External" /><Relationship Type="http://schemas.openxmlformats.org/officeDocument/2006/relationships/hyperlink" Id="rId211" Target="https://doi.org/10.1037/0278-7393.32.4.792" TargetMode="External" /><Relationship Type="http://schemas.openxmlformats.org/officeDocument/2006/relationships/hyperlink" Id="rId196" Target="https://doi.org/10.1037/a0013396" TargetMode="External" /><Relationship Type="http://schemas.openxmlformats.org/officeDocument/2006/relationships/hyperlink" Id="rId185" Target="https://doi.org/10.1037/a0014420" TargetMode="External" /><Relationship Type="http://schemas.openxmlformats.org/officeDocument/2006/relationships/hyperlink" Id="rId95" Target="https://doi.org/10.1037/a0018113" TargetMode="External" /><Relationship Type="http://schemas.openxmlformats.org/officeDocument/2006/relationships/hyperlink" Id="rId181" Target="https://doi.org/10.1037/a0022475" TargetMode="External" /><Relationship Type="http://schemas.openxmlformats.org/officeDocument/2006/relationships/hyperlink" Id="rId107" Target="https://doi.org/10.1037/a0033715" TargetMode="External" /><Relationship Type="http://schemas.openxmlformats.org/officeDocument/2006/relationships/hyperlink" Id="rId91" Target="https://doi.org/10.1037/a0033722" TargetMode="External" /><Relationship Type="http://schemas.openxmlformats.org/officeDocument/2006/relationships/hyperlink" Id="rId166" Target="https://doi.org/10.1037/a0039036" TargetMode="External" /><Relationship Type="http://schemas.openxmlformats.org/officeDocument/2006/relationships/hyperlink" Id="rId151" Target="https://doi.org/10.1037/ccp0000340" TargetMode="External" /><Relationship Type="http://schemas.openxmlformats.org/officeDocument/2006/relationships/hyperlink" Id="rId109" Target="https://doi.org/10.1037/rev0000015" TargetMode="External" /><Relationship Type="http://schemas.openxmlformats.org/officeDocument/2006/relationships/hyperlink" Id="rId200" Target="https://doi.org/10.1037/rev0000132" TargetMode="External" /><Relationship Type="http://schemas.openxmlformats.org/officeDocument/2006/relationships/hyperlink" Id="rId98" Target="https://doi.org/10.1037/rev0000334" TargetMode="External" /><Relationship Type="http://schemas.openxmlformats.org/officeDocument/2006/relationships/hyperlink" Id="rId213" Target="https://doi.org/10.1037/rev0000505" TargetMode="External" /><Relationship Type="http://schemas.openxmlformats.org/officeDocument/2006/relationships/hyperlink" Id="rId160" Target="https://doi.org/10.1037/xge0000598" TargetMode="External" /><Relationship Type="http://schemas.openxmlformats.org/officeDocument/2006/relationships/hyperlink" Id="rId164" Target="https://doi.org/10.1037/xge0001354" TargetMode="External" /><Relationship Type="http://schemas.openxmlformats.org/officeDocument/2006/relationships/hyperlink" Id="rId133" Target="https://doi.org/10.1038/mp.2017.23" TargetMode="External" /><Relationship Type="http://schemas.openxmlformats.org/officeDocument/2006/relationships/hyperlink" Id="rId154" Target="https://doi.org/10.1038/nn.2271" TargetMode="External" /><Relationship Type="http://schemas.openxmlformats.org/officeDocument/2006/relationships/hyperlink" Id="rId191" Target="https://doi.org/10.1038/s41380-023-02062-7" TargetMode="External" /><Relationship Type="http://schemas.openxmlformats.org/officeDocument/2006/relationships/hyperlink" Id="rId135" Target="https://doi.org/10.1038/s41398-023-02578-0" TargetMode="External" /><Relationship Type="http://schemas.openxmlformats.org/officeDocument/2006/relationships/hyperlink" Id="rId177" Target="https://doi.org/10.1038/s41467-017-01184-1" TargetMode="External" /><Relationship Type="http://schemas.openxmlformats.org/officeDocument/2006/relationships/hyperlink" Id="rId207" Target="https://doi.org/10.1038/s41562-024-01956-y" TargetMode="External" /><Relationship Type="http://schemas.openxmlformats.org/officeDocument/2006/relationships/hyperlink" Id="rId105" Target="https://doi.org/10.1080/20008198.2017.1386959" TargetMode="External" /><Relationship Type="http://schemas.openxmlformats.org/officeDocument/2006/relationships/hyperlink" Id="rId208" Target="https://doi.org/10.1098/rstb.2017.0209" TargetMode="External" /><Relationship Type="http://schemas.openxmlformats.org/officeDocument/2006/relationships/hyperlink" Id="rId131" Target="https://doi.org/10.1101/lm.1022308" TargetMode="External" /><Relationship Type="http://schemas.openxmlformats.org/officeDocument/2006/relationships/hyperlink" Id="rId173" Target="https://doi.org/10.1111/ejn.70194" TargetMode="External" /><Relationship Type="http://schemas.openxmlformats.org/officeDocument/2006/relationships/hyperlink" Id="rId192" Target="https://doi.org/10.1111/j.1467-9280.2005.01634.x" TargetMode="External" /><Relationship Type="http://schemas.openxmlformats.org/officeDocument/2006/relationships/hyperlink" Id="rId145" Target="https://doi.org/10.1146/annurev-psych-010418-103358" TargetMode="External" /><Relationship Type="http://schemas.openxmlformats.org/officeDocument/2006/relationships/hyperlink" Id="rId139" Target="https://doi.org/10.1177/0956797615583071" TargetMode="External" /><Relationship Type="http://schemas.openxmlformats.org/officeDocument/2006/relationships/hyperlink" Id="rId102" Target="https://doi.org/10.1177/0956797620958651" TargetMode="External" /><Relationship Type="http://schemas.openxmlformats.org/officeDocument/2006/relationships/hyperlink" Id="rId198" Target="https://doi.org/10.1177/0963721413498893" TargetMode="External" /><Relationship Type="http://schemas.openxmlformats.org/officeDocument/2006/relationships/hyperlink" Id="rId89" Target="https://doi.org/10.1177/0963721420917691" TargetMode="External" /><Relationship Type="http://schemas.openxmlformats.org/officeDocument/2006/relationships/hyperlink" Id="rId162" Target="https://doi.org/10.1177/2167702621998315" TargetMode="External" /><Relationship Type="http://schemas.openxmlformats.org/officeDocument/2006/relationships/hyperlink" Id="rId149" Target="https://doi.org/10.1186/s12916-024-03569-8" TargetMode="External" /><Relationship Type="http://schemas.openxmlformats.org/officeDocument/2006/relationships/hyperlink" Id="rId120" Target="https://doi.org/10.1371/journal.pone.0004153" TargetMode="External" /><Relationship Type="http://schemas.openxmlformats.org/officeDocument/2006/relationships/hyperlink" Id="rId122" Target="https://doi.org/10.1371/journal.pone.0013706" TargetMode="External" /><Relationship Type="http://schemas.openxmlformats.org/officeDocument/2006/relationships/hyperlink" Id="rId156" Target="https://doi.org/10.1523/JNEUROSCI.3378-14.2015" TargetMode="External" /><Relationship Type="http://schemas.openxmlformats.org/officeDocument/2006/relationships/hyperlink" Id="rId209" Target="https://doi.org/10.1525/collabra.130791" TargetMode="External" /><Relationship Type="http://schemas.openxmlformats.org/officeDocument/2006/relationships/hyperlink" Id="rId114" Target="https://doi.org/10.31234/osf.io/sm3fw" TargetMode="External" /><Relationship Type="http://schemas.openxmlformats.org/officeDocument/2006/relationships/hyperlink" Id="rId87" Target="https://doi.org/10.3389/fnhum.2012.00142" TargetMode="External" /><Relationship Type="http://schemas.openxmlformats.org/officeDocument/2006/relationships/hyperlink" Id="rId206" Target="https://doi.org/10.3758/MC.38.4.419" TargetMode="External" /><Relationship Type="http://schemas.openxmlformats.org/officeDocument/2006/relationships/hyperlink" Id="rId204" Target="https://doi.org/10.3758/bf03195864" TargetMode="External" /><Relationship Type="http://schemas.openxmlformats.org/officeDocument/2006/relationships/hyperlink" Id="rId172" Target="https://doi.org/10.3758/s13415-021-00971-0" TargetMode="External" /><Relationship Type="http://schemas.openxmlformats.org/officeDocument/2006/relationships/hyperlink" Id="rId111" Target="https://doi.org/10.3758/s13421-023-01453-z" TargetMode="External" /><Relationship Type="http://schemas.openxmlformats.org/officeDocument/2006/relationships/hyperlink" Id="rId194" Target="https://doi.org/10.3758/s13423-011-0086-9" TargetMode="External" /><Relationship Type="http://schemas.openxmlformats.org/officeDocument/2006/relationships/hyperlink" Id="rId168" Target="https://doi.org/10.3758/s13423-025-02744-z" TargetMode="External" /><Relationship Type="http://schemas.openxmlformats.org/officeDocument/2006/relationships/hyperlink" Id="rId179" Target="https://doi.org/10.3758/s13423-025-02855-7" TargetMode="External" /><Relationship Type="http://schemas.openxmlformats.org/officeDocument/2006/relationships/hyperlink" Id="rId143" Target="https://memory.psych.upenn.edu/files/pubs/JinEtal24.pdf" TargetMode="External" /><Relationship Type="http://schemas.openxmlformats.org/officeDocument/2006/relationships/hyperlink" Id="rId171"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2026-09-27T03:38:26Z</dcterms:created>
  <dcterms:modified xsi:type="dcterms:W3CDTF">2026-09-27T03:38:26Z</dcterms:modified>
</cp:coreProperties>
</file>

<file path=docProps/custom.xml><?xml version="1.0" encoding="utf-8"?>
<Properties xmlns="http://schemas.openxmlformats.org/officeDocument/2006/custom-properties" xmlns:vt="http://schemas.openxmlformats.org/officeDocument/2006/docPropsVTypes"/>
</file>