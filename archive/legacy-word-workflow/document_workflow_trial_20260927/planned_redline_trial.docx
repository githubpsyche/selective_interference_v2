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Abstract review presentation trial</w:t>
      </w:r>
    </w:p>
    <w:p>
      <w:pPr>
        <w:pStyle w:val="FirstParagraph"/>
      </w:pPr>
      <w:r>
        <w:t xml:space="preserve">Demonstration only. This is not the current manuscript. The comment is a draft response, not a sent reply.</w:t>
      </w:r>
    </w:p>
    <w:p>
      <w:pPr>
        <w:pStyle w:val="BodyText"/>
      </w:pPr>
      <w:del w:id="1" w:author="Gunn, Jordan" w:date="2026-09-27T03:38:26Z">
        <w:r>
          <w:delText xml:space="preserve">Goal-directed remembering can stay relatively robust even when interference makes the same material less likely to come to mind inadvertently.</w:delText>
        </w:r>
        <w:r>
          <w:delText xml:space="preserve"> </w:delText>
        </w:r>
      </w:del>
      <w:ins w:id="1" w:author="Gunn, Jordan" w:date="2026-09-27T03:38:26Z">
        <w:r>
          <w:t xml:space="preserve">Memory theory must explain what distinguishes deliberate from involuntary retrieval.</w:t>
        </w:r>
        <w:r>
          <w:t xml:space="preserve"> </w:t>
        </w:r>
      </w:ins>
      <w:del w:id="2" w:author="Gunn, Jordan" w:date="2026-09-27T03:38:26Z">
        <w:r>
          <w:delText xml:space="preserve">Studies using the trauma-film paradigm examine this asymmetry in memory for distressing films: an imagery-competing task performed after a film reminder can reduce later involuntary intrusions while leaving goal-directed remembering relatively intact.</w:delText>
        </w:r>
        <w:r>
          <w:delText xml:space="preserve"> </w:delText>
        </w:r>
      </w:del>
      <w:ins w:id="2" w:author="Gunn, Jordan" w:date="2026-09-27T03:38:26Z">
        <w:r>
          <w:t xml:space="preserve">Studies using the trauma-film paradigm show that an imagery-competing task performed after a film reminder can reduce later intrusions while leaving voluntary memory relatively intact.</w:t>
        </w:r>
        <w:r>
          <w:t xml:space="preserve"> </w:t>
        </w:r>
      </w:ins>
      <w:del w:id="3" w:author="Gunn, Jordan" w:date="2026-09-27T03:38:26Z">
        <w:r>
          <w:delText xml:space="preserve">This selective interference effect is often interpreted through clinical theories of traumatic memory in which intrusive and goal-directed remembering depend on different memory representations.</w:delText>
        </w:r>
        <w:r>
          <w:delText xml:space="preserve"> </w:delText>
        </w:r>
      </w:del>
      <w:ins w:id="3" w:author="Gunn, Jordan" w:date="2026-09-27T03:38:26Z">
        <w:r>
          <w:t xml:space="preserve">This selective interference effect is often interpreted through clinical theories of traumatic memory in which intrusive and voluntary remembering depend on different memory representations.</w:t>
        </w:r>
        <w:r>
          <w:t xml:space="preserve"> </w:t>
        </w:r>
      </w:ins>
      <w:del w:id="4" w:author="Gunn, Jordan" w:date="2026-09-27T03:38:26Z">
        <w:r>
          <w:delText xml:space="preserve">Here we show that the same dissociation may follow from retrieved-context dynamics developed to explain episodic memory more generally.</w:delText>
        </w:r>
        <w:r>
          <w:delText xml:space="preserve"> </w:delText>
        </w:r>
      </w:del>
      <w:ins w:id="4" w:author="Gunn, Jordan" w:date="2026-09-27T03:38:26Z">
        <w:r>
          <w:t xml:space="preserve">Here we show how the same dissociation can arise from retrieval processes operating on the same learned associations.</w:t>
        </w:r>
        <w:r>
          <w:t xml:space="preserve"> </w:t>
        </w:r>
      </w:ins>
      <w:r>
        <w:t xml:space="preserve">We develop this account in an emotional Context Maintenance and Retrieval (eCMR) model that predicts sequences of film and non-film recall events.</w:t>
      </w:r>
      <w:r>
        <w:t xml:space="preserve"> </w:t>
      </w:r>
      <w:del w:id="5" w:author="Gunn, Jordan" w:date="2026-09-27T03:38:26Z">
        <w:r>
          <w:delText xml:space="preserve">The model links task items to film-associated context reinstated by a film reminder.</w:delText>
        </w:r>
        <w:r>
          <w:delText xml:space="preserve"> </w:delText>
        </w:r>
      </w:del>
      <w:ins w:id="5" w:author="Gunn, Jordan" w:date="2026-09-27T03:38:26Z">
        <w:r>
          <w:t xml:space="preserve">In the model, experiences encoded while a context state is active become associated with that context and can later be cued together. A film reminder reinstates film-associated context before the task, so imagery generated during the task becomes associated with that context.</w:t>
        </w:r>
        <w:r>
          <w:t xml:space="preserve"> </w:t>
        </w:r>
      </w:ins>
      <w:del w:id="6" w:author="Gunn, Jordan" w:date="2026-09-27T03:38:26Z">
        <w:r>
          <w:delText xml:space="preserve">That context can later cue task competitors as well as film items.</w:delText>
        </w:r>
        <w:r>
          <w:delText xml:space="preserve"> </w:delText>
        </w:r>
      </w:del>
      <w:ins w:id="6" w:author="Gunn, Jordan" w:date="2026-09-27T03:38:26Z">
        <w:r>
          <w:t xml:space="preserve">That context can later cue competing memories of both the task and the film.</w:t>
        </w:r>
        <w:r>
          <w:t xml:space="preserve"> </w:t>
        </w:r>
      </w:ins>
      <w:del w:id="7" w:author="Gunn, Jordan" w:date="2026-09-27T03:38:26Z">
        <w:r>
          <w:delText xml:space="preserve">In the model, strong task competitors reduce unguided film recall (intrusions) more than deliberate film recall when a maintained film-category cue selectively favors film candidates.</w:delText>
        </w:r>
        <w:r>
          <w:delText xml:space="preserve"> </w:delText>
        </w:r>
      </w:del>
      <w:ins w:id="7" w:author="Gunn, Jordan" w:date="2026-09-27T03:38:26Z">
        <w:r>
          <w:t xml:space="preserve">In the simulations, task memories interfered less with deliberate film recall than with involuntary retrieval only when a maintained cue favored film memories over task memories.</w:t>
        </w:r>
        <w:r>
          <w:t xml:space="preserve"> </w:t>
        </w:r>
      </w:ins>
      <w:commentRangeStart w:id="100"/>
      <w:del w:id="8" w:author="Gunn, Jordan" w:date="2026-09-27T03:38:26Z">
        <w:r>
          <w:delText xml:space="preserve">Deliberate recognition is less affected than deliberate recall because the model evaluates a presented candidate item’s fit to context rather than selecting among film and task candidates.</w:delText>
        </w:r>
        <w:r>
          <w:delText xml:space="preserve"> </w:delText>
        </w:r>
      </w:del>
      <w:commentRangeEnd w:id="100"/>
      <w:r>
        <w:rPr>
          <w:rStyle w:val="CommentReference"/>
        </w:rPr>
        <w:commentReference w:id="100"/>
      </w:r>
      <w:del w:id="9" w:author="Gunn, Jordan" w:date="2026-09-27T03:38:26Z">
        <w:r>
          <w:delText xml:space="preserve">We discuss how these results motivate tests of selective interference in standard episodic memory paradigms.</w:delText>
        </w:r>
      </w:del>
      <w:ins w:id="8" w:author="Gunn, Jordan" w:date="2026-09-27T03:38:26Z">
        <w:r>
          <w:t xml:space="preserve">These results motivate tests of how competitor learning and retrieval goals shape selective interference in standard episodic memory paradigms.</w:t>
        </w:r>
      </w:ins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00" w:author="Gunn, Jordan" w:date="2026-09-27T03:38:26Z">
    <w:p>
      <w:pPr>
        <w:pStyle w:val="CommentText"/>
      </w:pPr>
      <w:r>
        <w:rPr>
          <w:rStyle w:val="CommentReference"/>
        </w:rPr>
        <w:annotationRef/>
      </w:r>
      <w:r>
        <w:t xml:space="preserve">Draft response to Rik: The recognition sentence has been removed from this abstract proposal.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2026-09-27T03:38:26Z</dcterms:created>
  <dcterms:modified xsi:type="dcterms:W3CDTF">2026-09-27T03:38:26Z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