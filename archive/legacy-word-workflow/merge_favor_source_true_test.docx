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083EE0D6" w:rsidR="00F8399E" w:rsidRDefault="00CC1CAB">
      <w:pPr>
        <w:pStyle w:val="Heading1"/>
      </w:pPr>
      <w:bookmarkStart w:id="0" w:name="title"/>
      <w:r w:rsidRPr="00CC1CAB">
        <w:t>Competition and control in episodic memory search</w:t>
      </w:r>
      <w:r w:rsidR="00F54748">
        <w:t>: 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1"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6F443301" w:rsidR="00F8399E" w:rsidRDefault="00C16791">
      <w:pPr>
        <w:pStyle w:val="Heading1"/>
      </w:pPr>
      <w:bookmarkStart w:id="2" w:name="firstheader"/>
      <w:bookmarkEnd w:id="1"/>
      <w:r w:rsidRPr="00C16791">
        <w:lastRenderedPageBreak/>
        <w:t>Competition and control in episodic memory search</w:t>
      </w:r>
      <w:r w:rsidR="00F54748">
        <w:t>: A retrieved-context account of selective interference</w:t>
      </w:r>
    </w:p>
    <w:p w14:paraId="5CDA6A4E" w14:textId="77777777" w:rsidR="00F8399E" w:rsidRDefault="00F54748">
      <w:pPr>
        <w:pStyle w:val="Heading1"/>
      </w:pPr>
      <w:bookmarkStart w:id="3" w:name="abstract"/>
      <w:bookmarkEnd w:id="2"/>
      <w:r>
        <w:t>Abstract</w:t>
      </w:r>
    </w:p>
    <w:p w14:paraId="422D0954" w14:textId="0CBBE521"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w:t>
      </w:r>
      <w:ins w:id="4" w:author="Rik Henson" w:date="2026-07-25T10:09:00Z">
        <w:r w:rsidR="00BD52B5">
          <w:t xml:space="preserve"> </w:t>
        </w:r>
        <w:commentRangeStart w:id="5"/>
        <w:r w:rsidR="00BD52B5">
          <w:t>involuntary</w:t>
        </w:r>
      </w:ins>
      <w:r>
        <w:t xml:space="preserve"> </w:t>
      </w:r>
      <w:commentRangeEnd w:id="5"/>
      <w:r w:rsidR="00762D11">
        <w:rPr>
          <w:rStyle w:val="CommentReference"/>
          <w:sz w:val="24"/>
          <w:szCs w:val="24"/>
        </w:rPr>
        <w:commentReference w:id="5"/>
      </w:r>
      <w:r>
        <w:t xml:space="preserve">intrusions while leaving </w:t>
      </w:r>
      <w:r w:rsidR="00C16791" w:rsidRPr="00C16791">
        <w:t>goal-directed remembering</w:t>
      </w:r>
      <w:r w:rsidR="00C16791">
        <w:t xml:space="preserve"> </w:t>
      </w:r>
      <w:r>
        <w:t xml:space="preserve">relatively intact. This selective interference effect is often interpreted through 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 </w:t>
      </w:r>
      <w:r w:rsidR="00C16791">
        <w:t>In the model, s</w:t>
      </w:r>
      <w:r w:rsidR="00C63A83" w:rsidRPr="00C63A83">
        <w:t xml:space="preserve">trong </w:t>
      </w:r>
      <w:r w:rsidR="00866E4D">
        <w:t>task competitors</w:t>
      </w:r>
      <w:r w:rsidR="00866E4D" w:rsidRPr="00C63A83">
        <w:t xml:space="preserve"> </w:t>
      </w:r>
      <w:r w:rsidR="00C63A83" w:rsidRPr="00C63A83">
        <w:t xml:space="preserve">reduce unguided film recall </w:t>
      </w:r>
      <w:ins w:id="6" w:author="Rik Henson" w:date="2026-07-25T10:10:00Z">
        <w:r w:rsidR="00BD52B5">
          <w:t>(</w:t>
        </w:r>
        <w:commentRangeStart w:id="7"/>
        <w:commentRangeStart w:id="8"/>
        <w:commentRangeStart w:id="9"/>
        <w:r w:rsidR="00BD52B5">
          <w:t>intrusions</w:t>
        </w:r>
      </w:ins>
      <w:commentRangeEnd w:id="7"/>
      <w:ins w:id="10" w:author="Rik Henson" w:date="2026-07-25T10:11:00Z">
        <w:r w:rsidR="00BD52B5">
          <w:rPr>
            <w:rStyle w:val="CommentReference"/>
            <w:sz w:val="24"/>
            <w:szCs w:val="24"/>
          </w:rPr>
          <w:commentReference w:id="7"/>
        </w:r>
      </w:ins>
      <w:commentRangeEnd w:id="8"/>
      <w:r w:rsidR="00762D11">
        <w:rPr>
          <w:rStyle w:val="CommentReference"/>
          <w:sz w:val="24"/>
          <w:szCs w:val="24"/>
        </w:rPr>
        <w:commentReference w:id="8"/>
      </w:r>
      <w:commentRangeEnd w:id="9"/>
      <w:r w:rsidR="00762D11">
        <w:rPr>
          <w:rStyle w:val="CommentReference"/>
          <w:sz w:val="24"/>
          <w:szCs w:val="24"/>
        </w:rPr>
        <w:commentReference w:id="9"/>
      </w:r>
      <w:ins w:id="11" w:author="Rik Henson" w:date="2026-07-25T10:10:00Z">
        <w:r w:rsidR="00BD52B5">
          <w:t xml:space="preserve">) </w:t>
        </w:r>
      </w:ins>
      <w:r w:rsidR="00C63A83" w:rsidRPr="00C63A83">
        <w:t>more than deliberate</w:t>
      </w:r>
      <w:r w:rsidR="00866E4D">
        <w:t xml:space="preserve"> film</w:t>
      </w:r>
      <w:r w:rsidR="00C63A83" w:rsidRPr="00C63A83">
        <w:t xml:space="preserve"> recall when a maintained film-category cue selectively favors film candidates.</w:t>
      </w:r>
      <w:r w:rsidR="00C63A83">
        <w:t xml:space="preserve"> </w:t>
      </w:r>
      <w:commentRangeStart w:id="12"/>
      <w:commentRangeStart w:id="13"/>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commentRangeEnd w:id="12"/>
      <w:r w:rsidR="00BD52B5" w:rsidRPr="00700D0B">
        <w:rPr>
          <w:rStyle w:val="CommentReference"/>
          <w:sz w:val="24"/>
          <w:szCs w:val="24"/>
        </w:rPr>
        <w:commentReference w:id="12"/>
      </w:r>
      <w:commentRangeEnd w:id="13"/>
      <w:r w:rsidR="00762D11" w:rsidRPr="00700D0B">
        <w:rPr>
          <w:rStyle w:val="CommentReference"/>
          <w:sz w:val="24"/>
          <w:szCs w:val="24"/>
        </w:rPr>
        <w:commentReference w:id="13"/>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14" w:name="introduction"/>
      <w:bookmarkEnd w:id="3"/>
      <w:r>
        <w:t>Introduction</w:t>
      </w:r>
    </w:p>
    <w:p w14:paraId="254F9D5D" w14:textId="1E0D8B3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A8048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xml:space="preserve">). Participants view </w:t>
      </w:r>
      <w:r w:rsidR="00F07F2D">
        <w:t xml:space="preserve">a </w:t>
      </w:r>
      <w:r>
        <w:t>distressing film, record later intrusi</w:t>
      </w:r>
      <w:r w:rsidR="00F07F2D">
        <w:t>ons</w:t>
      </w:r>
      <w:r>
        <w:t>, and often complete voluntary-memory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xml:space="preserve">). </w:t>
      </w:r>
      <w:r w:rsidR="00934791" w:rsidRPr="00934791">
        <w:t>Memory for the same film can therefore arise involuntarily</w:t>
      </w:r>
      <w:ins w:id="15" w:author="Rik Henson" w:date="2026-07-25T10:14:00Z">
        <w:r w:rsidR="00BD52B5">
          <w:t>,</w:t>
        </w:r>
      </w:ins>
      <w:r w:rsidR="00934791" w:rsidRPr="00934791">
        <w:t xml:space="preserve"> or be retrieved voluntarily, and the</w:t>
      </w:r>
      <w:ins w:id="16" w:author="Rik Henson" w:date="2026-07-25T10:14:00Z">
        <w:r w:rsidR="00BD52B5">
          <w:t>se</w:t>
        </w:r>
      </w:ins>
      <w:r w:rsidR="00934791" w:rsidRPr="00934791">
        <w:t xml:space="preserve"> two outcomes </w:t>
      </w:r>
      <w:del w:id="17" w:author="Rik Henson" w:date="2026-07-25T10:14:00Z">
        <w:r w:rsidR="00934791" w:rsidRPr="00934791" w:rsidDel="00BD52B5">
          <w:delText>need not vary together</w:delText>
        </w:r>
      </w:del>
      <w:ins w:id="18" w:author="Rik Henson" w:date="2026-07-25T10:14:00Z">
        <w:r w:rsidR="00BD52B5">
          <w:t xml:space="preserve"> </w:t>
        </w:r>
      </w:ins>
      <w:ins w:id="19" w:author="Rik Henson" w:date="2026-07-25T10:15:00Z">
        <w:r w:rsidR="00BD52B5">
          <w:t>can be largely</w:t>
        </w:r>
      </w:ins>
      <w:ins w:id="20" w:author="Rik Henson" w:date="2026-07-25T10:14:00Z">
        <w:r w:rsidR="00BD52B5">
          <w:t xml:space="preserve">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21"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AEC1400"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22" w:author="Rik Henson" w:date="2026-07-25T10:16:00Z">
        <w:r w:rsidR="00F54748" w:rsidDel="00BD52B5">
          <w:delText xml:space="preserve">link </w:delText>
        </w:r>
      </w:del>
      <w:ins w:id="23" w:author="Rik Henson" w:date="2026-07-25T10:16:00Z">
        <w:r w:rsidR="00BD52B5">
          <w:t xml:space="preserve">postulate that </w:t>
        </w:r>
      </w:ins>
      <w:del w:id="24" w:author="Rik Henson" w:date="2026-07-25T10:16:00Z">
        <w:r w:rsidR="00F54748" w:rsidDel="00BD52B5">
          <w:delText xml:space="preserve">coherent </w:delText>
        </w:r>
      </w:del>
      <w:r>
        <w:t xml:space="preserve">voluntary </w:t>
      </w:r>
      <w:r w:rsidR="00F54748">
        <w:t xml:space="preserve">recollection </w:t>
      </w:r>
      <w:del w:id="25" w:author="Rik Henson" w:date="2026-07-25T10:17:00Z">
        <w:r w:rsidR="00F54748" w:rsidDel="00BD52B5">
          <w:delText xml:space="preserve">to </w:delText>
        </w:r>
      </w:del>
      <w:ins w:id="26" w:author="Rik Henson" w:date="2026-07-25T10:17:00Z">
        <w:r w:rsidR="00BD52B5">
          <w:t xml:space="preserve">arises from </w:t>
        </w:r>
      </w:ins>
      <w:r w:rsidR="00F54748">
        <w:t>hippocampally</w:t>
      </w:r>
      <w:ins w:id="27" w:author="Rik Henson" w:date="2026-07-25T10:16:00Z">
        <w:r w:rsidR="00BD52B5">
          <w:t>-</w:t>
        </w:r>
      </w:ins>
      <w:del w:id="28" w:author="Rik Henson" w:date="2026-07-25T10:16:00Z">
        <w:r w:rsidR="00F54748" w:rsidDel="00BD52B5">
          <w:delText xml:space="preserve"> </w:delText>
        </w:r>
      </w:del>
      <w:r w:rsidR="00F54748">
        <w:t>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29" w:author="Rik Henson" w:date="2026-07-25T10:17:00Z">
        <w:r w:rsidR="00F54748" w:rsidDel="00BD52B5">
          <w:delText xml:space="preserve">. </w:delText>
        </w:r>
        <w:r w:rsidR="007C5A94" w:rsidDel="00BD52B5">
          <w:delText>T</w:delText>
        </w:r>
      </w:del>
      <w:ins w:id="30" w:author="Rik Henson" w:date="2026-07-25T10:17:00Z">
        <w:r w:rsidR="00BD52B5">
          <w:t xml:space="preserve">, whereas </w:t>
        </w:r>
      </w:ins>
      <w:del w:id="31" w:author="Rik Henson" w:date="2026-07-25T10:17:00Z">
        <w:r w:rsidR="007C5A94" w:rsidDel="00BD52B5">
          <w:delText xml:space="preserve">hey suggest that </w:delText>
        </w:r>
      </w:del>
      <w:r w:rsidR="007C5A94">
        <w:t>i</w:t>
      </w:r>
      <w:r w:rsidR="00F54748">
        <w:t xml:space="preserve">ntrusive re-experiencing </w:t>
      </w:r>
      <w:del w:id="32" w:author="Rik Henson" w:date="2026-07-25T10:17:00Z">
        <w:r w:rsidR="00BB0282" w:rsidDel="00BD52B5">
          <w:delText>is</w:delText>
        </w:r>
        <w:r w:rsidR="007C5A94" w:rsidDel="00BD52B5">
          <w:delText xml:space="preserve"> due</w:delText>
        </w:r>
      </w:del>
      <w:ins w:id="33" w:author="Rik Henson" w:date="2026-07-25T10:17:00Z">
        <w:r w:rsidR="00BD52B5">
          <w:t>arises from</w:t>
        </w:r>
      </w:ins>
      <w:del w:id="34"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The selective interference effect is therefore interpreted as evidence that the intervention disrupts the sensory-bound representation</w:t>
      </w:r>
      <w:ins w:id="35" w:author="Rik Henson" w:date="2026-07-25T10:18:00Z">
        <w:r w:rsidR="00BD52B5">
          <w:t>s</w:t>
        </w:r>
      </w:ins>
      <w:r w:rsidR="007E4C3B" w:rsidRPr="007E4C3B">
        <w:t xml:space="preserve"> </w:t>
      </w:r>
      <w:ins w:id="36" w:author="Rik Henson" w:date="2026-07-25T10:18:00Z">
        <w:r w:rsidR="00BD52B5">
          <w:t xml:space="preserve">that </w:t>
        </w:r>
      </w:ins>
      <w:r w:rsidR="007E4C3B" w:rsidRPr="007E4C3B">
        <w:t>support</w:t>
      </w:r>
      <w:del w:id="37" w:author="Rik Henson" w:date="2026-07-25T10:18:00Z">
        <w:r w:rsidR="007E4C3B" w:rsidRPr="007E4C3B" w:rsidDel="00BD52B5">
          <w:delText>ing</w:delText>
        </w:r>
      </w:del>
      <w:r w:rsidR="007E4C3B" w:rsidRPr="007E4C3B">
        <w:t xml:space="preserve"> intrusions more strongly than the contextualized representation</w:t>
      </w:r>
      <w:ins w:id="38" w:author="Rik Henson" w:date="2026-07-25T10:18:00Z">
        <w:r w:rsidR="00BD52B5">
          <w:t>s</w:t>
        </w:r>
      </w:ins>
      <w:r w:rsidR="007E4C3B" w:rsidRPr="007E4C3B">
        <w:t xml:space="preserve"> </w:t>
      </w:r>
      <w:ins w:id="39" w:author="Rik Henson" w:date="2026-07-25T10:18:00Z">
        <w:r w:rsidR="00BD52B5">
          <w:t xml:space="preserve">that </w:t>
        </w:r>
      </w:ins>
      <w:r w:rsidR="007E4C3B" w:rsidRPr="007E4C3B">
        <w:t>support</w:t>
      </w:r>
      <w:del w:id="40"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 xml:space="preserve">Selective interference therefore provides a demanding test: </w:t>
      </w:r>
      <w:commentRangeStart w:id="41"/>
      <w:commentRangeStart w:id="42"/>
      <w:r w:rsidR="003D0872" w:rsidRPr="003D0872">
        <w:t>preserved voluntary memory must emerge from the model rather than be assumed to follow from deliberate retrieval.</w:t>
      </w:r>
      <w:commentRangeEnd w:id="41"/>
      <w:r w:rsidR="00905B7C">
        <w:rPr>
          <w:rStyle w:val="CommentReference"/>
          <w:sz w:val="24"/>
          <w:szCs w:val="24"/>
        </w:rPr>
        <w:commentReference w:id="41"/>
      </w:r>
      <w:commentRangeEnd w:id="42"/>
      <w:r w:rsidR="00897D4D">
        <w:rPr>
          <w:rStyle w:val="CommentReference"/>
          <w:sz w:val="24"/>
          <w:szCs w:val="24"/>
        </w:rPr>
        <w:commentReference w:id="42"/>
      </w:r>
    </w:p>
    <w:p w14:paraId="4088CC4E" w14:textId="6BEFD56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w:t>
      </w:r>
      <w:ins w:id="43" w:author="Rik Henson" w:date="2026-07-25T10:20:00Z">
        <w:r w:rsidR="00905B7C">
          <w:t xml:space="preserve">, </w:t>
        </w:r>
      </w:ins>
      <w:ins w:id="44" w:author="Rik Henson" w:date="2026-07-25T10:22:00Z">
        <w:r w:rsidR="00905B7C">
          <w:t xml:space="preserve">such that any </w:t>
        </w:r>
      </w:ins>
      <w:del w:id="45" w:author="Rik Henson" w:date="2026-07-25T10:22:00Z">
        <w:r w:rsidDel="00905B7C">
          <w:delText xml:space="preserve"> </w:delText>
        </w:r>
      </w:del>
      <w:del w:id="46" w:author="Rik Henson" w:date="2026-07-25T10:21:00Z">
        <w:r w:rsidDel="00905B7C">
          <w:delText xml:space="preserve">associated </w:delText>
        </w:r>
      </w:del>
      <w:del w:id="47" w:author="Rik Henson" w:date="2026-07-25T10:22:00Z">
        <w:r w:rsidDel="00905B7C">
          <w:delText xml:space="preserve">task material </w:delText>
        </w:r>
      </w:del>
      <w:del w:id="48" w:author="Rik Henson" w:date="2026-07-25T10:21:00Z">
        <w:r w:rsidDel="00905B7C">
          <w:delText>is encoded</w:delText>
        </w:r>
      </w:del>
      <w:del w:id="49" w:author="Rik Henson" w:date="2026-07-25T10:22:00Z">
        <w:r w:rsidDel="00905B7C">
          <w:delText xml:space="preserve">. </w:delText>
        </w:r>
      </w:del>
      <w:del w:id="50" w:author="Rik Henson" w:date="2026-07-25T10:21:00Z">
        <w:r w:rsidDel="00905B7C">
          <w:delText>T</w:delText>
        </w:r>
      </w:del>
      <w:ins w:id="51" w:author="Rik Henson" w:date="2026-07-25T10:21:00Z">
        <w:r w:rsidR="00905B7C">
          <w:t>t</w:t>
        </w:r>
      </w:ins>
      <w:r>
        <w:t xml:space="preserve">ask material </w:t>
      </w:r>
      <w:ins w:id="52" w:author="Rik Henson" w:date="2026-07-25T10:22:00Z">
        <w:r w:rsidR="00905B7C">
          <w:t>following shortly afterwards</w:t>
        </w:r>
      </w:ins>
      <w:del w:id="53" w:author="Rik Henson" w:date="2026-07-25T10:22:00Z">
        <w:r w:rsidDel="00905B7C">
          <w:delText>then</w:delText>
        </w:r>
      </w:del>
      <w:r>
        <w:t xml:space="preserve"> </w:t>
      </w:r>
      <w:ins w:id="54" w:author="Rik Henson" w:date="2026-07-25T10:22:00Z">
        <w:r w:rsidR="00905B7C">
          <w:t xml:space="preserve">also </w:t>
        </w:r>
      </w:ins>
      <w:r>
        <w:t>become</w:t>
      </w:r>
      <w:r w:rsidR="00567B9E">
        <w:t>s</w:t>
      </w:r>
      <w:r>
        <w:t xml:space="preserve"> </w:t>
      </w:r>
      <w:ins w:id="55" w:author="Rik Henson" w:date="2026-07-25T10:21:00Z">
        <w:r w:rsidR="00905B7C">
          <w:t>associated</w:t>
        </w:r>
      </w:ins>
      <w:del w:id="56" w:author="Rik Henson" w:date="2026-07-25T10:21:00Z">
        <w:r w:rsidDel="00905B7C">
          <w:delText>linked</w:delText>
        </w:r>
      </w:del>
      <w:r>
        <w:t xml:space="preserve"> to th</w:t>
      </w:r>
      <w:r w:rsidR="00360FED">
        <w:t>e reinstated</w:t>
      </w:r>
      <w:r>
        <w:t xml:space="preserve"> context. </w:t>
      </w:r>
      <w:r w:rsidR="001D3FDA" w:rsidRPr="001D3FDA">
        <w:t xml:space="preserve">When this context later guides retrieval, it </w:t>
      </w:r>
      <w:ins w:id="57" w:author="Rik Henson" w:date="2026-07-25T10:23:00Z">
        <w:r w:rsidR="00905B7C">
          <w:t xml:space="preserve">therefore </w:t>
        </w:r>
      </w:ins>
      <w:del w:id="58" w:author="Rik Henson" w:date="2026-07-25T10:23:00Z">
        <w:r w:rsidR="001D3FDA" w:rsidRPr="001D3FDA" w:rsidDel="00905B7C">
          <w:delText xml:space="preserve">supports </w:delText>
        </w:r>
      </w:del>
      <w:ins w:id="59" w:author="Rik Henson" w:date="2026-07-25T10:23:00Z">
        <w:r w:rsidR="00905B7C">
          <w:t>cues</w:t>
        </w:r>
        <w:r w:rsidR="00905B7C" w:rsidRPr="001D3FDA">
          <w:t xml:space="preserve"> </w:t>
        </w:r>
      </w:ins>
      <w:r w:rsidR="001D3FDA" w:rsidRPr="001D3FDA">
        <w:t xml:space="preserve">task items </w:t>
      </w:r>
      <w:del w:id="60" w:author="Rik Henson" w:date="2026-07-25T10:23:00Z">
        <w:r w:rsidR="001D3FDA" w:rsidRPr="001D3FDA" w:rsidDel="00905B7C">
          <w:delText xml:space="preserve">alongside </w:delText>
        </w:r>
      </w:del>
      <w:ins w:id="61" w:author="Rik Henson" w:date="2026-07-25T10:23:00Z">
        <w:r w:rsidR="00905B7C">
          <w:t>as well as</w:t>
        </w:r>
        <w:r w:rsidR="00905B7C" w:rsidRPr="001D3FDA">
          <w:t xml:space="preserve"> </w:t>
        </w:r>
      </w:ins>
      <w:r w:rsidR="001D3FDA" w:rsidRPr="001D3FDA">
        <w:t>film items, placing them in competition for recall.</w:t>
      </w:r>
    </w:p>
    <w:p w14:paraId="43D6CEE9" w14:textId="1D6FDCF8" w:rsidR="00F8399E" w:rsidRDefault="001D3FDA" w:rsidP="006D5518">
      <w:pPr>
        <w:pStyle w:val="BodyText"/>
      </w:pPr>
      <w:r>
        <w:t xml:space="preserve">How strongly this competition affects performance depends on </w:t>
      </w:r>
      <w:commentRangeStart w:id="62"/>
      <w:r>
        <w:t xml:space="preserve">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commentRangeEnd w:id="62"/>
      <w:r w:rsidR="00905B7C">
        <w:rPr>
          <w:rStyle w:val="CommentReference"/>
          <w:sz w:val="24"/>
          <w:szCs w:val="24"/>
        </w:rPr>
        <w:commentReference w:id="62"/>
      </w:r>
      <w:del w:id="63" w:author="Rik Henson" w:date="2026-07-25T10:25:00Z">
        <w:r w:rsidDel="00905B7C">
          <w:delText>The same</w:delText>
        </w:r>
        <w:r w:rsidR="009D1576" w:rsidRPr="009D1576" w:rsidDel="00905B7C">
          <w:delText xml:space="preserve"> contextual associations</w:delText>
        </w:r>
        <w:r w:rsidDel="00905B7C">
          <w:delText xml:space="preserve"> can therefore </w:delText>
        </w:r>
        <w:r w:rsidR="009F1A4A" w:rsidDel="00905B7C">
          <w:delText>yield</w:delText>
        </w:r>
        <w:r w:rsidDel="00905B7C">
          <w:delText xml:space="preserve"> different effects of interference as retrieval goals and test format change.</w:delText>
        </w:r>
        <w:r w:rsidR="006D5518" w:rsidDel="00905B7C">
          <w:delText xml:space="preserve"> </w:delText>
        </w:r>
      </w:del>
      <w:r w:rsidR="00F54748">
        <w:t xml:space="preserve">We formalize this retrieval account in an </w:t>
      </w:r>
      <w:commentRangeStart w:id="64"/>
      <w:r w:rsidR="00F54748">
        <w:t>emotional variant (</w:t>
      </w:r>
      <w:commentRangeEnd w:id="64"/>
      <w:r w:rsidR="00905B7C">
        <w:rPr>
          <w:rStyle w:val="CommentReference"/>
          <w:sz w:val="24"/>
          <w:szCs w:val="24"/>
        </w:rPr>
        <w:commentReference w:id="64"/>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23D95B4"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ins w:id="65" w:author="Rik Henson" w:date="2026-07-25T10:27:00Z">
        <w:r w:rsidR="00905B7C">
          <w:rPr>
            <w:rStyle w:val="Hyperlink"/>
          </w:rPr>
          <w:t>A</w:t>
        </w:r>
      </w:ins>
      <w:r w:rsidR="0023026D">
        <w:t xml:space="preserve"> summarizes the modeled paradigm </w:t>
      </w:r>
      <w:del w:id="66" w:author="Rik Henson" w:date="2026-07-25T10:27:00Z">
        <w:r w:rsidR="0023026D" w:rsidDel="00905B7C">
          <w:delText>and the</w:delText>
        </w:r>
      </w:del>
      <w:ins w:id="67" w:author="Rik Henson" w:date="2026-07-25T10:27:00Z">
        <w:r w:rsidR="00905B7C">
          <w:t>while</w:t>
        </w:r>
      </w:ins>
      <w:r w:rsidR="0023026D">
        <w:t xml:space="preserve"> </w:t>
      </w:r>
      <w:ins w:id="68"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69" w:author="Rik Henson" w:date="2026-07-25T10:27:00Z">
        <w:r w:rsidR="0023026D" w:rsidDel="00905B7C">
          <w:delText>selective-interference contrast between</w:delText>
        </w:r>
      </w:del>
      <w:ins w:id="70" w:author="Rik Henson" w:date="2026-07-25T10:27:00Z">
        <w:r w:rsidR="00905B7C">
          <w:t>for</w:t>
        </w:r>
      </w:ins>
      <w:r w:rsidR="0023026D">
        <w:t xml:space="preserve"> unguided and deliberate film recall</w:t>
      </w:r>
      <w:ins w:id="71" w:author="Rik Henson" w:date="2026-07-25T10:28:00Z">
        <w:r w:rsidR="00905B7C">
          <w:t>, i.e., the selective interference effect</w:t>
        </w:r>
      </w:ins>
      <w:r w:rsidR="0023026D">
        <w:t xml:space="preserve">.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commentRangeStart w:id="72"/>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commentRangeEnd w:id="72"/>
      <w:r w:rsidR="00B32102">
        <w:rPr>
          <w:rStyle w:val="CommentReference"/>
          <w:sz w:val="24"/>
          <w:szCs w:val="24"/>
        </w:rPr>
        <w:commentReference w:id="72"/>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73" w:name="fig-empirical-target"/>
      <w:r>
        <w:t>Figure 1</w:t>
      </w:r>
    </w:p>
    <w:p w14:paraId="635149B5" w14:textId="045C2E4C"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w:t>
      </w:r>
      <w:r w:rsidR="001B0FFC">
        <w:t>recall simulations target an</w:t>
      </w:r>
      <w:r>
        <w:t xml:space="preserve"> </w:t>
      </w:r>
      <w:del w:id="74" w:author="Rik Henson" w:date="2026-07-25T10:28:00Z">
        <w:r w:rsidDel="00905B7C">
          <w:delText xml:space="preserve">an </w:delText>
        </w:r>
      </w:del>
      <w:r>
        <w:t>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Bars are schematic</w:t>
      </w:r>
      <w:ins w:id="75" w:author="Rik Henson" w:date="2026-07-25T10:31:00Z">
        <w:r w:rsidR="00B32102">
          <w:t>; for individual experiments that contribute to this canonical pattern, see Figure 2</w:t>
        </w:r>
      </w:ins>
      <w:del w:id="76"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t xml:space="preserve"> </w:t>
      </w:r>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77" w:name="Xe49916d2c5d2e2d1ed2bdc43f3c89558696ba75"/>
      <w:bookmarkEnd w:id="73"/>
      <w:r>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78"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lang w:val="en-GB" w:eastAsia="en-GB"/>
        </w:rPr>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78"/>
    <w:p w14:paraId="54702CB6" w14:textId="3F799476" w:rsidR="009F1A4A" w:rsidRDefault="009F1A4A" w:rsidP="009F1A4A">
      <w:pPr>
        <w:pStyle w:val="AfterWithoutNote"/>
      </w:pPr>
      <w:commentRangeStart w:id="79"/>
      <w:r>
        <w:t>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79"/>
      <w:r w:rsidR="00B32102">
        <w:rPr>
          <w:rStyle w:val="CommentReference"/>
          <w:sz w:val="24"/>
          <w:szCs w:val="24"/>
        </w:rPr>
        <w:commentReference w:id="79"/>
      </w:r>
    </w:p>
    <w:p w14:paraId="4BFE2725" w14:textId="0FD75366" w:rsidR="00F8399E" w:rsidRDefault="009F1A4A" w:rsidP="009F1A4A">
      <w:pPr>
        <w:pStyle w:val="AfterWithoutNote"/>
        <w:spacing w:before="0"/>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80"/>
      <w:r>
        <w:t>and deliberate recognition to examine the separate contribution of test format</w:t>
      </w:r>
      <w:commentRangeEnd w:id="80"/>
      <w:r w:rsidR="00B32102">
        <w:rPr>
          <w:rStyle w:val="CommentReference"/>
          <w:sz w:val="24"/>
          <w:szCs w:val="24"/>
        </w:rPr>
        <w:commentReference w:id="80"/>
      </w:r>
      <w:r>
        <w:t xml:space="preserve">. </w:t>
      </w:r>
      <w:commentRangeStart w:id="81"/>
      <w:r>
        <w:t>The resulting challenge is to explain both forms of relative preservation within a common episodic memory system</w:t>
      </w:r>
      <w:r w:rsidR="00F54748">
        <w:t>.</w:t>
      </w:r>
      <w:commentRangeEnd w:id="81"/>
      <w:r w:rsidR="00B32102">
        <w:rPr>
          <w:rStyle w:val="CommentReference"/>
          <w:sz w:val="24"/>
          <w:szCs w:val="24"/>
        </w:rPr>
        <w:commentReference w:id="81"/>
      </w:r>
    </w:p>
    <w:p w14:paraId="11A33143" w14:textId="71C001EE" w:rsidR="00F8399E" w:rsidRDefault="00F54748" w:rsidP="00B11715">
      <w:pPr>
        <w:pStyle w:val="Heading1"/>
      </w:pPr>
      <w:bookmarkStart w:id="82" w:name="Xc30ecb24643046c4752102619295de1bc2871c8"/>
      <w:bookmarkEnd w:id="14"/>
      <w:bookmarkEnd w:id="77"/>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83"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w:t>
      </w:r>
      <w:commentRangeStart w:id="84"/>
      <w:r w:rsidR="00E93961" w:rsidRPr="00E93961">
        <w:t>and why presenting a candidate item changes its effect on deliberate recognition.</w:t>
      </w:r>
      <w:commentRangeEnd w:id="84"/>
      <w:r w:rsidR="00B32102">
        <w:rPr>
          <w:rStyle w:val="CommentReference"/>
          <w:sz w:val="24"/>
          <w:szCs w:val="24"/>
        </w:rPr>
        <w:commentReference w:id="84"/>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85"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present account, </w:t>
      </w:r>
      <w:commentRangeStart w:id="86"/>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86"/>
      <w:r w:rsidR="00B32102">
        <w:rPr>
          <w:rStyle w:val="CommentReference"/>
          <w:sz w:val="24"/>
          <w:szCs w:val="24"/>
        </w:rPr>
        <w:commentReference w:id="86"/>
      </w:r>
    </w:p>
    <w:p w14:paraId="215CF944" w14:textId="17E70945" w:rsidR="00F8399E" w:rsidRDefault="000E6E47">
      <w:pPr>
        <w:pStyle w:val="Heading2"/>
      </w:pPr>
      <w:bookmarkStart w:id="87" w:name="reminder-linked-competitor-encoding"/>
      <w:bookmarkEnd w:id="85"/>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88"/>
      <w:r w:rsidR="001D00DE">
        <w:t>they represent non-film events that can also be encoded and later sampled for retrieval.</w:t>
      </w:r>
      <w:commentRangeEnd w:id="88"/>
      <w:r w:rsidR="003379B4">
        <w:rPr>
          <w:rStyle w:val="CommentReference"/>
          <w:sz w:val="24"/>
          <w:szCs w:val="24"/>
        </w:rPr>
        <w:commentReference w:id="88"/>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89"/>
      <w:r w:rsidRPr="004F231F">
        <w:t>The model stores bidirectional item-context associations: context-to-feature associations cue candidate items, while feature-to-context associations reinstate associated context</w:t>
      </w:r>
      <w:r w:rsidRPr="00700D0B">
        <w:t>.</w:t>
      </w:r>
      <w:r>
        <w:t xml:space="preserve"> </w:t>
      </w:r>
      <w:commentRangeEnd w:id="89"/>
      <w:r w:rsidR="003379B4">
        <w:rPr>
          <w:rStyle w:val="CommentReference"/>
          <w:b/>
          <w:bCs/>
          <w:sz w:val="24"/>
          <w:szCs w:val="24"/>
        </w:rPr>
        <w:commentReference w:id="89"/>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t xml:space="preserve"> </w:t>
      </w:r>
      <w:r w:rsidR="00BD285E">
        <w:rPr>
          <w:noProof/>
          <w:lang w:val="en-GB" w:eastAsia="en-GB"/>
        </w:rPr>
        <w:drawing>
          <wp:inline distT="0" distB="0" distL="0" distR="0" wp14:anchorId="4662BE40" wp14:editId="67AE168B">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90" w:name="Xfbedde256e5c9242b660a2368ef39e7e5be0932"/>
      <w:bookmarkEnd w:id="87"/>
      <w:r>
        <w:t>Retrieval Control</w:t>
      </w:r>
      <w:r w:rsidR="00C50704">
        <w:t xml:space="preserve"> </w:t>
      </w:r>
      <w:r w:rsidR="00AB320F">
        <w:t>in</w:t>
      </w:r>
      <w:r w:rsidR="00C50704">
        <w:t xml:space="preserve"> Deliberate Recall</w:t>
      </w:r>
    </w:p>
    <w:p w14:paraId="3E43B793" w14:textId="1611538B" w:rsidR="00222C09" w:rsidRDefault="00222C09">
      <w:pPr>
        <w:pStyle w:val="FirstParagraph"/>
      </w:pPr>
      <w:r w:rsidRPr="00222C09">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91"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92"/>
      <w:r w:rsidRPr="00222C09">
        <w:t xml:space="preserve">instead </w:t>
      </w:r>
      <w:commentRangeEnd w:id="92"/>
      <w:r w:rsidR="00892177" w:rsidRPr="00222C09">
        <w:rPr>
          <w:rStyle w:val="CommentReference"/>
          <w:sz w:val="24"/>
          <w:szCs w:val="24"/>
        </w:rPr>
        <w:commentReference w:id="92"/>
      </w:r>
      <w:r w:rsidRPr="00222C09">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93"/>
      <w:r w:rsidRPr="00222C09">
        <w:t xml:space="preserve">sequence </w:t>
      </w:r>
      <w:commentRangeEnd w:id="93"/>
      <w:r w:rsidR="00892177" w:rsidRPr="00222C09">
        <w:rPr>
          <w:rStyle w:val="CommentReference"/>
          <w:sz w:val="24"/>
          <w:szCs w:val="24"/>
        </w:rPr>
        <w:commentReference w:id="93"/>
      </w:r>
      <w:r w:rsidRPr="00222C09">
        <w:t>before sampling, maintaining target-selective support during sampling, and limiting the influence of an off-target memory after it is sampled. The following paragraphs develop these processes in the order in which they act</w:t>
      </w:r>
      <w:del w:id="94"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95"/>
      <w:r w:rsidR="00AB320F">
        <w:t xml:space="preserve">shifting </w:t>
      </w:r>
      <w:r w:rsidR="00F54748">
        <w:t xml:space="preserve">the current context toward the state associated with the beginning of the target list before retrieval begins </w:t>
      </w:r>
      <w:commentRangeEnd w:id="95"/>
      <w:r w:rsidR="00892177">
        <w:rPr>
          <w:rStyle w:val="CommentReference"/>
          <w:sz w:val="24"/>
          <w:szCs w:val="24"/>
        </w:rPr>
        <w:commentReference w:id="95"/>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before 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96"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97"/>
      <w:r w:rsidR="00BC4D7F" w:rsidRPr="00BC4D7F">
        <w:t xml:space="preserve">MCF or MFC </w:t>
      </w:r>
      <w:commentRangeEnd w:id="97"/>
      <w:r w:rsidR="00634E77" w:rsidRPr="00BC4D7F">
        <w:rPr>
          <w:rStyle w:val="CommentReference"/>
          <w:sz w:val="24"/>
          <w:szCs w:val="24"/>
        </w:rPr>
        <w:commentReference w:id="97"/>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lang w:val="en-GB" w:eastAsia="en-GB"/>
        </w:rPr>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commentRangeStart w:id="98"/>
      <w:r>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98"/>
      <w:r w:rsidR="00634E77">
        <w:rPr>
          <w:rStyle w:val="CommentReference"/>
          <w:sz w:val="24"/>
          <w:szCs w:val="24"/>
        </w:rPr>
        <w:commentReference w:id="98"/>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99" w:name="model-specification"/>
      <w:bookmarkEnd w:id="82"/>
      <w:bookmarkEnd w:id="90"/>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10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10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102"/>
      <w:r>
        <w:t xml:space="preserve">memory, </w:t>
      </w:r>
      <m:oMath>
        <m:sSup>
          <m:sSupPr>
            <m:ctrlPr>
              <w:ins w:id="10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10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10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0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10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0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02"/>
      <w:r w:rsidR="00634E77">
        <w:rPr>
          <w:rStyle w:val="CommentReference"/>
          <w:sz w:val="24"/>
          <w:szCs w:val="24"/>
        </w:rPr>
        <w:commentReference w:id="102"/>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109"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10" w:name="tbl-model-notation"/>
      <w:r>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B6B0D">
            <w:pPr>
              <w:pStyle w:val="Compact"/>
            </w:pPr>
            <m:oMathPara>
              <m:oMath>
                <m:sSub>
                  <m:sSubPr>
                    <m:ctrlPr>
                      <w:ins w:id="11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B6B0D">
            <w:pPr>
              <w:pStyle w:val="Compact"/>
            </w:pPr>
            <m:oMathPara>
              <m:oMath>
                <m:sSub>
                  <m:sSubPr>
                    <m:ctrlPr>
                      <w:ins w:id="112"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B6B0D">
            <w:pPr>
              <w:pStyle w:val="Compact"/>
            </w:pPr>
            <m:oMathPara>
              <m:oMath>
                <m:sSub>
                  <m:sSubPr>
                    <m:ctrlPr>
                      <w:ins w:id="11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B6B0D">
            <w:pPr>
              <w:pStyle w:val="Compact"/>
            </w:pPr>
            <m:oMathPara>
              <m:oMath>
                <m:sSup>
                  <m:sSupPr>
                    <m:ctrlPr>
                      <w:ins w:id="11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B6B0D">
            <w:pPr>
              <w:pStyle w:val="Compact"/>
            </w:pPr>
            <m:oMathPara>
              <m:oMath>
                <m:sSup>
                  <m:sSupPr>
                    <m:ctrlPr>
                      <w:ins w:id="11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11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11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B6B0D">
            <w:pPr>
              <w:pStyle w:val="Compact"/>
            </w:pPr>
            <m:oMathPara>
              <m:oMath>
                <m:sSub>
                  <m:sSubPr>
                    <m:ctrlPr>
                      <w:ins w:id="11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B6B0D">
            <w:pPr>
              <w:pStyle w:val="Compact"/>
            </w:pPr>
            <m:oMathPara>
              <m:oMath>
                <m:sSub>
                  <m:sSubPr>
                    <m:ctrlPr>
                      <w:ins w:id="11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B6B0D">
            <w:pPr>
              <w:pStyle w:val="Compact"/>
            </w:pPr>
            <m:oMathPara>
              <m:oMath>
                <m:sSub>
                  <m:sSubPr>
                    <m:ctrlPr>
                      <w:ins w:id="12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12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12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B6B0D">
            <w:pPr>
              <w:pStyle w:val="Compact"/>
            </w:pPr>
            <m:oMathPara>
              <m:oMath>
                <m:sSub>
                  <m:sSubPr>
                    <m:ctrlPr>
                      <w:ins w:id="12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B6B0D">
            <w:pPr>
              <w:pStyle w:val="Compact"/>
            </w:pPr>
            <m:oMathPara>
              <m:oMath>
                <m:sSub>
                  <m:sSubPr>
                    <m:ctrlPr>
                      <w:ins w:id="124"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B6B0D">
            <w:pPr>
              <w:pStyle w:val="Compact"/>
            </w:pPr>
            <m:oMathPara>
              <m:oMath>
                <m:sSub>
                  <m:sSubPr>
                    <m:ctrlPr>
                      <w:ins w:id="125"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2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B6B0D">
            <w:pPr>
              <w:pStyle w:val="Compact"/>
            </w:pPr>
            <m:oMathPara>
              <m:oMath>
                <m:sSub>
                  <m:sSubPr>
                    <m:ctrlPr>
                      <w:ins w:id="127"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128" w:author="Rik Henson" w:date="2026-07-25T11:28:00Z"/>
        </w:rPr>
        <w:pPrChange w:id="129" w:author="Rik Henson" w:date="2026-07-25T11:28:00Z">
          <w:pPr>
            <w:pStyle w:val="Heading2"/>
          </w:pPr>
        </w:pPrChange>
      </w:pPr>
      <w:bookmarkStart w:id="130" w:name="encoding-the-paradigm-sequence"/>
      <w:bookmarkEnd w:id="110"/>
    </w:p>
    <w:p w14:paraId="30BE9344" w14:textId="04151107" w:rsidR="00F8399E" w:rsidRDefault="00F54748">
      <w:pPr>
        <w:pStyle w:val="Heading2"/>
      </w:pPr>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13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13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13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13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13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138" w:name="eq-mfc-pre"/>
    <w:p w14:paraId="523B47A3" w14:textId="77777777" w:rsidR="00F8399E" w:rsidRDefault="000B6B0D">
      <w:pPr>
        <w:pStyle w:val="BodyText"/>
      </w:pPr>
      <m:oMathPara>
        <m:oMathParaPr>
          <m:jc m:val="center"/>
        </m:oMathParaPr>
        <m:oMath>
          <m:sSubSup>
            <m:sSubSupPr>
              <m:ctrlPr>
                <w:ins w:id="139"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40"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41" w:author="Gunn, Jordan" w:date="2026-07-25T13:08:00Z" w16du:dateUtc="2026-07-25T12:08:00Z">
                  <w:rPr>
                    <w:rFonts w:ascii="Cambria Math" w:hAnsi="Cambria Math"/>
                  </w:rPr>
                </w:ins>
              </m:ctrlPr>
            </m:dPr>
            <m:e>
              <m:m>
                <m:mPr>
                  <m:plcHide m:val="1"/>
                  <m:mcs>
                    <m:mc>
                      <m:mcPr>
                        <m:count m:val="2"/>
                        <m:mcJc m:val="left"/>
                      </m:mcPr>
                    </m:mc>
                  </m:mcs>
                  <m:ctrlPr>
                    <w:ins w:id="142"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43" w:author="Gunn, Jordan" w:date="2026-07-25T13:08:00Z" w16du:dateUtc="2026-07-25T12:08:00Z">
                  <w:rPr>
                    <w:rFonts w:ascii="Cambria Math" w:hAnsi="Cambria Math"/>
                  </w:rPr>
                </w:ins>
              </m:ctrlPr>
            </m:dPr>
            <m:e>
              <m:r>
                <w:rPr>
                  <w:rFonts w:ascii="Cambria Math" w:hAnsi="Cambria Math"/>
                </w:rPr>
                <m:t>1</m:t>
              </m:r>
            </m:e>
          </m:d>
        </m:oMath>
      </m:oMathPara>
      <w:bookmarkEnd w:id="138"/>
    </w:p>
    <w:bookmarkStart w:id="144" w:name="eq-mcf-pre"/>
    <w:p w14:paraId="47380A90" w14:textId="77777777" w:rsidR="00F8399E" w:rsidRDefault="000B6B0D">
      <w:pPr>
        <w:pStyle w:val="FirstParagraph"/>
      </w:pPr>
      <m:oMathPara>
        <m:oMathParaPr>
          <m:jc m:val="center"/>
        </m:oMathParaPr>
        <m:oMath>
          <m:sSubSup>
            <m:sSubSupPr>
              <m:ctrlPr>
                <w:ins w:id="145"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46"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47" w:author="Gunn, Jordan" w:date="2026-07-25T13:08:00Z" w16du:dateUtc="2026-07-25T12:08:00Z">
                  <w:rPr>
                    <w:rFonts w:ascii="Cambria Math" w:hAnsi="Cambria Math"/>
                  </w:rPr>
                </w:ins>
              </m:ctrlPr>
            </m:dPr>
            <m:e>
              <m:m>
                <m:mPr>
                  <m:plcHide m:val="1"/>
                  <m:mcs>
                    <m:mc>
                      <m:mcPr>
                        <m:count m:val="2"/>
                        <m:mcJc m:val="left"/>
                      </m:mcPr>
                    </m:mc>
                  </m:mcs>
                  <m:ctrlPr>
                    <w:ins w:id="148"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49" w:author="Gunn, Jordan" w:date="2026-07-25T13:08:00Z" w16du:dateUtc="2026-07-25T12:08:00Z">
                  <w:rPr>
                    <w:rFonts w:ascii="Cambria Math" w:hAnsi="Cambria Math"/>
                  </w:rPr>
                </w:ins>
              </m:ctrlPr>
            </m:dPr>
            <m:e>
              <m:r>
                <w:rPr>
                  <w:rFonts w:ascii="Cambria Math" w:hAnsi="Cambria Math"/>
                </w:rPr>
                <m:t>2</m:t>
              </m:r>
            </m:e>
          </m:d>
        </m:oMath>
      </m:oMathPara>
      <w:bookmarkEnd w:id="144"/>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15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51" w:name="eq-context-input"/>
    <w:p w14:paraId="511FB2CD" w14:textId="3BE3D9EE" w:rsidR="00F8399E" w:rsidRDefault="000B6B0D">
      <w:pPr>
        <w:pStyle w:val="BodyText"/>
      </w:pPr>
      <m:oMathPara>
        <m:oMathParaPr>
          <m:jc m:val="center"/>
        </m:oMathParaPr>
        <m:oMath>
          <m:sSubSup>
            <m:sSubSupPr>
              <m:ctrlPr>
                <w:ins w:id="152"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5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55" w:author="Rik Henson" w:date="2026-07-25T11:28:00Z">
              <m:rPr>
                <m:sty m:val="p"/>
              </m:rPr>
              <w:rPr>
                <w:rFonts w:ascii="Cambria Math" w:hAnsi="Cambria Math"/>
              </w:rPr>
              <m:t>.</m:t>
            </w:del>
          </m:r>
          <m:r>
            <w:rPr>
              <w:rFonts w:ascii="Cambria Math" w:hAnsi="Cambria Math"/>
            </w:rPr>
            <m:t>  </m:t>
          </m:r>
          <m:d>
            <m:dPr>
              <m:ctrlPr>
                <w:ins w:id="156" w:author="Gunn, Jordan" w:date="2026-07-25T13:08:00Z" w16du:dateUtc="2026-07-25T12:08:00Z">
                  <w:rPr>
                    <w:rFonts w:ascii="Cambria Math" w:hAnsi="Cambria Math"/>
                  </w:rPr>
                </w:ins>
              </m:ctrlPr>
            </m:dPr>
            <m:e>
              <m:r>
                <w:rPr>
                  <w:rFonts w:ascii="Cambria Math" w:hAnsi="Cambria Math"/>
                </w:rPr>
                <m:t>3</m:t>
              </m:r>
            </m:e>
          </m:d>
        </m:oMath>
      </m:oMathPara>
      <w:bookmarkEnd w:id="151"/>
    </w:p>
    <w:p w14:paraId="481B3199" w14:textId="77777777" w:rsidR="00F8399E" w:rsidRDefault="00F54748">
      <w:pPr>
        <w:pStyle w:val="FirstParagraph"/>
      </w:pPr>
      <w:r>
        <w:t xml:space="preserve">Context then drifts toward the normalized input. The coefficient </w:t>
      </w:r>
      <m:oMath>
        <m:sSub>
          <m:sSubPr>
            <m:ctrlPr>
              <w:ins w:id="15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158" w:name="eq-context-update"/>
    <w:p w14:paraId="564A8D3A" w14:textId="77777777" w:rsidR="00F8399E" w:rsidRDefault="000B6B0D">
      <w:pPr>
        <w:pStyle w:val="BodyText"/>
      </w:pPr>
      <m:oMathPara>
        <m:oMathParaPr>
          <m:jc m:val="center"/>
        </m:oMathParaPr>
        <m:oMath>
          <m:sSub>
            <m:sSubPr>
              <m:ctrlPr>
                <w:ins w:id="15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60"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6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62"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63" w:author="Gunn, Jordan" w:date="2026-07-25T13:08:00Z" w16du:dateUtc="2026-07-25T12:08:00Z">
                  <w:rPr>
                    <w:rFonts w:ascii="Cambria Math" w:hAnsi="Cambria Math"/>
                  </w:rPr>
                </w:ins>
              </m:ctrlPr>
            </m:sSubSupPr>
            <m:e>
              <m:acc>
                <m:accPr>
                  <m:ctrlPr>
                    <w:ins w:id="164"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65" w:author="Rik Henson" w:date="2026-07-25T11:28:00Z">
              <m:rPr>
                <m:sty m:val="p"/>
              </m:rPr>
              <w:rPr>
                <w:rFonts w:ascii="Cambria Math" w:hAnsi="Cambria Math"/>
              </w:rPr>
              <m:t>.</m:t>
            </w:del>
          </m:r>
          <m:r>
            <w:rPr>
              <w:rFonts w:ascii="Cambria Math" w:hAnsi="Cambria Math"/>
            </w:rPr>
            <m:t>  </m:t>
          </m:r>
          <m:d>
            <m:dPr>
              <m:ctrlPr>
                <w:ins w:id="166" w:author="Gunn, Jordan" w:date="2026-07-25T13:08:00Z" w16du:dateUtc="2026-07-25T12:08:00Z">
                  <w:rPr>
                    <w:rFonts w:ascii="Cambria Math" w:hAnsi="Cambria Math"/>
                  </w:rPr>
                </w:ins>
              </m:ctrlPr>
            </m:dPr>
            <m:e>
              <m:r>
                <w:rPr>
                  <w:rFonts w:ascii="Cambria Math" w:hAnsi="Cambria Math"/>
                </w:rPr>
                <m:t>4</m:t>
              </m:r>
            </m:e>
          </m:d>
        </m:oMath>
      </m:oMathPara>
      <w:bookmarkEnd w:id="158"/>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168" w:name="eq-mfc-learning"/>
      <m:oMathPara>
        <m:oMathParaPr>
          <m:jc m:val="center"/>
        </m:oMathParaPr>
        <m:oMath>
          <m:r>
            <w:rPr>
              <w:rFonts w:ascii="Cambria Math" w:hAnsi="Cambria Math"/>
            </w:rPr>
            <m:t>Δ</m:t>
          </m:r>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17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171"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172" w:author="Rik Henson" w:date="2026-07-25T11:28:00Z">
              <m:rPr>
                <m:sty m:val="p"/>
              </m:rPr>
              <w:rPr>
                <w:rFonts w:ascii="Cambria Math" w:hAnsi="Cambria Math"/>
              </w:rPr>
              <m:t>.</m:t>
            </w:del>
          </m:r>
          <m:r>
            <w:rPr>
              <w:rFonts w:ascii="Cambria Math" w:hAnsi="Cambria Math"/>
            </w:rPr>
            <m:t>  </m:t>
          </m:r>
          <m:d>
            <m:dPr>
              <m:ctrlPr>
                <w:ins w:id="173" w:author="Gunn, Jordan" w:date="2026-07-25T13:08:00Z" w16du:dateUtc="2026-07-25T12:08:00Z">
                  <w:rPr>
                    <w:rFonts w:ascii="Cambria Math" w:hAnsi="Cambria Math"/>
                  </w:rPr>
                </w:ins>
              </m:ctrlPr>
            </m:dPr>
            <m:e>
              <m:r>
                <w:rPr>
                  <w:rFonts w:ascii="Cambria Math" w:hAnsi="Cambria Math"/>
                </w:rPr>
                <m:t>5</m:t>
              </m:r>
            </m:e>
          </m:d>
        </m:oMath>
      </m:oMathPara>
      <w:bookmarkEnd w:id="168"/>
    </w:p>
    <w:p w14:paraId="71FC6E3E" w14:textId="77777777" w:rsidR="00F8399E" w:rsidRDefault="00F54748">
      <w:pPr>
        <w:pStyle w:val="FirstParagraph"/>
      </w:pPr>
      <w:r>
        <w:t xml:space="preserve">Context-to-feature learning updates </w:t>
      </w:r>
      <m:oMath>
        <m:sSup>
          <m:sSupPr>
            <m:ctrlPr>
              <w:ins w:id="17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175" w:name="eq-mcf-learning"/>
      <m:oMathPara>
        <m:oMathParaPr>
          <m:jc m:val="center"/>
        </m:oMathParaPr>
        <m:oMath>
          <m:r>
            <w:rPr>
              <w:rFonts w:ascii="Cambria Math" w:hAnsi="Cambria Math"/>
            </w:rPr>
            <m:t>Δ</m:t>
          </m:r>
          <m:sSup>
            <m:sSupPr>
              <m:ctrlPr>
                <w:ins w:id="1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17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178"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17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180" w:author="Rik Henson" w:date="2026-07-25T11:28:00Z">
              <m:rPr>
                <m:sty m:val="p"/>
              </m:rPr>
              <w:rPr>
                <w:rFonts w:ascii="Cambria Math" w:hAnsi="Cambria Math"/>
              </w:rPr>
              <m:t>.</m:t>
            </w:del>
          </m:r>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6</m:t>
              </m:r>
            </m:e>
          </m:d>
        </m:oMath>
      </m:oMathPara>
      <w:bookmarkEnd w:id="175"/>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182"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18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18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185"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186"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187" w:name="reminder-linked-task-encoding"/>
      <w:bookmarkEnd w:id="130"/>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18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189" w:name="eq-reminder-start-update"/>
    <w:p w14:paraId="7C0268D1" w14:textId="77777777" w:rsidR="00F8399E" w:rsidRDefault="000B6B0D">
      <w:pPr>
        <w:pStyle w:val="BodyText"/>
      </w:pPr>
      <m:oMathPara>
        <m:oMathParaPr>
          <m:jc m:val="center"/>
        </m:oMathParaPr>
        <m:oMath>
          <m:sSub>
            <m:sSubPr>
              <m:ctrlPr>
                <w:ins w:id="19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191"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19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193"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19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195" w:author="Gunn, Jordan" w:date="2026-07-25T13:08:00Z" w16du:dateUtc="2026-07-25T12:08:00Z">
                  <w:rPr>
                    <w:rFonts w:ascii="Cambria Math" w:hAnsi="Cambria Math"/>
                  </w:rPr>
                </w:ins>
              </m:ctrlPr>
            </m:dPr>
            <m:e>
              <m:r>
                <w:rPr>
                  <w:rFonts w:ascii="Cambria Math" w:hAnsi="Cambria Math"/>
                </w:rPr>
                <m:t>7</m:t>
              </m:r>
            </m:e>
          </m:d>
        </m:oMath>
      </m:oMathPara>
      <w:bookmarkEnd w:id="189"/>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196"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197"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198" w:name="eq-task-mcf-learning"/>
      <m:oMathPara>
        <m:oMathParaPr>
          <m:jc m:val="center"/>
        </m:oMathParaPr>
        <m:oMath>
          <m:r>
            <w:rPr>
              <w:rFonts w:ascii="Cambria Math" w:hAnsi="Cambria Math"/>
            </w:rPr>
            <m:t>Δ</m:t>
          </m:r>
          <m:sSubSup>
            <m:sSubSupPr>
              <m:ctrlPr>
                <w:ins w:id="199"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00"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01"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0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04" w:author="Rik Henson" w:date="2026-07-25T11:29: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8</m:t>
              </m:r>
            </m:e>
          </m:d>
        </m:oMath>
      </m:oMathPara>
      <w:bookmarkEnd w:id="198"/>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06" w:name="Xb155c4bf5ea3a7bf524ee6be8d44f4b46605c57"/>
      <w:bookmarkEnd w:id="187"/>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07" w:name="eq-recall-support"/>
    <w:p w14:paraId="305E92C0" w14:textId="4EF069B0" w:rsidR="00F8399E" w:rsidRDefault="000B6B0D">
      <w:pPr>
        <w:pStyle w:val="BodyText"/>
      </w:pPr>
      <m:oMathPara>
        <m:oMathParaPr>
          <m:jc m:val="center"/>
        </m:oMathParaPr>
        <m:oMath>
          <m:sSub>
            <m:sSubPr>
              <m:ctrlPr>
                <w:ins w:id="20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09" w:author="Gunn, Jordan" w:date="2026-07-25T13:08:00Z" w16du:dateUtc="2026-07-25T12:08:00Z">
                  <w:rPr>
                    <w:rFonts w:ascii="Cambria Math" w:hAnsi="Cambria Math"/>
                  </w:rPr>
                </w:ins>
              </m:ctrlPr>
            </m:sSubPr>
            <m:e>
              <m:d>
                <m:dPr>
                  <m:begChr m:val="["/>
                  <m:endChr m:val="]"/>
                  <m:ctrlPr>
                    <w:ins w:id="210" w:author="Gunn, Jordan" w:date="2026-07-25T13:08:00Z" w16du:dateUtc="2026-07-25T12:08:00Z">
                      <w:rPr>
                        <w:rFonts w:ascii="Cambria Math" w:hAnsi="Cambria Math"/>
                      </w:rPr>
                    </w:ins>
                  </m:ctrlPr>
                </m:dPr>
                <m:e>
                  <m:sSup>
                    <m:sSupPr>
                      <m:ctrlPr>
                        <w:ins w:id="21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1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13" w:author="Rik Henson" w:date="2026-07-25T11:29:00Z">
              <m:rPr>
                <m:sty m:val="p"/>
              </m:rPr>
              <w:rPr>
                <w:rFonts w:ascii="Cambria Math" w:hAnsi="Cambria Math"/>
              </w:rPr>
              <m:t>.</m:t>
            </w:del>
          </m:r>
          <m:r>
            <w:rPr>
              <w:rFonts w:ascii="Cambria Math" w:hAnsi="Cambria Math"/>
            </w:rPr>
            <m:t>  </m:t>
          </m:r>
          <m:d>
            <m:dPr>
              <m:ctrlPr>
                <w:ins w:id="214" w:author="Gunn, Jordan" w:date="2026-07-25T13:08:00Z" w16du:dateUtc="2026-07-25T12:08:00Z">
                  <w:rPr>
                    <w:rFonts w:ascii="Cambria Math" w:hAnsi="Cambria Math"/>
                  </w:rPr>
                </w:ins>
              </m:ctrlPr>
            </m:dPr>
            <m:e>
              <m:r>
                <w:rPr>
                  <w:rFonts w:ascii="Cambria Math" w:hAnsi="Cambria Math"/>
                </w:rPr>
                <m:t>9</m:t>
              </m:r>
            </m:e>
          </m:d>
        </m:oMath>
      </m:oMathPara>
      <w:bookmarkEnd w:id="207"/>
    </w:p>
    <w:p w14:paraId="3730B009" w14:textId="77777777" w:rsidR="00F8399E" w:rsidRDefault="00F54748">
      <w:pPr>
        <w:pStyle w:val="FirstParagraph"/>
      </w:pPr>
      <w:r>
        <w:t xml:space="preserve">The context vector </w:t>
      </w:r>
      <m:oMath>
        <m:sSub>
          <m:sSubPr>
            <m:ctrlPr>
              <w:ins w:id="21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16" w:name="eq-luce-choice"/>
      <m:oMathPara>
        <m:oMathParaPr>
          <m:jc m:val="center"/>
        </m:oMathParaPr>
        <m:oMath>
          <m:r>
            <w:rPr>
              <w:rFonts w:ascii="Cambria Math" w:hAnsi="Cambria Math"/>
            </w:rPr>
            <m:t>P</m:t>
          </m:r>
          <m:d>
            <m:dPr>
              <m:ctrlPr>
                <w:ins w:id="217"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18" w:author="Gunn, Jordan" w:date="2026-07-25T13:08:00Z" w16du:dateUtc="2026-07-25T12:08:00Z">
                  <w:rPr>
                    <w:rFonts w:ascii="Cambria Math" w:hAnsi="Cambria Math"/>
                  </w:rPr>
                </w:ins>
              </m:ctrlPr>
            </m:fPr>
            <m:num>
              <m:sSubSup>
                <m:sSubSupPr>
                  <m:ctrlPr>
                    <w:ins w:id="219"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20"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2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22" w:author="Rik Henson" w:date="2026-07-25T11:29:00Z">
              <m:rPr>
                <m:sty m:val="p"/>
              </m:rPr>
              <w:rPr>
                <w:rFonts w:ascii="Cambria Math" w:hAnsi="Cambria Math"/>
              </w:rPr>
              <m:t>.</m:t>
            </w:del>
          </m:r>
          <m:r>
            <w:rPr>
              <w:rFonts w:ascii="Cambria Math" w:hAnsi="Cambria Math"/>
            </w:rPr>
            <m:t>  </m:t>
          </m:r>
          <m:d>
            <m:dPr>
              <m:ctrlPr>
                <w:ins w:id="223" w:author="Gunn, Jordan" w:date="2026-07-25T13:08:00Z" w16du:dateUtc="2026-07-25T12:08:00Z">
                  <w:rPr>
                    <w:rFonts w:ascii="Cambria Math" w:hAnsi="Cambria Math"/>
                  </w:rPr>
                </w:ins>
              </m:ctrlPr>
            </m:dPr>
            <m:e>
              <m:r>
                <w:rPr>
                  <w:rFonts w:ascii="Cambria Math" w:hAnsi="Cambria Math"/>
                </w:rPr>
                <m:t>10</m:t>
              </m:r>
            </m:e>
          </m:d>
        </m:oMath>
      </m:oMathPara>
      <w:bookmarkEnd w:id="216"/>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24" w:name="eq-stopping"/>
    <w:p w14:paraId="23B2DDB6" w14:textId="77777777" w:rsidR="00F8399E" w:rsidRDefault="000B6B0D">
      <w:pPr>
        <w:pStyle w:val="BodyText"/>
      </w:pPr>
      <m:oMathPara>
        <m:oMathParaPr>
          <m:jc m:val="center"/>
        </m:oMathParaPr>
        <m:oMath>
          <m:sSub>
            <m:sSubPr>
              <m:ctrlPr>
                <w:ins w:id="225"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26"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2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28"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2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30" w:author="Rik Henson" w:date="2026-07-25T11:29:00Z">
              <m:rPr>
                <m:sty m:val="p"/>
              </m:rPr>
              <w:rPr>
                <w:rFonts w:ascii="Cambria Math" w:hAnsi="Cambria Math"/>
              </w:rPr>
              <m:t>.</m:t>
            </w:del>
          </m:r>
          <m:r>
            <w:rPr>
              <w:rFonts w:ascii="Cambria Math" w:hAnsi="Cambria Math"/>
            </w:rPr>
            <m:t>  </m:t>
          </m:r>
          <m:d>
            <m:dPr>
              <m:ctrlPr>
                <w:ins w:id="231" w:author="Gunn, Jordan" w:date="2026-07-25T13:08:00Z" w16du:dateUtc="2026-07-25T12:08:00Z">
                  <w:rPr>
                    <w:rFonts w:ascii="Cambria Math" w:hAnsi="Cambria Math"/>
                  </w:rPr>
                </w:ins>
              </m:ctrlPr>
            </m:dPr>
            <m:e>
              <m:r>
                <w:rPr>
                  <w:rFonts w:ascii="Cambria Math" w:hAnsi="Cambria Math"/>
                </w:rPr>
                <m:t>11</m:t>
              </m:r>
            </m:e>
          </m:d>
        </m:oMath>
      </m:oMathPara>
      <w:bookmarkEnd w:id="224"/>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32" w:name="eq-recall-context-update"/>
    <w:p w14:paraId="1707C72F" w14:textId="77777777" w:rsidR="00F8399E" w:rsidRDefault="000B6B0D">
      <w:pPr>
        <w:pStyle w:val="BodyText"/>
      </w:pPr>
      <m:oMathPara>
        <m:oMathParaPr>
          <m:jc m:val="center"/>
        </m:oMathParaPr>
        <m:oMath>
          <m:sSub>
            <m:sSubPr>
              <m:ctrlPr>
                <w:ins w:id="23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34"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3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3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37" w:author="Gunn, Jordan" w:date="2026-07-25T13:08:00Z" w16du:dateUtc="2026-07-25T12:08:00Z">
                  <w:rPr>
                    <w:rFonts w:ascii="Cambria Math" w:hAnsi="Cambria Math"/>
                  </w:rPr>
                </w:ins>
              </m:ctrlPr>
            </m:accPr>
            <m:e>
              <m:sSup>
                <m:sSupPr>
                  <m:ctrlPr>
                    <w:ins w:id="2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39" w:author="Gunn, Jordan" w:date="2026-07-25T13:08:00Z" w16du:dateUtc="2026-07-25T12:08:00Z">
                      <w:rPr>
                        <w:rFonts w:ascii="Cambria Math" w:hAnsi="Cambria Math"/>
                      </w:rPr>
                    </w:ins>
                  </m:ctrlPr>
                </m:sSubPr>
                <m:e>
                  <m:r>
                    <w:rPr>
                      <w:rFonts w:ascii="Cambria Math" w:hAnsi="Cambria Math"/>
                    </w:rPr>
                    <m:t>f</m:t>
                  </m:r>
                </m:e>
                <m:sub>
                  <m:sSub>
                    <m:sSubPr>
                      <m:ctrlPr>
                        <w:ins w:id="240"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41" w:author="Rik Henson" w:date="2026-07-25T11:29:00Z">
              <m:rPr>
                <m:sty m:val="p"/>
              </m:rPr>
              <w:rPr>
                <w:rFonts w:ascii="Cambria Math" w:hAnsi="Cambria Math"/>
              </w:rPr>
              <m:t>.</m:t>
            </w:del>
          </m:r>
          <m:r>
            <w:rPr>
              <w:rFonts w:ascii="Cambria Math" w:hAnsi="Cambria Math"/>
            </w:rPr>
            <m:t>  </m:t>
          </m:r>
          <m:d>
            <m:dPr>
              <m:ctrlPr>
                <w:ins w:id="242" w:author="Gunn, Jordan" w:date="2026-07-25T13:08:00Z" w16du:dateUtc="2026-07-25T12:08:00Z">
                  <w:rPr>
                    <w:rFonts w:ascii="Cambria Math" w:hAnsi="Cambria Math"/>
                  </w:rPr>
                </w:ins>
              </m:ctrlPr>
            </m:dPr>
            <m:e>
              <m:r>
                <w:rPr>
                  <w:rFonts w:ascii="Cambria Math" w:hAnsi="Cambria Math"/>
                </w:rPr>
                <m:t>12</m:t>
              </m:r>
            </m:e>
          </m:d>
        </m:oMath>
      </m:oMathPara>
      <w:bookmarkEnd w:id="232"/>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4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45" w:name="deliberate-recall-control"/>
      <w:bookmarkEnd w:id="206"/>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24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247"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24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249" w:name="eq-monitoring-update"/>
    <w:p w14:paraId="04ABD58C" w14:textId="77777777" w:rsidR="00F8399E" w:rsidRDefault="000B6B0D">
      <w:pPr>
        <w:pStyle w:val="BodyText"/>
      </w:pPr>
      <m:oMathPara>
        <m:oMathParaPr>
          <m:jc m:val="center"/>
        </m:oMathParaPr>
        <m:oMath>
          <m:sSub>
            <m:sSubPr>
              <m:ctrlPr>
                <w:ins w:id="25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51"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52" w:author="Gunn, Jordan" w:date="2026-07-25T13:08:00Z" w16du:dateUtc="2026-07-25T12:08:00Z">
                  <w:rPr>
                    <w:rFonts w:ascii="Cambria Math" w:hAnsi="Cambria Math"/>
                  </w:rPr>
                </w:ins>
              </m:ctrlPr>
            </m:dPr>
            <m:e>
              <m:sSub>
                <m:sSubPr>
                  <m:ctrlPr>
                    <w:ins w:id="253"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5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5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56"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57"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58" w:author="Gunn, Jordan" w:date="2026-07-25T13:08:00Z" w16du:dateUtc="2026-07-25T12:08:00Z">
                  <w:rPr>
                    <w:rFonts w:ascii="Cambria Math" w:hAnsi="Cambria Math"/>
                  </w:rPr>
                </w:ins>
              </m:ctrlPr>
            </m:accPr>
            <m:e>
              <m:sSup>
                <m:sSupPr>
                  <m:ctrlPr>
                    <w:ins w:id="25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60" w:author="Gunn, Jordan" w:date="2026-07-25T13:08:00Z" w16du:dateUtc="2026-07-25T12:08:00Z">
                      <w:rPr>
                        <w:rFonts w:ascii="Cambria Math" w:hAnsi="Cambria Math"/>
                      </w:rPr>
                    </w:ins>
                  </m:ctrlPr>
                </m:sSubPr>
                <m:e>
                  <m:r>
                    <w:rPr>
                      <w:rFonts w:ascii="Cambria Math" w:hAnsi="Cambria Math"/>
                    </w:rPr>
                    <m:t>f</m:t>
                  </m:r>
                </m:e>
                <m:sub>
                  <m:sSub>
                    <m:sSubPr>
                      <m:ctrlPr>
                        <w:ins w:id="261"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62" w:author="Rik Henson" w:date="2026-07-25T11:32: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13</m:t>
              </m:r>
            </m:e>
          </m:d>
        </m:oMath>
      </m:oMathPara>
      <w:bookmarkEnd w:id="249"/>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264" w:name="eq-film-category-support"/>
    <w:p w14:paraId="6866142C" w14:textId="77777777" w:rsidR="00F8399E" w:rsidRDefault="000B6B0D">
      <w:pPr>
        <w:pStyle w:val="BodyText"/>
      </w:pPr>
      <m:oMathPara>
        <m:oMathParaPr>
          <m:jc m:val="center"/>
        </m:oMathParaPr>
        <m:oMath>
          <m:sSubSup>
            <m:sSubSupPr>
              <m:ctrlPr>
                <w:ins w:id="265"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67"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268"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269" w:author="Rik Henson" w:date="2026-07-25T11:32:00Z">
              <m:rPr>
                <m:sty m:val="p"/>
              </m:rPr>
              <w:rPr>
                <w:rFonts w:ascii="Cambria Math" w:hAnsi="Cambria Math"/>
              </w:rPr>
              <m:t>.</m:t>
            </w:del>
          </m:r>
          <m:r>
            <w:rPr>
              <w:rFonts w:ascii="Cambria Math" w:hAnsi="Cambria Math"/>
            </w:rPr>
            <m:t>  </m:t>
          </m:r>
          <m:d>
            <m:dPr>
              <m:ctrlPr>
                <w:ins w:id="270" w:author="Gunn, Jordan" w:date="2026-07-25T13:08:00Z" w16du:dateUtc="2026-07-25T12:08:00Z">
                  <w:rPr>
                    <w:rFonts w:ascii="Cambria Math" w:hAnsi="Cambria Math"/>
                  </w:rPr>
                </w:ins>
              </m:ctrlPr>
            </m:dPr>
            <m:e>
              <m:r>
                <w:rPr>
                  <w:rFonts w:ascii="Cambria Math" w:hAnsi="Cambria Math"/>
                </w:rPr>
                <m:t>14</m:t>
              </m:r>
            </m:e>
          </m:d>
        </m:oMath>
      </m:oMathPara>
      <w:bookmarkEnd w:id="264"/>
    </w:p>
    <w:p w14:paraId="2F20BAEB" w14:textId="13DB8DD2" w:rsidR="00F8399E" w:rsidRDefault="00F54748">
      <w:pPr>
        <w:pStyle w:val="FirstParagraph"/>
      </w:pPr>
      <w:r>
        <w:t xml:space="preserve">Here, </w:t>
      </w:r>
      <m:oMath>
        <m:sSub>
          <m:sSubPr>
            <m:ctrlPr>
              <w:ins w:id="271"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272"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27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274"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275"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276" w:name="item-recognition"/>
      <w:bookmarkEnd w:id="245"/>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277" w:name="eq-recognition-evidence"/>
    <w:p w14:paraId="71C9DA0C" w14:textId="77777777" w:rsidR="00F8399E" w:rsidRDefault="000B6B0D">
      <w:pPr>
        <w:pStyle w:val="BodyText"/>
      </w:pPr>
      <m:oMathPara>
        <m:oMathParaPr>
          <m:jc m:val="center"/>
        </m:oMathParaPr>
        <m:oMath>
          <m:sSub>
            <m:sSubPr>
              <m:ctrlPr>
                <w:ins w:id="278"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279" w:author="Gunn, Jordan" w:date="2026-07-25T13:08:00Z" w16du:dateUtc="2026-07-25T12:08:00Z">
                  <w:rPr>
                    <w:rFonts w:ascii="Cambria Math" w:hAnsi="Cambria Math"/>
                  </w:rPr>
                </w:ins>
              </m:ctrlPr>
            </m:sSupPr>
            <m:e>
              <m:d>
                <m:dPr>
                  <m:ctrlPr>
                    <w:ins w:id="280" w:author="Gunn, Jordan" w:date="2026-07-25T13:08:00Z" w16du:dateUtc="2026-07-25T12:08:00Z">
                      <w:rPr>
                        <w:rFonts w:ascii="Cambria Math" w:hAnsi="Cambria Math"/>
                      </w:rPr>
                    </w:ins>
                  </m:ctrlPr>
                </m:dPr>
                <m:e>
                  <m:sSup>
                    <m:sSupPr>
                      <m:ctrlPr>
                        <w:ins w:id="28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283"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284" w:author="Rik Henson" w:date="2026-07-25T11:33:00Z">
              <m:rPr>
                <m:sty m:val="p"/>
              </m:rPr>
              <w:rPr>
                <w:rFonts w:ascii="Cambria Math" w:hAnsi="Cambria Math"/>
              </w:rPr>
              <m:t>.</m:t>
            </w:del>
          </m:r>
          <m:r>
            <w:rPr>
              <w:rFonts w:ascii="Cambria Math" w:hAnsi="Cambria Math"/>
            </w:rPr>
            <m:t>  </m:t>
          </m:r>
          <m:d>
            <m:dPr>
              <m:ctrlPr>
                <w:ins w:id="285" w:author="Gunn, Jordan" w:date="2026-07-25T13:08:00Z" w16du:dateUtc="2026-07-25T12:08:00Z">
                  <w:rPr>
                    <w:rFonts w:ascii="Cambria Math" w:hAnsi="Cambria Math"/>
                  </w:rPr>
                </w:ins>
              </m:ctrlPr>
            </m:dPr>
            <m:e>
              <m:r>
                <w:rPr>
                  <w:rFonts w:ascii="Cambria Math" w:hAnsi="Cambria Math"/>
                </w:rPr>
                <m:t>15</m:t>
              </m:r>
            </m:e>
          </m:d>
        </m:oMath>
      </m:oMathPara>
      <w:bookmarkEnd w:id="277"/>
    </w:p>
    <w:p w14:paraId="52919FA3" w14:textId="19D9ABBB" w:rsidR="005E7DC3" w:rsidRDefault="00F54748">
      <w:pPr>
        <w:pStyle w:val="FirstParagraph"/>
      </w:pPr>
      <w:r>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286"/>
      <w:r>
        <w:t xml:space="preserve">The simulation stops at recognition evidence because that evidence is sufficient for the present claim: </w:t>
      </w:r>
      <w:commentRangeEnd w:id="286"/>
      <w:r w:rsidR="00BF26A4">
        <w:rPr>
          <w:rStyle w:val="CommentReference"/>
          <w:sz w:val="24"/>
          <w:szCs w:val="24"/>
        </w:rPr>
        <w:commentReference w:id="286"/>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287" w:name="simulations"/>
      <w:bookmarkEnd w:id="99"/>
      <w:bookmarkEnd w:id="276"/>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288"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289"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B6B0D">
            <w:pPr>
              <w:pStyle w:val="Compact"/>
            </w:pPr>
            <m:oMathPara>
              <m:oMath>
                <m:sSub>
                  <m:sSubPr>
                    <m:ctrlPr>
                      <w:ins w:id="290"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B6B0D">
            <w:pPr>
              <w:pStyle w:val="Compact"/>
            </w:pPr>
            <m:oMathPara>
              <m:oMath>
                <m:sSub>
                  <m:sSubPr>
                    <m:ctrlPr>
                      <w:ins w:id="29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B6B0D">
            <w:pPr>
              <w:pStyle w:val="Compact"/>
            </w:pPr>
            <m:oMathPara>
              <m:oMath>
                <m:sSub>
                  <m:sSubPr>
                    <m:ctrlPr>
                      <w:ins w:id="29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B6B0D">
            <w:pPr>
              <w:pStyle w:val="Compact"/>
            </w:pPr>
            <m:oMathPara>
              <m:oMath>
                <m:sSub>
                  <m:sSubPr>
                    <m:ctrlPr>
                      <w:ins w:id="29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29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B6B0D">
            <w:pPr>
              <w:pStyle w:val="Compact"/>
            </w:pPr>
            <m:oMathPara>
              <m:oMath>
                <m:sSub>
                  <m:sSubPr>
                    <m:ctrlPr>
                      <w:ins w:id="29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29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B6B0D">
            <w:pPr>
              <w:pStyle w:val="Compact"/>
            </w:pPr>
            <m:oMathPara>
              <m:oMath>
                <m:sSub>
                  <m:sSubPr>
                    <m:ctrlPr>
                      <w:ins w:id="297"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B6B0D">
            <w:pPr>
              <w:pStyle w:val="Compact"/>
            </w:pPr>
            <m:oMathPara>
              <m:oMath>
                <m:sSub>
                  <m:sSubPr>
                    <m:ctrlPr>
                      <w:ins w:id="29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B6B0D">
            <w:pPr>
              <w:pStyle w:val="Compact"/>
            </w:pPr>
            <m:oMathPara>
              <m:oMath>
                <m:sSub>
                  <m:sSubPr>
                    <m:ctrlPr>
                      <w:ins w:id="299"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B6B0D">
            <w:pPr>
              <w:pStyle w:val="Compact"/>
            </w:pPr>
            <m:oMathPara>
              <m:oMath>
                <m:sSub>
                  <m:sSubPr>
                    <m:ctrlPr>
                      <w:ins w:id="300"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B6B0D">
            <w:pPr>
              <w:pStyle w:val="Compact"/>
            </w:pPr>
            <m:oMathPara>
              <m:oMath>
                <m:sSub>
                  <m:sSubPr>
                    <m:ctrlPr>
                      <w:ins w:id="30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289"/>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02" w:name="X0b57449337501b368012fcfcd473e33f3217151"/>
      <w:bookmarkEnd w:id="288"/>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303"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04" w:name="fig-simulation1-unguided-sequence"/>
      <w:r>
        <w:t>Figure 5</w:t>
      </w:r>
    </w:p>
    <w:p w14:paraId="70D60ED9" w14:textId="164F9FFB" w:rsidR="00F8399E" w:rsidRDefault="00F54748">
      <w:pPr>
        <w:pStyle w:val="Caption"/>
      </w:pPr>
      <w:r>
        <w:rPr>
          <w:b/>
          <w:bCs/>
        </w:rPr>
        <w:t xml:space="preserve">Simulation 1: unguided film recall by reminder condition and task </w:t>
      </w:r>
      <w:r w:rsidR="00BC4D7F">
        <w:rPr>
          <w:b/>
          <w:bCs/>
        </w:rPr>
        <w:t xml:space="preserve">association </w:t>
      </w:r>
      <w:r>
        <w:rPr>
          <w:b/>
          <w:bCs/>
        </w:rPr>
        <w:t>strength.</w:t>
      </w:r>
      <w:r>
        <w:t xml:space="preserve"> Reminder condition and task </w:t>
      </w:r>
      <w:r w:rsidR="00BC4D7F">
        <w:t xml:space="preserve">association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lang w:val="en-GB" w:eastAsia="en-GB"/>
        </w:rPr>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04"/>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305" w:author="Rik Henson" w:date="2026-07-25T11:57:00Z">
        <w:r w:rsidR="00032458">
          <w:t xml:space="preserve"> </w:t>
        </w:r>
      </w:ins>
      <w:del w:id="306"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07"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308"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309" w:name="fig-simulation1-recall-distributions"/>
      <w:r>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 xml:space="preserve">association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09"/>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Simulation 2 examines whether deliberate retrieval control reduces the effect of those learned competitors.</w:t>
      </w:r>
    </w:p>
    <w:p w14:paraId="4AEC6211" w14:textId="77777777" w:rsidR="00F8399E" w:rsidRDefault="00F54748">
      <w:pPr>
        <w:pStyle w:val="Heading2"/>
      </w:pPr>
      <w:bookmarkStart w:id="310" w:name="X01bab10be8432eead1f631bed9fce6a815fd83d"/>
      <w:bookmarkEnd w:id="302"/>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 xml:space="preserve">association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311" w:name="fig-simulation2-control-cued-behavioral"/>
      <w:r>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lang w:val="en-GB" w:eastAsia="en-GB"/>
        </w:rPr>
        <w:drawing>
          <wp:inline distT="0" distB="0" distL="0" distR="0" wp14:anchorId="5271594F" wp14:editId="78AB88DA">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311"/>
    <w:commentRangeStart w:id="312"/>
    <w:p w14:paraId="1BEE8BC3" w14:textId="06FEB18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w:t>
      </w:r>
      <w:commentRangeEnd w:id="312"/>
      <w:r w:rsidR="00B251D2">
        <w:rPr>
          <w:rStyle w:val="CommentReference"/>
          <w:sz w:val="24"/>
          <w:szCs w:val="24"/>
        </w:rPr>
        <w:commentReference w:id="312"/>
      </w:r>
      <w:r>
        <w:t xml:space="preserve">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w:t>
      </w:r>
      <w:commentRangeStart w:id="313"/>
      <w:del w:id="314"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313"/>
      <w:r w:rsidR="00032458">
        <w:rPr>
          <w:rStyle w:val="CommentReference"/>
          <w:sz w:val="24"/>
          <w:szCs w:val="24"/>
        </w:rPr>
        <w:commentReference w:id="313"/>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315" w:name="X3f1d862adb125e692948a0e1917736f72c3ad35"/>
      <w:r>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lang w:val="en-GB" w:eastAsia="en-GB"/>
        </w:rPr>
        <w:drawing>
          <wp:inline distT="0" distB="0" distL="0" distR="0" wp14:anchorId="4B9FA421" wp14:editId="72350FC9">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315"/>
    <w:p w14:paraId="511C57E5" w14:textId="1C0A72FC"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16"/>
      <w:r>
        <w:t>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16"/>
      <w:r w:rsidR="00032458">
        <w:rPr>
          <w:rStyle w:val="CommentReference"/>
          <w:sz w:val="24"/>
          <w:szCs w:val="24"/>
        </w:rPr>
        <w:commentReference w:id="316"/>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317" w:author="Rik Henson" w:date="2026-07-25T12:04:00Z">
        <w:r w:rsidR="00B70966" w:rsidRPr="00B70966" w:rsidDel="00032458">
          <w:delText>. I</w:delText>
        </w:r>
      </w:del>
      <w:ins w:id="318"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319" w:name="X6daa0b906c5e98f8ec58936bb9080f274712771"/>
    </w:p>
    <w:p w14:paraId="6A1B5F91" w14:textId="70645AA5" w:rsidR="00F8399E" w:rsidRDefault="00F54748">
      <w:pPr>
        <w:pStyle w:val="FigureTitle"/>
      </w:pPr>
      <w:bookmarkStart w:id="320" w:name="Xe96feb7454d6b23e449dfafb9c326dcfa9c3226"/>
      <w:bookmarkEnd w:id="319"/>
      <w:r>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 xml:space="preserve">favors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320"/>
    <w:p w14:paraId="3C7A8EE3" w14:textId="62050C4F" w:rsidR="003A4685" w:rsidRDefault="000E09B9">
      <w:pPr>
        <w:pStyle w:val="AfterWithoutNote"/>
      </w:pPr>
      <w:commentRangeStart w:id="321"/>
      <w:r w:rsidRPr="000E09B9">
        <w:t xml:space="preserve">Figure 9 shows </w:t>
      </w:r>
      <w:commentRangeEnd w:id="321"/>
      <w:r w:rsidR="00B251D2" w:rsidRPr="000E09B9">
        <w:rPr>
          <w:rStyle w:val="CommentReference"/>
          <w:sz w:val="24"/>
          <w:szCs w:val="24"/>
        </w:rPr>
        <w:commentReference w:id="321"/>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22"/>
      <w:r w:rsidRPr="000E09B9">
        <w:t>cue, which can support film candidates throughout search</w:t>
      </w:r>
      <w:commentRangeEnd w:id="322"/>
      <w:r w:rsidR="00B251D2" w:rsidRPr="000E09B9">
        <w:rPr>
          <w:rStyle w:val="CommentReference"/>
          <w:sz w:val="24"/>
          <w:szCs w:val="24"/>
        </w:rPr>
        <w:commentReference w:id="322"/>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323" w:author="Rik Henson" w:date="2026-07-25T12:14:00Z"/>
        </w:rPr>
      </w:pPr>
    </w:p>
    <w:p w14:paraId="072D188F" w14:textId="0DE98577" w:rsidR="00F8399E" w:rsidRDefault="00F54748">
      <w:pPr>
        <w:pStyle w:val="BodyText"/>
      </w:pPr>
      <w:commentRangeStart w:id="324"/>
      <w:r>
        <w:t xml:space="preserve">Retrieval monitoring </w:t>
      </w:r>
      <w:ins w:id="325" w:author="Rik Henson" w:date="2026-07-25T12:14:00Z">
        <w:r w:rsidR="00B251D2">
          <w:t>can be</w:t>
        </w:r>
      </w:ins>
      <w:ins w:id="326" w:author="Rik Henson" w:date="2026-07-25T12:15:00Z">
        <w:r w:rsidR="00B251D2">
          <w:t xml:space="preserve"> distinguished from start-state control and maintained film-category by examining the order of items recalled. </w:t>
        </w:r>
      </w:ins>
      <w:commentRangeEnd w:id="324"/>
      <w:ins w:id="327" w:author="Rik Henson" w:date="2026-07-25T12:16:00Z">
        <w:r w:rsidR="00B251D2">
          <w:rPr>
            <w:rStyle w:val="CommentReference"/>
            <w:sz w:val="24"/>
            <w:szCs w:val="24"/>
          </w:rPr>
          <w:commentReference w:id="324"/>
        </w:r>
      </w:ins>
      <w:ins w:id="328" w:author="Rik Henson" w:date="2026-07-25T12:15:00Z">
        <w:r w:rsidR="00B251D2">
          <w:t xml:space="preserve">Because monitoring </w:t>
        </w:r>
      </w:ins>
      <w:r>
        <w:t>acts after a non-film item has already been sampled</w:t>
      </w:r>
      <w:del w:id="329" w:author="Rik Henson" w:date="2026-07-25T12:16:00Z">
        <w:r w:rsidDel="00B251D2">
          <w:delText>. B</w:delText>
        </w:r>
      </w:del>
      <w:ins w:id="330" w:author="Rik Henson" w:date="2026-07-25T12:16:00Z">
        <w:r w:rsidR="00B251D2">
          <w:t xml:space="preserve">, </w:t>
        </w:r>
      </w:ins>
      <w:del w:id="331" w:author="Rik Henson" w:date="2026-07-25T12:16:00Z">
        <w:r w:rsidDel="00B251D2">
          <w:delText xml:space="preserve">y </w:delText>
        </w:r>
      </w:del>
      <w:r>
        <w:t xml:space="preserve">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332" w:name="Xa9c4b5e1618786b5f440768b73dd7732a592b1f"/>
      <w:r>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333"/>
      <w:r>
        <w:rPr>
          <w:b/>
          <w:bCs/>
        </w:rPr>
        <w:t>(B)</w:t>
      </w:r>
      <w:r>
        <w:t xml:space="preserve"> </w:t>
      </w:r>
      <w:r w:rsidR="0046146B" w:rsidRPr="0046146B">
        <w:t>Recall probability by encoded position with no retrieval monitoring versus the moderate retrieval-monitoring setting used in the Simulation 2 anchor figure. Shad</w:t>
      </w:r>
      <w:commentRangeEnd w:id="333"/>
      <w:r w:rsidR="00B14A67" w:rsidRPr="0046146B">
        <w:rPr>
          <w:rStyle w:val="CommentReference"/>
          <w:sz w:val="24"/>
          <w:szCs w:val="24"/>
        </w:rPr>
        <w:commentReference w:id="333"/>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334" w:name="simulation-3-recognition"/>
      <w:bookmarkEnd w:id="310"/>
      <w:bookmarkEnd w:id="332"/>
      <w:commentRangeStart w:id="335"/>
      <w:r>
        <w:t>Simulation 3: Recognition</w:t>
      </w:r>
      <w:commentRangeEnd w:id="335"/>
      <w:r w:rsidR="00B14A67">
        <w:rPr>
          <w:rStyle w:val="CommentReference"/>
          <w:sz w:val="24"/>
          <w:szCs w:val="28"/>
        </w:rPr>
        <w:commentReference w:id="335"/>
      </w:r>
    </w:p>
    <w:p w14:paraId="280204EE" w14:textId="3C0C85AB" w:rsidR="00F8399E" w:rsidRDefault="00F54748">
      <w:pPr>
        <w:pStyle w:val="FirstParagraph"/>
      </w:pPr>
      <w:r>
        <w:t xml:space="preserve">The recognition simulation uses the same reminder conditions, task </w:t>
      </w:r>
      <w:r w:rsidR="00BC4D7F">
        <w:t xml:space="preserve">association </w:t>
      </w:r>
      <w:r>
        <w:t>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336" w:name="fig-recognition-test-format"/>
      <w:r>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lang w:val="en-GB" w:eastAsia="en-GB"/>
        </w:rPr>
        <w:drawing>
          <wp:inline distT="0" distB="0" distL="0" distR="0" wp14:anchorId="11F8477C" wp14:editId="210259A0">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336"/>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337" w:name="general-discussion"/>
      <w:bookmarkEnd w:id="287"/>
      <w:bookmarkEnd w:id="334"/>
      <w:r>
        <w:t>General Discussion</w:t>
      </w:r>
    </w:p>
    <w:p w14:paraId="65B1A9C8" w14:textId="77777777" w:rsidR="00F8399E" w:rsidRDefault="00F54748">
      <w:pPr>
        <w:pStyle w:val="FirstParagraph"/>
      </w:pPr>
      <w:commentRangeStart w:id="338"/>
      <w:r>
        <w:t xml:space="preserve">The simulations identify a condition under which goal-directed remembering can remain selective after target-associated context has become linked to competitors. </w:t>
      </w:r>
      <w:commentRangeEnd w:id="338"/>
      <w:r w:rsidR="00B14A67">
        <w:rPr>
          <w:rStyle w:val="CommentReference"/>
          <w:sz w:val="24"/>
          <w:szCs w:val="24"/>
        </w:rPr>
        <w:commentReference w:id="338"/>
      </w:r>
      <w:r>
        <w:t>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339" w:name="X6c606fadadb583872d6ebe5f2cdc4b983e49bc5"/>
      <w:r>
        <w:t>From Contextual Competition to Selective Retrieval</w:t>
      </w:r>
    </w:p>
    <w:p w14:paraId="35734D7A" w14:textId="53FED35B" w:rsidR="004F2EA3" w:rsidRDefault="004F2EA3">
      <w:pPr>
        <w:pStyle w:val="FirstParagraph"/>
      </w:pPr>
      <w:r w:rsidRPr="004F2EA3">
        <w:t>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340" w:name="X23a5f04ab4e0b3496314c425351c681f17baff0"/>
      <w:bookmarkEnd w:id="339"/>
      <w:r>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341"/>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341"/>
      <w:r w:rsidR="00B14A67">
        <w:rPr>
          <w:rStyle w:val="CommentReference"/>
          <w:sz w:val="24"/>
          <w:szCs w:val="24"/>
        </w:rPr>
        <w:commentReference w:id="341"/>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42"/>
      <w:r>
        <w:t>retrospectively as consequences of those factors (</w:t>
      </w:r>
      <w:hyperlink w:anchor="ref-mcconnell2026testing">
        <w:r w:rsidR="00F8399E">
          <w:rPr>
            <w:rStyle w:val="Hyperlink"/>
          </w:rPr>
          <w:t>McConnell et al., 2026</w:t>
        </w:r>
      </w:hyperlink>
      <w:r>
        <w:t>).</w:t>
      </w:r>
      <w:commentRangeEnd w:id="342"/>
      <w:r w:rsidR="008C5E4F">
        <w:rPr>
          <w:rStyle w:val="CommentReference"/>
          <w:sz w:val="24"/>
          <w:szCs w:val="24"/>
        </w:rPr>
        <w:commentReference w:id="342"/>
      </w:r>
    </w:p>
    <w:p w14:paraId="72B5F63F" w14:textId="7E6C20A2" w:rsidR="004F2EA3" w:rsidRDefault="00F54748">
      <w:pPr>
        <w:pStyle w:val="BodyText"/>
        <w:pPrChange w:id="343" w:author="Rik Henson" w:date="2026-07-25T12:28:00Z">
          <w:pPr>
            <w:pStyle w:val="BodyText"/>
            <w:ind w:firstLine="0"/>
          </w:pPr>
        </w:pPrChange>
      </w:pPr>
      <w:r>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344"/>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w:t>
      </w:r>
      <w:commentRangeEnd w:id="344"/>
      <w:r w:rsidR="008C5E4F">
        <w:rPr>
          <w:rStyle w:val="CommentReference"/>
          <w:sz w:val="24"/>
          <w:szCs w:val="24"/>
        </w:rPr>
        <w:commentReference w:id="344"/>
      </w:r>
      <w:commentRangeStart w:id="345"/>
      <w:r>
        <w:t>The clinical reach of these procedures makes their mechanisms consequential, while the mixed evidence limits the conclusions that can be drawn from any single positive dissociation.</w:t>
      </w:r>
      <w:commentRangeEnd w:id="345"/>
      <w:r w:rsidR="008C5E4F">
        <w:rPr>
          <w:rStyle w:val="CommentReference"/>
          <w:sz w:val="24"/>
          <w:szCs w:val="24"/>
        </w:rPr>
        <w:commentReference w:id="345"/>
      </w:r>
      <w:r>
        <w:t xml:space="preserve"> </w:t>
      </w:r>
      <w:commentRangeStart w:id="346"/>
      <w:r>
        <w:t>Real-world extensions do not themselves establish that retrieved-context competition explains intervention effects outside the laboratory.</w:t>
      </w:r>
      <w:commentRangeEnd w:id="346"/>
      <w:r w:rsidR="008C5E4F">
        <w:rPr>
          <w:rStyle w:val="CommentReference"/>
          <w:sz w:val="24"/>
          <w:szCs w:val="24"/>
        </w:rPr>
        <w:commentReference w:id="346"/>
      </w:r>
    </w:p>
    <w:p w14:paraId="1E80DC23" w14:textId="74D44AD6" w:rsidR="004F2EA3" w:rsidRPr="00B11715" w:rsidRDefault="004F2EA3" w:rsidP="00B11715">
      <w:pPr>
        <w:pStyle w:val="BodyText"/>
        <w:ind w:firstLine="0"/>
        <w:rPr>
          <w:b/>
          <w:bCs/>
        </w:rPr>
      </w:pPr>
      <w:bookmarkStart w:id="347" w:name="X5a924f87084a44c52c4925224a8f2b0af2fbb52"/>
      <w:bookmarkEnd w:id="340"/>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48"/>
      <w:r w:rsidRPr="004F2EA3">
        <w:t>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48"/>
      <w:r w:rsidR="00DC30F1">
        <w:rPr>
          <w:rStyle w:val="CommentReference"/>
          <w:b/>
          <w:bCs/>
          <w:sz w:val="24"/>
          <w:szCs w:val="24"/>
        </w:rPr>
        <w:commentReference w:id="348"/>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349" w:name="limitations-and-scope"/>
      <w:bookmarkEnd w:id="347"/>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350"/>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commentRangeEnd w:id="350"/>
      <w:r w:rsidR="00046410">
        <w:rPr>
          <w:rStyle w:val="CommentReference"/>
          <w:sz w:val="24"/>
          <w:szCs w:val="24"/>
        </w:rPr>
        <w:commentReference w:id="350"/>
      </w:r>
    </w:p>
    <w:p w14:paraId="778138E1" w14:textId="77777777" w:rsidR="00F8399E" w:rsidRDefault="00F54748">
      <w:pPr>
        <w:pStyle w:val="Heading1"/>
      </w:pPr>
      <w:bookmarkStart w:id="351" w:name="references"/>
      <w:bookmarkEnd w:id="337"/>
      <w:bookmarkEnd w:id="349"/>
      <w:r>
        <w:t>References</w:t>
      </w:r>
    </w:p>
    <w:p w14:paraId="33700899" w14:textId="77777777" w:rsidR="00F8399E" w:rsidRDefault="00F54748">
      <w:pPr>
        <w:pStyle w:val="Bibliography"/>
      </w:pPr>
      <w:bookmarkStart w:id="352" w:name="ref-asselbergs2024effectiveness"/>
      <w:bookmarkStart w:id="353"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2">
        <w:r w:rsidR="00F8399E">
          <w:rPr>
            <w:rStyle w:val="Hyperlink"/>
          </w:rPr>
          <w:t>https://doi.org/10.1016/j.jbtep.2023.101920</w:t>
        </w:r>
      </w:hyperlink>
    </w:p>
    <w:p w14:paraId="6C06AEF8" w14:textId="77777777" w:rsidR="00F8399E" w:rsidRDefault="00F54748">
      <w:pPr>
        <w:pStyle w:val="Bibliography"/>
      </w:pPr>
      <w:bookmarkStart w:id="354" w:name="ref-asselbergs2023systematic"/>
      <w:bookmarkEnd w:id="352"/>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3">
        <w:r w:rsidR="00F8399E">
          <w:rPr>
            <w:rStyle w:val="Hyperlink"/>
          </w:rPr>
          <w:t>https://doi.org/10.1016/j.jpsychires.2023.01.028</w:t>
        </w:r>
      </w:hyperlink>
    </w:p>
    <w:p w14:paraId="577354AE" w14:textId="77777777" w:rsidR="00F8399E" w:rsidRDefault="00F54748">
      <w:pPr>
        <w:pStyle w:val="Bibliography"/>
      </w:pPr>
      <w:bookmarkStart w:id="355" w:name="ref-baddeley2000working"/>
      <w:bookmarkEnd w:id="354"/>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4">
        <w:r w:rsidR="00F8399E">
          <w:rPr>
            <w:rStyle w:val="Hyperlink"/>
          </w:rPr>
          <w:t>https://doi.org/10.1037/0096-3445.129.1.126</w:t>
        </w:r>
      </w:hyperlink>
    </w:p>
    <w:p w14:paraId="7E848953" w14:textId="77777777" w:rsidR="00F8399E" w:rsidRDefault="00F54748">
      <w:pPr>
        <w:pStyle w:val="Bibliography"/>
      </w:pPr>
      <w:bookmarkStart w:id="356" w:name="ref-beckenstrom2026digital"/>
      <w:bookmarkEnd w:id="355"/>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5">
        <w:r w:rsidR="00F8399E">
          <w:rPr>
            <w:rStyle w:val="Hyperlink"/>
          </w:rPr>
          <w:t>https://doi.org/10.1016/s2215-0366(25)00397-9</w:t>
        </w:r>
      </w:hyperlink>
    </w:p>
    <w:p w14:paraId="39ED002B" w14:textId="7F203080" w:rsidR="00D43714" w:rsidRDefault="00D43714">
      <w:pPr>
        <w:pStyle w:val="Bibliography"/>
      </w:pPr>
      <w:bookmarkStart w:id="357" w:name="ref-bird2012hippocampus"/>
      <w:bookmarkEnd w:id="356"/>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6">
        <w:r w:rsidR="00F8399E">
          <w:rPr>
            <w:rStyle w:val="Hyperlink"/>
          </w:rPr>
          <w:t>https://doi.org/10.3389/fnhum.2012.00142</w:t>
        </w:r>
      </w:hyperlink>
    </w:p>
    <w:p w14:paraId="1E18EDCF" w14:textId="77777777" w:rsidR="00F8399E" w:rsidRDefault="00F54748">
      <w:pPr>
        <w:pStyle w:val="Bibliography"/>
      </w:pPr>
      <w:bookmarkStart w:id="358" w:name="ref-bisby2020reduced"/>
      <w:bookmarkEnd w:id="357"/>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7">
        <w:r w:rsidR="00F8399E">
          <w:rPr>
            <w:rStyle w:val="Hyperlink"/>
          </w:rPr>
          <w:t>https://doi.org/10.1177/0963721420917691</w:t>
        </w:r>
      </w:hyperlink>
    </w:p>
    <w:p w14:paraId="43203B4A" w14:textId="140DD3CA" w:rsidR="00575613" w:rsidRDefault="00575613">
      <w:pPr>
        <w:pStyle w:val="Bibliography"/>
      </w:pPr>
      <w:bookmarkStart w:id="359" w:name="ref_brennan2021investigating"/>
      <w:bookmarkStart w:id="360" w:name="ref-brewin2014episodic"/>
      <w:bookmarkEnd w:id="358"/>
      <w:r w:rsidRPr="00575613">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359"/>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F8399E">
          <w:rPr>
            <w:rStyle w:val="Hyperlink"/>
          </w:rPr>
          <w:t>https://doi.org/10.1037/a0033722</w:t>
        </w:r>
      </w:hyperlink>
    </w:p>
    <w:p w14:paraId="542E3CA5" w14:textId="77777777" w:rsidR="00F8399E" w:rsidRDefault="00F54748">
      <w:pPr>
        <w:pStyle w:val="Bibliography"/>
      </w:pPr>
      <w:bookmarkStart w:id="361" w:name="ref-brewin1996dual"/>
      <w:bookmarkEnd w:id="36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F8399E">
          <w:rPr>
            <w:rStyle w:val="Hyperlink"/>
          </w:rPr>
          <w:t>https://doi.org/10.1037/0033-295X.103.4.670</w:t>
        </w:r>
      </w:hyperlink>
    </w:p>
    <w:p w14:paraId="0CD97823" w14:textId="77777777" w:rsidR="00F8399E" w:rsidRDefault="00F54748">
      <w:pPr>
        <w:pStyle w:val="Bibliography"/>
      </w:pPr>
      <w:bookmarkStart w:id="362" w:name="ref-brewin2010intrusive"/>
      <w:bookmarkEnd w:id="36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F8399E">
          <w:rPr>
            <w:rStyle w:val="Hyperlink"/>
          </w:rPr>
          <w:t>https://doi.org/10.1037/a0018113</w:t>
        </w:r>
      </w:hyperlink>
    </w:p>
    <w:p w14:paraId="0DE2834D" w14:textId="77777777" w:rsidR="00F8399E" w:rsidRDefault="00F54748">
      <w:pPr>
        <w:pStyle w:val="Bibliography"/>
      </w:pPr>
      <w:bookmarkStart w:id="363" w:name="ref-busemeyer2000model"/>
      <w:bookmarkEnd w:id="36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sidR="00F8399E">
          <w:rPr>
            <w:rStyle w:val="Hyperlink"/>
          </w:rPr>
          <w:t>https://doi.org/10.1006/jmps.1999.1282</w:t>
        </w:r>
      </w:hyperlink>
    </w:p>
    <w:p w14:paraId="45D3D75F" w14:textId="77777777" w:rsidR="00F8399E" w:rsidRDefault="00F54748">
      <w:pPr>
        <w:pStyle w:val="Bibliography"/>
      </w:pPr>
      <w:bookmarkStart w:id="364" w:name="ref-cohen2022memory"/>
      <w:bookmarkEnd w:id="363"/>
      <w:r>
        <w:t xml:space="preserve">Cohen, R. T., &amp; Kahana, M. J. (2022). A memory-based theory of emotional disorders. </w:t>
      </w:r>
      <w:r>
        <w:rPr>
          <w:i/>
          <w:iCs/>
        </w:rPr>
        <w:t>Psychological Review</w:t>
      </w:r>
      <w:r>
        <w:t xml:space="preserve">, </w:t>
      </w:r>
      <w:r>
        <w:rPr>
          <w:i/>
          <w:iCs/>
        </w:rPr>
        <w:t>129</w:t>
      </w:r>
      <w:r>
        <w:t xml:space="preserve">(4), 742–776. </w:t>
      </w:r>
      <w:hyperlink r:id="rId32">
        <w:r w:rsidR="00F8399E">
          <w:rPr>
            <w:rStyle w:val="Hyperlink"/>
          </w:rPr>
          <w:t>https://doi.org/10.1037/rev0000334</w:t>
        </w:r>
      </w:hyperlink>
    </w:p>
    <w:p w14:paraId="72CB9366" w14:textId="72483C31" w:rsidR="00D43714" w:rsidRDefault="00D43714">
      <w:pPr>
        <w:pStyle w:val="Bibliography"/>
      </w:pPr>
      <w:bookmarkStart w:id="365" w:name="ref-deeprose2012imagery"/>
      <w:bookmarkEnd w:id="364"/>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sidR="00F8399E">
          <w:rPr>
            <w:rStyle w:val="Hyperlink"/>
          </w:rPr>
          <w:t>https://doi.org/10.1016/j.jbtep.2011.10.008</w:t>
        </w:r>
      </w:hyperlink>
    </w:p>
    <w:p w14:paraId="1AB76A74" w14:textId="418001F8" w:rsidR="00D43714" w:rsidRDefault="00D43714">
      <w:pPr>
        <w:pStyle w:val="Bibliography"/>
      </w:pPr>
      <w:bookmarkStart w:id="366" w:name="ref-dupertuys2026ukraine"/>
      <w:bookmarkEnd w:id="365"/>
      <w:r w:rsidRPr="00D43714">
        <w:t xml:space="preserve">Diamond, N. B., &amp; Levine, B. (2020). Linking detail to temporal structure in naturalistic-event recall. Psychological Science, 31(12), 1557–1572. </w:t>
      </w:r>
      <w:hyperlink r:id="rId34"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367" w:name="ref-ehlers2000cognitive"/>
      <w:bookmarkEnd w:id="36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5">
        <w:r w:rsidR="00F8399E">
          <w:rPr>
            <w:rStyle w:val="Hyperlink"/>
          </w:rPr>
          <w:t>https://doi.org/10.1016/S0005-7967(99)00123-0</w:t>
        </w:r>
      </w:hyperlink>
    </w:p>
    <w:p w14:paraId="6F1FD4F9" w14:textId="77777777" w:rsidR="00F8399E" w:rsidRDefault="00F54748">
      <w:pPr>
        <w:pStyle w:val="Bibliography"/>
      </w:pPr>
      <w:bookmarkStart w:id="368" w:name="ref-hagenaars2017tetris"/>
      <w:bookmarkEnd w:id="36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6">
        <w:r w:rsidR="00F8399E">
          <w:rPr>
            <w:rStyle w:val="Hyperlink"/>
          </w:rPr>
          <w:t>https://doi.org/10.1080/20008198.2017.1386959</w:t>
        </w:r>
      </w:hyperlink>
    </w:p>
    <w:p w14:paraId="333A48D2" w14:textId="77777777" w:rsidR="00F8399E" w:rsidRDefault="00F54748">
      <w:pPr>
        <w:pStyle w:val="Bibliography"/>
      </w:pPr>
      <w:bookmarkStart w:id="369" w:name="ref-healey2014memory"/>
      <w:bookmarkEnd w:id="36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7">
        <w:r w:rsidR="00F8399E">
          <w:rPr>
            <w:rStyle w:val="Hyperlink"/>
          </w:rPr>
          <w:t>https://doi.org/10.1037/a0033715</w:t>
        </w:r>
      </w:hyperlink>
    </w:p>
    <w:p w14:paraId="5C07424F" w14:textId="29FCB10D" w:rsidR="00796044" w:rsidRDefault="00796044">
      <w:pPr>
        <w:pStyle w:val="Bibliography"/>
      </w:pPr>
      <w:bookmarkStart w:id="370" w:name="ref-healey2016four"/>
      <w:bookmarkEnd w:id="369"/>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8">
        <w:r w:rsidR="00F8399E">
          <w:rPr>
            <w:rStyle w:val="Hyperlink"/>
          </w:rPr>
          <w:t>https://doi.org/10.1037/rev0000015</w:t>
        </w:r>
      </w:hyperlink>
    </w:p>
    <w:p w14:paraId="06C64FB7" w14:textId="77777777" w:rsidR="00F8399E" w:rsidRDefault="00F54748">
      <w:pPr>
        <w:pStyle w:val="Bibliography"/>
      </w:pPr>
      <w:bookmarkStart w:id="371" w:name="ref-healey2024peppr"/>
      <w:bookmarkEnd w:id="370"/>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9">
        <w:r w:rsidR="00F8399E">
          <w:rPr>
            <w:rStyle w:val="Hyperlink"/>
          </w:rPr>
          <w:t>https://doi.org/10.3758/s13421-023-01453-z</w:t>
        </w:r>
      </w:hyperlink>
    </w:p>
    <w:p w14:paraId="00ECD4C2" w14:textId="77777777" w:rsidR="00F8399E" w:rsidRDefault="00F54748">
      <w:pPr>
        <w:pStyle w:val="Bibliography"/>
      </w:pPr>
      <w:bookmarkStart w:id="372" w:name="ref-hemi2023cognitive"/>
      <w:bookmarkEnd w:id="371"/>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0">
        <w:r w:rsidR="00F8399E">
          <w:rPr>
            <w:rStyle w:val="Hyperlink"/>
          </w:rPr>
          <w:t>https://doi.org/10.1016/j.jbtep.2023.101858</w:t>
        </w:r>
      </w:hyperlink>
    </w:p>
    <w:p w14:paraId="18AACF93" w14:textId="77777777" w:rsidR="00F8399E" w:rsidRDefault="00F54748">
      <w:pPr>
        <w:pStyle w:val="Bibliography"/>
      </w:pPr>
      <w:bookmarkStart w:id="373" w:name="ref-herrema2024first"/>
      <w:bookmarkEnd w:id="372"/>
      <w:r>
        <w:t xml:space="preserve">Herrema, H. G., &amp; Kahana, M. J. (2024). </w:t>
      </w:r>
      <w:r>
        <w:rPr>
          <w:i/>
          <w:iCs/>
        </w:rPr>
        <w:t>First recall costs and benefits</w:t>
      </w:r>
      <w:r>
        <w:t xml:space="preserve">. PsyArXiv. </w:t>
      </w:r>
      <w:hyperlink r:id="rId41">
        <w:r w:rsidR="00F8399E">
          <w:rPr>
            <w:rStyle w:val="Hyperlink"/>
          </w:rPr>
          <w:t>https://doi.org/10.31234/osf.io/sm3fw</w:t>
        </w:r>
      </w:hyperlink>
    </w:p>
    <w:p w14:paraId="6BE9FD9D" w14:textId="77777777" w:rsidR="00F8399E" w:rsidRDefault="00F54748">
      <w:pPr>
        <w:pStyle w:val="Bibliography"/>
      </w:pPr>
      <w:bookmarkStart w:id="374" w:name="ref-holmes2008inducing"/>
      <w:bookmarkEnd w:id="373"/>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2">
        <w:r w:rsidR="00F8399E">
          <w:rPr>
            <w:rStyle w:val="Hyperlink"/>
          </w:rPr>
          <w:t>https://doi.org/10.1016/j.actpsy.2007.11.002</w:t>
        </w:r>
      </w:hyperlink>
    </w:p>
    <w:p w14:paraId="0AB352C2" w14:textId="77777777" w:rsidR="00F8399E" w:rsidRDefault="00F54748">
      <w:pPr>
        <w:pStyle w:val="Bibliography"/>
      </w:pPr>
      <w:bookmarkStart w:id="375" w:name="ref-holmes2004trauma"/>
      <w:bookmarkEnd w:id="374"/>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3">
        <w:r w:rsidR="00F8399E">
          <w:rPr>
            <w:rStyle w:val="Hyperlink"/>
          </w:rPr>
          <w:t>https://doi.org/10.1037/0096-3445.133.1.3</w:t>
        </w:r>
      </w:hyperlink>
    </w:p>
    <w:p w14:paraId="1C7A88C3" w14:textId="77777777" w:rsidR="00F8399E" w:rsidRDefault="00F54748">
      <w:pPr>
        <w:pStyle w:val="Bibliography"/>
      </w:pPr>
      <w:bookmarkStart w:id="376" w:name="ref-holmes2009can"/>
      <w:bookmarkEnd w:id="375"/>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4">
        <w:r w:rsidR="00F8399E">
          <w:rPr>
            <w:rStyle w:val="Hyperlink"/>
          </w:rPr>
          <w:t>https://doi.org/10.1371/journal.pone.0004153</w:t>
        </w:r>
      </w:hyperlink>
    </w:p>
    <w:p w14:paraId="23DD61BB" w14:textId="77777777" w:rsidR="00F8399E" w:rsidRDefault="00F54748">
      <w:pPr>
        <w:pStyle w:val="Bibliography"/>
      </w:pPr>
      <w:bookmarkStart w:id="377" w:name="ref-holmes2010key"/>
      <w:bookmarkEnd w:id="376"/>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5">
        <w:r w:rsidR="00F8399E">
          <w:rPr>
            <w:rStyle w:val="Hyperlink"/>
          </w:rPr>
          <w:t>https://doi.org/10.1371/journal.pone.0013706</w:t>
        </w:r>
      </w:hyperlink>
    </w:p>
    <w:p w14:paraId="7EFB01F2" w14:textId="77777777" w:rsidR="00F8399E" w:rsidRDefault="00F54748">
      <w:pPr>
        <w:pStyle w:val="Bibliography"/>
      </w:pPr>
      <w:bookmarkStart w:id="378" w:name="ref-horsch2017reducing"/>
      <w:bookmarkEnd w:id="377"/>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6">
        <w:r w:rsidR="00F8399E">
          <w:rPr>
            <w:rStyle w:val="Hyperlink"/>
          </w:rPr>
          <w:t>https://doi.org/10.1016/j.brat.2017.03.018</w:t>
        </w:r>
      </w:hyperlink>
    </w:p>
    <w:p w14:paraId="7E8697E6" w14:textId="77777777" w:rsidR="00F8399E" w:rsidRDefault="00F54748">
      <w:pPr>
        <w:pStyle w:val="Bibliography"/>
      </w:pPr>
      <w:bookmarkStart w:id="379" w:name="ref-howard1999contextual"/>
      <w:bookmarkEnd w:id="378"/>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7">
        <w:r w:rsidR="00F8399E">
          <w:rPr>
            <w:rStyle w:val="Hyperlink"/>
          </w:rPr>
          <w:t>https://doi.org/10.1037/0278-7393.25.4.923</w:t>
        </w:r>
      </w:hyperlink>
    </w:p>
    <w:p w14:paraId="0C7E3D7B" w14:textId="77777777" w:rsidR="00F8399E" w:rsidRDefault="00F54748">
      <w:pPr>
        <w:pStyle w:val="Bibliography"/>
      </w:pPr>
      <w:bookmarkStart w:id="380" w:name="ref-howard2002distributed"/>
      <w:bookmarkEnd w:id="379"/>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8">
        <w:r w:rsidR="00F8399E">
          <w:rPr>
            <w:rStyle w:val="Hyperlink"/>
          </w:rPr>
          <w:t>https://doi.org/10.1006/jmps.2001.1388</w:t>
        </w:r>
      </w:hyperlink>
    </w:p>
    <w:p w14:paraId="620952F3" w14:textId="77777777" w:rsidR="00F8399E" w:rsidRDefault="00F54748">
      <w:pPr>
        <w:pStyle w:val="Bibliography"/>
      </w:pPr>
      <w:bookmarkStart w:id="381" w:name="ref-howard2008persistence"/>
      <w:bookmarkEnd w:id="380"/>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382" w:name="ref-hupbach2008dynamics"/>
      <w:bookmarkEnd w:id="381"/>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9">
        <w:r w:rsidR="00F8399E">
          <w:rPr>
            <w:rStyle w:val="Hyperlink"/>
          </w:rPr>
          <w:t>https://doi.org/10.1101/lm.1022308</w:t>
        </w:r>
      </w:hyperlink>
    </w:p>
    <w:p w14:paraId="58CFD9B1" w14:textId="77777777" w:rsidR="00F8399E" w:rsidRDefault="00F54748">
      <w:pPr>
        <w:pStyle w:val="Bibliography"/>
      </w:pPr>
      <w:bookmarkStart w:id="383" w:name="ref-iyadurai2018preventing"/>
      <w:bookmarkEnd w:id="382"/>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0">
        <w:r w:rsidR="00F8399E">
          <w:rPr>
            <w:rStyle w:val="Hyperlink"/>
          </w:rPr>
          <w:t>https://doi.org/10.1038/mp.2017.23</w:t>
        </w:r>
      </w:hyperlink>
    </w:p>
    <w:p w14:paraId="38DF507D" w14:textId="77777777" w:rsidR="00F8399E" w:rsidRDefault="00F54748">
      <w:pPr>
        <w:pStyle w:val="Bibliography"/>
      </w:pPr>
      <w:bookmarkStart w:id="384" w:name="ref-iyadurai2023reducing"/>
      <w:bookmarkEnd w:id="383"/>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1">
        <w:r w:rsidR="00F8399E">
          <w:rPr>
            <w:rStyle w:val="Hyperlink"/>
          </w:rPr>
          <w:t>https://doi.org/10.1038/s41398-023-02578-0</w:t>
        </w:r>
      </w:hyperlink>
    </w:p>
    <w:p w14:paraId="6A1FA88B" w14:textId="77777777" w:rsidR="00F8399E" w:rsidRDefault="00F54748">
      <w:pPr>
        <w:pStyle w:val="Bibliography"/>
      </w:pPr>
      <w:bookmarkStart w:id="385" w:name="ref-iyadurai2019intrusive"/>
      <w:bookmarkEnd w:id="384"/>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2">
        <w:r w:rsidR="00F8399E">
          <w:rPr>
            <w:rStyle w:val="Hyperlink"/>
          </w:rPr>
          <w:t>https://doi.org/10.1016/j.cpr.2018.08.005</w:t>
        </w:r>
      </w:hyperlink>
    </w:p>
    <w:p w14:paraId="5B91D43B" w14:textId="77777777" w:rsidR="00F8399E" w:rsidRDefault="00F54748">
      <w:pPr>
        <w:pStyle w:val="Bibliography"/>
      </w:pPr>
      <w:bookmarkStart w:id="386" w:name="ref-james2015computer"/>
      <w:bookmarkEnd w:id="385"/>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3">
        <w:r w:rsidR="00F8399E">
          <w:rPr>
            <w:rStyle w:val="Hyperlink"/>
          </w:rPr>
          <w:t>https://doi.org/10.1177/0956797615583071</w:t>
        </w:r>
      </w:hyperlink>
    </w:p>
    <w:p w14:paraId="0487BF51" w14:textId="77777777" w:rsidR="00F8399E" w:rsidRDefault="00F54748">
      <w:pPr>
        <w:pStyle w:val="Bibliography"/>
      </w:pPr>
      <w:bookmarkStart w:id="387" w:name="ref-james2016trauma"/>
      <w:bookmarkEnd w:id="386"/>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4">
        <w:r w:rsidR="00F8399E">
          <w:rPr>
            <w:rStyle w:val="Hyperlink"/>
          </w:rPr>
          <w:t>https://doi.org/10.1016/j.cpr.2016.04.010</w:t>
        </w:r>
      </w:hyperlink>
    </w:p>
    <w:p w14:paraId="66C33EC5" w14:textId="77777777" w:rsidR="00F8399E" w:rsidRDefault="00F54748">
      <w:pPr>
        <w:pStyle w:val="Bibliography"/>
      </w:pPr>
      <w:bookmarkStart w:id="388" w:name="ref-jin2024theory"/>
      <w:bookmarkEnd w:id="387"/>
      <w:r>
        <w:t xml:space="preserve">Jin, B. J., Halpern, D. J., &amp; Kahana, M. J. (2024). </w:t>
      </w:r>
      <w:r>
        <w:rPr>
          <w:i/>
          <w:iCs/>
        </w:rPr>
        <w:t>A theory of memory for items and associations</w:t>
      </w:r>
      <w:r>
        <w:t xml:space="preserve">. </w:t>
      </w:r>
      <w:hyperlink r:id="rId55">
        <w:r w:rsidR="00F8399E">
          <w:rPr>
            <w:rStyle w:val="Hyperlink"/>
          </w:rPr>
          <w:t>https://memory.psych.upenn.edu/files/pubs/JinEtal24.pdf</w:t>
        </w:r>
      </w:hyperlink>
    </w:p>
    <w:p w14:paraId="6B4BFC2E" w14:textId="77777777" w:rsidR="00F8399E" w:rsidRDefault="00F54748">
      <w:pPr>
        <w:pStyle w:val="Bibliography"/>
      </w:pPr>
      <w:bookmarkStart w:id="389" w:name="ref-kahana1996associative"/>
      <w:bookmarkEnd w:id="388"/>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390" w:name="ref-kahana2020computational"/>
      <w:bookmarkEnd w:id="389"/>
      <w:r>
        <w:t xml:space="preserve">Kahana, M. J. (2020). Computational models of memory search. </w:t>
      </w:r>
      <w:r>
        <w:rPr>
          <w:i/>
          <w:iCs/>
        </w:rPr>
        <w:t>Annual Review of Psychology</w:t>
      </w:r>
      <w:r>
        <w:t xml:space="preserve">, </w:t>
      </w:r>
      <w:r>
        <w:rPr>
          <w:i/>
          <w:iCs/>
        </w:rPr>
        <w:t>71</w:t>
      </w:r>
      <w:r>
        <w:t xml:space="preserve">, 107–138. </w:t>
      </w:r>
      <w:hyperlink r:id="rId56">
        <w:r w:rsidR="00F8399E">
          <w:rPr>
            <w:rStyle w:val="Hyperlink"/>
          </w:rPr>
          <w:t>https://doi.org/10.1146/annurev-psych-010418-103358</w:t>
        </w:r>
      </w:hyperlink>
    </w:p>
    <w:p w14:paraId="40FF3271" w14:textId="77777777" w:rsidR="00F8399E" w:rsidRDefault="00F54748">
      <w:pPr>
        <w:pStyle w:val="Bibliography"/>
      </w:pPr>
      <w:bookmarkStart w:id="391" w:name="ref-kanstrup2021single"/>
      <w:bookmarkEnd w:id="390"/>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7">
        <w:r w:rsidR="00F8399E">
          <w:rPr>
            <w:rStyle w:val="Hyperlink"/>
          </w:rPr>
          <w:t>https://doi.org/10.1002/cpp.2489</w:t>
        </w:r>
      </w:hyperlink>
    </w:p>
    <w:p w14:paraId="193EF404" w14:textId="77777777" w:rsidR="00F8399E" w:rsidRDefault="00F54748">
      <w:pPr>
        <w:pStyle w:val="Bibliography"/>
      </w:pPr>
      <w:bookmarkStart w:id="392" w:name="ref-kanstrup2024guided"/>
      <w:bookmarkEnd w:id="391"/>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8">
        <w:r w:rsidR="00F8399E">
          <w:rPr>
            <w:rStyle w:val="Hyperlink"/>
          </w:rPr>
          <w:t>https://doi.org/10.1186/s12916-024-03569-8</w:t>
        </w:r>
      </w:hyperlink>
    </w:p>
    <w:p w14:paraId="5CE74E4D" w14:textId="3D3F9DB6" w:rsidR="007B5A30" w:rsidRDefault="007B5A30">
      <w:pPr>
        <w:pStyle w:val="Bibliography"/>
      </w:pPr>
      <w:bookmarkStart w:id="393" w:name="ref_kessler2018reducing"/>
      <w:bookmarkStart w:id="394" w:name="ref-kessler2020visuospatial"/>
      <w:bookmarkEnd w:id="392"/>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9" w:history="1">
        <w:r w:rsidRPr="00E36D25">
          <w:rPr>
            <w:rStyle w:val="Hyperlink"/>
          </w:rPr>
          <w:t>https://doi.org/10.1037/ccp0000340</w:t>
        </w:r>
      </w:hyperlink>
    </w:p>
    <w:bookmarkEnd w:id="393"/>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395" w:name="ref-kindt2009beyond"/>
      <w:bookmarkEnd w:id="394"/>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396" w:name="ref-kragel2015neural"/>
      <w:bookmarkEnd w:id="395"/>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397" w:name="ref-krans2009intrusive"/>
      <w:bookmarkEnd w:id="396"/>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398" w:name="ref-lau2019intrusive"/>
      <w:bookmarkEnd w:id="397"/>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399" w:name="ref-lau2021selectively"/>
      <w:bookmarkEnd w:id="398"/>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400" w:name="ref-lohnas2023event"/>
      <w:bookmarkEnd w:id="399"/>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401" w:name="ref-lohnas2015expanding"/>
      <w:bookmarkEnd w:id="400"/>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402" w:name="ref-lohnas2026specialized"/>
      <w:bookmarkEnd w:id="401"/>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403" w:name="ref-luce1959individual"/>
      <w:bookmarkEnd w:id="402"/>
      <w:r>
        <w:t xml:space="preserve">Luce, R. D. (1959). </w:t>
      </w:r>
      <w:r>
        <w:rPr>
          <w:i/>
          <w:iCs/>
        </w:rPr>
        <w:t>Individual choice behavior: A theoretical analysis</w:t>
      </w:r>
      <w:r>
        <w:t>. Wiley.</w:t>
      </w:r>
    </w:p>
    <w:p w14:paraId="0DF01E11" w14:textId="77777777" w:rsidR="00F8399E" w:rsidRDefault="00F54748">
      <w:pPr>
        <w:pStyle w:val="Bibliography"/>
      </w:pPr>
      <w:bookmarkStart w:id="404" w:name="ref-mcconnell2026testing"/>
      <w:bookmarkEnd w:id="403"/>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405" w:name="ref-moccia2022cue"/>
      <w:bookmarkEnd w:id="404"/>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406" w:name="ref-moccia2025effects"/>
      <w:bookmarkEnd w:id="405"/>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407" w:name="ref-morton2016predictive"/>
      <w:bookmarkEnd w:id="406"/>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241DEF07" w14:textId="3A8754E2" w:rsidR="00796044" w:rsidRDefault="00796044">
      <w:pPr>
        <w:pStyle w:val="Bibliography"/>
      </w:pPr>
      <w:bookmarkStart w:id="408" w:name="ref-norman2017neuronal"/>
      <w:bookmarkEnd w:id="407"/>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409" w:name="ref-parks2026unified"/>
      <w:bookmarkEnd w:id="408"/>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410" w:name="ref-polyn2011semantic"/>
      <w:bookmarkEnd w:id="409"/>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411" w:name="ref-polyn2012neural"/>
      <w:bookmarkEnd w:id="410"/>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412" w:name="ref-polyn2009context"/>
      <w:bookmarkEnd w:id="411"/>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413" w:name="ref-polyn2009task"/>
      <w:bookmarkEnd w:id="412"/>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414" w:name="ref-raaijmakers1980sam"/>
      <w:bookmarkEnd w:id="413"/>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415" w:name="ref-ramineni2023treating"/>
      <w:bookmarkEnd w:id="414"/>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416" w:name="ref-schwartz2005shadows"/>
      <w:bookmarkEnd w:id="415"/>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417" w:name="ref-sederberg2011human"/>
      <w:bookmarkEnd w:id="416"/>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418" w:name="ref-sederberg2008context"/>
      <w:bookmarkEnd w:id="417"/>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419" w:name="ref-talmi2013enhanced"/>
      <w:bookmarkEnd w:id="418"/>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420" w:name="ref-talmi2019retrieved"/>
      <w:bookmarkEnd w:id="419"/>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421" w:name="ref-talmi2007contribution"/>
      <w:bookmarkEnd w:id="420"/>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422" w:name="ref-talmi2004semantic"/>
      <w:bookmarkEnd w:id="421"/>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423" w:name="ref-unsworth2010understanding"/>
      <w:bookmarkEnd w:id="422"/>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424" w:name="ref-varma2024experimental"/>
      <w:bookmarkEnd w:id="423"/>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E6F5FD0" w14:textId="05AC1E10" w:rsidR="000D5E86" w:rsidRDefault="000D5E86">
      <w:pPr>
        <w:pStyle w:val="Bibliography"/>
      </w:pPr>
      <w:bookmarkStart w:id="425" w:name="ref-wessel2025evidence"/>
      <w:bookmarkEnd w:id="424"/>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0"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1">
        <w:r w:rsidR="00F8399E">
          <w:rPr>
            <w:rStyle w:val="Hyperlink"/>
          </w:rPr>
          <w:t>https://doi.org/10.1525/collabra.130791</w:t>
        </w:r>
      </w:hyperlink>
    </w:p>
    <w:p w14:paraId="04AEE919" w14:textId="77777777" w:rsidR="00F8399E" w:rsidRDefault="00F54748">
      <w:pPr>
        <w:pStyle w:val="Bibliography"/>
      </w:pPr>
      <w:bookmarkStart w:id="426" w:name="ref-zaromb2006temporal"/>
      <w:bookmarkEnd w:id="425"/>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2">
        <w:r w:rsidR="00F8399E">
          <w:rPr>
            <w:rStyle w:val="Hyperlink"/>
          </w:rPr>
          <w:t>https://doi.org/10.1037/0278-7393.32.4.792</w:t>
        </w:r>
      </w:hyperlink>
    </w:p>
    <w:p w14:paraId="45312485" w14:textId="77777777" w:rsidR="00F8399E" w:rsidRDefault="00F54748">
      <w:pPr>
        <w:pStyle w:val="Bibliography"/>
      </w:pPr>
      <w:bookmarkStart w:id="427" w:name="ref-zhou2025episodic"/>
      <w:bookmarkEnd w:id="426"/>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3">
        <w:r w:rsidR="00F8399E">
          <w:rPr>
            <w:rStyle w:val="Hyperlink"/>
          </w:rPr>
          <w:t>https://doi.org/10.1037/rev0000505</w:t>
        </w:r>
      </w:hyperlink>
      <w:bookmarkEnd w:id="351"/>
      <w:bookmarkEnd w:id="353"/>
      <w:bookmarkEnd w:id="427"/>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4"/>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Gunn, Jordan" w:date="2026-07-27T09:11:00Z" w:initials="GJ">
    <w:p w14:paraId="0D223C58" w14:textId="77777777" w:rsidR="00762D11" w:rsidRDefault="00762D11" w:rsidP="00762D11">
      <w:r>
        <w:rPr>
          <w:rStyle w:val="CommentReference"/>
        </w:rPr>
        <w:annotationRef/>
      </w:r>
      <w:r>
        <w:rPr>
          <w:sz w:val="20"/>
          <w:szCs w:val="20"/>
        </w:rPr>
        <w:t>Aren't intrusions already involuntary by definition?</w:t>
      </w:r>
    </w:p>
  </w:comment>
  <w:comment w:id="7" w:author="Rik Henson" w:date="2026-07-25T10:11:00Z" w:initials="RH">
    <w:p w14:paraId="7C414769" w14:textId="1CFF5A63" w:rsidR="00DC30F1" w:rsidRDefault="00DC30F1">
      <w:pPr>
        <w:pStyle w:val="CommentText"/>
      </w:pPr>
      <w:r>
        <w:rPr>
          <w:rStyle w:val="CommentReference"/>
        </w:rPr>
        <w:annotationRef/>
      </w:r>
      <w:r w:rsidRPr="00BD52B5">
        <w:t>Reader may not have adopted your abstract terminology yet</w:t>
      </w:r>
    </w:p>
  </w:comment>
  <w:comment w:id="8" w:author="Gunn, Jordan" w:date="2026-07-27T09:08:00Z" w:initials="GJ">
    <w:p w14:paraId="29DD9782" w14:textId="77777777" w:rsidR="00762D11" w:rsidRDefault="00762D11" w:rsidP="00762D11">
      <w:r>
        <w:rPr>
          <w:rStyle w:val="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w:id="9" w:author="Gunn, Jordan" w:date="2026-07-27T09:09:00Z" w:initials="GJ">
    <w:p w14:paraId="7C56BD08" w14:textId="77777777" w:rsidR="00762D11" w:rsidRDefault="00762D11" w:rsidP="00762D11">
      <w:r>
        <w:rPr>
          <w:rStyle w:val="CommentReference"/>
        </w:rPr>
        <w:annotationRef/>
      </w:r>
      <w:r>
        <w:rPr>
          <w:sz w:val="20"/>
          <w:szCs w:val="20"/>
        </w:rPr>
        <w:t>Of course, my language here contradicts my approach to using "intrusions" elsewhere in the manuscript, so maybe I'm being overdefensive.</w:t>
      </w:r>
    </w:p>
  </w:comment>
  <w:comment w:id="12"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13" w:author="Gunn, Jordan" w:date="2026-07-27T09:09:00Z" w:initials="GJ">
    <w:p w14:paraId="19C594B0" w14:textId="77777777" w:rsidR="00762D11" w:rsidRDefault="00762D11" w:rsidP="00762D11">
      <w:r>
        <w:rPr>
          <w:rStyle w:val="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w:id="41"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42"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62"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64"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72"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79"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80" w:author="Rik Henson" w:date="2026-07-25T10:33:00Z" w:initials="RH">
    <w:p w14:paraId="0205FB06" w14:textId="082616CD" w:rsidR="00DC30F1" w:rsidRDefault="00DC30F1">
      <w:pPr>
        <w:pStyle w:val="CommentText"/>
      </w:pPr>
      <w:r>
        <w:rPr>
          <w:rStyle w:val="CommentReference"/>
        </w:rPr>
        <w:annotationRef/>
      </w:r>
      <w:r>
        <w:t>Or scrap</w:t>
      </w:r>
    </w:p>
  </w:comment>
  <w:comment w:id="81" w:author="Rik Henson" w:date="2026-07-25T10:33:00Z" w:initials="RH">
    <w:p w14:paraId="2C2D4DF6" w14:textId="0192D862" w:rsidR="00DC30F1" w:rsidRDefault="00DC30F1">
      <w:pPr>
        <w:pStyle w:val="CommentText"/>
      </w:pPr>
      <w:r>
        <w:rPr>
          <w:rStyle w:val="CommentReference"/>
        </w:rPr>
        <w:annotationRef/>
      </w:r>
      <w:r>
        <w:t>(and scrap)</w:t>
      </w:r>
    </w:p>
  </w:comment>
  <w:comment w:id="84" w:author="Rik Henson" w:date="2026-07-25T10:34:00Z" w:initials="RH">
    <w:p w14:paraId="4A984B55" w14:textId="48F8F6D2" w:rsidR="00DC30F1" w:rsidRDefault="00DC30F1">
      <w:pPr>
        <w:pStyle w:val="CommentText"/>
      </w:pPr>
      <w:r>
        <w:rPr>
          <w:rStyle w:val="CommentReference"/>
        </w:rPr>
        <w:annotationRef/>
      </w:r>
      <w:r>
        <w:t>obvious</w:t>
      </w:r>
    </w:p>
  </w:comment>
  <w:comment w:id="86"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88"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89"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92"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93"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95"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97"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98" w:author="Rik Henson" w:date="2026-07-25T11:17:00Z" w:initials="RH">
    <w:p w14:paraId="706D80C8" w14:textId="0D9E87BD" w:rsidR="00DC30F1" w:rsidRDefault="00DC30F1">
      <w:pPr>
        <w:pStyle w:val="CommentText"/>
      </w:pPr>
      <w:r>
        <w:rPr>
          <w:rStyle w:val="CommentReference"/>
        </w:rPr>
        <w:annotationRef/>
      </w:r>
      <w:r>
        <w:t>scrap</w:t>
      </w:r>
    </w:p>
  </w:comment>
  <w:comment w:id="102"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286"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312"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313"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316"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321"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322"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324"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333"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335"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338"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341"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342"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344"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345"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346"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348"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350"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223C58"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423E19DA" w15:done="0"/>
  <w15:commentEx w15:paraId="68DC4E1B" w15:paraIdParent="423E19DA" w15:done="0"/>
  <w15:commentEx w15:paraId="35A86ACA" w15:done="0"/>
  <w15:commentEx w15:paraId="5B60186A" w15:done="0"/>
  <w15:commentEx w15:paraId="74EB5188"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7984D9F5" w15:done="0"/>
  <w15:commentEx w15:paraId="5393FA7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1BC697E" w16cex:dateUtc="2026-07-27T08:11:00Z"/>
  <w16cex:commentExtensible w16cex:durableId="73F0F64F" w16cex:dateUtc="2026-07-27T08:08:00Z"/>
  <w16cex:commentExtensible w16cex:durableId="67C16765" w16cex:dateUtc="2026-07-27T08:09:00Z"/>
  <w16cex:commentExtensible w16cex:durableId="32BBF0B5" w16cex:dateUtc="2026-07-27T08:09:00Z"/>
  <w16cex:commentExtensible w16cex:durableId="0C98FE11" w16cex:dateUtc="2026-07-27T09:44: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223C58" w16cid:durableId="61BC697E"/>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423E19DA" w16cid:durableId="423E19DA"/>
  <w16cid:commentId w16cid:paraId="68DC4E1B" w16cid:durableId="0C98FE11"/>
  <w16cid:commentId w16cid:paraId="35A86ACA" w16cid:durableId="35A86ACA"/>
  <w16cid:commentId w16cid:paraId="5B60186A" w16cid:durableId="5B60186A"/>
  <w16cid:commentId w16cid:paraId="74EB5188" w16cid:durableId="74EB518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7984D9F5" w16cid:durableId="7984D9F5"/>
  <w16cid:commentId w16cid:paraId="5393FA72" w16cid:durableId="5393FA72"/>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D892E" w14:textId="77777777" w:rsidR="000B6B0D" w:rsidRDefault="000B6B0D">
      <w:pPr>
        <w:spacing w:line="240" w:lineRule="auto"/>
      </w:pPr>
      <w:r>
        <w:separator/>
      </w:r>
    </w:p>
  </w:endnote>
  <w:endnote w:type="continuationSeparator" w:id="0">
    <w:p w14:paraId="3DF24248" w14:textId="77777777" w:rsidR="000B6B0D" w:rsidRDefault="000B6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6FC3E" w14:textId="77777777" w:rsidR="000B6B0D" w:rsidRDefault="000B6B0D">
      <w:pPr>
        <w:spacing w:line="240" w:lineRule="auto"/>
      </w:pPr>
      <w:r>
        <w:separator/>
      </w:r>
    </w:p>
  </w:footnote>
  <w:footnote w:type="continuationSeparator" w:id="0">
    <w:p w14:paraId="58BCE215" w14:textId="77777777" w:rsidR="000B6B0D" w:rsidRDefault="000B6B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FF64E58" w:rsidR="00DC30F1" w:rsidRPr="000D23CF" w:rsidRDefault="000B6B0D"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EndPr/>
      <w:sdtContent>
        <w:r w:rsidR="00DC30F1">
          <w:t>COMPETITION AND CONTROL IN EPISODIC MEMORY SEARCH</w:t>
        </w:r>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k Henson">
    <w15:presenceInfo w15:providerId="AD" w15:userId="S-1-5-21-1950246571-422974343-453104363-1239"/>
  </w15:person>
  <w15:person w15:author="Gunn, Jordan">
    <w15:presenceInfo w15:providerId="AD" w15:userId="S::jordan.gunn@vanderbilt.edu::b29e79e1-8b2b-4363-8b26-e3ab7392b99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62D9"/>
    <w:rsid w:val="00032458"/>
    <w:rsid w:val="00041AF0"/>
    <w:rsid w:val="00046410"/>
    <w:rsid w:val="000475BA"/>
    <w:rsid w:val="00050E60"/>
    <w:rsid w:val="00060379"/>
    <w:rsid w:val="00064E3B"/>
    <w:rsid w:val="00065938"/>
    <w:rsid w:val="00076E40"/>
    <w:rsid w:val="00077AB1"/>
    <w:rsid w:val="00090864"/>
    <w:rsid w:val="000B6B0D"/>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919A6"/>
    <w:rsid w:val="001A345B"/>
    <w:rsid w:val="001A4707"/>
    <w:rsid w:val="001B0FEA"/>
    <w:rsid w:val="001B0FFC"/>
    <w:rsid w:val="001D00DE"/>
    <w:rsid w:val="001D337F"/>
    <w:rsid w:val="001D3FDA"/>
    <w:rsid w:val="001E27D6"/>
    <w:rsid w:val="001E466D"/>
    <w:rsid w:val="001F08F3"/>
    <w:rsid w:val="001F1CB0"/>
    <w:rsid w:val="00204601"/>
    <w:rsid w:val="002135DC"/>
    <w:rsid w:val="00215C2C"/>
    <w:rsid w:val="00216260"/>
    <w:rsid w:val="00222C09"/>
    <w:rsid w:val="002239CF"/>
    <w:rsid w:val="00225010"/>
    <w:rsid w:val="00227ADB"/>
    <w:rsid w:val="0023026D"/>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60168"/>
    <w:rsid w:val="00360FED"/>
    <w:rsid w:val="00387689"/>
    <w:rsid w:val="00393121"/>
    <w:rsid w:val="00396482"/>
    <w:rsid w:val="003A4685"/>
    <w:rsid w:val="003B31D8"/>
    <w:rsid w:val="003B7C65"/>
    <w:rsid w:val="003D0872"/>
    <w:rsid w:val="003D2B82"/>
    <w:rsid w:val="003D2E3A"/>
    <w:rsid w:val="003D73FF"/>
    <w:rsid w:val="003E371B"/>
    <w:rsid w:val="004023D3"/>
    <w:rsid w:val="0041430B"/>
    <w:rsid w:val="00425074"/>
    <w:rsid w:val="00445812"/>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0DCB"/>
    <w:rsid w:val="00586C23"/>
    <w:rsid w:val="0059172B"/>
    <w:rsid w:val="005E7DC3"/>
    <w:rsid w:val="00602337"/>
    <w:rsid w:val="006122FA"/>
    <w:rsid w:val="0061398D"/>
    <w:rsid w:val="00631672"/>
    <w:rsid w:val="00633291"/>
    <w:rsid w:val="00634E77"/>
    <w:rsid w:val="00661B64"/>
    <w:rsid w:val="00666423"/>
    <w:rsid w:val="00682A9F"/>
    <w:rsid w:val="006A7CEE"/>
    <w:rsid w:val="006B4CA7"/>
    <w:rsid w:val="006D1D9D"/>
    <w:rsid w:val="006D3C7F"/>
    <w:rsid w:val="006D5518"/>
    <w:rsid w:val="006D75D7"/>
    <w:rsid w:val="00700D0B"/>
    <w:rsid w:val="00717963"/>
    <w:rsid w:val="007222CE"/>
    <w:rsid w:val="00762D11"/>
    <w:rsid w:val="007676E2"/>
    <w:rsid w:val="0077017D"/>
    <w:rsid w:val="00772034"/>
    <w:rsid w:val="007868AB"/>
    <w:rsid w:val="00796044"/>
    <w:rsid w:val="007A0EEB"/>
    <w:rsid w:val="007A1B2A"/>
    <w:rsid w:val="007B356C"/>
    <w:rsid w:val="007B5A30"/>
    <w:rsid w:val="007C4E27"/>
    <w:rsid w:val="007C5A94"/>
    <w:rsid w:val="007E0089"/>
    <w:rsid w:val="007E2A5D"/>
    <w:rsid w:val="007E4C3B"/>
    <w:rsid w:val="007F0D81"/>
    <w:rsid w:val="00801C81"/>
    <w:rsid w:val="00831C20"/>
    <w:rsid w:val="0083560B"/>
    <w:rsid w:val="008412B2"/>
    <w:rsid w:val="008467A3"/>
    <w:rsid w:val="00852D8C"/>
    <w:rsid w:val="0086288E"/>
    <w:rsid w:val="00866E4D"/>
    <w:rsid w:val="00882CFB"/>
    <w:rsid w:val="00892177"/>
    <w:rsid w:val="00897D4D"/>
    <w:rsid w:val="008A1AD9"/>
    <w:rsid w:val="008A445E"/>
    <w:rsid w:val="008A506E"/>
    <w:rsid w:val="008C4BA3"/>
    <w:rsid w:val="008C4FEA"/>
    <w:rsid w:val="008C5E4F"/>
    <w:rsid w:val="008D4A37"/>
    <w:rsid w:val="008F09A9"/>
    <w:rsid w:val="008F27BE"/>
    <w:rsid w:val="008F3762"/>
    <w:rsid w:val="00900362"/>
    <w:rsid w:val="00901AB6"/>
    <w:rsid w:val="00905B7C"/>
    <w:rsid w:val="00932B9C"/>
    <w:rsid w:val="00934791"/>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1715"/>
    <w:rsid w:val="00B12CE3"/>
    <w:rsid w:val="00B14A67"/>
    <w:rsid w:val="00B203C2"/>
    <w:rsid w:val="00B21373"/>
    <w:rsid w:val="00B234AC"/>
    <w:rsid w:val="00B24206"/>
    <w:rsid w:val="00B251D2"/>
    <w:rsid w:val="00B32102"/>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BD52B5"/>
    <w:rsid w:val="00BF26A4"/>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43714"/>
    <w:rsid w:val="00D630B7"/>
    <w:rsid w:val="00D71331"/>
    <w:rsid w:val="00D807FA"/>
    <w:rsid w:val="00D855D1"/>
    <w:rsid w:val="00DA752F"/>
    <w:rsid w:val="00DB4D47"/>
    <w:rsid w:val="00DC30F1"/>
    <w:rsid w:val="00DD4B3A"/>
    <w:rsid w:val="00DE772F"/>
    <w:rsid w:val="00DF6AC1"/>
    <w:rsid w:val="00E401D3"/>
    <w:rsid w:val="00E401FC"/>
    <w:rsid w:val="00E47871"/>
    <w:rsid w:val="00E528E7"/>
    <w:rsid w:val="00E70600"/>
    <w:rsid w:val="00E71E11"/>
    <w:rsid w:val="00E74A04"/>
    <w:rsid w:val="00E8427C"/>
    <w:rsid w:val="00E868AE"/>
    <w:rsid w:val="00E90878"/>
    <w:rsid w:val="00E93961"/>
    <w:rsid w:val="00EA319C"/>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nhum.2012.00142" TargetMode="External"/><Relationship Id="rId21" Type="http://schemas.openxmlformats.org/officeDocument/2006/relationships/image" Target="media/image11.png"/><Relationship Id="rId42" Type="http://schemas.openxmlformats.org/officeDocument/2006/relationships/hyperlink" Target="https://doi.org/10.1016/j.actpsy.2007.11.002" TargetMode="External"/><Relationship Id="rId47" Type="http://schemas.openxmlformats.org/officeDocument/2006/relationships/hyperlink" Target="https://doi.org/10.1037/0278-7393.25.4.923"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1037/a0033715" TargetMode="External"/><Relationship Id="rId53" Type="http://schemas.openxmlformats.org/officeDocument/2006/relationships/hyperlink" Target="https://doi.org/10.1177/0956797615583071" TargetMode="External"/><Relationship Id="rId58" Type="http://schemas.openxmlformats.org/officeDocument/2006/relationships/hyperlink" Target="https://doi.org/10.1186/s12916-024-03569-8"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098/rstb.2017.0209" TargetMode="External"/><Relationship Id="rId95" Type="http://schemas.openxmlformats.org/officeDocument/2006/relationships/header" Target="header1.xml"/><Relationship Id="rId22" Type="http://schemas.openxmlformats.org/officeDocument/2006/relationships/hyperlink" Target="https://doi.org/10.1016/j.jbtep.2023.101920" TargetMode="External"/><Relationship Id="rId27" Type="http://schemas.openxmlformats.org/officeDocument/2006/relationships/hyperlink" Target="https://doi.org/10.1177/0963721420917691" TargetMode="External"/><Relationship Id="rId43" Type="http://schemas.openxmlformats.org/officeDocument/2006/relationships/hyperlink" Target="https://doi.org/10.1037/0096-3445.133.1.3" TargetMode="External"/><Relationship Id="rId48" Type="http://schemas.openxmlformats.org/officeDocument/2006/relationships/hyperlink" Target="https://doi.org/10.1006/jmps.2001.1388"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s2215-0366(25)00397-9"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37/rev0000015" TargetMode="External"/><Relationship Id="rId46" Type="http://schemas.openxmlformats.org/officeDocument/2006/relationships/hyperlink" Target="https://doi.org/10.1016/j.brat.2017.03.018" TargetMode="External"/><Relationship Id="rId59" Type="http://schemas.openxmlformats.org/officeDocument/2006/relationships/hyperlink" Target="https://doi.org/10.1037/ccp0000340"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31234/osf.io/sm3fw" TargetMode="External"/><Relationship Id="rId54" Type="http://schemas.openxmlformats.org/officeDocument/2006/relationships/hyperlink" Target="https://doi.org/10.1016/j.cpr.2016.04.010"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525/collabra.130791"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016/j.jpsychires.2023.01.028" TargetMode="External"/><Relationship Id="rId28" Type="http://schemas.openxmlformats.org/officeDocument/2006/relationships/hyperlink" Target="https://doi.org/10.1037/a0033722" TargetMode="External"/><Relationship Id="rId36" Type="http://schemas.openxmlformats.org/officeDocument/2006/relationships/hyperlink" Target="https://doi.org/10.1080/20008198.2017.1386959" TargetMode="External"/><Relationship Id="rId49" Type="http://schemas.openxmlformats.org/officeDocument/2006/relationships/hyperlink" Target="https://doi.org/10.1101/lm.1022308" TargetMode="External"/><Relationship Id="rId57" Type="http://schemas.openxmlformats.org/officeDocument/2006/relationships/hyperlink" Target="https://doi.org/10.1002/cpp.2489"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371/journal.pone.0004153" TargetMode="External"/><Relationship Id="rId52" Type="http://schemas.openxmlformats.org/officeDocument/2006/relationships/hyperlink" Target="https://doi.org/10.1016/j.cpr.2018.08.005"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image" Target="media/image12.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758/s13421-023-01453-z" TargetMode="External"/><Relationship Id="rId34" Type="http://schemas.openxmlformats.org/officeDocument/2006/relationships/hyperlink" Target="https://doi.org/10.1177/0956797620958651" TargetMode="External"/><Relationship Id="rId50" Type="http://schemas.openxmlformats.org/officeDocument/2006/relationships/hyperlink" Target="https://doi.org/10.1038/mp.2017.23" TargetMode="External"/><Relationship Id="rId55" Type="http://schemas.openxmlformats.org/officeDocument/2006/relationships/hyperlink" Target="https://memory.psych.upenn.edu/files/pubs/JinEtal24.pdf" TargetMode="External"/><Relationship Id="rId76" Type="http://schemas.openxmlformats.org/officeDocument/2006/relationships/hyperlink" Target="https://doi.org/10.1016/j.neuropsychologia.2011.08.025" TargetMode="External"/><Relationship Id="rId97" Type="http://schemas.microsoft.com/office/2011/relationships/people" Target="people.xm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0278-7393.32.4.792"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37/0096-3445.129.1.126" TargetMode="External"/><Relationship Id="rId40" Type="http://schemas.openxmlformats.org/officeDocument/2006/relationships/hyperlink" Target="https://doi.org/10.1016/j.jbtep.2023.101858" TargetMode="External"/><Relationship Id="rId45" Type="http://schemas.openxmlformats.org/officeDocument/2006/relationships/hyperlink" Target="https://doi.org/10.1371/journal.pone.0013706"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18113" TargetMode="External"/><Relationship Id="rId35" Type="http://schemas.openxmlformats.org/officeDocument/2006/relationships/hyperlink" Target="https://doi.org/10.1016/S0005-7967(99)00123-0" TargetMode="External"/><Relationship Id="rId56" Type="http://schemas.openxmlformats.org/officeDocument/2006/relationships/hyperlink" Target="https://doi.org/10.1146/annurev-psych-010418-103358" TargetMode="External"/><Relationship Id="rId77" Type="http://schemas.openxmlformats.org/officeDocument/2006/relationships/hyperlink" Target="https://doi.org/10.1037/a0014420" TargetMode="External"/><Relationship Id="rId8" Type="http://schemas.microsoft.com/office/2011/relationships/commentsExtended" Target="commentsExtended.xml"/><Relationship Id="rId51" Type="http://schemas.openxmlformats.org/officeDocument/2006/relationships/hyperlink" Target="https://doi.org/10.1038/s41398-023-02578-0" TargetMode="External"/><Relationship Id="rId72" Type="http://schemas.openxmlformats.org/officeDocument/2006/relationships/hyperlink" Target="https://doi.org/10.1016/j.jml.2015.10.002" TargetMode="External"/><Relationship Id="rId93" Type="http://schemas.openxmlformats.org/officeDocument/2006/relationships/hyperlink" Target="https://doi.org/10.1037/rev000050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17182</Words>
  <Characters>97939</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2</cp:revision>
  <dcterms:created xsi:type="dcterms:W3CDTF">2026-08-22T19:30:00Z</dcterms:created>
  <dcterms:modified xsi:type="dcterms:W3CDTF">2026-08-22T19:30:00Z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