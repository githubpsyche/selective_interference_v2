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bookmarkStart w:id="20" w:name="X839306be8362130434294b2bd90718e142f32be"/>
    <w:p>
      <w:pPr>
        <w:pStyle w:val="Heading1"/>
      </w:pPr>
      <w:r>
        <w:t xml:space="preserve">Competition and control in episodic memory search: A retrieved-context account of selective </w:t>
      </w:r>
      <w:commentRangeStart w:id="1"/>
      <w:r>
        <w:t xml:space="preserve">interference</w:t>
      </w:r>
      <w:commentRangeEnd w:id="1"/>
      <w:r>
        <w:commentReference w:id="1"/>
      </w:r>
    </w:p>
    <w:p>
      <w:pPr>
        <w:pStyle w:val="Author"/>
      </w:pPr>
      <w:r>
        <w:t xml:space="preserve">Jordan B Gunn</w:t>
      </w:r>
    </w:p>
    <w:p>
      <w:pPr>
        <w:pStyle w:val="Author"/>
        <w:rPr xmlns:w16du="http://schemas.microsoft.com/office/word/2023/wordml/word16du">
          <w:ins w:id="7" w:author="Emily Holmes" w:date="2026-07-27T14:29:00Z" w16du:dateUtc="2026-07-27T12:29:00Z"/>
        </w:rPr>
      </w:pPr>
      <w:r>
        <w:t xml:space="preserve">Department of Psychology, University of Cambridge</w:t>
      </w:r>
    </w:p>
    <w:p>
      <w:pPr>
        <w:pStyle w:val="Author"/>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Author"/>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AuthorNote"/>
      </w:pPr>
      <w:r>
        <w:t xml:space="preserve">This is an in-progress working draft. Please do not cite, quote, or circulate without the authors’ written permission.</w:t>
      </w:r>
    </w:p>
    <w:p>
      <w:r>
        <w:br w:type="page"/>
      </w:r>
    </w:p>
    <w:bookmarkEnd w:id="21"/>
    <w:bookmarkStart w:id="22" w:name="abstract"/>
    <w:p>
      <w:pPr>
        <w:pStyle w:val="Heading1"/>
      </w:pPr>
      <w:r>
        <w:t xml:space="preserve">Abstract</w:t>
      </w:r>
    </w:p>
    <w:p>
      <w:pPr>
        <w:pStyle w:val="Abstract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p>
      <w:r>
        <w:br w:type="page"/>
      </w:r>
    </w:p>
    <w:bookmarkEnd w:id="22"/>
    <w:bookmarkStart w:id="23" w:name="Xaf8bf5392fba459509aebea56fea86c4ac8ca66"/>
    <w:p>
      <w:pPr>
        <w:pStyle w:val="Heading1"/>
      </w:pPr>
      <w:r>
        <w:t xml:space="preserve">Competition and control in episodic memory search: A retrieved-context account of selective interference</w:t>
      </w:r>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0"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1" w:author="Rik Henson" w:date="2026-07-25T10:16:00Z">
        <w:r>
          <w:t xml:space="preserve">-</w:t>
        </w:r>
      </w:ins>
      <w:del w:id="2"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3" w:author="Rik Henson" w:date="2026-07-25T10:17:00Z">
        <w:r>
          <w:delText xml:space="preserve">. T</w:delText>
        </w:r>
      </w:del>
      <w:ins w:id="4" w:author="Rik Henson" w:date="2026-07-25T10:17:00Z">
        <w:r>
          <w:t xml:space="preserve">, whereas </w:t>
        </w:r>
      </w:ins>
      <w:del w:id="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2" w:author="Rik Henson" w:date="2026-07-25T10:18:00Z">
        <w:r>
          <w:t xml:space="preserve">s</w:t>
        </w:r>
      </w:ins>
      <w:r>
        <w:t xml:space="preserve"> </w:t>
      </w:r>
      <w:ins w:id="14"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15" w:author="Rik Henson" w:date="2026-07-25T10:18:00Z">
        <w:r>
          <w:t xml:space="preserve">s</w:t>
        </w:r>
      </w:ins>
      <w:r>
        <w:t xml:space="preserve"> </w:t>
      </w:r>
      <w:ins w:id="16" w:author="Rik Henson" w:date="2026-07-25T10:18:00Z">
        <w:r>
          <w:t xml:space="preserve">that </w:t>
        </w:r>
      </w:ins>
      <w:r>
        <w:t xml:space="preserve">support</w:t>
      </w:r>
      <w:del w:id="17"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21"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943600" cy="4822190"/>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943600" cy="4822190"/>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943600" cy="6046032"/>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943600" cy="6046032"/>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943600" cy="4249420"/>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943600" cy="4249420"/>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943600" cy="4504055"/>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943600" cy="4504055"/>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943600" cy="5038090"/>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943600" cy="5038090"/>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943600" cy="5588000"/>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943600" cy="5588000"/>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943600" cy="3597275"/>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943600" cy="3597275"/>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943600" cy="2658110"/>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943600" cy="2658110"/>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943600" cy="2637155"/>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943600" cy="2637155"/>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943600" cy="5645176"/>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943600" cy="5645176"/>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943600" cy="4320540"/>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943600" cy="4320540"/>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Bibliography"/>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ibliography"/>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ibliography"/>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ibliography"/>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ibliography"/>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ibliography"/>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ibliography"/>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ibliography"/>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ibliography"/>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ibliography"/>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ibliography"/>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ibliography"/>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ibliography"/>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ibliography"/>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ibliography"/>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ibliography"/>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ibliography"/>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ibliography"/>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ibliography"/>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ibliography"/>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ibliography"/>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ibliography"/>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ibliography"/>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ibliography"/>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ibliography"/>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ibliography"/>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ibliography"/>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ibliography"/>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ibliography"/>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ibliography"/>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ibliography"/>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ibliography"/>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ibliography"/>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ibliography"/>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ibliography"/>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ibliography"/>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ibliography"/>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ibliography"/>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ibliography"/>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ibliography"/>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ibliography"/>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ibliography"/>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ibliography"/>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ibliography"/>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ibliography"/>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ibliography"/>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ibliography"/>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ibliography"/>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ibliography"/>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ibliography"/>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ibliography"/>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ibliography"/>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ibliography"/>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ibliography"/>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ibliography"/>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ibliography"/>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ibliography"/>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ibliography"/>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ibliography"/>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ibliography"/>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ibliography"/>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ibliography"/>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943600" cy="5660571"/>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943600" cy="5660571"/>
                    </a:xfrm>
                    <a:prstGeom prst="rect">
                      <a:avLst/>
                    </a:prstGeom>
                    <a:noFill/>
                    <a:ln w="9525">
                      <a:noFill/>
                      <a:headEnd/>
                      <a:tailEnd/>
                    </a:ln>
                  </pic:spPr>
                </pic:pic>
              </a:graphicData>
            </a:graphic>
          </wp:inline>
        </w:drawing>
      </w:r>
    </w:p>
    <w:bookmarkEnd w:id="23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header3.xml" Type="http://schemas.openxmlformats.org/officeDocument/2006/relationships/header"/><Relationship Id="rId11" Target="header2.xml" Type="http://schemas.openxmlformats.org/officeDocument/2006/relationships/header"/><Relationship Id="rId12" Target="footer3.xml" Type="http://schemas.openxmlformats.org/officeDocument/2006/relationships/footer"/><Relationship Id="rId13" Target="footer2.xml" Type="http://schemas.openxmlformats.org/officeDocument/2006/relationships/footer"/><Relationship Id="rId14" Target="footer1.xml" Type="http://schemas.openxmlformats.org/officeDocument/2006/relationships/footer"/><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"revisions": [{"id": "s6", "word_id": "7", "story": "word/document.xml", "path": "/w:document/w:body/w:p[5]/w:pPr/w:rPr/w:ins", "kind": "ins"}, {"id": "s7", "word_id": "8", "story": "word/document.xml", "path": "/w:document/w:body/w:p[6]/w:pPr/w:rPr/w:ins", "kind": "ins"}, {"id": "s8", "word_id": "9", "story": "word/document.xml", "path": "/w:document/w:body/w:p[7]/w:pPr/w:rPr/w:del", "kind": "del"}, {"id": "s9", "word_id": "10", "story": "word/document.xml", "path": "/w:document/w:body/w:p[7]/w:pPr/w:pPrChange", "kind": "pPrChange"}, {"id": "s10", "word_id": "11", "story": "word/document.xml", "path": "/w:document/w:body/w:p[8]/w:del", "kind": "del"}, {"id": "s12", "word_id": "18", "story": "word/document.xml", "path": "/w:document/w:body/w:p[13]/w:ins[1]", "kind": "ins"}, {"id": "s13", "word_id": "19", "story": "word/document.xml", "path": "/w:document/w:body/w:p[13]/w14:conflictIns[1]", "kind": "conflictIns"}, {"id": "s14", "word_id": "20", "story": "word/document.xml", "path": "/w:document/w:body/w:p[13]/w:ins[2]", "kind": "ins"}, {"id": "s15", "word_id": "23", "story": "word/document.xml", "path": "/w:document/w:body/w:p[13]/w:ins[3]", "kind": "ins"}, {"id": "s17", "word_id": "27", "story": "word/document.xml", "path": "/w:document/w:body/w:p[13]/ns0:conflictIns", "kind": "conflictIns"}, {"id": "s16", "word_id": "28", "story": "word/document.xml", "path": "/w:document/w:body/w:p[13]/ns0:conflictIns/w:ins", "kind": "ins"}, {"id": "s18", "word_id": "29", "story": "word/document.xml", "path": "/w:document/w:body/w:p[13]/w14:conflictIns[2]", "kind": "conflictIns"}, {"id": "s19", "word_id": "30", "story": "word/document.xml", "path": "/w:document/w:body/w:p[13]/w14:conflictIns[3]", "kind": "conflictIns"}, {"id": "s20", "word_id": "31", "story": "word/document.xml", "path": "/w:document/w:body/w:p[13]/w:ins[4]", "kind": "ins"}, {"id": "s11", "word_id": "13", "story": "word/document.xml", "path": "/w:document/w:body/w:p[14]/w:ins", "kind": "ins"}, {"id": "s21", "word_id": "35", "story": "word/document.xml", "path": "/w:document/w:body/w:p[18]/w:ins[1]", "kind": "ins"}, {"id": "s22", "word_id": "36", "story": "word/document.xml", "path": "/w:document/w:body/w:p[18]/w:ins[2]", "kind": "ins"}, {"id": "s23", "word_id": "38", "story": "word/document.xml", "path": "/w:document/w:body/w:p[19]/w:del[1]", "kind": "del"}, {"id": "s24", "word_id": "39", "story": "word/document.xml", "path": "/w:document/w:body/w:p[19]/w:ins[1]", "kind": "ins"}, {"id": "s25", "word_id": "40", "story": "word/document.xml", "path": "/w:document/w:body/w:p[19]/w:ins[2]", "kind": "ins"}, {"id": "s26", "word_id": "42", "story": "word/document.xml", "path": "/w:document/w:body/w:p[19]/w:ins[3]", "kind": "ins"}, {"id": "s27", "word_id": "43", "story": "word/document.xml", "path": "/w:document/w:body/w:p[19]/w:del[2]", "kind": "del"}, {"id": "s28", "word_id": "44", "story": "word/document.xml", "path": "/w:document/w:body/w:p[19]/w:ins[4]", "kind": "ins"}, {"id": "s29", "word_id": "45", "story": "word/document.xml", "path": "/w:document/w:body/w:p[19]/w:del[3]", "kind": "del"}, {"id": "s30", "word_id": "46", "story": "word/document.xml", "path": "/w:document/w:body/w:p[19]/w:ins[5]", "kind": "ins"}, {"id": "s31", "word_id": "47", "story": "word/document.xml", "path": "/w:document/w:body/w:p[20]/w:ins", "kind": "ins"}, {"id": "s32", "word_id": "22", "story": "word/document.xml", "path": "/w:document/w:body/w:p[21]/w:del[1]", "kind": "del"}, {"id": "s33", "word_id": "0", "story": "word/document.xml", "path": "/w:document/w:body/w:p[21]/w:ins[1]", "kind": "ins"}, {"id": "s34", "word_id": "24", "story": "word/document.xml", "path": "/w:document/w:body/w:p[21]/w:del[2]", "kind": "del"}, {"id": "s35", "word_id": "25", "story": "word/document.xml", "path": "/w:document/w:body/w:p[21]/w:del[3]", "kind": "del"}, {"id": "s36", "word_id": "26", "story": "word/document.xml", "path": "/w:document/w:body/w:p[21]/w:ins[2]", "kind": "ins"}, {"id": "s37", "word_id": "1", "story": "word/document.xml", "path": "/w:document/w:body/w:p[21]/w:ins[3]", "kind": "ins"}, {"id": "s38", "word_id": "2", "story": "word/document.xml", "path": "/w:document/w:body/w:p[21]/w:del[4]", "kind": "del"}, {"id": "s39", "word_id": "3", "story": "word/document.xml", "path": "/w:document/w:body/w:p[21]/w:del[5]", "kind": "del"}, {"id": "s40", "word_id": "4", "story": "word/document.xml", "path": "/w:document/w:body/w:p[21]/w:ins[4]", "kind": "ins"}, {"id": "s41", "word_id": "5", "story": "word/document.xml", "path": "/w:document/w:body/w:p[21]/w:del[6]", "kind": "del"}, {"id": "s42", "word_id": "32", "story": "word/document.xml", "path": "/w:document/w:body/w:p[21]/w:del[7]", "kind": "del"}, {"id": "s43", "word_id": "33", "story": "word/document.xml", "path": "/w:document/w:body/w:p[21]/w:ins[5]", "kind": "ins"}, {"id": "s44", "word_id": "34", "story": "word/document.xml", "path": "/w:document/w:body/w:p[21]/w:del[8]", "kind": "del"}, {"id": "s45", "word_id": "6", "story": "word/document.xml", "path": "/w:document/w:body/w:p[21]/w:ins[6]", "kind": "ins"}, {"id": "s46", "word_id": "12", "story": "word/document.xml", "path": "/w:document/w:body/w:p[21]/w:ins[7]", "kind": "ins"}, {"id": "s47", "word_id": "14", "story": "word/document.xml", "path": "/w:document/w:body/w:p[21]/w:ins[8]", "kind": "ins"}, {"id": "s48", "word_id": "37", "story": "word/document.xml", "path": "/w:document/w:body/w:p[21]/w:del[9]", "kind": "del"}, {"id": "s49", "word_id": "15", "story": "word/document.xml", "path": "/w:document/w:body/w:p[21]/w:ins[9]", "kind": "ins"}, {"id": "s50", "word_id": "16", "story": "word/document.xml", "path": "/w:document/w:body/w:p[21]/w:ins[10]", "kind": "ins"}, {"id": "s51", "word_id": "17", "story": "word/document.xml", "path": "/w:document/w:body/w:p[21]/w:del[10]", "kind": "del"}, {"id": "s52", "word_id": "72", "story": "word/document.xml", "path": "/w:document/w:body/w:p[24]/w:ins[1]", "kind": "ins"}, {"id": "s53", "word_id": "73", "story": "word/document.xml", "path": "/w:document/w:body/w:p[24]/w:ins[2]", "kind": "ins"}, {"id": "s54", "word_id": "74", "story": "word/document.xml", "path": "/w:document/w:body/w:p[24]/w:del[1]", "kind": "del"}, {"id": "s55", "word_id": "75", "story": "word/document.xml", "path": "/w:document/w:body/w:p[24]/w:del[2]", "kind": "del"}, {"id": "s56", "word_id": "76", "story": "word/document.xml", "path": "/w:document/w:body/w:p[24]/w:del[3]", "kind": "del"}, {"id": "s57", "word_id": "77", "story": "word/document.xml", "path": "/w:document/w:body/w:p[24]/w:del[4]", "kind": "del"}, {"id": "s58", "word_id": "78", "story": "word/document.xml", "path": "/w:document/w:body/w:p[24]/w:del[5]", "kind": "del"}, {"id": "s59", "word_id": "79", "story": "word/document.xml", "path": "/w:document/w:body/w:p[24]/w:del[6]", "kind": "del"}, {"id": "s60", "word_id": "80", "story": "word/document.xml", "path": "/w:document/w:body/w:p[24]/w:ins[3]", "kind": "ins"}, {"id": "s61", "word_id": "81", "story": "word/document.xml", "path": "/w:document/w:body/w:p[24]/w:ins[4]", "kind": "ins"}, {"id": "s62", "word_id": "82", "story": "word/document.xml", "path": "/w:document/w:body/w:p[24]/w:del[7]", "kind": "del"}, {"id": "s63", "word_id": "83", "story": "word/document.xml", "path": "/w:document/w:body/w:p[24]/w:ins[5]", "kind": "ins"}, {"id": "s64", "word_id": "84", "story": "word/document.xml", "path": "/w:document/w:body/w:p[24]/w:ins[6]", "kind": "ins"}, {"id": "s65", "word_id": "85", "story": "word/document.xml", "path": "/w:document/w:body/w:p[24]/w:del[8]", "kind": "del"}, {"id": "s66", "word_id": "87", "story": "word/document.xml", "path": "/w:document/w:body/w:p[24]/w:ins[7]", "kind": "ins"}, {"id": "s67", "word_id": "88", "story": "word/document.xml", "path": "/w:document/w:body/w:p[24]/w:del[9]", "kind": "del"}, {"id": "s68", "word_id": "89", "story": "word/document.xml", "path": "/w:document/w:body/w:p[24]/w:ins[8]", "kind": "ins"}, {"id": "s69", "word_id": "90", "story": "word/document.xml", "path": "/w:document/w:body/w:p[24]/w:del[10]", "kind": "del"}, {"id": "s70", "word_id": "91", "story": "word/document.xml", "path": "/w:document/w:body/w:p[24]/w:ins[9]", "kind": "ins"}, {"id": "s71", "word_id": "93", "story": "word/document.xml", "path": "/w:document/w:body/w:p[25]/w:del", "kind": "del"}, {"id": "s72", "word_id": "95", "story": "word/document.xml", "path": "/w:document/w:body/w:p[26]/w:ins[1]", "kind": "ins"}, {"id": "s73", "word_id": "96", "story": "word/document.xml", "path": "/w:document/w:body/w:p[26]/w:del[1]", "kind": "del"}, {"id": "s74", "word_id": "97", "story": "word/document.xml", "path": "/w:document/w:body/w:p[26]/w:ins[2]", "kind": "ins"}, {"id": "s75", "word_id": "98", "story": "word/document.xml", "path": "/w:document/w:body/w:p[26]/w:hyperlink[2]/w:ins", "kind": "ins"}, {"id": "s75", "word_id": "21", "story": "word/document.xml", "path": "/w:document/w:body/w:p[26]/w:ins[3]", "kind": "ins"}, {"id": "s76", "word_id": "99", "story": "word/document.xml", "path": "/w:document/w:body/w:p[26]/w:del[2]", "kind": "del"}, {"id": "s77", "word_id": "100", "story": "word/document.xml", "path": "/w:document/w:body/w:p[26]/w:ins[4]", "kind": "ins"}, {"id": "s78", "word_id": "101", "story": "word/document.xml", "path": "/w:document/w:body/w:p[26]/w:ins[5]", "kind": "ins"}, {"id": "s79", "word_id": "105", "story": "word/document.xml", "path": "/w:document/w:body/w:p[28]/w:del[1]", "kind": "del"}, {"id": "s80", "word_id": "106", "story": "word/document.xml", "path": "/w:document/w:body/w:p[28]/w:ins", "kind": "ins"}, {"id": "s81", "word_id": "107", "story": "word/document.xml", "path": "/w:document/w:body/w:p[28]/w:del[2]", "kind": "del"}, {"id": "s82", "word_id": "114", "story": "word/document.xml", "path": "/w:document/w:body/w:p[39]/w:ins", "kind": "ins"}, {"id": "s83", "word_id": "122", "story": "word/document.xml", "path": "/w:document/w:body/w:p[53]/w:del[1]", "kind": "del"}, {"id": "s84", "word_id": "125", "story": "word/document.xml", "path": "/w:document/w:body/w:p[53]/w:del[2]", "kind": "del"}, {"id": "s85", "word_id": "127", "story": "word/document.xml", "path": "/w:document/w:body/w:p[55]/w:ins", "kind": "ins"}, {"id": "s86", "word_id": "131", "story": "word/document.xml", "path": "/w:document/w:body/w:p[65]/m:oMath[2]/m:sSub/m:sSubPr/m:ctrlPr/w:ins", "kind": "ins"}, {"id": "s87", "word_id": "132", "story": "word/document.xml", "path": "/w:document/w:body/w:p[65]/m:oMath[3]/m:sSub/m:sSubPr/m:ctrlPr/w:ins", "kind": "ins"}, {"id": "s88", "word_id": "134", "story": "word/document.xml", "path": "/w:document/w:body/w:p[66]/m:oMath[1]/m:sSup/m:sSupPr/m:ctrlPr/w:ins", "kind": "ins"}, {"id": "s89", "word_id": "135", "story": "word/document.xml", "path": "/w:document/w:body/w:p[66]/m:oMath[2]/m:sSup/m:sSupPr/m:ctrlPr/w:ins", "kind": "ins"}, {"id": "s90", "word_id": "136", "story": "word/document.xml", "path": "/w:document/w:body/w:p[66]/m:oMath[3]/m:sSup/m:sSupPr/m:ctrlPr/w:ins", "kind": "ins"}, {"id": "s91", "word_id": "137", "story": "word/document.xml", "path": "/w:document/w:body/w:p[66]/m:oMath[3]/m:sSub/m:sSubPr/m:ctrlPr/w:ins", "kind": "ins"}, {"id": "s92", "word_id": "138", "story": "word/document.xml", "path": "/w:document/w:body/w:p[66]/m:oMath[4]/m:sSup/m:sSupPr/m:ctrlPr/w:ins", "kind": "ins"}, {"id": "s93", "word_id": "139", "story": "word/document.xml", "path": "/w:document/w:body/w:p[66]/m:oMath[4]/m:sSub/m:sSubPr/m:ctrlPr/w:ins", "kind": "ins"}, {"id": "s94", "word_id": "140", "story": "word/document.xml", "path": "/w:document/w:body/w:p[67]/m:oMath/m:sSub/m:sSubPr/m:ctrlPr/w:ins",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"/w:document/w:body/w:p[70]/w:pPr/w:rPr/w:ins", "kind": "ins"}, {"id": "s113", "word_id": "160", "story": "word/document.xml", "path": "/w:document/w:body/w:p[70]/w:pPr/w:pPrChange", "kind": "pPrChange"}, {"id": "s114", "word_id": "163", "story": "word/document.xml", "path": "/w:document/w:body/w:p[73]/m:oMath[1]/m:sSub/m:sSubPr/m:ctrlPr/w:ins", "kind": "ins"}, {"id": "s115", "word_id": "164", "story": "word/document.xml", "path": "/w:document/w:body/w:p[73]/m:oMath[2]/m:sSup/m:sSupPr/m:ctrlPr/w:ins", "kind": "ins"}, {"id": "s116", "word_id": "165", "story": "word/document.xml", "path": "/w:document/w:body/w:p[73]/m:oMath[5]/m:sSup/m:sSupPr/m:ctrlPr/w:ins", "kind": "ins"}, {"id": "s117", "word_id": "166", "story": "word/document.xml", "path": "/w:document/w:body/w:p[73]/m:oMath[8]/m:sSub/m:sSubPr/m:ctrlPr/w:ins", "kind": "ins"}, {"id": "s118", "word_id": "167", "story": "word/document.xml", "path": "/w:document/w:body/w:p[73]/m:oMath[9]/m:sSup/m:sSupPr/m:ctrlPr/w:ins", "kind": "ins"}, {"id": "s119", "word_id": "168", "story": "word/document.xml", "path": "/w:document/w:body/w:p[73]/m:oMath[10]/m:sSup/m:sSupPr/m:ctrlPr/w:ins", "kind": "ins"}, {"id": "s120", "word_id": "169", "story": "word/document.xml", "path": "/w:document/w:body/w:p[73]/m:oMath[11]/m:sSup/m:sSupPr/m:ctrlPr/w:ins", "kind": "ins"}, {"id": "s121", "word_id": "171", "story": "word/document.xml", "path": "/w:document/w:body/w:p[74]/m:oMathPara/m:oMath/m:sSubSup/m:sSubSupPr/m:ctrlPr/w:ins", "kind": "ins"}, {"id": "s122", "word_id": "172", "story": "word/document.xml", "path": "/w:document/w:body/w:p[74]/m:oMathPara/m:oMath/m:d[1]/m:dPr/m:ctrlPr/w:ins", "kind": "ins"}, {"id": "s123", "word_id": "173", "story": "word/document.xml", "path": "/w:document/w:body/w:p[74]/m:oMathPara/m:oMath/m:d[2]/m:dPr/m:ctrlPr/w:ins", "kind": "ins"}, {"id": "s124", "word_id": "174", "story": "word/document.xml", "path": "/w:document/w:body/w:p[74]/m:oMathPara/m:oMath/m:d[2]/m:e/m:m/m:mPr/m:ctrlPr/w:ins", "kind": "ins"}, {"id": "s125", "word_id": "175", "story": "word/document.xml", "path": "/w:document/w:body/w:p[74]/m:oMathPara/m:oMath/m:d[3]/m:dPr/m:ctrlPr/w:ins", "kind": "ins"}, {"id": "s126", "word_id": "177", "story": "word/document.xml", "path": "/w:document/w:body/w:p[76]/m:oMathPara/m:oMath/m:sSubSup/m:sSubSupPr/m:ctrlPr/w:ins", "kind": "ins"}, {"id": "s127", "word_id": "178", "story": "word/document.xml", "path": "/w:document/w:body/w:p[76]/m:oMathPara/m:oMath/m:d[1]/m:dPr/m:ctrlPr/w:ins", "kind": "ins"}, {"id": "s128", "word_id": "179", "story": "word/document.xml", "path": "/w:document/w:body/w:p[76]/m:oMathPara/m:oMath/m:d[2]/m:dPr/m:ctrlPr/w:ins", "kind": "ins"}, {"id": "s129", "word_id": "180", "story": "word/document.xml", "path": "/w:document/w:body/w:p[76]/m:oMathPara/m:oMath/m:d[2]/m:e/m:m/m:mPr/m:ctrlPr/w:ins", "kind": "ins"}, {"id": "s130", "word_id": "181", "story": "word/document.xml", "path": "/w:document/w:body/w:p[76]/m:oMathPara/m:oMath/m:d[3]/m:dPr/m:ctrlPr/w:ins", "kind": "ins"}, {"id": "s131", "word_id": "182", "story": "word/document.xml", "path": "/w:document/w:body/w:p[78]/m:oMath[2]/m:sSub/m:sSubPr/m:ctrlPr/w:ins", "kind": "ins"}, {"id": "s132", "word_id": "184", "story": "word/document.xml", "path": "/w:document/w:body/w:p[79]/m:oMathPara/m:oMath/m:sSubSup/m:sSubSupPr/m:ctrlPr/w:ins", "kind": "ins"}, {"id": "s133", "word_id": "185", "story": "word/document.xml", "path": "/w:document/w:body/w:p[79]/m:oMathPara/m:oMath/m:sSup/m:sSupPr/m:ctrlPr/w:ins", "kind": "ins"}, {"id": "s134", "word_id": "186", "story": "word/document.xml", "path": "/w:document/w:body/w:p[79]/m:oMathPara/m:oMath/m:sSub/m:sSubPr/m:ctrlPr/w:ins", "kind": "ins"}, {"id": "s135", "word_id": "187", "story": "word/document.xml", "path": "/w:document/w:body/w:p[79]/m:oMathPara/m:oMath/m:r[2]/w:del", "kind": "del"}, {"id": "s136", "word_id": "188", "story": "word/document.xml", "path": "/w:document/w:body/w:p[79]/m:oMathPara/m:oMath/m:d/m:dPr/m:ctrlPr/w:ins", "kind": "ins"}, {"id": "s137", "word_id": "189", "story": "word/document.xml", "path": "/w:document/w:body/w:p[81]/m:oMath/m:sSub/m:sSubPr/m:ctrlPr/w:ins", "kind": "ins"}, {"id": "s138", "word_id": "191", "story": "word/document.xml", "path": "/w:document/w:body/w:p[82]/m:oMathPara/m:oMath/m:sSub[1]/m:sSubPr/m:ctrlPr/w:ins", "kind": "ins"}, {"id": "s139", "word_id": "192", "story": "word/document.xml", "path": "/w:document/w:body/w:p[82]/m:oMathPara/m:oMath/m:sSub[2]/m:sSubPr/m:ctrlPr/w:ins", "kind": "ins"}, {"id": "s140", "word_id": "193", "story": "word/document.xml", "path": "/w:document/w:body/w:p[82]/m:oMathPara/m:oMath/m:sSub[3]/m:sSubPr/m:ctrlPr/w:ins", "kind": "ins"}, {"id": "s141", "word_id": "194", "story": "word/document.xml", "path": "/w:document/w:body/w:p[82]/m:oMathPara/m:oMath/m:sSub[4]/m:sSubPr/m:ctrlPr/w:ins", "kind": "ins"}, {"id": "s142", "word_id": "195", "story": "word/document.xml", "path": "/w:document/w:body/w:p[82]/m:oMathPara/m:oMath/m:sSubSup/m:sSubSupPr/m:ctrlPr/w:ins", "kind": "ins"}, {"id": "s143", "word_id": "196", "story": "word/document.xml", "path": "/w:document/w:body/w:p[82]/m:oMathPara/m:oMath/m:sSubSup/m:e/m:acc/m:accPr/m:ctrlPr/w:ins", "kind": "ins"}, {"id": "s144", "word_id": "197", "story": "word/document.xml", "path": "/w:document/w:body/w:p[82]/m:oMathPara/m:oMath/m:r[3]/w:del", "kind": "del"}, {"id": "s145", "word_id": "198", "story": "word/document.xml", "path": "/w:document/w:body/w:p[82]/m:oMathPara/m:oMath/m:d/m:dPr/m:ctrlPr/w:ins", "kind": "ins"}, {"id": "s146", "word_id": "199", "story": "word/document.xml", "path": "/w:document/w:body/w:p[84]/m:oMath/m:sSup/m:sSupPr/m:ctrlPr/w:ins", "kind": "ins"}, {"id": "s147", "word_id": "201", "story": "word/document.xml", "path": "/w:document/w:body/w:p[85]/m:oMathPara/m:oMath/m:sSup/m:sSupPr/m:ctrlPr/w:ins", "kind": "ins"}, {"id": "s148", "word_id": "202", "story": "word/document.xml", "path": "/w:document/w:body/w:p[85]/m:oMathPara/m:oMath/m:sSub/m:sSubPr/m:ctrlPr/w:ins", "kind": "ins"}, {"id": "s149", "word_id": "203", "story": "word/document.xml", "path": "/w:document/w:body/w:p[85]/m:oMathPara/m:oMath/m:sSubSup/m:sSubSupPr/m:ctrlPr/w:ins", "kind": "ins"}, {"id": "s150", "word_id": "204", "story": "word/document.xml", "path": "/w:document/w:body/w:p[85]/m:oMathPara/m:oMath/m:r[4]/w:del", "kind": "del"}, {"id": "s151", "word_id": "205", "story": "word/document.xml", "path": "/w:document/w:body/w:p[85]/m:oMathPara/m:oMath/m:d/m:dPr/m:ctrlPr/w:ins", "kind": "ins"}, {"id": "s152", "word_id": "206", "story": "word/document.xml", "path": "/w:document/w:body/w:p[87]/m:oMath/m:sSup/m:sSupPr/m:ctrlPr/w:ins", "kind": "ins"}, {"id": "s153", "word_id": "208", "story": "word/document.xml", "path": "/w:document/w:body/w:p[88]/m:oMathPara/m:oMath/m:sSup/m:sSupPr/m:ctrlPr/w:ins", "kind": "ins"}, {"id": "s154", "word_id": "209", "story": "word/document.xml", "path": "/w:document/w:body/w:p[88]/m:oMathPara/m:oMath/m:sSub[1]/m:sSubPr/m:ctrlPr/w:ins", "kind": "ins"}, {"id": "s155", "word_id": "210", "story": "word/document.xml", "path": "/w:document/w:body/w:p[88]/m:oMathPara/m:oMath/m:sSub[2]/m:sSubPr/m:ctrlPr/w:ins", "kind": "ins"}, {"id": "s156", "word_id": "211", "story": "word/document.xml", "path": "/w:document/w:body/w:p[88]/m:oMathPara/m:oMath/m:sSubSup/m:sSubSupPr/m:ctrlPr/w:ins", "kind": "ins"}, {"id": "s157", "word_id": "212", "story": "word/document.xml", "path": "/w:document/w:body/w:p[88]/m:oMathPara/m:oMath/m:r[4]/w:del", "kind": "del"}, {"id": "s158", "word_id": "213", "story": "word/document.xml", "path": "/w:document/w:body/w:p[88]/m:oMathPara/m:oMath/m:d/m:dPr/m:ctrlPr/w:ins", "kind": "ins"}, {"id": "s159", "word_id": "214", "story": "word/document.xml", "path": "/w:document/w:body/w:p[90]/m:oMath[3]/m:sSub/m:sSubPr/m:ctrlPr/w:ins", "kind": "ins"}, {"id": "s160", "word_id": "215", "story": "word/document.xml", "path": "/w:document/w:body/w:p[91]/m:oMath[1]/m:sSub/m:sSubPr/m:ctrlPr/w:ins", "kind": "ins"}, {"id": "s161", "word_id": "216", "story": "word/document.xml", "path": "/w:document/w:body/w:p[91]/m:oMath[2]/m:sSub/m:sSubPr/m:ctrlPr/w:ins", "kind": "ins"}, {"id": "s162", "word_id": "217", "story": "word/document.xml", "path": "/w:document/w:body/w:p[91]/m:oMath[3]/m:sSub/m:sSubPr/m:ctrlPr/w:ins", "kind": "ins"}, {"id": "s163", "word_id": "218", "story": "word/document.xml", "path": "/w:document/w:body/w:p[91]/m:oMath[4]/m:sSub/m:sSubPr/m:ctrlPr/w:ins", "kind": "ins"}, {"id": "s164", "word_id": "220", "story": "word/document.xml", "path": "/w:document/w:body/w:p[94]/m:oMath/m:sSub/m:sSubPr/m:ctrlPr/w:ins", "kind": "ins"}, {"id": "s165", "word_id": "222", "story": "word/document.xml", "path": "/w:document/w:body/w:p[95]/m:oMathPara/m:oMath/m:sSub[1]/m:sSubPr/m:ctrlPr/w:ins", "kind": "ins"}, {"id": "s166", "word_id": "223", "story": "word/document.xml", "path": "/w:document/w:body/w:p[95]/m:oMathPara/m:oMath/m:sSub[2]/m:sSubPr/m:ctrlPr/w:ins", "kind": "ins"}, {"id": "s167", "word_id": "224", "story": "word/document.xml", "path": "/w:document/w:body/w:p[95]/m:oMathPara/m:oMath/m:sSub[3]/m:sSubPr/m:ctrlPr/w:ins", "kind": "ins"}, {"id": "s168", "word_id": "225", "story": "word/document.xml", "path": "/w:document/w:body/w:p[95]/m:oMathPara/m:oMath/m:sSub[4]/m:sSubPr/m:ctrlPr/w:ins", "kind": "ins"}, {"id": "s169", "word_id": "226", "story": "word/document.xml", "path": "/w:document/w:body/w:p[95]/m:oMathPara/m:oMath/m:sSub[5]/m:sSubPr/m:ctrlPr/w:ins", "kind": "ins"}, {"id": "s170", "word_id": "227", "story": "word/document.xml", "path": "/w:document/w:body/w:p[95]/m:oMathPara/m:oMath/m:d/m:dPr/m:ctrlPr/w:ins", "kind": "ins"}, {"id": "s171", "word_id": "228", "story": "word/document.xml", "path": "/w:document/w:body/w:p[98]/m:oMath[1]/m:sSub/m:sSubPr/m:ctrlPr/w:ins", "kind": "ins"}, {"id": "s172", "word_id": "229", "story": "word/document.xml", "path": "/w:document/w:body/w:p[98]/m:oMath[2]/m:sSub/m:sSubPr/m:ctrlPr/w:ins", "kind": "ins"}, {"id": "s173", "word_id": "231", "story": "word/document.xml", "path": "/w:document/w:body/w:p[99]/m:oMathPara/m:oMath/m:sSubSup[1]/m:sSubSupPr/m:ctrlPr/w:ins", "kind": "ins"}, {"id": "s174", "word_id": "232", "story": "word/document.xml", "path": "/w:document/w:body/w:p[99]/m:oMathPara/m:oMath/m:sSub[1]/m:sSubPr/m:ctrlPr/w:ins", "kind": "ins"}, {"id": "s175", "word_id": "233", "story": "word/document.xml", "path": "/w:document/w:body/w:p[99]/m:oMathPara/m:oMath/m:sSub[2]/m:sSubPr/m:ctrlPr/w:ins", "kind": "ins"}, {"id": "s176", "word_id": "234", "story": "word/document.xml", "path": "/w:document/w:body/w:p[99]/m:oMathPara/m:oMath/m:sSub[3]/m:sSubPr/m:ctrlPr/w:ins", "kind": "ins"}, {"id": "s177", "word_id": "235", "story": "word/document.xml", "path": "/w:document/w:body/w:p[99]/m:oMathPara/m:oMath/m:sSubSup[2]/m:sSubSupPr/m:ctrlPr/w:ins", "kind": "ins"}, {"id": "s178", "word_id": "236", "story": "word/document.xml", "path": "/w:document/w:body/w:p[99]/m:oMathPara/m:oMath/m:r[4]/w:del", "kind": "del"}, {"id": "s179", "word_id": "237", "story": "word/document.xml", "path": "/w:document/w:body/w:p[99]/m:oMathPara/m:oMath/m:d/m:dPr/m:ctrlPr/w:ins", "kind": "ins"}, {"id": "s180", "word_id": "240", "story": "word/document.xml", "path": "/w:document/w:body/w:p[104]/m:oMathPara/m:oMath/m:sSub[1]/m:sSubPr/m:ctrlPr/w:ins", "kind": "ins"}, {"id": "s181", "word_id": "241", "story": "word/document.xml", "path": "/w:document/w:body/w:p[104]/m:oMathPara/m:oMath/m:sSub[2]/m:sSubPr/m:ctrlPr/w:ins", "kind": "ins"}, {"id": "s182", "word_id": "242", "story": "word/document.xml", "path": "/w:document/w:body/w:p[104]/m:oMathPara/m:oMath/m:sSub[2]/m:e/m:d/m:dPr/m:ctrlPr/w:ins", "kind": "ins"}, {"id": "s183", "word_id": "243", "story": "word/document.xml", "path": "/w:document/w:body/w:p[104]/m:oMathPara/m:oMath/m:sSub[2]/m:e/m:d/m:e/m:sSup/m:sSupPr/m:ctrlPr/w:ins", "kind": "ins"}, {"id": "s184", "word_id": "244", "story": "word/document.xml", "path": "/w:document/w:body/w:p[104]/m:oMathPara/m:oMath/m:sSub[2]/m:e/m:d/m:e/m:sSub/m:sSubPr/m:ctrlPr/w:ins", "kind": "ins"}, {"id": "s185", "word_id": "245", "story": "word/document.xml", "path": "/w:document/w:body/w:p[104]/m:oMathPara/m:oMath/m:r[2]/w:del", "kind": "del"}, {"id": "s186", "word_id": "246", "story": "word/document.xml", "path": "/w:document/w:body/w:p[104]/m:oMathPara/m:oMath/m:d/m:dPr/m:ctrlPr/w:ins", "kind": "ins"}, {"id": "s187", "word_id": "247", "story": "word/document.xml", "path": "/w:document/w:body/w:p[106]/m:oMath/m:sSub/m:sSubPr/m:ctrlPr/w:ins", "kind": "ins"}, {"id": "s188", "word_id": "249", "story": "word/document.xml", "path": "/w:document/w:body/w:p[108]/m:oMathPara/m:oMath/m:d[1]/m:dPr/m:ctrlPr/w:ins", "kind": "ins"}, {"id": "s189", "word_id": "250", "story": "word/document.xml", "path": "/w:document/w:body/w:p[108]/m:oMathPara/m:oMath/m:f/m:fPr/m:ctrlPr/w:ins", "kind": "ins"}, {"id": "s190", "word_id": "251", "story": "word/document.xml", "path": "/w:document/w:body/w:p[108]/m:oMathPara/m:oMath/m:f/m:num/m:sSubSup/m:sSubSupPr/m:ctrlPr/w:ins", "kind": "ins"}, {"id": "s191", "word_id": "252", "story": "word/document.xml", "path": "/w:document/w:body/w:p[108]/m:oMathPara/m:oMath/m:f/m:den/m:nary/m:naryPr/m:ctrlPr/w:ins", "kind": "ins"}, {"id": "s192", "word_id": "253", "story": "word/document.xml", "path": "/w:document/w:body/w:p[108]/m:oMathPara/m:oMath/m:f/m:den/m:nary/m:e/m:sSubSup/m:sSubSupPr/m:ctrlPr/w:ins", "kind": "ins"}, {"id": "s193", "word_id": "254", "story": "word/document.xml", "path": "/w:document/w:body/w:p[108]/m:oMathPara/m:oMath/m:r[3]/w:del", "kind": "del"}, {"id": "s194", "word_id": "255", "story": "word/document.xml", "path": "/w:document/w:body/w:p[108]/m:oMathPara/m:oMath/m:d[2]/m:dPr/m:ctrlPr/w:ins", "kind": "ins"}, {"id": "s195", "word_id": "257", "story": "word/document.xml", "path": "/w:document/w:body/w:p[111]/m:oMathPara/m:oMath/m:sSub[1]/m:sSubPr/m:ctrlPr/w:ins", "kind": "ins"}, {"id": "s196", "word_id": "258", "story": "word/document.xml", "path": "/w:document/w:body/w:p[111]/m:oMathPara/m:oMath/m:d[1]/m:dPr/m:ctrlPr/w:ins", "kind": "ins"}, {"id": "s197", "word_id": "259", "story": "word/document.xml", "path": "/w:document/w:body/w:p[111]/m:oMathPara/m:oMath/m:sSub[2]/m:sSubPr/m:ctrlPr/w:ins", "kind": "ins"}, {"id": "s198", "word_id": "260", "story": "word/document.xml", "path": "/w:document/w:body/w:p[111]/m:oMathPara/m:oMath/m:sSup/m:sSupPr/m:ctrlPr/w:ins", "kind": "ins"}, {"id": "s199", "word_id": "261", "story": "word/document.xml", "path": "/w:document/w:body/w:p[111]/m:oMathPara/m:oMath/m:sSup/m:sup/m:sSub/m:sSubPr/m:ctrlPr/w:ins", "kind": "ins"}, {"id": "s200", "word_id": "262", "story": "word/document.xml", "path": "/w:document/w:body/w:p[111]/m:oMathPara/m:oMath/m:r[2]/w:del", "kind": "del"}, {"id": "s201", "word_id": "263", "story": "word/document.xml", "path": "/w:document/w:body/w:p[111]/m:oMathPara/m:oMath/m:d[2]/m:dPr/m:ctrlPr/w:ins", "kind": "ins"}, {"id": "s202", "word_id": "265", "story": "word/document.xml", "path": "/w:document/w:body/w:p[115]/m:oMathPara/m:oMath/m:sSub[1]/m:sSubPr/m:ctrlPr/w:ins", "kind": "ins"}, {"id": "s203", "word_id": "266", "story": "word/document.xml", "path": "/w:document/w:body/w:p[115]/m:oMathPara/m:oMath/m:sSub[2]/m:sSubPr/m:ctrlPr/w:ins", "kind": "ins"}, {"id": "s204", "word_id": "267", "story": "word/document.xml", "path": "/w:document/w:body/w:p[115]/m:oMathPara/m:oMath/m:sSub[3]/m:sSubPr/m:ctrlPr/w:ins", "kind": "ins"}, {"id": "s205", "word_id": "268", "story": "word/document.xml", "path": "/w:document/w:body/w:p[115]/m:oMathPara/m:oMath/m:sSub[4]/m:sSubPr/m:ctrlPr/w:ins", "kind": "ins"}, {"id": "s206", "word_id": "269", "story": "word/document.xml", "path": "/w:document/w:body/w:p[115]/m:oMathPara/m:oMath/m:acc/m:accPr/m:ctrlPr/w:ins", "kind": "ins"}, {"id": "s207", "word_id": "270", "story": "word/document.xml", "path": "/w:document/w:body/w:p[115]/m:oMathPara/m:oMath/m:acc/m:e/m:sSup/m:sSupPr/m:ctrlPr/w:ins", "kind": "ins"}, {"id": "s208", "word_id": "271", "story": "word/document.xml", "path": "/w:document/w:body/w:p[115]/m:oMathPara/m:oMath/m:acc/m:e/m:sSub/m:sSubPr/m:ctrlPr/w:ins", "kind": "ins"}, {"id": "s209", "word_id": "272", "story": "word/document.xml", "path": "/w:document/w:body/w:p[115]/m:oMathPara/m:oMath/m:acc/m:e/m:sSub/m:sub/m:sSub/m:sSubPr/m:ctrlPr/w:ins", "kind": "ins"}, {"id": "s210", "word_id": "273", "story": "word/document.xml", "path": "/w:document/w:body/w:p[115]/m:oMathPara/m:oMath/m:r[3]/w:del", "kind": "del"}, {"id": "s211", "word_id": "274", "story": "word/document.xml", "path": "/w:document/w:body/w:p[115]/m:oMathPara/m:oMath/m:d/m:dPr/m:ctrlPr/w:ins", "kind": "ins"}, {"id": "s212", "word_id": "275", "story": "word/document.xml", "path": "/w:document/w:body/w:p[118]/m:oMath[2]/m:sSup/m:sSupPr/m:ctrlPr/w:ins", "kind": "ins"}, {"id": "s213", "word_id": "276", "story": "word/document.xml", "path": "/w:document/w:body/w:p[118]/m:oMath[2]/m:sSub/m:sSubPr/m:ctrlPr/w:ins", "kind": "ins"}, {"id": "s214", "word_id": "278", "story": "word/document.xml", "path": "/w:document/w:body/w:p[121]/m:oMath/m:sSub/m:sSubPr/m:ctrlPr/w:ins", "kind": "ins"}, {"id": "s215", "word_id": "279", "story": "word/document.xml", "path": "/w:document/w:body/w:p[122]/m:oMath[1]/m:sSub/m:sSubPr/m:ctrlPr/w:ins", "kind": "ins"}, {"id": "s216", "word_id": "280", "story": "word/document.xml", "path": "/w:document/w:body/w:p[122]/m:oMath[2]/m:sSub/m:sSubPr/m:ctrlPr/w:ins", "kind": "ins"}, {"id": "s217", "word_id": "282", "story": "word/document.xml", "path": "/w:document/w:body/w:p[123]/m:oMathPara/m:oMath/m:sSub[1]/m:sSubPr/m:ctrlPr/w:ins", "kind": "ins"}, {"id": "s218", "word_id": "283", "story": "word/document.xml", "path": "/w:document/w:body/w:p[123]/m:oMathPara/m:oMath/m:sSub[2]/m:sSubPr/m:ctrlPr/w:ins", "kind": "ins"}, {"id": "s219", "word_id": "284", "story": "word/document.xml", "path": "/w:document/w:body/w:p[123]/m:oMathPara/m:oMath/m:d[1]/m:dPr/m:ctrlPr/w:ins", "kind": "ins"}, {"id": "s220", "word_id": "285", "story": "word/document.xml", "path": "/w:document/w:body/w:p[123]/m:oMathPara/m:oMath/m:d[1]/m:e/m:sSub[1]/m:sSubPr/m:ctrlPr/w:ins", "kind": "ins"}, {"id": "s221", "word_id": "286", "story": "word/document.xml", "path": "/w:document/w:body/w:p[123]/m:oMathPara/m:oMath/m:d[1]/m:e/m:sSub[2]/m:sSubPr/m:ctrlPr/w:ins", "kind": "ins"}, {"id": "s222", "word_id": "287", "story": "word/document.xml", "path": "/w:document/w:body/w:p[123]/m:oMathPara/m:oMath/m:sSub[3]/m:sSubPr/m:ctrlPr/w:ins", "kind": "ins"}, {"id": "s223", "word_id": "288", "story": "word/document.xml", "path": "/w:document/w:body/w:p[123]/m:oMathPara/m:oMath/m:sSub[4]/m:sSubPr/m:ctrlPr/w:ins", "kind": "ins"}, {"id": "s224", "word_id": "289", "story": "word/document.xml", "path": "/w:document/w:body/w:p[123]/m:oMathPara/m:oMath/m:sSub[5]/m:sSubPr/m:ctrlPr/w:ins", "kind": "ins"}, {"id": "s225", "word_id": "290", "story": "word/document.xml", "path": "/w:document/w:body/w:p[123]/m:oMathPara/m:oMath/m:acc/m:accPr/m:ctrlPr/w:ins", "kind": "ins"}, {"id": "s226", "word_id": "291", "story": "word/document.xml", "path": "/w:document/w:body/w:p[123]/m:oMathPara/m:oMath/m:acc/m:e/m:sSup/m:sSupPr/m:ctrlPr/w:ins", "kind": "ins"}, {"id": "s227", "word_id": "292", "story": "word/document.xml", "path": "/w:document/w:body/w:p[123]/m:oMathPara/m:oMath/m:acc/m:e/m:sSub/m:sSubPr/m:ctrlPr/w:ins", "kind": "ins"}, {"id": "s228", "word_id": "293", "story": "word/document.xml", "path": "/w:document/w:body/w:p[123]/m:oMathPara/m:oMath/m:acc/m:e/m:sSub/m:sub/m:sSub/m:sSubPr/m:ctrlPr/w:ins", "kind": "ins"}, {"id": "s229", "word_id": "294", "story": "word/document.xml", "path": "/w:document/w:body/w:p[123]/m:oMathPara/m:oMath/m:r[3]/w:del", "kind": "del"}, {"id": "s230", "word_id": "295", "story": "word/document.xml", "path": "/w:document/w:body/w:p[123]/m:oMathPara/m:oMath/m:d[2]/m:dPr/m:ctrlPr/w:ins", "kind": "ins"}, {"id": "s231", "word_id": "297", "story": "word/document.xml", "path": "/w:document/w:body/w:p[127]/m:oMathPara/m:oMath/m:sSubSup/m:sSubSupPr/m:ctrlPr/w:ins", "kind": "ins"}, {"id": "s232", "word_id": "298", "story": "word/document.xml", "path": "/w:document/w:body/w:p[127]/m:oMathPara/m:oMath/m:sSub[1]/m:sSubPr/m:ctrlPr/w:ins", "kind": "ins"}, {"id": "s233", "word_id": "299", "story": "word/document.xml", "path": "/w:document/w:body/w:p[127]/m:oMathPara/m:oMath/m:sSub[2]/m:sSubPr/m:ctrlPr/w:ins", "kind": "ins"}, {"id": "s234", "word_id": "300", "story": "word/document.xml", "path": "/w:document/w:body/w:p[127]/m:oMathPara/m:oMath/m:sSub[3]/m:sSubPr/m:ctrlPr/w:ins", "kind": "ins"}, {"id": "s235", "word_id": "301", "story": "word/document.xml", "path": "/w:document/w:body/w:p[127]/m:oMathPara/m:oMath/m:r[3]/w:del", "kind": "del"}, {"id": "s236", "word_id": "302", "story": "word/document.xml", "path": "/w:document/w:body/w:p[127]/m:oMathPara/m:oMath/m:d/m:dPr/m:ctrlPr/w:ins", "kind": "ins"}, {"id": "s237", "word_id": "303", "story": "word/document.xml", "path": "/w:document/w:body/w:p[129]/m:oMath[1]/m:sSub/m:sSubPr/m:ctrlPr/w:ins", "kind": "ins"}, {"id": "s238", "word_id": "304", "story": "word/document.xml", "path": "/w:document/w:body/w:p[129]/m:oMath[2]/m:sSub/m:sSubPr/m:ctrlPr/w:ins", "kind": "ins"}, {"id": "s239", "word_id": "305", "story": "word/document.xml", "path": "/w:document/w:body/w:p[129]/m:oMath[3]/m:sSub/m:sSubPr/m:ctrlPr/w:ins", "kind": "ins"}, {"id": "s240", "word_id": "306", "story": "word/document.xml", "path": "/w:document/w:body/w:p[129]/m:oMath[4]/m:sSub/m:sSubPr/m:ctrlPr/w:ins", "kind": "ins"}, {"id": "s241", "word_id": "307", "story": "word/document.xml", "path": "/w:document/w:body/w:p[129]/m:oMath[5]/m:sSub/m:sSubPr/m:ctrlPr/w:ins", "kind": "ins"}, {"id": "s242", "word_id": "310", "story": "word/document.xml", "path": "/w:document/w:body/w:p[133]/m:oMathPara/m:oMath/m:sSub[1]/m:sSubPr/m:ctrlPr/w:ins", "kind": "ins"}, {"id": "s243", "word_id": "311", "story": "word/document.xml", "path": "/w:document/w:body/w:p[133]/m:oMathPara/m:oMath/m:sSup/m:sSupPr/m:ctrlPr/w:ins", "kind": "ins"}, {"id": "s244", "word_id": "312", "story": "word/document.xml", "path": "/w:document/w:body/w:p[133]/m:oMathPara/m:oMath/m:sSup/m:e/m:d/m:dPr/m:ctrlPr/w:ins", "kind": "ins"}, {"id": "s245", "word_id": "313", "story": "word/document.xml", "path": "/w:document/w:body/w:p[133]/m:oMathPara/m:oMath/m:sSup/m:e/m:d/m:e/m:sSup/m:sSupPr/m:ctrlPr/w:ins", "kind": "ins"}, {"id": "s246", "word_id": "314", "story": "word/document.xml", "path": "/w:document/w:body/w:p[133]/m:oMathPara/m:oMath/m:sSup/m:e/m:d/m:e/m:sSub/m:sSubPr/m:ctrlPr/w:ins", "kind": "ins"}, {"id": "s247", "word_id": "315", "story": "word/document.xml", "path": "/w:document/w:body/w:p[133]/m:oMathPara/m:oMath/m:sSub[2]/m:sSubPr/m:ctrlPr/w:ins", "kind": "ins"}, {"id": "s248", "word_id": "316", "story": "word/document.xml", "path": "/w:document/w:body/w:p[133]/m:oMathPara/m:oMath/m:r[2]/w:del", "kind": "del"}, {"id": "s249", "word_id": "317", "story": "word/document.xml", "path": "/w:document/w:body/w:p[133]/m:oMathPara/m:oMath/m:d/m:dPr/m:ctrlPr/w:ins",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"/w:document/w:body/w:p[150]/m:oMath/m:sSub/m:sSubPr/m:ctrlPr/w:ins", "kind": "ins"}, {"id": "s263", "word_id": "337", "story": "word/document.xml", "path": "/w:document/w:body/w:p[154]/w:ins[1]", "kind": "ins"}, {"id": "s264", "word_id": "338", "story": "word/document.xml", "path": "/w:document/w:body/w:p[154]/w:del[1]", "kind": "del"}, {"id": "s265", "word_id": "339", "story": "word/document.xml", "path": "/w:document/w:body/w:p[154]/w:ins[2]", "kind": "ins"}, {"id": "s266", "word_id": "340", "story": "word/document.xml", "path": "/w:document/w:body/w:p[154]/w:del[2]", "kind": "del"}, {"id": "s267", "word_id": "347", "story": "word/document.xml", "path": "/w:document/w:body/w:p[164]/w:del", "kind": "del"}, {"id": "s268", "word_id": "350", "story": "word/document.xml", "path": "/w:document/w:body/w:p[168]/w:del", "kind": "del"}, {"id": "s269", "word_id": "351", "story": "word/document.xml", "path": "/w:document/w:body/w:p[168]/w:ins", "kind": "ins"}, {"id": "s270", "word_id": "356", "story": "word/document.xml", "path": "/w:document/w:body/w:p[173]/w:pPr/w:rPr/w:ins", "kind": "ins"}, {"id": "s271", "word_id": "358", "story": "word/document.xml", "path": "/w:document/w:body/w:p[174]/w:ins[1]", "kind": "ins"}, {"id": "s272", "word_id": "359", "story": "word/document.xml", "path": "/w:document/w:body/w:p[174]/w:ins[2]", "kind": "ins"}, {"id": "s273", "word_id": "360", "story": "word/document.xml", "path": "/w:document/w:body/w:p[174]/w:ins[3]", "kind": "ins"}, {"id": "s274", "word_id": "361", "story": "word/document.xml", "path": "/w:document/w:body/w:p[174]/w:ins[4]", "kind": "ins"}, {"id": "s275", "word_id": "362", "story": "word/document.xml", "path": "/w:document/w:body/w:p[174]/w:del[1]", "kind": "del"}, {"id": "s276", "word_id": "363", "story": "word/document.xml", "path": "/w:document/w:body/w:p[174]/w:ins[5]", "kind": "ins"}, {"id": "s277", "word_id": "364", "story": "word/document.xml", "path": "/w:document/w:body/w:p[174]/w:del[2]", "kind": "del"}, {"id": "s278", "word_id": "376", "story": "word/document.xml", "path": "/w:document/w:body/w:p[194]/w:pPr/w:pPrChange", "kind": "pPrChange"}, {"id": "s279", "word_id": "389", "story": "word/document.xml", "path": "/w:document/w:body/w:p[205]/w:r[1]/w:rPr/w:rPrChange", "kind": "rPrChange"}, {"id": "s280", "word_id": "409", "story": "word/document.xml", "path": "/w:document/w:body/w:p[228]/w:r[1]/w:rPr/w:rPrChange", "kind": "rPrChange"}, {"id": "s281", "word_id": "428", "story": "word/document.xml", "path": "/w:document/w:body/w:p[246]/w:r[1]/w:rPr/w:rPrChange", "kind": "rPrChange"}, {"id": "s282", "word_id": "433", "story": "word/document.xml", "path": "/w:document/w:body/w:p[250]/w:r[1]/w:rPr/w:rPrChange", "kind": "rPrChange"}, {"id": "s283", "word_id": "464", "story": "word/document.xml", "path": "/w:document/w:body/w:p[285]/w:pPr/w:rPr/w:rPrChange", "kind": "rPrChange"}, {"id": "s284", "word_id": "466", "story": "word/document.xml", "path": "/w:document/w:body/w:p[285]/w:hyperlink/w:r/w:rPr/w:rPrChange", "kind": "rPrChange"}, {"id": "s285", "word_id": "468", "story": "word/document.xml", "path": "/w:document/w:body/w:p[286]/w:r[1]/w:rPr/w:rPrChange", "kind": "rPrChange"}], "version": 1, "export": "0f25bf572152ca709dbd0e45fed16fc2c2f4727f54d1726b3517b6673c9d4d9c",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COMPETITION AND CONTROL IN EPISODIC MEMORY SEARCH</dc:description>
  <cp:keywords/>
  <dcterms:created xsi:type="dcterms:W3CDTF">2026-09-27T13:15:07Z</dcterms:created>
  <dcterms:modified xsi:type="dcterms:W3CDTF">2026-09-27T13:15:07Z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Competition and control in episodic memory search: A retrieved-context account of selective interference</vt:lpwstr>
  </property>
  <property fmtid="{D5CDD505-2E9C-101B-9397-08002B2CF9AE}" pid="6" name="apatitledisplay">
    <vt:lpwstr>Competition and control in episodic memory search: A retrieved-context account of selective interference</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fig-cap-location">
    <vt:lpwstr>top</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ghtbox">
    <vt:lpwstr>auto</vt:lpwstr>
  </property>
  <property fmtid="{D5CDD505-2E9C-101B-9397-08002B2CF9AE}" pid="24" name="link-citations">
    <vt:lpwstr>True</vt:lpwstr>
  </property>
  <property fmtid="{D5CDD505-2E9C-101B-9397-08002B2CF9AE}" pid="25" name="manuscript">
    <vt:lpwstr/>
  </property>
  <property fmtid="{D5CDD505-2E9C-101B-9397-08002B2CF9AE}" pid="26" name="no-ampersand-parenthetical">
    <vt:lpwstr>False</vt:lpwstr>
  </property>
  <property fmtid="{D5CDD505-2E9C-101B-9397-08002B2CF9AE}" pid="27" name="notebook-preview-options">
    <vt:lpwstr/>
  </property>
  <property fmtid="{D5CDD505-2E9C-101B-9397-08002B2CF9AE}" pid="28" name="oneaffiliation">
    <vt:lpwstr>True</vt:lpwstr>
  </property>
  <property fmtid="{D5CDD505-2E9C-101B-9397-08002B2CF9AE}" pid="29" name="oneauthor">
    <vt:lpwstr>True</vt:lpwstr>
  </property>
  <property fmtid="{D5CDD505-2E9C-101B-9397-08002B2CF9AE}" pid="30" name="quarto-internal">
    <vt:lpwstr/>
  </property>
  <property fmtid="{D5CDD505-2E9C-101B-9397-08002B2CF9AE}" pid="31" name="quarto-review">
    <vt:lpwstr/>
  </property>
  <property fmtid="{D5CDD505-2E9C-101B-9397-08002B2CF9AE}" pid="32" name="references">
    <vt:lpwstr/>
  </property>
  <property fmtid="{D5CDD505-2E9C-101B-9397-08002B2CF9AE}" pid="33" name="remove-hidden">
    <vt:lpwstr>all</vt:lpwstr>
  </property>
  <property fmtid="{D5CDD505-2E9C-101B-9397-08002B2CF9AE}" pid="34" name="revealjs-plugins">
    <vt:lpwstr/>
  </property>
  <property fmtid="{D5CDD505-2E9C-101B-9397-08002B2CF9AE}" pid="35" name="shorttitle">
    <vt:lpwstr>COMPETITION AND CONTROL IN EPISODIC MEMORY SEARCH</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True</vt:lpwstr>
  </property>
  <property fmtid="{D5CDD505-2E9C-101B-9397-08002B2CF9AE}" pid="58" name="suppress-title-page">
    <vt:lpwstr>True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Table of contents</vt:lpwstr>
  </property>
  <property fmtid="{D5CDD505-2E9C-101B-9397-08002B2CF9AE}" pid="65" name="unroll-markdown-cells">
    <vt:lpwstr>True</vt:lpwstr>
  </property>
  <property fmtid="{D5CDD505-2E9C-101B-9397-08002B2CF9AE}" pid="66" name="zerocitations">
    <vt:lpwstr>True</vt:lpwstr>
  </property>
</Properties>
</file>