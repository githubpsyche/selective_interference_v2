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79.png" ContentType="image/png"/>
  <Override PartName="/word/media/rId84.png" ContentType="image/png"/>
  <Override PartName="/word/media/rId228.png" ContentType="image/png"/>
  <Override PartName="/word/media/rId28.png" ContentType="image/png"/>
  <Override PartName="/word/media/rId33.png" ContentType="image/png"/>
  <Override PartName="/word/media/rId37.png" ContentType="image/png"/>
  <Override PartName="/word/media/rId59.png" ContentType="image/png"/>
  <Override PartName="/word/media/rId63.png" ContentType="image/png"/>
  <Override PartName="/word/media/rId68.png" ContentType="image/png"/>
  <Override PartName="/word/media/rId72.png" ContentType="image/png"/>
  <Override PartName="/word/media/rId75.png" ContentType="image/png"/>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quartoReview.xml" ContentType="applicatio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a1dd0db819edb2d276830223f14a1e0afc0cb7"/>
    <w:p>
      <w:pPr>
        <w:pStyle w:val="Heading1"/>
      </w:pPr>
      <w:del w:id="0" w:author="Gunn, Jordan" w:date="2026-09-27T13:00:11Z">
        <w:r>
          <w:delText xml:space="preserve">Competition and control in episodic memory search: A retrieved-context account of selective </w:delText>
        </w:r>
        <w:commentRangeStart w:id="1"/>
        <w:commentRangeStart w:id="0"/>
        <w:r>
          <w:delText xml:space="preserve">interference</w:delText>
        </w:r>
        <w:commentRangeEnd w:id="1"/>
        <w:commentRangeEnd w:id="0"/>
        <w:r>
          <w:commentReference w:id="1"/>
        </w:r>
        <w:r>
          <w:commentReference w:id="0"/>
        </w:r>
      </w:del>
      <w:ins w:id="1" w:author="Gunn, Jordan" w:date="2026-09-27T13:00:11Z">
        <w:r>
          <w:t xml:space="preserve">Intrusive and voluntary memory from a single system: A retrieved-context account of selective interference in the trauma-film paradigm</w:t>
        </w:r>
      </w:ins>
    </w:p>
    <w:p>
      <w:pPr>
        <w:pStyle w:val="FirstParagraph"/>
      </w:pPr>
      <w:r>
        <w:t xml:space="preserve">Jordan B Gunn</w:t>
      </w:r>
    </w:p>
    <w:p>
      <w:pPr>
        <w:pStyle w:val="BodyText"/>
        <w:rPr xmlns:w16du="http://schemas.microsoft.com/office/word/2023/wordml/word16du">
          <w:ins w:id="7" w:author="Emily Holmes" w:date="2026-07-27T14:29:00Z" w16du:dateUtc="2026-07-27T12:29:00Z"/>
        </w:rPr>
      </w:pPr>
      <w:r>
        <w:t xml:space="preserve">Department of Psychology, University of Cambridge</w:t>
      </w:r>
    </w:p>
    <w:p>
      <w:pPr>
        <w:pStyle w:val="BodyText"/>
        <w:rPr xmlns:w16du="http://schemas.microsoft.com/office/word/2023/wordml/word16du">
          <w:ins w:id="8" w:author="Emily Holmes" w:date="2026-07-27T14:29:00Z" w16du:dateUtc="2026-07-27T12:29:00Z"/>
        </w:rPr>
      </w:pPr>
    </w:p>
    <w:p>
      <w:pPr xmlns:w16du="http://schemas.microsoft.com/office/word/2023/wordml/word16du">
        <w:pStyle w:val="BodyText"/>
        <w:rPr>
          <w:del w:id="9" w:author="Emily Holmes" w:date="2026-07-27T15:07:00Z" w16du:dateUtc="2026-07-27T13:07:00Z"/>
        </w:rPr>
        <w:pPrChange w:id="10" w:author="Emily Holmes" w:date="2026-07-27T14:29:00Z" w16du:dateUtc="2026-07-27T12:29:00Z">
          <w:pPr>
            <w:pStyle w:val="Author"/>
          </w:pPr>
        </w:pPrChange>
      </w:pPr>
    </w:p>
    <w:p>
      <w:pPr>
        <w:pStyle w:val="BodyText"/>
      </w:pPr>
      <w:del xmlns:ns1="http://schemas.microsoft.com/office/word/2023/wordml/word16du" w:id="11" w:author="Emily Holmes" w:date="2026-07-27T15:07:00Z" ns1:dateUtc="2026-07-27T13:07:00Z">
        <w:r>
          <w:delText xml:space="preserve"> </w:delText>
        </w:r>
      </w:del>
    </w:p>
    <w:bookmarkEnd w:id="20"/>
    <w:bookmarkStart w:id="21" w:name="author-note"/>
    <w:p>
      <w:pPr>
        <w:pStyle w:val="Heading1"/>
      </w:pPr>
      <w:r>
        <w:t xml:space="preserve">Author Note</w:t>
      </w:r>
    </w:p>
    <w:p>
      <w:pPr>
        <w:pStyle w:val="FirstParagraph"/>
      </w:pPr>
      <w:r>
        <w:t xml:space="preserve">This is an in-progress working draft. Please do not cite, quote, or circulate without the authors’ written permission.</w:t>
      </w:r>
    </w:p>
    <w:p>
      <w:pPr>
        <w:pStyle w:val="BodyText"/>
      </w:pPr>
      <w:r>
        <w:rPr>
          <w:i/>
          <w:iCs/>
        </w:rPr>
        <w:t xml:space="preserve">Keywords</w:t>
      </w:r>
      <w:r>
        <w:t xml:space="preserve">: intrusive memories, voluntary memory, trauma-film paradigm, visuospatial intervention, selective interference, retrieved-context theory, computational modeling</w:t>
      </w:r>
      <w:ins xmlns:ns1="http://schemas.microsoft.com/office/word/2023/wordml/word16du" w:id="13" w:author="Emily Holmes" w:date="2026-07-27T14:29:00Z" ns1:dateUtc="2026-07-27T12:29:00Z">
        <w:r>
          <w:t xml:space="preserve">, imagery competing task intervention</w:t>
        </w:r>
      </w:ins>
    </w:p>
    <w:bookmarkEnd w:id="21"/>
    <w:bookmarkStart w:id="22" w:name="Xf3d60c5acde990c143afa51e261f795033d0c1d"/>
    <w:p>
      <w:pPr>
        <w:pStyle w:val="Heading1"/>
      </w:pPr>
      <w:del w:id="2" w:author="Gunn, Jordan" w:date="2026-09-27T13:00:11Z">
        <w:r>
          <w:delText xml:space="preserve">Competition and control in episodic memory search: A retrieved-context account of selective interference</w:delText>
        </w:r>
      </w:del>
      <w:ins w:id="3" w:author="Gunn, Jordan" w:date="2026-09-27T13:00:11Z">
        <w:r>
          <w:t xml:space="preserve">Intrusive and voluntary memory from a single system: A retrieved-context account of selective interference in the trauma-film paradigm</w:t>
        </w:r>
      </w:ins>
    </w:p>
    <w:bookmarkEnd w:id="22"/>
    <w:bookmarkStart w:id="23" w:name="abstract"/>
    <w:p>
      <w:pPr>
        <w:pStyle w:val="Heading1"/>
      </w:pPr>
      <w:r>
        <w:t xml:space="preserve">Abstract</w:t>
      </w:r>
    </w:p>
    <w:p>
      <w:pPr>
        <w:pStyle w:val="FirstParagraph"/>
      </w:pPr>
      <w:r>
        <w:t xml:space="preserve">Goal-directed remembering can stay relatively robust even when interference makes the same material less likely to come to mind inadvertently. Studies using the trauma-film paradigm examine this asymmetry in memory for distressing films: an imagery-competing task performed after a film reminder can reduce later </w:t>
      </w:r>
      <w:commentRangeStart w:id="17"/>
      <w:ins xmlns:ns1="http://schemas.microsoft.com/office/word/2023/wordml/word16du" w:id="18" w:author="Rik Henson" w:date="2026-07-25T10:10:00Z" ns1:dateUtc="2026-08-22T16:51:00Z">
        <w:r>
          <w:t xml:space="preserve">involuntary </w:t>
        </w:r>
      </w:ins>
      <w:commentRangeEnd w:id="17"/>
      <w:r>
        <w:commentReference w:id="17"/>
      </w:r>
      <w14:conflictIns xmlns:w14="http://schemas.microsoft.com/office/word/2010/wordml" w:id="19" w:author="Gunn, Jordan">
        <w:r w:rsidR="00762D11">
          <w:rPr>
            <w:rStyle w:val="CommentReference"/>
            <w:sz w:val="24"/>
            <w:szCs w:val="24"/>
          </w:rPr>
        </w:r>
      </w14:conflictIns>
      <w:r>
        <w:t xml:space="preserve">intrusions while leaving goal-directed remembering relatively intact. This selective interference effect is often interpreted through </w:t>
      </w:r>
      <w:ins xmlns:ns1="http://schemas.microsoft.com/office/word/2023/wordml/word16du" w:id="20" w:author="Emily Holmes" w:date="2026-07-27T14:29:00Z" ns1:dateUtc="2026-07-27T12:29:00Z">
        <w:r>
          <w:t xml:space="preserve">clinical </w:t>
        </w:r>
      </w:ins>
      <w:r>
        <w:t xml:space="preserve">theories of traumatic memory in which intrusive and goal-directed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1"/>
      <w:r>
        <w:t xml:space="preserve">task competitors </w:t>
      </w:r>
      <w:commentRangeEnd w:id="21"/>
      <w:r>
        <w:commentReference w:id="21"/>
      </w:r>
      <w:r>
        <w:t xml:space="preserve">as well as film items. In the model, strong task competitors reduce </w:t>
      </w:r>
      <w:commentRangeStart w:id="22"/>
      <w:r>
        <w:t xml:space="preserve">unguided </w:t>
      </w:r>
      <w:commentRangeEnd w:id="22"/>
      <w:r>
        <w:commentReference w:id="22"/>
      </w:r>
      <w:r>
        <w:t xml:space="preserve">film recall </w:t>
      </w:r>
      <w:ins xmlns:ns1="http://schemas.microsoft.com/office/word/2023/wordml/word16du" w:id="23" w:author="Rik Henson" w:date="2026-07-25T10:10:00Z" ns1:dateUtc="2026-08-22T16:51:00Z">
        <w:r>
          <w:t xml:space="preserve">(</w:t>
        </w:r>
        <w:commentRangeStart w:id="24"/>
        <w:commentRangeStart w:id="25"/>
        <w:commentRangeStart w:id="26"/>
        <w:r>
          <w:t xml:space="preserve">intrusions</w:t>
        </w:r>
      </w:ins>
      <w:commentRangeEnd w:id="24"/>
      <w:r>
        <w:commentReference w:id="24"/>
      </w:r>
      <ns0:conflictIns xmlns:ns0="http://schemas.microsoft.com/office/word/2010/wordml" w:id="27" w:author="Gunn, Jordan">
        <w:ins w:id="28" w:author="Rik Henson" w:date="2026-07-25T10:11:00Z">
          <w:r w:rsidR="00BD52B5">
            <w:rPr>
              <w:rStyle w:val="CommentReference"/>
              <w:sz w:val="24"/>
              <w:szCs w:val="24"/>
            </w:rPr>
          </w:r>
        </w:ins>
      </ns0:conflictIns>
      <w:commentRangeEnd w:id="25"/>
      <w:r>
        <w:commentReference w:id="25"/>
      </w:r>
      <w14:conflictIns xmlns:w14="http://schemas.microsoft.com/office/word/2010/wordml" w:id="29" w:author="Gunn, Jordan">
        <w:r w:rsidR="00762D11">
          <w:rPr>
            <w:rStyle w:val="CommentReference"/>
            <w:sz w:val="24"/>
            <w:szCs w:val="24"/>
          </w:rPr>
        </w:r>
      </w14:conflictIns>
      <w:commentRangeEnd w:id="26"/>
      <w:r>
        <w:commentReference w:id="26"/>
      </w:r>
      <w14:conflictIns xmlns:w14="http://schemas.microsoft.com/office/word/2010/wordml" w:id="30" w:author="Gunn, Jordan">
        <w:r w:rsidR="00762D11">
          <w:rPr>
            <w:rStyle w:val="CommentReference"/>
            <w:sz w:val="24"/>
            <w:szCs w:val="24"/>
          </w:rPr>
        </w:r>
      </w14:conflictIns>
      <w:ins xmlns:ns1="http://schemas.microsoft.com/office/word/2023/wordml/word16du" w:id="31" w:author="Rik Henson" w:date="2026-07-25T10:10:00Z" ns1:dateUtc="2026-08-22T16:51:00Z">
        <w:r>
          <w:t xml:space="preserve">) </w:t>
        </w:r>
      </w:ins>
      <w:r>
        <w:t xml:space="preserve">more than deliberate film recall when a maintained film-category cue selectively favors film candidates. </w:t>
      </w:r>
      <w:commentRangeStart w:id="32"/>
      <w:commentRangeStart w:id="33"/>
      <w:r>
        <w:t xml:space="preserve">Deliberate recognition is less affected than deliberate recall because the model evaluates a presented candidate item’s fit to context rather than selecting among film and task candidates. </w:t>
      </w:r>
      <w:commentRangeEnd w:id="32"/>
      <w:r>
        <w:commentReference w:id="32"/>
      </w:r>
      <w:commentRangeEnd w:id="33"/>
      <w:r>
        <w:commentReference w:id="33"/>
      </w:r>
      <w:r>
        <w:t xml:space="preserve">We discuss how these results motivate tests of selective interference in standard episodic memory paradigms.</w:t>
      </w:r>
    </w:p>
    <w:bookmarkEnd w:id="23"/>
    <w:bookmarkStart w:id="32" w:name="introduction"/>
    <w:p>
      <w:pPr>
        <w:pStyle w:val="Heading1"/>
      </w:pPr>
      <w:r>
        <w:t xml:space="preserve">Introduction</w:t>
      </w:r>
    </w:p>
    <w:p>
      <w:pPr>
        <w:pStyle w:val="FirstParagraph"/>
      </w:pPr>
      <w:r>
        <w:t xml:space="preserve">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xmlns:ns1="http://schemas.microsoft.com/office/word/2023/wordml/word16du" w:id="35" w:author="Emily Holmes" w:date="2026-07-27T14:36:00Z" ns1:dateUtc="2026-07-27T12:36:00Z">
        <w:r>
          <w:t xml:space="preserve">Intrusive memories are those which are recalled involuntary typically in the f</w:t>
        </w:r>
      </w:ins>
      <w:ins xmlns:ns1="http://schemas.microsoft.com/office/word/2023/wordml/word16du" w:id="36" w:author="Emily Holmes" w:date="2026-07-27T14:37:00Z" ns1:dateUtc="2026-07-27T12:37:00Z">
        <w:r>
          <w:t xml:space="preserve">orm of brief visual image of scenes within a traumatic event. </w:t>
        </w:r>
      </w:ins>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 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 </w:t>
      </w:r>
      <w:commentRangeStart w:id="37"/>
      <w:hyperlink w:anchor="ref-james2016trauma">
        <w:r>
          <w:rPr>
            <w:rStyle w:val="Hyperlink"/>
          </w:rPr>
          <w:t xml:space="preserve">James et al., 2016</w:t>
        </w:r>
      </w:hyperlink>
      <w:commentRangeEnd w:id="37"/>
      <w:r>
        <w:commentReference w:id="37"/>
      </w:r>
      <w:r>
        <w:t xml:space="preserve">). Participants view a distressing film, record later intrusions, and often complete </w:t>
      </w:r>
      <w:del xmlns:ns1="http://schemas.microsoft.com/office/word/2023/wordml/word16du" w:id="38" w:author="Emily Holmes" w:date="2026-07-27T14:39:00Z" ns1:dateUtc="2026-07-27T12:39:00Z">
        <w:r>
          <w:delText xml:space="preserve">v</w:delText>
        </w:r>
      </w:del>
      <w:ins xmlns:ns1="http://schemas.microsoft.com/office/word/2023/wordml/word16du" w:id="39" w:author="Emily Holmes" w:date="2026-07-27T14:38:00Z" ns1:dateUtc="2026-07-27T12:38:00Z">
        <w:r>
          <w:t xml:space="preserve">both inv</w:t>
        </w:r>
      </w:ins>
      <w:ins xmlns:ns1="http://schemas.microsoft.com/office/word/2023/wordml/word16du" w:id="40" w:author="Emily Holmes" w:date="2026-07-27T14:39:00Z" ns1:dateUtc="2026-07-27T12:39:00Z">
        <w:r>
          <w:t xml:space="preserve">oluntary and v</w:t>
        </w:r>
      </w:ins>
      <w:r>
        <w:t xml:space="preserve">oluntary-memory tests of its contents. This design makes it possible to ask whether the same material can remain accessible to voluntary retrieval while becoming more or less likely to come to mind involuntarily. In such research, intrusion frequency is often only weakly related to voluntary-memory performance (</w:t>
      </w:r>
      <w:hyperlink w:anchor="ref-holmes2004trauma">
        <w:r>
          <w:rPr>
            <w:rStyle w:val="Hyperlink"/>
          </w:rPr>
          <w:t xml:space="preserve">Holmes et al., 2004</w:t>
        </w:r>
      </w:hyperlink>
      <w:r>
        <w:t xml:space="preserve">; </w:t>
      </w:r>
      <w:commentRangeStart w:id="41"/>
      <w:hyperlink w:anchor="ref-james2016trauma">
        <w:r>
          <w:rPr>
            <w:rStyle w:val="Hyperlink"/>
          </w:rPr>
          <w:t xml:space="preserve">James et al., 2016</w:t>
        </w:r>
      </w:hyperlink>
      <w:commentRangeEnd w:id="41"/>
      <w:r>
        <w:commentReference w:id="41"/>
      </w:r>
      <w:r>
        <w:t xml:space="preserve">). Memory for the same film can therefore arise involuntarily</w:t>
      </w:r>
      <w:ins xmlns:ns1="http://schemas.microsoft.com/office/word/2023/wordml/word16du" w:id="42" w:author="Rik Henson" w:date="2026-07-25T10:14:00Z" ns1:dateUtc="2026-08-22T16:51:00Z">
        <w:r>
          <w:t xml:space="preserve">,</w:t>
        </w:r>
      </w:ins>
      <w:r>
        <w:t xml:space="preserve"> or be retrieved voluntarily, and </w:t>
      </w:r>
      <w:del xmlns:ns1="http://schemas.microsoft.com/office/word/2023/wordml/word16du" w:id="43" w:author="Rik Henson" w:date="2026-07-25T10:14:00Z" ns1:dateUtc="2026-08-22T16:51:00Z">
        <w:r>
          <w:delText xml:space="preserve">the</w:delText>
        </w:r>
      </w:del>
      <w:ins xmlns:ns1="http://schemas.microsoft.com/office/word/2023/wordml/word16du" w:id="44" w:author="Rik Henson" w:date="2026-07-25T10:14:00Z" ns1:dateUtc="2026-08-22T16:51:00Z">
        <w:r>
          <w:t xml:space="preserve">these</w:t>
        </w:r>
      </w:ins>
      <w:r>
        <w:t xml:space="preserve"> two outcomes </w:t>
      </w:r>
      <w:del xmlns:ns1="http://schemas.microsoft.com/office/word/2023/wordml/word16du" w:id="45" w:author="Rik Henson" w:date="2026-07-25T10:14:00Z" ns1:dateUtc="2026-08-22T16:51:00Z">
        <w:r>
          <w:delText xml:space="preserve">need not vary together</w:delText>
        </w:r>
      </w:del>
      <w:ins xmlns:ns1="http://schemas.microsoft.com/office/word/2023/wordml/word16du" w:id="46" w:author="Rik Henson" w:date="2026-07-25T10:14:00Z" ns1:dateUtc="2026-08-22T16:51:00Z">
        <w:r>
          <w:t xml:space="preserve"> can be largely independent</w:t>
        </w:r>
      </w:ins>
      <w:r>
        <w:t xml:space="preserve">.</w:t>
      </w:r>
    </w:p>
    <w:p>
      <w:pPr>
        <w:pStyle w:val="BodyText"/>
      </w:pPr>
      <w:r>
        <w:t xml:space="preserve">Researchers have sharpened this dissociation using the imagery-competing task intervention (ICTI) and related procedures. In an ICTI, participants receive reminders of the target event and then complete a brief task designed to compete with the visual imagery those reminders call to mind (deBettencourt et al., 2026; Highfield et al., 2025). 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In delayed variants</w:t>
      </w:r>
      <w:ins w:id="47" w:author="Rik Henson" w:date="2026-07-25T10:15:00Z">
        <w:r>
          <w:t xml:space="preserve">,</w:t>
        </w:r>
      </w:ins>
      <w:r>
        <w:t xml:space="preserve"> participants return a day or more after film viewing and receive a reminder before completing the task. 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 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 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_brennan2021investigating">
        <w:r>
          <w:rPr>
            <w:rStyle w:val="Hyperlink"/>
          </w:rPr>
          <w:t xml:space="preserve">Brewin, 2014</w:t>
        </w:r>
      </w:hyperlink>
      <w:r>
        <w:t xml:space="preserve">). Dual-representation accounts give this interpretation an architectural basis. They </w:t>
      </w:r>
      <w:del w:id="22" w:author="Rik Henson" w:date="2026-07-25T10:16:00Z">
        <w:r>
          <w:delText xml:space="preserve">link </w:delText>
        </w:r>
      </w:del>
      <w:ins w:id="4" w:author="Rik Henson" w:date="2026-07-25T10:16:00Z">
        <w:r>
          <w:t xml:space="preserve">postulate that </w:t>
        </w:r>
      </w:ins>
      <w:del w:id="24" w:author="Rik Henson" w:date="2026-07-25T10:16:00Z">
        <w:r>
          <w:delText xml:space="preserve">coherent </w:delText>
        </w:r>
      </w:del>
      <w:r>
        <w:t xml:space="preserve">voluntary recollection </w:t>
      </w:r>
      <w:del w:id="25" w:author="Rik Henson" w:date="2026-07-25T10:17:00Z">
        <w:r>
          <w:delText xml:space="preserve">to </w:delText>
        </w:r>
      </w:del>
      <w:ins w:id="26" w:author="Rik Henson" w:date="2026-07-25T10:17:00Z">
        <w:r>
          <w:t xml:space="preserve">arises from </w:t>
        </w:r>
      </w:ins>
      <w:r>
        <w:t xml:space="preserve">hippocampally</w:t>
      </w:r>
      <w:ins w:id="5" w:author="Rik Henson" w:date="2026-07-25T10:16:00Z">
        <w:r>
          <w:t xml:space="preserve">-</w:t>
        </w:r>
      </w:ins>
      <w:del w:id="6" w:author="Rik Henson" w:date="2026-07-25T10:16:00Z">
        <w:r>
          <w:delText xml:space="preserve"> </w:delText>
        </w:r>
      </w:del>
      <w:r>
        <w:t xml:space="preserve">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w:t>
      </w:r>
      <w:del w:id="12" w:author="Rik Henson" w:date="2026-07-25T10:17:00Z">
        <w:r>
          <w:delText xml:space="preserve">. T</w:delText>
        </w:r>
      </w:del>
      <w:ins w:id="14" w:author="Rik Henson" w:date="2026-07-25T10:17:00Z">
        <w:r>
          <w:t xml:space="preserve">, whereas </w:t>
        </w:r>
      </w:ins>
      <w:del w:id="15" w:author="Rik Henson" w:date="2026-07-25T10:17:00Z">
        <w:r>
          <w:delText xml:space="preserve">hey suggest that </w:delText>
        </w:r>
      </w:del>
      <w:r>
        <w:t xml:space="preserve">intrusive re-experiencing </w:t>
      </w:r>
      <w:del w:id="32" w:author="Rik Henson" w:date="2026-07-25T10:17:00Z">
        <w:r>
          <w:delText xml:space="preserve">is due</w:delText>
        </w:r>
      </w:del>
      <w:ins w:id="33" w:author="Rik Henson" w:date="2026-07-25T10:17:00Z">
        <w:r>
          <w:t xml:space="preserve">arises from</w:t>
        </w:r>
      </w:ins>
      <w:del w:id="34" w:author="Rik Henson" w:date="2026-07-25T10:17:00Z">
        <w:r>
          <w:delText xml:space="preserve"> to</w:delText>
        </w:r>
      </w:del>
      <w:r>
        <w:t xml:space="preserve"> 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 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 When the intervention is delayed</w:t>
      </w:r>
      <w:ins xmlns:ns1="http://schemas.microsoft.com/office/word/2023/wordml/word16du" w:id="16" w:author="Emily Holmes" w:date="2026-07-27T14:42:00Z" ns1:dateUtc="2026-07-27T12:42:00Z">
        <w:r>
          <w:t xml:space="preserve"> after film viewing (e.g. 24 hours later) </w:t>
        </w:r>
      </w:ins>
      <w:r>
        <w:t xml:space="preserve">,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 The selective interference effect is therefore interpreted as evidence that the intervention disrupts the sensory-bound representation</w:t>
      </w:r>
      <w:ins w:id="17" w:author="Rik Henson" w:date="2026-07-25T10:18:00Z">
        <w:r>
          <w:t xml:space="preserve">s</w:t>
        </w:r>
      </w:ins>
      <w:r>
        <w:t xml:space="preserve"> </w:t>
      </w:r>
      <w:ins w:id="21" w:author="Rik Henson" w:date="2026-07-25T10:18:00Z">
        <w:r>
          <w:t xml:space="preserve">that </w:t>
        </w:r>
      </w:ins>
      <w:r>
        <w:t xml:space="preserve">support</w:t>
      </w:r>
      <w:del w:id="37" w:author="Rik Henson" w:date="2026-07-25T10:18:00Z">
        <w:r>
          <w:delText xml:space="preserve">ing</w:delText>
        </w:r>
      </w:del>
      <w:r>
        <w:t xml:space="preserve"> intrusions more strongly than the contextualized representation</w:t>
      </w:r>
      <w:ins w:id="41" w:author="Rik Henson" w:date="2026-07-25T10:18:00Z">
        <w:r>
          <w:t xml:space="preserve">s</w:t>
        </w:r>
      </w:ins>
      <w:r>
        <w:t xml:space="preserve"> </w:t>
      </w:r>
      <w:ins w:id="48" w:author="Rik Henson" w:date="2026-07-25T10:18:00Z">
        <w:r>
          <w:t xml:space="preserve">that </w:t>
        </w:r>
      </w:ins>
      <w:r>
        <w:t xml:space="preserve">support</w:t>
      </w:r>
      <w:del w:id="49" w:author="Rik Henson" w:date="2026-07-25T10:18:00Z">
        <w:r>
          <w:delText xml:space="preserve">ing</w:delText>
        </w:r>
      </w:del>
      <w:r>
        <w:t xml:space="preserve"> 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 More generally, differences in retrieval outcomes need not reveal differences in what was stored. 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 Yet, to our knowledge, they have not explained how a single episodic memory system can yield different effects of interference under unguided and goal-directed retrieval. To address this gap, we model unguided and deliberate recall as arising from the same learned associations. We evaluate alternative mechanisms for controlling how those associations guide deliberate recall, asking whether they reduce the effect of interference or merely raise recall overall. Selective interference therefore provides a demanding test: </w:t>
      </w:r>
      <w:commentRangeStart w:id="70"/>
      <w:commentRangeStart w:id="71"/>
      <w:r>
        <w:t xml:space="preserve">preserved voluntary memory must emerge from the model rather than be assumed to follow from deliberate retrieval.</w:t>
      </w:r>
      <w:commentRangeEnd w:id="70"/>
      <w:r>
        <w:commentReference w:id="70"/>
      </w:r>
      <w:commentRangeEnd w:id="71"/>
      <w:r>
        <w:commentReference w:id="71"/>
      </w:r>
    </w:p>
    <w:p>
      <w:pPr>
        <w:pStyle w:val="BodyText"/>
      </w:pPr>
      <w:r>
        <w:t xml:space="preserve">In our account, task material interferes with film recall by becoming a competitor during later memory search. 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 A film reminder reinstates this film-associated context</w:t>
      </w:r>
      <w:ins w:id="72" w:author="Rik Henson" w:date="2026-07-25T10:20:00Z">
        <w:r>
          <w:t xml:space="preserve">, </w:t>
        </w:r>
      </w:ins>
      <w:ins w:id="73" w:author="Rik Henson" w:date="2026-07-25T10:22:00Z">
        <w:r>
          <w:t xml:space="preserve">such that any </w:t>
        </w:r>
      </w:ins>
      <w:del w:id="74" w:author="Rik Henson" w:date="2026-07-25T10:22:00Z">
        <w:r>
          <w:delText xml:space="preserve"> </w:delText>
        </w:r>
      </w:del>
      <w:del w:id="75" w:author="Rik Henson" w:date="2026-07-25T10:21:00Z">
        <w:r>
          <w:delText xml:space="preserve">associated </w:delText>
        </w:r>
      </w:del>
      <w:del w:id="76" w:author="Rik Henson" w:date="2026-07-25T10:22:00Z">
        <w:r>
          <w:delText xml:space="preserve">task material </w:delText>
        </w:r>
      </w:del>
      <w:del w:id="77" w:author="Rik Henson" w:date="2026-07-25T10:21:00Z">
        <w:r>
          <w:delText xml:space="preserve">is encoded</w:delText>
        </w:r>
      </w:del>
      <w:del w:id="78" w:author="Rik Henson" w:date="2026-07-25T10:22:00Z">
        <w:r>
          <w:delText xml:space="preserve">. </w:delText>
        </w:r>
      </w:del>
      <w:del w:id="79" w:author="Rik Henson" w:date="2026-07-25T10:21:00Z">
        <w:r>
          <w:delText xml:space="preserve">T</w:delText>
        </w:r>
      </w:del>
      <w:ins w:id="80" w:author="Rik Henson" w:date="2026-07-25T10:21:00Z">
        <w:r>
          <w:t xml:space="preserve">t</w:t>
        </w:r>
      </w:ins>
      <w:r>
        <w:t xml:space="preserve">ask material </w:t>
      </w:r>
      <w:ins w:id="81" w:author="Rik Henson" w:date="2026-07-25T10:22:00Z">
        <w:r>
          <w:t xml:space="preserve">following shortly afterwards</w:t>
        </w:r>
      </w:ins>
      <w:del w:id="82" w:author="Rik Henson" w:date="2026-07-25T10:22:00Z">
        <w:r>
          <w:delText xml:space="preserve">then</w:delText>
        </w:r>
      </w:del>
      <w:r>
        <w:t xml:space="preserve"> </w:t>
      </w:r>
      <w:ins w:id="83" w:author="Rik Henson" w:date="2026-07-25T10:22:00Z">
        <w:r>
          <w:t xml:space="preserve">also </w:t>
        </w:r>
      </w:ins>
      <w:r>
        <w:t xml:space="preserve">becomes </w:t>
      </w:r>
      <w:ins w:id="84" w:author="Rik Henson" w:date="2026-07-25T10:21:00Z">
        <w:r>
          <w:t xml:space="preserve">associated</w:t>
        </w:r>
      </w:ins>
      <w:del w:id="85" w:author="Rik Henson" w:date="2026-07-25T10:21:00Z">
        <w:r>
          <w:delText xml:space="preserve">linked</w:delText>
        </w:r>
      </w:del>
      <w:r>
        <w:t xml:space="preserve"> to the </w:t>
      </w:r>
      <w:commentRangeStart w:id="86"/>
      <w:r>
        <w:t xml:space="preserve">reinstated context</w:t>
      </w:r>
      <w:commentRangeEnd w:id="86"/>
      <w:r>
        <w:commentReference w:id="86"/>
      </w:r>
      <w:r>
        <w:t xml:space="preserve">. When this context later guides retrieval, it </w:t>
      </w:r>
      <w:ins w:id="87" w:author="Rik Henson" w:date="2026-07-25T10:23:00Z">
        <w:r>
          <w:t xml:space="preserve">therefore </w:t>
        </w:r>
      </w:ins>
      <w:del w:id="88" w:author="Rik Henson" w:date="2026-07-25T10:23:00Z">
        <w:r>
          <w:delText xml:space="preserve">supports </w:delText>
        </w:r>
      </w:del>
      <w:ins w:id="89" w:author="Rik Henson" w:date="2026-07-25T10:23:00Z">
        <w:r>
          <w:t xml:space="preserve">cues </w:t>
        </w:r>
      </w:ins>
      <w:r>
        <w:t xml:space="preserve">task items </w:t>
      </w:r>
      <w:del w:id="90" w:author="Rik Henson" w:date="2026-07-25T10:23:00Z">
        <w:r>
          <w:delText xml:space="preserve">alongside </w:delText>
        </w:r>
      </w:del>
      <w:ins w:id="91" w:author="Rik Henson" w:date="2026-07-25T10:23:00Z">
        <w:r>
          <w:t xml:space="preserve">as well as </w:t>
        </w:r>
      </w:ins>
      <w:r>
        <w:t xml:space="preserve">film items, placing them in competition for recall.</w:t>
      </w:r>
    </w:p>
    <w:p>
      <w:pPr>
        <w:pStyle w:val="BodyText"/>
      </w:pPr>
      <w:r>
        <w:t xml:space="preserve">How strongly this competition affects performance depends on </w:t>
      </w:r>
      <w:commentRangeStart w:id="92"/>
      <w:r>
        <w:t xml:space="preserve">retrieval control and test format. In deliberate recall, a maintained film-category cue can give film candidates an additional source of support without equally supporting task competitors. Deliberate recognition can also be less affected because the test presents candidate film items for judgment rather than requiring selection among film and task candidates. </w:t>
      </w:r>
      <w:commentRangeEnd w:id="92"/>
      <w:r>
        <w:commentReference w:id="92"/>
      </w:r>
      <w:del w:id="93" w:author="Rik Henson" w:date="2026-07-25T10:25:00Z">
        <w:r>
          <w:delText xml:space="preserve">The same contextual associations can therefore yield different effects of interference as retrieval goals and test format change. </w:delText>
        </w:r>
      </w:del>
      <w:r>
        <w:t xml:space="preserve">We formalize this retrieval account in an </w:t>
      </w:r>
      <w:commentRangeStart w:id="94"/>
      <w:r>
        <w:t xml:space="preserve">emotional variant (</w:t>
      </w:r>
      <w:commentRangeEnd w:id="94"/>
      <w:r>
        <w:commentReference w:id="94"/>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p>
    <w:p>
      <w:pPr>
        <w:pStyle w:val="BodyText"/>
      </w:pPr>
      <w:r>
        <w:t xml:space="preserve">We test this account in three simulations that move from competitor formation to the roles of retrieval control and test format.</w:t>
      </w:r>
      <w:r>
        <w:t xml:space="preserve"> </w:t>
      </w:r>
      <w:hyperlink w:anchor="fig-empirical-target">
        <w:r>
          <w:rPr>
            <w:rStyle w:val="Hyperlink"/>
          </w:rPr>
          <w:t xml:space="preserve">Figure 1</w:t>
        </w:r>
      </w:hyperlink>
      <w:ins w:id="95" w:author="Rik Henson" w:date="2026-07-25T10:27:00Z">
        <w:r>
          <w:t xml:space="preserve">A</w:t>
        </w:r>
      </w:ins>
      <w:r>
        <w:t xml:space="preserve"> summarizes the modeled paradigm </w:t>
      </w:r>
      <w:del w:id="96" w:author="Rik Henson" w:date="2026-07-25T10:27:00Z">
        <w:r>
          <w:delText xml:space="preserve">and the</w:delText>
        </w:r>
      </w:del>
      <w:ins w:id="97" w:author="Rik Henson" w:date="2026-07-25T10:27:00Z">
        <w:r>
          <w:t xml:space="preserve">while</w:t>
        </w:r>
      </w:ins>
      <w:r>
        <w:t xml:space="preserve"> </w:t>
      </w:r>
      <w:hyperlink w:anchor="fig-empirical-target">
        <w:ins w:id="98" w:author="Rik Henson" w:date="2026-07-25T10:27:00Z">
          <w:r>
            <w:rPr>
              <w:rStyle w:val="Hyperlink"/>
            </w:rPr>
            <w:t xml:space="preserve">Figure 1</w:t>
          </w:r>
        </w:ins>
      </w:hyperlink>
      <w:ins w:id="50" w:author="Rik Henson" w:date="2026-07-25T10:27:00Z">
        <w:r>
          <w:t xml:space="preserve">B summarizes the canonical pattern of results </w:t>
        </w:r>
      </w:ins>
      <w:del w:id="99" w:author="Rik Henson" w:date="2026-07-25T10:27:00Z">
        <w:r>
          <w:delText xml:space="preserve">selective-interference contrast between</w:delText>
        </w:r>
      </w:del>
      <w:ins w:id="100" w:author="Rik Henson" w:date="2026-07-25T10:27:00Z">
        <w:r>
          <w:t xml:space="preserve">for</w:t>
        </w:r>
      </w:ins>
      <w:r>
        <w:t xml:space="preserve"> unguided and deliberate film recall</w:t>
      </w:r>
      <w:ins w:id="101" w:author="Rik Henson" w:date="2026-07-25T10:28:00Z">
        <w:r>
          <w:t xml:space="preserve">, i.e., the selective interference effect</w:t>
        </w:r>
      </w:ins>
      <w:r>
        <w:t xml:space="preserve">. Simulation 1 tests the account’s core interference account by varying whether film-associated context is reinstated before task encoding and how strongly task material becomes linked to that context. Simulation 2 compares start-of-film context reinstatement, a maintained film-category cue, and retrieval monitoring to determine which control operations can account for the relative preservation of deliberate recall. </w:t>
      </w:r>
      <w:commentRangeStart w:id="102"/>
      <w:r>
        <w:t xml:space="preserve">Simulation 3 extends the account to deliberate recognition, isolating the role of test format. </w:t>
      </w:r>
      <w:commentRangeEnd w:id="102"/>
      <w:r>
        <w:commentReference w:id="102"/>
      </w:r>
      <w:r>
        <w:t xml:space="preserve">Together, the simulations specify a mechanistic alternative to selective-vulnerability accounts and identify when intrusive and voluntary remembering should diverge.</w:t>
      </w:r>
    </w:p>
    <w:p>
      <w:pPr>
        <w:pStyle w:val="BodyText"/>
      </w:pPr>
      <w:bookmarkStart w:id="24" w:name="fig-empirical-target"/>
      <w:bookmarkEnd w:id="24"/>
      <w:r>
        <w:t xml:space="preserve">Figure 1</w:t>
      </w:r>
    </w:p>
    <w:p>
      <w:pPr>
        <w:pStyle w:val="BodyText"/>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an </w:t>
      </w:r>
      <w:commentRangeStart w:id="104"/>
      <w:r>
        <w:t xml:space="preserve">intervening</w:t>
      </w:r>
      <w:commentRangeEnd w:id="104"/>
      <w:r>
        <w:commentReference w:id="104"/>
      </w:r>
      <w:r>
        <w:t xml:space="preserve"> task, a post-task delay, and a later test of unguided or deliberate film recall.</w:t>
      </w:r>
      <w:r>
        <w:t xml:space="preserve"> </w:t>
      </w:r>
      <w:r>
        <w:rPr>
          <w:b/>
          <w:bCs/>
        </w:rPr>
        <w:t xml:space="preserve">(B)</w:t>
      </w:r>
      <w:r>
        <w:t xml:space="preserve"> </w:t>
      </w:r>
      <w:r>
        <w:t xml:space="preserve">The recall simulations target an </w:t>
      </w:r>
      <w:del w:id="105" w:author="Rik Henson" w:date="2026-07-25T10:28:00Z">
        <w:r>
          <w:delText xml:space="preserve">an </w:delText>
        </w:r>
      </w:del>
      <w:r>
        <w:t xml:space="preserve">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an imagery-competing task condition. Following a film reminder, the task condition reduces unguided film recall more than deliberate film recall. Bars are schematic</w:t>
      </w:r>
      <w:ins w:id="106" w:author="Rik Henson" w:date="2026-07-25T10:31:00Z">
        <w:r>
          <w:t xml:space="preserve">; for individual experiments that contribute to this canonical pattern, see Figure 2</w:t>
        </w:r>
      </w:ins>
      <w:del w:id="107" w:author="Rik Henson" w:date="2026-07-25T10:31:00Z">
        <w:r>
          <w:delText xml:space="preserve"> and do not depict empirical counts, fitted values, or model output</w:delText>
        </w:r>
      </w:del>
      <w:r>
        <w:t xml:space="preserve">.</w:t>
      </w:r>
    </w:p>
    <w:p>
      <w:pPr>
        <w:pStyle w:val="CaptionedFigure"/>
      </w:pPr>
      <w:r>
        <w:drawing>
          <wp:inline>
            <wp:extent cx="5334000" cy="4327606"/>
            <wp:effectExtent b="0" l="0" r="0" t="0"/>
            <wp:docPr descr="Image preview" title="" id="26" name="Picture"/>
            <a:graphic>
              <a:graphicData uri="http://schemas.openxmlformats.org/drawingml/2006/picture">
                <pic:pic>
                  <pic:nvPicPr>
                    <pic:cNvPr descr="assets/media/image1.png" id="27" name="Picture"/>
                    <pic:cNvPicPr>
                      <a:picLocks noChangeArrowheads="1" noChangeAspect="1"/>
                    </pic:cNvPicPr>
                  </pic:nvPicPr>
                  <pic:blipFill>
                    <a:blip r:embed="rId25"/>
                    <a:stretch>
                      <a:fillRect/>
                    </a:stretch>
                  </pic:blipFill>
                  <pic:spPr bwMode="auto">
                    <a:xfrm>
                      <a:off x="0" y="0"/>
                      <a:ext cx="5334000" cy="4327606"/>
                    </a:xfrm>
                    <a:prstGeom prst="rect">
                      <a:avLst/>
                    </a:prstGeom>
                    <a:noFill/>
                    <a:ln w="9525">
                      <a:noFill/>
                      <a:headEnd/>
                      <a:tailEnd/>
                    </a:ln>
                  </pic:spPr>
                </pic:pic>
              </a:graphicData>
            </a:graphic>
          </wp:inline>
        </w:drawing>
      </w:r>
    </w:p>
    <w:p>
      <w:pPr>
        <w:pStyle w:val="ImageCaption"/>
      </w:pPr>
      <w:r>
        <w:t xml:space="preserve">Image preview</w:t>
      </w:r>
    </w:p>
    <w:bookmarkStart w:id="31"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p>
    <w:p>
      <w:pPr>
        <w:pStyle w:val="BodyText"/>
      </w:pPr>
      <w:r>
        <w:t xml:space="preserve">Figure 2</w:t>
      </w:r>
    </w:p>
    <w:p>
      <w:pPr>
        <w:pStyle w:val="CaptionedFigure"/>
      </w:pPr>
      <w:r>
        <w:drawing>
          <wp:inline>
            <wp:extent cx="5334000" cy="5425926"/>
            <wp:effectExtent b="0" l="0" r="0" t="0"/>
            <wp:docPr descr="Selected empirical comparisons across retrieval formats. Rows show studies pairing intrusion-like or involuntary-memory measures with voluntary-memory tests: diary intrusions with recognition, diary intrusions with free recall, laboratory intrusion reports with recognition, and matched voluntary and involuntary laboratory report tasks (James et al., 2015; Lau-Zhu et al., 2019, 2021; McConnell et al., 2026).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 title="" id="29" name="Picture"/>
            <a:graphic>
              <a:graphicData uri="http://schemas.openxmlformats.org/drawingml/2006/picture">
                <pic:pic>
                  <pic:nvPicPr>
                    <pic:cNvPr descr="assets/media/image2.png" id="30" name="Picture"/>
                    <pic:cNvPicPr>
                      <a:picLocks noChangeArrowheads="1" noChangeAspect="1"/>
                    </pic:cNvPicPr>
                  </pic:nvPicPr>
                  <pic:blipFill>
                    <a:blip r:embed="rId28"/>
                    <a:stretch>
                      <a:fillRect/>
                    </a:stretch>
                  </pic:blipFill>
                  <pic:spPr bwMode="auto">
                    <a:xfrm>
                      <a:off x="0" y="0"/>
                      <a:ext cx="5334000" cy="5425926"/>
                    </a:xfrm>
                    <a:prstGeom prst="rect">
                      <a:avLst/>
                    </a:prstGeom>
                    <a:noFill/>
                    <a:ln w="9525">
                      <a:noFill/>
                      <a:headEnd/>
                      <a:tailEnd/>
                    </a:ln>
                  </pic:spPr>
                </pic:pic>
              </a:graphicData>
            </a:graphic>
          </wp:inline>
        </w:drawing>
      </w:r>
    </w:p>
    <w:p>
      <w:pPr>
        <w:pStyle w:val="Image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w:t>
      </w:r>
    </w:p>
    <w:p>
      <w:pPr>
        <w:pStyle w:val="BodyText"/>
      </w:pPr>
      <w:commentRangeStart w:id="110"/>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0"/>
      <w:r>
        <w:commentReference w:id="110"/>
      </w:r>
    </w:p>
    <w:p>
      <w:pPr>
        <w:pStyle w:val="BodyText"/>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11"/>
      <w:r>
        <w:t xml:space="preserve">and deliberate recognition to examine the separate contribution of test format</w:t>
      </w:r>
      <w:commentRangeEnd w:id="111"/>
      <w:r>
        <w:commentReference w:id="111"/>
      </w:r>
      <w:r>
        <w:t xml:space="preserve">. </w:t>
      </w:r>
      <w:commentRangeStart w:id="112"/>
      <w:r>
        <w:t xml:space="preserve">The resulting challenge is to explain both forms of relative preservation within a common episodic memory system.</w:t>
      </w:r>
      <w:commentRangeEnd w:id="112"/>
      <w:r>
        <w:commentReference w:id="112"/>
      </w:r>
    </w:p>
    <w:bookmarkEnd w:id="31"/>
    <w:bookmarkEnd w:id="32"/>
    <w:bookmarkStart w:id="42"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 </w:t>
      </w:r>
      <w:ins w:id="114" w:author="Rik Henson" w:date="2026-07-25T10:33:00Z">
        <w:r>
          <w:t xml:space="preserve">that is </w:t>
        </w:r>
      </w:ins>
      <w:r>
        <w:t xml:space="preserve">shaped by recent experience and prior retrieval. 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 We first describe how these operations organize deliberate and unguided recall. We then use this framework to explain how task material becomes a competitor for film recall, how deliberate recall controls that competition, </w:t>
      </w:r>
      <w:commentRangeStart w:id="115"/>
      <w:r>
        <w:t xml:space="preserve">and why presenting a candidate item changes its effect on deliberate recognition.</w:t>
      </w:r>
      <w:commentRangeEnd w:id="115"/>
      <w:r>
        <w:commentReference w:id="115"/>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 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 Recency follows because retrieval context remains similar to contexts from recent study and recall events. Temporal contiguity follows because recalling an item reinstates context from its study position, which resembles the contexts associated with nearby items. Temporal contiguity is not confined to this setting. It has been observed in autobiographical recall, when words were delivered hourly by smartphone, and following an audio-guided museum tour (Cortis Mack et al., 2017; Diamond &amp; Levine, 2020; Moreton &amp; Ward, 2010). Temporal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pPr>
        <w:pStyle w:val="BodyText"/>
      </w:pPr>
      <w:r>
        <w:t xml:space="preserve">Recall is also organized by shared content, task, and source. 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 CMR captures semantic and source organization by allowing each form of information to contribute to the context state that guides retrieval. 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 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 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account, </w:t>
      </w:r>
      <w:commentRangeStart w:id="117"/>
      <w:r>
        <w:t xml:space="preserve">film events therefore share affective source information while remaining distinct items with different temporal associations.</w:t>
      </w:r>
      <w:commentRangeEnd w:id="117"/>
      <w:r>
        <w:commentReference w:id="117"/>
      </w:r>
    </w:p>
    <w:bookmarkStart w:id="36"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 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 Those prior-list intrusions are structured: they are biased toward recently studied prior lists and vary with intervening study or delay. Retrieved-context models explain this structure because current context can continue to support items from recent or related episodes. 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For the task and delay periods, </w:t>
      </w:r>
      <w:commentRangeStart w:id="119"/>
      <w:r>
        <w:t xml:space="preserve">they represent non-film events that can also be encoded and later sampled for retrieval.</w:t>
      </w:r>
      <w:commentRangeEnd w:id="119"/>
      <w:r>
        <w:commentReference w:id="119"/>
      </w:r>
    </w:p>
    <w:p>
      <w:pPr>
        <w:pStyle w:val="BodyText"/>
      </w:pPr>
      <w:r>
        <w:t xml:space="preserve">Task events become competitors when they are encoded while film-associated context is active, either soon after the film or after a reminder reinstates that context. 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 Under either condition, task events can acquire associations with context that also supports film events.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w:t>
      </w:r>
      <w:r>
        <w:t xml:space="preserve"> </w:t>
      </w:r>
      <w:hyperlink w:anchor="X510f1211e07a3ef8f4aa5eaadde4214adc1a9dc">
        <w:r>
          <w:rPr>
            <w:rStyle w:val="Hyperlink"/>
          </w:rPr>
          <w:t xml:space="preserve">Figure 3</w:t>
        </w:r>
      </w:hyperlink>
      <w:r>
        <w:t xml:space="preserve"> </w:t>
      </w:r>
      <w:r>
        <w:t xml:space="preserve">summarizes this encoding structure.</w:t>
      </w:r>
    </w:p>
    <w:p>
      <w:pPr>
        <w:pStyle w:val="BodyText"/>
      </w:pPr>
      <w:r>
        <w:t xml:space="preserve">Figure 3</w:t>
      </w:r>
    </w:p>
    <w:p>
      <w:pPr>
        <w:pStyle w:val="BodyText"/>
      </w:pPr>
      <w:r>
        <w:rPr>
          <w:b/>
          <w:bCs/>
        </w:rPr>
        <w:t xml:space="preserve">Encoding and associative structure in the retrieved-context account.</w:t>
      </w:r>
      <w:r>
        <w:t xml:space="preserve"> </w:t>
      </w:r>
      <w:r>
        <w:rPr>
          <w:b/>
          <w:bCs/>
        </w:rPr>
        <w:t xml:space="preserve">(A)</w:t>
      </w:r>
      <w:r>
        <w:t xml:space="preserve"> </w:t>
      </w:r>
      <w:commentRangeStart w:id="120"/>
      <w:r>
        <w:t xml:space="preserve">The model stores bidirectional item-context associations: context-to-feature associations cue candidate items, while feature-to-context associations reinstate associated context. </w:t>
      </w:r>
      <w:commentRangeEnd w:id="120"/>
      <w:r>
        <w:commentReference w:id="120"/>
      </w:r>
      <w:r>
        <w:rPr>
          <w:b/>
          <w:bCs/>
        </w:rPr>
        <w:t xml:space="preserve">(B)</w:t>
      </w:r>
      <w:r>
        <w:t xml:space="preserve"> </w:t>
      </w:r>
      <w:r>
        <w:t xml:space="preserve">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pPr>
        <w:pStyle w:val="CaptionedFigure"/>
      </w:pPr>
      <w:r>
        <w:drawing>
          <wp:inline>
            <wp:extent cx="5334000" cy="3813582"/>
            <wp:effectExtent b="0" l="0" r="0" t="0"/>
            <wp:docPr descr="Image preview" title="" id="34" name="Picture"/>
            <a:graphic>
              <a:graphicData uri="http://schemas.openxmlformats.org/drawingml/2006/picture">
                <pic:pic>
                  <pic:nvPicPr>
                    <pic:cNvPr descr="assets/media/image3.png" id="35" name="Picture"/>
                    <pic:cNvPicPr>
                      <a:picLocks noChangeArrowheads="1" noChangeAspect="1"/>
                    </pic:cNvPicPr>
                  </pic:nvPicPr>
                  <pic:blipFill>
                    <a:blip r:embed="rId33"/>
                    <a:stretch>
                      <a:fillRect/>
                    </a:stretch>
                  </pic:blipFill>
                  <pic:spPr bwMode="auto">
                    <a:xfrm>
                      <a:off x="0" y="0"/>
                      <a:ext cx="5334000" cy="3813582"/>
                    </a:xfrm>
                    <a:prstGeom prst="rect">
                      <a:avLst/>
                    </a:prstGeom>
                    <a:noFill/>
                    <a:ln w="9525">
                      <a:noFill/>
                      <a:headEnd/>
                      <a:tailEnd/>
                    </a:ln>
                  </pic:spPr>
                </pic:pic>
              </a:graphicData>
            </a:graphic>
          </wp:inline>
        </w:drawing>
      </w:r>
    </w:p>
    <w:p>
      <w:pPr>
        <w:pStyle w:val="ImageCaption"/>
      </w:pPr>
      <w:r>
        <w:t xml:space="preserve">Image preview</w:t>
      </w:r>
    </w:p>
    <w:bookmarkEnd w:id="36"/>
    <w:bookmarkStart w:id="40" w:name="retrieval-control-in-deliberate-recall"/>
    <w:p>
      <w:pPr>
        <w:pStyle w:val="Heading2"/>
      </w:pPr>
      <w:r>
        <w:t xml:space="preserve">Retrieval Control in Deliberate Recall</w:t>
      </w:r>
    </w:p>
    <w:p>
      <w:pPr>
        <w:pStyle w:val="FirstParagraph"/>
      </w:pPr>
      <w:r>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22" w:author="Rik Henson" w:date="2026-07-25T11:02:00Z">
        <w:r>
          <w:delText xml:space="preserve">while </w:delText>
        </w:r>
      </w:del>
      <w:r>
        <w:t xml:space="preserve">generating both through the same context-guided retrieval process. The present comparison </w:t>
      </w:r>
      <w:commentRangeStart w:id="123"/>
      <w:r>
        <w:t xml:space="preserve">instead </w:t>
      </w:r>
      <w:commentRangeEnd w:id="123"/>
      <w:r>
        <w:commentReference w:id="123"/>
      </w:r>
      <w:r>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24"/>
      <w:r>
        <w:t xml:space="preserve">sequence </w:t>
      </w:r>
      <w:commentRangeEnd w:id="124"/>
      <w:r>
        <w:commentReference w:id="124"/>
      </w:r>
      <w:r>
        <w:t xml:space="preserve">before sampling, maintaining target-selective support during sampling, and limiting the influence of an off-target memory after it is sampled. The following paragraphs develop these processes in the order in which they act</w:t>
      </w:r>
      <w:del w:id="125" w:author="Rik Henson" w:date="2026-07-25T11:04:00Z">
        <w:r>
          <w:delText xml:space="preserve"> and apply each to film recall</w:delText>
        </w:r>
      </w:del>
      <w:r>
        <w:t xml:space="preserve">.</w:t>
      </w:r>
    </w:p>
    <w:p>
      <w:pPr>
        <w:pStyle w:val="BodyText"/>
      </w:pPr>
      <w:r>
        <w:t xml:space="preserve">A retrieval goal may first orient memory search toward target material.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 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 Start-of-list context reinstatement mechanisms account for these patterns by </w:t>
      </w:r>
      <w:commentRangeStart w:id="126"/>
      <w:r>
        <w:t xml:space="preserve">shifting the current context toward the state associated with the beginning of the target list before retrieval begins </w:t>
      </w:r>
      <w:commentRangeEnd w:id="126"/>
      <w:r>
        <w:commentReference w:id="126"/>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 In the present simulations, start-of-film reinstatement applies the same principle by shifting the retrieval state toward context from the beginning of film before candidate sampling begins. 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 A retrieval goal may therefore also remain active during sampling, selectively supporting target memories. 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 In this kind of task,</w:t>
      </w:r>
      <w:ins w:id="127" w:author="Rik Henson" w:date="2026-07-25T11:07:00Z">
        <w:r>
          <w:t xml:space="preserve"> intracranial recordings have revealed that</w:t>
        </w:r>
      </w:ins>
      <w:r>
        <w:t xml:space="preserve"> 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 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 A maintained film-category cue implements this form of control by adding support to film candidates without equally supporting task competitors. 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 Retrieval monitoring acts after a candidate has been sampled. Deliberate recall may therefore also involve monitoring sampled candidates and limiting their influence on subsequent search.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 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 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 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 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pPr>
        <w:pStyle w:val="BodyText"/>
      </w:pPr>
      <w:r>
        <w:t xml:space="preserve">Figure 4</w:t>
      </w:r>
    </w:p>
    <w:p>
      <w:pPr>
        <w:pStyle w:val="CaptionedFigure"/>
      </w:pPr>
      <w:r>
        <w:drawing>
          <wp:inline>
            <wp:extent cx="5334000" cy="4042100"/>
            <wp:effectExtent b="0" l="0" r="0" t="0"/>
            <wp:docPr descr="Image preview" title="" id="38" name="Picture"/>
            <a:graphic>
              <a:graphicData uri="http://schemas.openxmlformats.org/drawingml/2006/picture">
                <pic:pic>
                  <pic:nvPicPr>
                    <pic:cNvPr descr="assets/media/image4.png" id="39" name="Picture"/>
                    <pic:cNvPicPr>
                      <a:picLocks noChangeArrowheads="1" noChangeAspect="1"/>
                    </pic:cNvPicPr>
                  </pic:nvPicPr>
                  <pic:blipFill>
                    <a:blip r:embed="rId37"/>
                    <a:stretch>
                      <a:fillRect/>
                    </a:stretch>
                  </pic:blipFill>
                  <pic:spPr bwMode="auto">
                    <a:xfrm>
                      <a:off x="0" y="0"/>
                      <a:ext cx="5334000" cy="4042100"/>
                    </a:xfrm>
                    <a:prstGeom prst="rect">
                      <a:avLst/>
                    </a:prstGeom>
                    <a:noFill/>
                    <a:ln w="9525">
                      <a:noFill/>
                      <a:headEnd/>
                      <a:tailEnd/>
                    </a:ln>
                  </pic:spPr>
                </pic:pic>
              </a:graphicData>
            </a:graphic>
          </wp:inline>
        </w:drawing>
      </w:r>
    </w:p>
    <w:p>
      <w:pPr>
        <w:pStyle w:val="Image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r>
        <w:t xml:space="preserve">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8"/>
      <w:r>
        <w:t xml:space="preserve">MCF or MFC </w:t>
      </w:r>
      <w:commentRangeEnd w:id="128"/>
      <w:r>
        <w:commentReference w:id="128"/>
      </w:r>
      <w:r>
        <w:t xml:space="preserve">pathways used across the compared conditions. Dashed outlines and arrows indicate weaker support or dampened updating, not unavailable candidates.</w:t>
      </w:r>
    </w:p>
    <w:bookmarkEnd w:id="40"/>
    <w:bookmarkStart w:id="41" w:name="qrxcq63313239qsxqrdeliberate-recognition"/>
    <w:p>
      <w:pPr>
        <w:pStyle w:val="Heading2"/>
      </w:pPr>
      <w:commentRangeStart w:id="129"/>
      <w:r>
        <w:t xml:space="preserve">Deliberate Recognition</w:t>
      </w:r>
    </w:p>
    <w:p>
      <w:pPr>
        <w:pStyle w:val="FirstParagraph"/>
      </w:pPr>
      <w:r>
        <w:t xml:space="preserve">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29"/>
      <w:r>
        <w:commentReference w:id="129"/>
      </w:r>
    </w:p>
    <w:p>
      <w:pPr>
        <w:pStyle w:val="BodyText"/>
      </w:pPr>
      <w:r>
        <w:t xml:space="preserve">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p>
    <w:bookmarkEnd w:id="41"/>
    <w:bookmarkEnd w:id="42"/>
    <w:bookmarkStart w:id="55" w:name="model-specification-1"/>
    <w:p>
      <w:pPr>
        <w:pStyle w:val="Heading1"/>
      </w:pPr>
      <w:r>
        <w:t xml:space="preserve">Model Specification</w:t>
      </w:r>
    </w:p>
    <w:p>
      <w:pPr>
        <w:pStyle w:val="FirstParagraph"/>
      </w:pPr>
      <w:r>
        <w:t xml:space="preserve">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 We first specify the representations and learning rules that constitute this memory. The remaining subsections define the manipulations of reminder presence and task association strength used in Simulation 1, the retrieval control mechanisms compared in Simulation 2, and the operation used to model deliberate recognition in Simulation 3.</w:t>
      </w:r>
    </w:p>
    <w:p>
      <w:pPr>
        <w:pStyle w:val="BodyText"/>
      </w:pPr>
      <w:r>
        <w:t xml:space="preserve">The formal model represents this sampling process with separate item and context representations. Each encoded event at position</w:t>
      </w:r>
      <w:r>
        <w:t xml:space="preserve"> </w:t>
      </w:r>
      <m:oMath>
        <m:r>
          <m:t>i</m:t>
        </m:r>
      </m:oMath>
      <w:r>
        <w:t xml:space="preserve"> </w:t>
      </w:r>
      <w:r>
        <w:t xml:space="preserve">is represented by an item feature vector </w:t>
      </w:r>
      <m:oMath xmlns:w16du="http://schemas.microsoft.com/office/word/2023/wordml/word16du">
        <m:sSub>
          <m:sSubPr>
            <m:ctrlPr>
              <w:ins w:id="13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xmlns:w16du="http://schemas.microsoft.com/office/word/2023/wordml/word16du">
        <m:sSub>
          <m:sSubPr>
            <m:ctrlPr>
              <w:ins w:id="1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w:t>
      </w:r>
      <w:r>
        <w:t xml:space="preserve"> </w:t>
      </w:r>
      <m:oMath>
        <m:r>
          <m:t>i</m:t>
        </m:r>
      </m:oMath>
      <w:r>
        <w:t xml:space="preserve"> </w:t>
      </w:r>
      <w:r>
        <w:t xml:space="preserve">has updated context. As film, task, and filler events occur, they update context and become associated with the context active around them. During recall, the current context state determines which candidate items receive support.</w:t>
      </w:r>
    </w:p>
    <w:p>
      <w:pPr>
        <w:pStyle w:val="BodyText"/>
      </w:pPr>
      <w:r>
        <w:t xml:space="preserve">During encoding, items and states of context are linked through bidirectional associations represented in two matrices. Context-to-feature </w:t>
      </w:r>
      <w:commentRangeStart w:id="133"/>
      <w:r>
        <w:t xml:space="preserve">memory, </w:t>
      </w:r>
      <m:oMath xmlns:w16du="http://schemas.microsoft.com/office/word/2023/wordml/word16du">
        <m:sSup>
          <m:sSupPr>
            <m:ctrlPr>
              <w:ins w:id="13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xmlns:w16du="http://schemas.microsoft.com/office/word/2023/wordml/word16du">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xmlns:w16du="http://schemas.microsoft.com/office/word/2023/wordml/word16du">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xmlns:w16du="http://schemas.microsoft.com/office/word/2023/wordml/word16du">
        <m:sSup>
          <m:sSupPr>
            <m:ctrlPr>
              <w:ins w:id="1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3"/>
      <w:r>
        <w:commentReference w:id="133"/>
      </w:r>
    </w:p>
    <w:p>
      <w:pPr>
        <w:pStyle w:val="BodyText"/>
      </w:pPr>
      <w:r>
        <w:t xml:space="preserve">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implementation, each item also has a source feature vector </w:t>
      </w:r>
      <m:oMath xmlns:w16du="http://schemas.microsoft.com/office/word/2023/wordml/word16du">
        <m:sSub>
          <m:sSubPr>
            <m:ctrlPr>
              <w:ins w:id="14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Film items share a film-source feature, whereas task and filler items carry a neutral/default source feature.</w:t>
      </w:r>
    </w:p>
    <w:p>
      <w:pPr>
        <w:pStyle w:val="BodyText"/>
      </w:pPr>
      <w:r>
        <w:t xml:space="preserve">Table 1</w:t>
      </w:r>
    </w:p>
    <w:p>
      <w:pPr>
        <w:pStyle w:val="TableCaption"/>
      </w:pPr>
      <w:r>
        <w:t xml:space="preserve">Core notation used in the model specification. Parameters are defined with the operations they control, and numerical values are reported with the simulation methodology.</w:t>
      </w:r>
    </w:p>
    <w:tbl>
      <w:tblPr>
        <w:tblStyle w:val="Table"/>
        <w:tblW w:type="pct" w:w="5000"/>
        <w:tblLayout w:type="fixed"/>
        <w:tblLook w:firstRow="1" w:lastRow="0" w:firstColumn="0" w:lastColumn="0" w:noHBand="0" w:noVBand="0" w:val="0020"/>
        <w:tblCaption w:val="Core notation used in the model specification. Parameters are defined with the operations they control, and numerical values are reported with the simulation methodology."/>
      </w:tblPr>
      <w:tblGrid>
        <w:gridCol w:w="2640"/>
        <w:gridCol w:w="2640"/>
        <w:gridCol w:w="2640"/>
      </w:tblGrid>
      <w:tr>
        <w:trPr>
          <w:tblHeader w:val="on"/>
        </w:trPr>
        <w:tc>
          <w:tcPr/>
          <w:p>
            <w:pPr>
              <w:pStyle w:val="Compact"/>
            </w:pPr>
            <w:r>
              <w:t xml:space="preserve">Symbol</w:t>
            </w:r>
          </w:p>
        </w:tc>
        <w:tc>
          <w:tcPr/>
          <w:p>
            <w:pPr>
              <w:pStyle w:val="Compact"/>
            </w:pPr>
            <w:r>
              <w:t xml:space="preserve">Role</w:t>
            </w:r>
          </w:p>
        </w:tc>
        <w:tc>
          <w:tcPr/>
          <w:p>
            <w:pPr>
              <w:pStyle w:val="Compact"/>
            </w:pPr>
            <w:r>
              <w:t xml:space="preserve">Main use</w:t>
            </w:r>
          </w:p>
        </w:tc>
      </w:tr>
      <w:tr>
        <w:tc>
          <w:tcPr/>
          <w:p>
            <w:pPr>
              <w:pStyle w:val="Compact"/>
            </w:pPr>
            <m:oMathPara xmlns:w16du="http://schemas.microsoft.com/office/word/2023/wordml/word16du">
              <m:oMath>
                <m:sSub>
                  <m:sSubPr>
                    <m:ctrlPr>
                      <w:ins w:id="14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p>
            <w:pPr>
              <w:pStyle w:val="Compact"/>
            </w:pPr>
          </w:p>
        </w:tc>
        <w:tc>
          <w:tcPr/>
          <w:p>
            <w:pPr>
              <w:pStyle w:val="Compact"/>
            </w:pPr>
            <w:r>
              <w:t xml:space="preserve">Item feature vector for encoded event</w:t>
            </w:r>
            <w:r>
              <w:t xml:space="preserve"> </w:t>
            </w:r>
            <m:oMath>
              <m:r>
                <m:t>i</m:t>
              </m:r>
            </m:oMath>
          </w:p>
        </w:tc>
        <w:tc>
          <w:tcPr/>
          <w:p>
            <w:pPr>
              <w:pStyle w:val="Compact"/>
            </w:pPr>
            <w:r>
              <w:t xml:space="preserve">Encoding, reminders, recall updates, recognition probes</w:t>
            </w:r>
          </w:p>
        </w:tc>
      </w:tr>
      <w:tr>
        <w:tc>
          <w:tcPr/>
          <w:p>
            <w:pPr>
              <w:pStyle w:val="Compact"/>
            </w:pPr>
            <m:oMathPara xmlns:w16du="http://schemas.microsoft.com/office/word/2023/wordml/word16du">
              <m:oMath>
                <m:sSub>
                  <m:sSubPr>
                    <m:ctrlPr>
                      <w:ins w:id="14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p>
            <w:pPr>
              <w:pStyle w:val="Compact"/>
            </w:pPr>
          </w:p>
        </w:tc>
        <w:tc>
          <w:tcPr/>
          <w:p>
            <w:pPr>
              <w:pStyle w:val="Compact"/>
            </w:pPr>
            <w:r>
              <w:t xml:space="preserve">Source feature vector distinguishing film from non-film items</w:t>
            </w:r>
          </w:p>
        </w:tc>
        <w:tc>
          <w:tcPr/>
          <w:p>
            <w:pPr>
              <w:pStyle w:val="Compact"/>
            </w:pPr>
            <w:r>
              <w:t xml:space="preserve">Source-context encoding</w:t>
            </w:r>
          </w:p>
        </w:tc>
      </w:tr>
      <w:tr>
        <w:tc>
          <w:tcPr/>
          <w:p>
            <w:pPr>
              <w:pStyle w:val="Compact"/>
            </w:pPr>
            <m:oMathPara xmlns:w16du="http://schemas.microsoft.com/office/word/2023/wordml/word16du">
              <m:oMath>
                <m:sSub>
                  <m:sSubPr>
                    <m:ctrlPr>
                      <w:ins w:id="1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p>
            <w:pPr>
              <w:pStyle w:val="Compact"/>
            </w:pPr>
          </w:p>
        </w:tc>
        <w:tc>
          <w:tcPr/>
          <w:p>
            <w:pPr>
              <w:pStyle w:val="Compact"/>
            </w:pPr>
            <w:r>
              <w:t xml:space="preserve">Context state after encoded event</w:t>
            </w:r>
            <w:r>
              <w:t xml:space="preserve"> </w:t>
            </w:r>
            <m:oMath>
              <m:r>
                <m:t>i</m:t>
              </m:r>
            </m:oMath>
          </w:p>
        </w:tc>
        <w:tc>
          <w:tcPr/>
          <w:p>
            <w:pPr>
              <w:pStyle w:val="Compact"/>
            </w:pPr>
            <w:r>
              <w:t xml:space="preserve">Encoding and learning</w:t>
            </w:r>
          </w:p>
        </w:tc>
      </w:tr>
      <w:tr>
        <w:tc>
          <w:tcPr/>
          <w:p>
            <w:pPr>
              <w:pStyle w:val="Compact"/>
            </w:pPr>
            <m:oMathPara xmlns:w16du="http://schemas.microsoft.com/office/word/2023/wordml/word16du">
              <m:oMath>
                <m:sSup>
                  <m:sSupPr>
                    <m:ctrlPr>
                      <w:ins w:id="14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p>
            <w:pPr>
              <w:pStyle w:val="Compact"/>
            </w:pPr>
          </w:p>
        </w:tc>
        <w:tc>
          <w:tcPr/>
          <w:p>
            <w:pPr>
              <w:pStyle w:val="Compact"/>
            </w:pPr>
            <w:r>
              <w:t xml:space="preserve">Feature-to-context associations</w:t>
            </w:r>
          </w:p>
        </w:tc>
        <w:tc>
          <w:tcPr/>
          <w:p>
            <w:pPr>
              <w:pStyle w:val="Compact"/>
            </w:pPr>
            <w:r>
              <w:t xml:space="preserve">Context reinstatement from encoded, cued, sampled, or probed items</w:t>
            </w:r>
          </w:p>
        </w:tc>
      </w:tr>
      <w:tr>
        <w:tc>
          <w:tcPr/>
          <w:p>
            <w:pPr>
              <w:pStyle w:val="Compact"/>
            </w:pPr>
            <m:oMathPara xmlns:w16du="http://schemas.microsoft.com/office/word/2023/wordml/word16du">
              <m:oMath>
                <m:sSup>
                  <m:sSupPr>
                    <m:ctrlPr>
                      <w:ins w:id="14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p>
            <w:pPr>
              <w:pStyle w:val="Compact"/>
            </w:pPr>
          </w:p>
        </w:tc>
        <w:tc>
          <w:tcPr/>
          <w:p>
            <w:pPr>
              <w:pStyle w:val="Compact"/>
            </w:pPr>
            <w:r>
              <w:t xml:space="preserve">Context-to-feature associations</w:t>
            </w:r>
          </w:p>
        </w:tc>
        <w:tc>
          <w:tcPr/>
          <w:p>
            <w:pPr>
              <w:pStyle w:val="Compact"/>
            </w:pPr>
            <w:r>
              <w:t xml:space="preserve">Candidate support during context-guided recall</w:t>
            </w:r>
          </w:p>
        </w:tc>
      </w:tr>
      <w:tr>
        <w:tc>
          <w:tcPr/>
          <w:p>
            <w:pPr>
              <w:pStyle w:val="Compact"/>
            </w:pPr>
            <m:oMathPara>
              <m:oMathParaPr>
                <m:jc m:val="center"/>
              </m:oMathParaPr>
              <m:oMath>
                <m:r>
                  <m:t>α</m:t>
                </m:r>
              </m:oMath>
            </m:oMathPara>
          </w:p>
        </w:tc>
        <w:tc>
          <w:tcPr/>
          <w:p>
            <w:pPr>
              <w:pStyle w:val="Compact"/>
            </w:pPr>
            <w:r>
              <w:t xml:space="preserve">Background support from nonpaired item-associated context units</w:t>
            </w:r>
          </w:p>
        </w:tc>
        <w:tc>
          <w:tcPr/>
          <w:p>
            <w:pPr>
              <w:pStyle w:val="Compact"/>
            </w:pPr>
            <w:r>
              <w:t xml:space="preserve">Initial </w:t>
            </w:r>
            <m:oMath xmlns:w16du="http://schemas.microsoft.com/office/word/2023/wordml/word16du">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m:oMathParaPr>
                <m:jc m:val="center"/>
              </m:oMathParaPr>
              <m:oMath>
                <m:r>
                  <m:t>δ</m:t>
                </m:r>
              </m:oMath>
            </m:oMathPara>
          </w:p>
        </w:tc>
        <w:tc>
          <w:tcPr/>
          <w:p>
            <w:pPr>
              <w:pStyle w:val="Compact"/>
            </w:pPr>
            <w:r>
              <w:t xml:space="preserve">Support from each item’s paired context unit</w:t>
            </w:r>
          </w:p>
        </w:tc>
        <w:tc>
          <w:tcPr/>
          <w:p>
            <w:pPr>
              <w:pStyle w:val="Compact"/>
            </w:pPr>
            <w:r>
              <w:t xml:space="preserve">Initial </w:t>
            </w:r>
            <m:oMath xmlns:w16du="http://schemas.microsoft.com/office/word/2023/wordml/word16du">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p>
            <w:pPr>
              <w:pStyle w:val="Compact"/>
            </w:pPr>
          </w:p>
        </w:tc>
        <w:tc>
          <w:tcPr/>
          <w:p>
            <w:pPr>
              <w:pStyle w:val="Compact"/>
            </w:pPr>
            <w:r>
              <w:t xml:space="preserve">Drift toward item-cued context input during encoding</w:t>
            </w:r>
          </w:p>
        </w:tc>
        <w:tc>
          <w:tcPr/>
          <w:p>
            <w:pPr>
              <w:pStyle w:val="Compact"/>
            </w:pPr>
            <w:r>
              <w:t xml:space="preserve">Film, task, and filler encoding</w:t>
            </w:r>
          </w:p>
        </w:tc>
      </w:tr>
      <w:tr>
        <w:tc>
          <w:tcPr/>
          <w:p>
            <w:pPr>
              <w:pStyle w:val="Compact"/>
            </w:pPr>
            <m:oMathPara xmlns:w16du="http://schemas.microsoft.com/office/word/2023/wordml/word16du">
              <m:oMath>
                <m:sSub>
                  <m:sSubPr>
                    <m:ctrlPr>
                      <w:ins w:id="15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p>
            <w:pPr>
              <w:pStyle w:val="Compact"/>
            </w:pPr>
          </w:p>
        </w:tc>
        <w:tc>
          <w:tcPr/>
          <w:p>
            <w:pPr>
              <w:pStyle w:val="Compact"/>
            </w:pPr>
            <w:r>
              <w:t xml:space="preserve">Drift toward a sampled item’s associated context</w:t>
            </w:r>
          </w:p>
        </w:tc>
        <w:tc>
          <w:tcPr/>
          <w:p>
            <w:pPr>
              <w:pStyle w:val="Compact"/>
            </w:pPr>
            <w:r>
              <w:t xml:space="preserve">Recall updates</w:t>
            </w:r>
          </w:p>
        </w:tc>
      </w:tr>
      <w:tr>
        <w:tc>
          <w:tcPr/>
          <w:p>
            <w:pPr>
              <w:pStyle w:val="Compact"/>
            </w:pPr>
            <m:oMathPara xmlns:w16du="http://schemas.microsoft.com/office/word/2023/wordml/word16du">
              <m:oMath>
                <m:sSub>
                  <m:sSubPr>
                    <m:ctrlPr>
                      <w:ins w:id="15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pPr>
            <w:r>
              <w:t xml:space="preserve">Drift in the source-context component</w:t>
            </w:r>
          </w:p>
        </w:tc>
        <w:tc>
          <w:tcPr/>
          <w:p>
            <w:pPr>
              <w:pStyle w:val="Compact"/>
            </w:pPr>
            <w:r>
              <w:t xml:space="preserve">Source-context encoding</w:t>
            </w:r>
          </w:p>
        </w:tc>
      </w:tr>
      <w:tr>
        <w:tc>
          <w:tcPr/>
          <w:p>
            <w:pPr>
              <w:pStyle w:val="Compact"/>
            </w:pPr>
            <m:oMathPara>
              <m:oMathParaPr>
                <m:jc m:val="center"/>
              </m:oMathParaPr>
              <m:oMath>
                <m:r>
                  <m:t>γ</m:t>
                </m:r>
              </m:oMath>
            </m:oMathPara>
          </w:p>
        </w:tc>
        <w:tc>
          <w:tcPr/>
          <w:p>
            <w:pPr>
              <w:pStyle w:val="Compact"/>
            </w:pPr>
            <w:r>
              <w:t xml:space="preserve">Feature-to-context learning rate</w:t>
            </w:r>
          </w:p>
        </w:tc>
        <w:tc>
          <w:tcPr/>
          <w:p>
            <w:pPr>
              <w:pStyle w:val="Compact"/>
            </w:pPr>
            <w:r>
              <w:t xml:space="preserve">Updates to </w:t>
            </w:r>
            <m:oMath xmlns:w16du="http://schemas.microsoft.com/office/word/2023/wordml/word16du">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tc>
          <w:tcPr/>
          <w:p>
            <w:pPr>
              <w:pStyle w:val="Compact"/>
            </w:pPr>
            <m:oMathPara>
              <m:oMathParaPr>
                <m:jc m:val="center"/>
              </m:oMathParaPr>
              <m:oMath>
                <m:r>
                  <m:t>λ</m:t>
                </m:r>
              </m:oMath>
            </m:oMathPara>
          </w:p>
        </w:tc>
        <w:tc>
          <w:tcPr/>
          <w:p>
            <w:pPr>
              <w:pStyle w:val="Compact"/>
            </w:pPr>
            <w:r>
              <w:t xml:space="preserve">Context-to-feature learning scale</w:t>
            </w:r>
          </w:p>
        </w:tc>
        <w:tc>
          <w:tcPr/>
          <w:p>
            <w:pPr>
              <w:pStyle w:val="Compact"/>
            </w:pPr>
            <w:r>
              <w:t xml:space="preserve">Updates to </w:t>
            </w:r>
            <m:oMath xmlns:w16du="http://schemas.microsoft.com/office/word/2023/wordml/word16du">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5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p>
            <w:pPr>
              <w:pStyle w:val="Compact"/>
            </w:pPr>
          </w:p>
        </w:tc>
        <w:tc>
          <w:tcPr/>
          <w:p>
            <w:pPr>
              <w:pStyle w:val="Compact"/>
            </w:pPr>
            <w:r>
              <w:t xml:space="preserve">Primacy learning scale for event</w:t>
            </w:r>
            <w:r>
              <w:t xml:space="preserve"> </w:t>
            </w:r>
            <m:oMath>
              <m:r>
                <m:t>i</m:t>
              </m:r>
            </m:oMath>
          </w:p>
        </w:tc>
        <w:tc>
          <w:tcPr/>
          <w:p>
            <w:pPr>
              <w:pStyle w:val="Compact"/>
            </w:pPr>
            <w:r>
              <w:t xml:space="preserve">Context-to-feature learning</w:t>
            </w:r>
          </w:p>
        </w:tc>
      </w:tr>
      <w:tr>
        <w:tc>
          <w:tcPr/>
          <w:p>
            <w:pPr>
              <w:pStyle w:val="Compact"/>
            </w:pPr>
            <m:oMathPara xmlns:w16du="http://schemas.microsoft.com/office/word/2023/wordml/word16du">
              <m:oMath>
                <m:sSub>
                  <m:sSubPr>
                    <m:ctrlPr>
                      <w:ins w:id="15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pPr>
            <w:r>
              <w:t xml:space="preserve">Added source-context learning for film items</w:t>
            </w:r>
          </w:p>
        </w:tc>
        <w:tc>
          <w:tcPr/>
          <w:p>
            <w:pPr>
              <w:pStyle w:val="Compact"/>
            </w:pPr>
            <w:r>
              <w:t xml:space="preserve">Film-source encoding</w:t>
            </w:r>
          </w:p>
        </w:tc>
      </w:tr>
      <w:tr>
        <w:tc>
          <w:tcPr/>
          <w:p>
            <w:pPr>
              <w:pStyle w:val="Compact"/>
            </w:pPr>
            <m:oMathPara>
              <m:oMathParaPr>
                <m:jc m:val="center"/>
              </m:oMathParaPr>
              <m:oMath>
                <m:r>
                  <m:t>τ</m:t>
                </m:r>
              </m:oMath>
            </m:oMathPara>
          </w:p>
        </w:tc>
        <w:tc>
          <w:tcPr/>
          <w:p>
            <w:pPr>
              <w:pStyle w:val="Compact"/>
            </w:pPr>
            <w:r>
              <w:t xml:space="preserve">Degree to which sampling favors higher-support candidates</w:t>
            </w:r>
          </w:p>
        </w:tc>
        <w:tc>
          <w:tcPr/>
          <w:p>
            <w:pPr>
              <w:pStyle w:val="Compact"/>
            </w:pPr>
            <w:r>
              <w:t xml:space="preserve">Candidate sampling</w:t>
            </w:r>
          </w:p>
        </w:tc>
      </w:tr>
      <w:tr>
        <w:tc>
          <w:tcPr/>
          <w:p>
            <w:pPr>
              <w:pStyle w:val="Compact"/>
            </w:pPr>
            <m:oMathPara xmlns:w16du="http://schemas.microsoft.com/office/word/2023/wordml/word16du">
              <m:oMath>
                <m:sSub>
                  <m:sSubPr>
                    <m:ctrlPr>
                      <w:ins w:id="1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pPr>
            <w:r>
              <w:t xml:space="preserve">Baseline tendency to stop and its growth across sampled outputs</w:t>
            </w:r>
          </w:p>
        </w:tc>
        <w:tc>
          <w:tcPr/>
          <w:p>
            <w:pPr>
              <w:pStyle w:val="Compact"/>
            </w:pPr>
            <w:r>
              <w:t xml:space="preserve">Recall termination</w:t>
            </w:r>
          </w:p>
        </w:tc>
      </w:tr>
      <w:tr>
        <w:tc>
          <w:tcPr/>
          <w:p>
            <w:pPr>
              <w:pStyle w:val="Compact"/>
            </w:pPr>
            <m:oMathPara>
              <m:oMathParaPr>
                <m:jc m:val="center"/>
              </m:oMathParaPr>
              <m:oMath>
                <m:r>
                  <m:t>κ</m:t>
                </m:r>
              </m:oMath>
            </m:oMathPara>
          </w:p>
        </w:tc>
        <w:tc>
          <w:tcPr/>
          <w:p>
            <w:pPr>
              <w:pStyle w:val="Compact"/>
            </w:pPr>
            <w:r>
              <w:t xml:space="preserve">Degree to which sampled non-film items carry context forward</w:t>
            </w:r>
          </w:p>
        </w:tc>
        <w:tc>
          <w:tcPr/>
          <w:p>
            <w:pPr>
              <w:pStyle w:val="Compact"/>
            </w:pPr>
            <w:r>
              <w:t xml:space="preserve">Retrieval monitoring</w:t>
            </w:r>
          </w:p>
        </w:tc>
      </w:tr>
      <w:tr>
        <w:tc>
          <w:tcPr/>
          <w:p>
            <w:pPr>
              <w:pStyle w:val="Compact"/>
            </w:pPr>
            <m:oMathPara xmlns:w16du="http://schemas.microsoft.com/office/word/2023/wordml/word16du">
              <m:oMath>
                <m:sSub>
                  <m:sSubPr>
                    <m:ctrlPr>
                      <w:ins w:id="158"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p>
            <w:pPr>
              <w:pStyle w:val="Compact"/>
            </w:pPr>
          </w:p>
        </w:tc>
        <w:tc>
          <w:tcPr/>
          <w:p>
            <w:pPr>
              <w:pStyle w:val="Compact"/>
            </w:pPr>
            <w:r>
              <w:t xml:space="preserve">Added support for candidates matching the film-category cue</w:t>
            </w:r>
          </w:p>
        </w:tc>
        <w:tc>
          <w:tcPr/>
          <w:p>
            <w:pPr>
              <w:pStyle w:val="Compact"/>
            </w:pPr>
            <w:r>
              <w:t xml:space="preserve">Maintained film-category cue</w:t>
            </w:r>
          </w:p>
        </w:tc>
      </w:tr>
    </w:tbl>
    <w:p>
      <w:pPr>
        <w:pStyle w:val="BodyText"/>
        <w:rPr>
          <w:ins w:id="159" w:author="Rik Henson" w:date="2026-07-25T11:28:00Z"/>
        </w:rPr>
        <w:pPrChange w:id="160" w:author="Rik Henson" w:date="2026-07-25T11:28:00Z">
          <w:pPr>
            <w:pStyle w:val="Heading2"/>
          </w:pPr>
        </w:pPrChange>
      </w:pPr>
    </w:p>
    <w:bookmarkStart w:id="47" w:name="encoding-the-paradigm-sequence-1"/>
    <w:p>
      <w:pPr>
        <w:pStyle w:val="Heading2"/>
      </w:pPr>
      <w:r>
        <w:t xml:space="preserve">Encoding the Paradigm Sequence</w:t>
      </w:r>
    </w:p>
    <w:p>
      <w:pPr>
        <w:pStyle w:val="FirstParagraph"/>
      </w:pPr>
      <w:commentRangeStart w:id="162"/>
      <w:r>
        <w:t xml:space="preserve">Film</w:t>
      </w:r>
      <w:commentRangeEnd w:id="162"/>
      <w:r>
        <w:commentReference w:id="162"/>
      </w:r>
      <w:r>
        <w:t xml:space="preserve">,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pPr>
        <w:pStyle w:val="BodyText"/>
      </w:pPr>
      <w:r>
        <w:t xml:space="preserve">Before the simulated film starts, context is initialized to </w:t>
      </w:r>
      <m:oMath xmlns:w16du="http://schemas.microsoft.com/office/word/2023/wordml/word16du">
        <m:sSub>
          <m:sSubPr>
            <m:ctrlPr>
              <w:ins w:id="16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xmlns:w16du="http://schemas.microsoft.com/office/word/2023/wordml/word16du">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 In </w:t>
      </w:r>
      <m:oMath xmlns:w16du="http://schemas.microsoft.com/office/word/2023/wordml/word16du">
        <m:sSup>
          <m:sSupPr>
            <m:ctrlPr>
              <w:ins w:id="1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w:t>
      </w:r>
      <w:r>
        <w:t xml:space="preserve"> </w:t>
      </w:r>
      <m:oMath>
        <m:r>
          <m:t>δ</m:t>
        </m:r>
      </m:oMath>
      <w:r>
        <w:t xml:space="preserve">. The other item-associated context units provide weaker background support to that item, with weight</w:t>
      </w:r>
      <w:r>
        <w:t xml:space="preserve"> </w:t>
      </w:r>
      <m:oMath>
        <m:r>
          <m:t>α</m:t>
        </m:r>
      </m:oMath>
      <w:r>
        <w:t xml:space="preserve">. The start state </w:t>
      </w:r>
      <m:oMath xmlns:w16du="http://schemas.microsoft.com/office/word/2023/wordml/word16du">
        <m:sSub>
          <m:sSubPr>
            <m:ctrlPr>
              <w:ins w:id="1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xmlns:w16du="http://schemas.microsoft.com/office/word/2023/wordml/word16du">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xmlns:w16du="http://schemas.microsoft.com/office/word/2023/wordml/word16du">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xmlns:w16du="http://schemas.microsoft.com/office/word/2023/wordml/word16du">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p>
      <w:pPr>
        <w:pStyle w:val="BodyText"/>
      </w:pPr>
      <m:oMathPara xmlns:w16du="http://schemas.microsoft.com/office/word/2023/wordml/word16du">
        <m:oMathParaPr>
          <m:jc m:val="center"/>
        </m:oMathParaPr>
        <m:oMath>
          <m:sSubSup>
            <m:sSubSupPr>
              <m:ctrlPr>
                <w:ins w:id="17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2"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3" w:author="Gunn, Jordan" w:date="2026-07-25T13:08:00Z" w16du:dateUtc="2026-07-25T12:08:00Z">
                  <w:rPr>
                    <w:rFonts w:ascii="Cambria Math" w:hAnsi="Cambria Math"/>
                  </w:rPr>
                </w:ins>
              </m:ctrlPr>
            </m:dPr>
            <m:e>
              <m:m>
                <m:mPr>
                  <m:plcHide m:val="1"/>
                  <m:mcs>
                    <m:mc>
                      <m:mcPr>
                        <m:count m:val="2"/>
                        <m:mcJc m:val="left"/>
                      </m:mcPr>
                    </m:mc>
                  </m:mcs>
                  <m:ctrlPr>
                    <w:ins w:id="174"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5" w:author="Gunn, Jordan" w:date="2026-07-25T13:08:00Z" w16du:dateUtc="2026-07-25T12:08:00Z">
                  <w:rPr>
                    <w:rFonts w:ascii="Cambria Math" w:hAnsi="Cambria Math"/>
                  </w:rPr>
                </w:ins>
              </m:ctrlPr>
            </m:dPr>
            <m:e>
              <m:r>
                <w:rPr>
                  <w:rFonts w:ascii="Cambria Math" w:hAnsi="Cambria Math"/>
                </w:rPr>
                <m:t>1</m:t>
              </m:r>
            </m:e>
          </m:d>
        </m:oMath>
      </m:oMathPara>
    </w:p>
    <w:p>
      <w:pPr>
        <w:pStyle w:val="BodyText"/>
      </w:pPr>
    </w:p>
    <w:p>
      <w:pPr>
        <w:pStyle w:val="BodyText"/>
      </w:pPr>
      <m:oMathPara xmlns:w16du="http://schemas.microsoft.com/office/word/2023/wordml/word16du">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8"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2</m:t>
              </m:r>
            </m:e>
          </m:d>
        </m:oMath>
      </m:oMathPara>
    </w:p>
    <w:p>
      <w:pPr>
        <w:pStyle w:val="BodyText"/>
      </w:pPr>
    </w:p>
    <w:p>
      <w:pPr>
        <w:pStyle w:val="BodyText"/>
      </w:pPr>
      <w:r>
        <w:t xml:space="preserve">When event</w:t>
      </w:r>
      <w:r>
        <w:t xml:space="preserve"> </w:t>
      </w:r>
      <m:oMath>
        <m:r>
          <m:t>i</m:t>
        </m:r>
      </m:oMath>
      <w:r>
        <w:t xml:space="preserve"> </w:t>
      </w:r>
      <w:r>
        <w:t xml:space="preserve">is encountered, its representation </w:t>
      </w:r>
      <m:oMath xmlns:w16du="http://schemas.microsoft.com/office/word/2023/wordml/word16du">
        <m:sSub>
          <m:sSubPr>
            <m:ctrlPr>
              <w:ins w:id="1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p>
      <w:pPr>
        <w:pStyle w:val="BodyText"/>
      </w:pPr>
      <w:bookmarkStart w:id="43" w:name="eq-context-input"/>
      <w:bookmarkEnd w:id="43"/>
      <m:oMathPara xmlns:w16du="http://schemas.microsoft.com/office/word/2023/wordml/word16du">
        <m:oMathParaPr>
          <m:jc m:val="center"/>
        </m:oMathParaPr>
        <m:oMath>
          <m:sSubSup>
            <m:sSubSupPr>
              <m:ctrlPr>
                <w:ins w:id="184"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7" w:author="Rik Henson" w:date="2026-07-25T11:28:00Z">
              <m:rPr>
                <m:sty m:val="p"/>
              </m:rPr>
              <w:rPr>
                <w:rFonts w:ascii="Cambria Math" w:hAnsi="Cambria Math"/>
              </w:rPr>
              <m:t>.</m:t>
            </w:del>
          </m:r>
          <m:r>
            <w:rPr>
              <w:rFonts w:ascii="Cambria Math" w:hAnsi="Cambria Math"/>
            </w:rPr>
            <m:t>  </m:t>
          </m:r>
          <m:d>
            <m:dPr>
              <m:ctrlPr>
                <w:ins w:id="188" w:author="Gunn, Jordan" w:date="2026-07-25T13:08:00Z" w16du:dateUtc="2026-07-25T12:08:00Z">
                  <w:rPr>
                    <w:rFonts w:ascii="Cambria Math" w:hAnsi="Cambria Math"/>
                  </w:rPr>
                </w:ins>
              </m:ctrlPr>
            </m:dPr>
            <m:e>
              <m:r>
                <w:rPr>
                  <w:rFonts w:ascii="Cambria Math" w:hAnsi="Cambria Math"/>
                </w:rPr>
                <m:t>3</m:t>
              </m:r>
            </m:e>
          </m:d>
        </m:oMath>
      </m:oMathPara>
    </w:p>
    <w:p>
      <w:pPr>
        <w:pStyle w:val="BodyText"/>
      </w:pPr>
    </w:p>
    <w:p>
      <w:pPr>
        <w:pStyle w:val="BodyText"/>
      </w:pPr>
      <w:r>
        <w:t xml:space="preserve">Context then drifts toward the normalized input. The coefficient </w:t>
      </w:r>
      <m:oMath xmlns:w16du="http://schemas.microsoft.com/office/word/2023/wordml/word16du">
        <m:sSub>
          <m:sSubPr>
            <m:ctrlPr>
              <w:ins w:id="1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p>
      <w:pPr>
        <w:pStyle w:val="BodyText"/>
      </w:pPr>
      <w:bookmarkStart w:id="44" w:name="eq-context-update"/>
      <w:bookmarkEnd w:id="44"/>
      <m:oMathPara xmlns:w16du="http://schemas.microsoft.com/office/word/2023/wordml/word16du">
        <m:oMathParaPr>
          <m:jc m:val="center"/>
        </m:oMathParaPr>
        <m:oMath>
          <m:sSub>
            <m:sSubPr>
              <m:ctrlPr>
                <w:ins w:id="1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9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5" w:author="Gunn, Jordan" w:date="2026-07-25T13:08:00Z" w16du:dateUtc="2026-07-25T12:08:00Z">
                  <w:rPr>
                    <w:rFonts w:ascii="Cambria Math" w:hAnsi="Cambria Math"/>
                  </w:rPr>
                </w:ins>
              </m:ctrlPr>
            </m:sSubSupPr>
            <m:e>
              <m:acc>
                <m:accPr>
                  <m:ctrlPr>
                    <w:ins w:id="196"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7" w:author="Rik Henson" w:date="2026-07-25T11:28:00Z">
              <m:rPr>
                <m:sty m:val="p"/>
              </m:rPr>
              <w:rPr>
                <w:rFonts w:ascii="Cambria Math" w:hAnsi="Cambria Math"/>
              </w:rPr>
              <m:t>.</m:t>
            </w:del>
          </m:r>
          <m:r>
            <w:rPr>
              <w:rFonts w:ascii="Cambria Math" w:hAnsi="Cambria Math"/>
            </w:rPr>
            <m:t>  </m:t>
          </m:r>
          <m:d>
            <m:dPr>
              <m:ctrlPr>
                <w:ins w:id="198" w:author="Gunn, Jordan" w:date="2026-07-25T13:08:00Z" w16du:dateUtc="2026-07-25T12:08:00Z">
                  <w:rPr>
                    <w:rFonts w:ascii="Cambria Math" w:hAnsi="Cambria Math"/>
                  </w:rPr>
                </w:ins>
              </m:ctrlPr>
            </m:dPr>
            <m:e>
              <m:r>
                <w:rPr>
                  <w:rFonts w:ascii="Cambria Math" w:hAnsi="Cambria Math"/>
                </w:rPr>
                <m:t>4</m:t>
              </m:r>
            </m:e>
          </m:d>
        </m:oMath>
      </m:oMathPara>
    </w:p>
    <w:p>
      <w:pPr>
        <w:pStyle w:val="BodyText"/>
      </w:pPr>
    </w:p>
    <w:p>
      <w:pPr>
        <w:pStyle w:val="BodyText"/>
      </w:pPr>
      <w:r>
        <w:t xml:space="preserve">Each event also encodes associations between its item features and the current context state. Feature-to-context learning updates </w:t>
      </w:r>
      <m:oMath xmlns:w16du="http://schemas.microsoft.com/office/word/2023/wordml/word16du">
        <m:sSup>
          <m:sSupPr>
            <m:ctrlPr>
              <w:ins w:id="1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pPr>
        <w:pStyle w:val="BodyText"/>
      </w:pPr>
      <w:bookmarkStart w:id="45" w:name="eq-mfc-learning"/>
      <w:bookmarkEnd w:id="45"/>
      <m:oMathPara xmlns:w16du="http://schemas.microsoft.com/office/word/2023/wordml/word16du">
        <m:oMathParaPr>
          <m:jc m:val="center"/>
        </m:oMathParaPr>
        <m:oMath>
          <m:r>
            <w:rPr>
              <w:rFonts w:ascii="Cambria Math" w:hAnsi="Cambria Math"/>
            </w:rPr>
            <m:t>Δ</m:t>
          </m:r>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04" w:author="Rik Henson" w:date="2026-07-25T11:28: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5</m:t>
              </m:r>
            </m:e>
          </m:d>
        </m:oMath>
      </m:oMathPara>
    </w:p>
    <w:p>
      <w:pPr>
        <w:pStyle w:val="BodyText"/>
      </w:pPr>
    </w:p>
    <w:p>
      <w:pPr>
        <w:pStyle w:val="BodyText"/>
      </w:pPr>
      <w:r>
        <w:t xml:space="preserve">Context-to-feature learning updates </w:t>
      </w:r>
      <m:oMath xmlns:w16du="http://schemas.microsoft.com/office/word/2023/wordml/word16du">
        <m:sSup>
          <m:sSupPr>
            <m:ctrlPr>
              <w:ins w:id="20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pPr>
        <w:pStyle w:val="BodyText"/>
      </w:pPr>
      <w:bookmarkStart w:id="46" w:name="eq-mcf-learning"/>
      <w:bookmarkEnd w:id="46"/>
      <m:oMathPara xmlns:w16du="http://schemas.microsoft.com/office/word/2023/wordml/word16du">
        <m:oMathParaPr>
          <m:jc m:val="center"/>
        </m:oMathParaPr>
        <m:oMath>
          <m:r>
            <w:rPr>
              <w:rFonts w:ascii="Cambria Math" w:hAnsi="Cambria Math"/>
            </w:rPr>
            <m:t>Δ</m:t>
          </m:r>
          <m:sSup>
            <m:sSupPr>
              <m:ctrlPr>
                <w:ins w:id="2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2" w:author="Rik Henson" w:date="2026-07-25T11:28:00Z">
              <m:rPr>
                <m:sty m:val="p"/>
              </m:rPr>
              <w:rPr>
                <w:rFonts w:ascii="Cambria Math" w:hAnsi="Cambria Math"/>
              </w:rPr>
              <m:t>.</m:t>
            </w:del>
          </m:r>
          <m:r>
            <w:rPr>
              <w:rFonts w:ascii="Cambria Math" w:hAnsi="Cambria Math"/>
            </w:rPr>
            <m:t>  </m:t>
          </m:r>
          <m:d>
            <m:dPr>
              <m:ctrlPr>
                <w:ins w:id="213" w:author="Gunn, Jordan" w:date="2026-07-25T13:08:00Z" w16du:dateUtc="2026-07-25T12:08:00Z">
                  <w:rPr>
                    <w:rFonts w:ascii="Cambria Math" w:hAnsi="Cambria Math"/>
                  </w:rPr>
                </w:ins>
              </m:ctrlPr>
            </m:dPr>
            <m:e>
              <m:r>
                <w:rPr>
                  <w:rFonts w:ascii="Cambria Math" w:hAnsi="Cambria Math"/>
                </w:rPr>
                <m:t>6</m:t>
              </m:r>
            </m:e>
          </m:d>
        </m:oMath>
      </m:oMathPara>
    </w:p>
    <w:p>
      <w:pPr>
        <w:pStyle w:val="BodyText"/>
      </w:pPr>
    </w:p>
    <w:p>
      <w:pPr>
        <w:pStyle w:val="BodyText"/>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 To capture primacy effects in recall, the scale </w:t>
      </w:r>
      <m:oMath xmlns:w16du="http://schemas.microsoft.com/office/word/2023/wordml/word16du">
        <m:sSub>
          <m:sSubPr>
            <m:ctrlPr>
              <w:ins w:id="2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pPr>
        <w:pStyle w:val="BodyText"/>
      </w:pPr>
      <w:r>
        <w:t xml:space="preserve">Encoding events also have a source feature vector </w:t>
      </w:r>
      <m:oMath xmlns:w16du="http://schemas.microsoft.com/office/word/2023/wordml/word16du">
        <m:sSub>
          <m:sSubPr>
            <m:ctrlPr>
              <w:ins w:id="2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xmlns:w16du="http://schemas.microsoft.com/office/word/2023/wordml/word16du">
        <m:sSub>
          <m:sSubPr>
            <m:ctrlPr>
              <w:ins w:id="21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xmlns:w16du="http://schemas.microsoft.com/office/word/2023/wordml/word16du">
        <m:sSub>
          <m:sSubPr>
            <m:ctrlPr>
              <w:ins w:id="21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xmlns:w16du="http://schemas.microsoft.com/office/word/2023/wordml/word16du">
        <m:sSub>
          <m:sSubPr>
            <m:ctrlPr>
              <w:ins w:id="21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bookmarkEnd w:id="47"/>
    <w:bookmarkStart w:id="49"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pPr>
        <w:pStyle w:val="BodyText"/>
      </w:pPr>
      <w:r>
        <w:t xml:space="preserve">The reminder phase begins by updating context toward the start state of the film sequence. Let </w:t>
      </w:r>
      <m:oMath xmlns:w16du="http://schemas.microsoft.com/office/word/2023/wordml/word16du">
        <m:sSub>
          <m:sSubPr>
            <m:ctrlPr>
              <w:ins w:id="22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p>
      <w:pPr>
        <w:pStyle w:val="BodyText"/>
      </w:pPr>
      <m:oMathPara xmlns:w16du="http://schemas.microsoft.com/office/word/2023/wordml/word16du">
        <m:oMathParaPr>
          <m:jc m:val="center"/>
        </m:oMathParaPr>
        <m:oMath>
          <m:sSub>
            <m:sSubPr>
              <m:ctrlPr>
                <w:ins w:id="22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7" w:author="Gunn, Jordan" w:date="2026-07-25T13:08:00Z" w16du:dateUtc="2026-07-25T12:08:00Z">
                  <w:rPr>
                    <w:rFonts w:ascii="Cambria Math" w:hAnsi="Cambria Math"/>
                  </w:rPr>
                </w:ins>
              </m:ctrlPr>
            </m:dPr>
            <m:e>
              <m:r>
                <w:rPr>
                  <w:rFonts w:ascii="Cambria Math" w:hAnsi="Cambria Math"/>
                </w:rPr>
                <m:t>7</m:t>
              </m:r>
            </m:e>
          </m:d>
        </m:oMath>
      </m:oMathPara>
    </w:p>
    <w:p>
      <w:pPr>
        <w:pStyle w:val="BodyText"/>
      </w:pPr>
    </w:p>
    <w:p>
      <w:pPr>
        <w:pStyle w:val="BodyText"/>
      </w:pPr>
      <w:r>
        <w:t xml:space="preserve">The model then applies a sequence of film-item reminder cues. Each item from the film phase is presented as a reminder cue in the order it was encoded. 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 Reminder cues update context but do not become recallable items and do not add new context-to-feature learning. 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xmlns:w16du="http://schemas.microsoft.com/office/word/2023/wordml/word16du">
        <m:sSub>
          <m:sSubPr>
            <m:ctrlPr>
              <w:ins w:id="22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To vary task association strength, the simulations apply a multiplier </w:t>
      </w:r>
      <m:oMath xmlns:w16du="http://schemas.microsoft.com/office/word/2023/wordml/word16du">
        <m:sSub>
          <m:sSubPr>
            <m:ctrlPr>
              <w:ins w:id="22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t xml:space="preserve">to context-to-feature learning for task events:</w:t>
      </w:r>
    </w:p>
    <w:p>
      <w:pPr>
        <w:pStyle w:val="BodyText"/>
      </w:pPr>
      <w:bookmarkStart w:id="48" w:name="eq-task-mcf-learning"/>
      <w:bookmarkEnd w:id="48"/>
      <m:oMathPara xmlns:w16du="http://schemas.microsoft.com/office/word/2023/wordml/word16du">
        <m:oMathParaPr>
          <m:jc m:val="center"/>
        </m:oMathParaPr>
        <m:oMath>
          <m:r>
            <w:rPr>
              <w:rFonts w:ascii="Cambria Math" w:hAnsi="Cambria Math"/>
            </w:rPr>
            <m:t>Δ</m:t>
          </m:r>
          <m:sSubSup>
            <m:sSubSupPr>
              <m:ctrlPr>
                <w:ins w:id="231"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2"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9: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8</m:t>
              </m:r>
            </m:e>
          </m:d>
        </m:oMath>
      </m:oMathPara>
    </w:p>
    <w:p>
      <w:pPr>
        <w:pStyle w:val="BodyText"/>
      </w:pPr>
    </w:p>
    <w:p>
      <w:pPr>
        <w:pStyle w:val="BodyText"/>
      </w:pPr>
      <w:r>
        <w:t xml:space="preserve">This sensitivity manipulation determines how strongly the context active during task encoding later supports task items during recall. Task items encoded after the reminder become competitors in later recall because they are associated with context states that are also linked to film material. The associations formed during film encoding remain unchanged.</w:t>
      </w:r>
    </w:p>
    <w:bookmarkEnd w:id="49"/>
    <w:bookmarkStart w:id="52" w:name="Xb155c4bf5ea3a7bf524ee6be8d44f4b46605c57"/>
    <w:p>
      <w:pPr>
        <w:pStyle w:val="Heading2"/>
      </w:pPr>
      <w:r>
        <w:t xml:space="preserve">Context-Guided Recall and Test-Phase Cues</w:t>
      </w:r>
    </w:p>
    <w:p>
      <w:pPr>
        <w:pStyle w:val="FirstParagraph"/>
      </w:pPr>
      <w:r>
        <w:t xml:space="preserve">Unguided and deliberate recall both require film items to be sampled from a candidate set that also includes task and filler items. At sampling step</w:t>
      </w:r>
      <w:r>
        <w:t xml:space="preserve"> </w:t>
      </w:r>
      <w:r>
        <w:rPr>
          <w:i/>
          <w:iCs/>
        </w:rPr>
        <w:t xml:space="preserve">j</w:t>
      </w:r>
      <w:r>
        <w:t xml:space="preserve">, the current context state assigns support to each candidate by probing context-to-feature memory:</w:t>
      </w:r>
    </w:p>
    <w:p>
      <w:pPr>
        <w:pStyle w:val="BodyText"/>
      </w:pPr>
      <m:oMathPara xmlns:w16du="http://schemas.microsoft.com/office/word/2023/wordml/word16du">
        <m:oMathParaPr>
          <m:jc m:val="center"/>
        </m:oMathParaPr>
        <m:oMath>
          <m:sSub>
            <m:sSubPr>
              <m:ctrlPr>
                <w:ins w:id="240"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1" w:author="Gunn, Jordan" w:date="2026-07-25T13:08:00Z" w16du:dateUtc="2026-07-25T12:08:00Z">
                  <w:rPr>
                    <w:rFonts w:ascii="Cambria Math" w:hAnsi="Cambria Math"/>
                  </w:rPr>
                </w:ins>
              </m:ctrlPr>
            </m:sSubPr>
            <m:e>
              <m:d>
                <m:dPr>
                  <m:begChr m:val="["/>
                  <m:endChr m:val="]"/>
                  <m:ctrlPr>
                    <w:ins w:id="242" w:author="Gunn, Jordan" w:date="2026-07-25T13:08:00Z" w16du:dateUtc="2026-07-25T12:08:00Z">
                      <w:rPr>
                        <w:rFonts w:ascii="Cambria Math" w:hAnsi="Cambria Math"/>
                      </w:rPr>
                    </w:ins>
                  </m:ctrlPr>
                </m:dPr>
                <m:e>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5" w:author="Rik Henson" w:date="2026-07-25T11:29:00Z">
              <m:rPr>
                <m:sty m:val="p"/>
              </m:rPr>
              <w:rPr>
                <w:rFonts w:ascii="Cambria Math" w:hAnsi="Cambria Math"/>
              </w:rPr>
              <m:t>.</m:t>
            </w:del>
          </m:r>
          <m:r>
            <w:rPr>
              <w:rFonts w:ascii="Cambria Math" w:hAnsi="Cambria Math"/>
            </w:rPr>
            <m:t>  </m:t>
          </m:r>
          <m:d>
            <m:dPr>
              <m:ctrlPr>
                <w:ins w:id="246" w:author="Gunn, Jordan" w:date="2026-07-25T13:08:00Z" w16du:dateUtc="2026-07-25T12:08:00Z">
                  <w:rPr>
                    <w:rFonts w:ascii="Cambria Math" w:hAnsi="Cambria Math"/>
                  </w:rPr>
                </w:ins>
              </m:ctrlPr>
            </m:dPr>
            <m:e>
              <m:r>
                <w:rPr>
                  <w:rFonts w:ascii="Cambria Math" w:hAnsi="Cambria Math"/>
                </w:rPr>
                <m:t>9</m:t>
              </m:r>
            </m:e>
          </m:d>
        </m:oMath>
      </m:oMathPara>
    </w:p>
    <w:p>
      <w:pPr>
        <w:pStyle w:val="BodyText"/>
      </w:pPr>
    </w:p>
    <w:p>
      <w:pPr>
        <w:pStyle w:val="BodyText"/>
      </w:pPr>
      <w:r>
        <w:t xml:space="preserve">The context vector </w:t>
      </w:r>
      <m:oMath xmlns:w16du="http://schemas.microsoft.com/office/word/2023/wordml/word16du">
        <m:sSub>
          <m:sSubPr>
            <m:ctrlPr>
              <w:ins w:id="24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50" w:name="eq-luce-choice"/>
      <w:bookmarkEnd w:id="50"/>
      <m:oMathPara xmlns:w16du="http://schemas.microsoft.com/office/word/2023/wordml/word16du">
        <m:oMathParaPr>
          <m:jc m:val="center"/>
        </m:oMathParaPr>
        <m:oMath>
          <m:r>
            <w:rPr>
              <w:rFonts w:ascii="Cambria Math" w:hAnsi="Cambria Math"/>
            </w:rPr>
            <m:t>P</m:t>
          </m:r>
          <m:d>
            <m:dPr>
              <m:ctrlPr>
                <w:ins w:id="249"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0" w:author="Gunn, Jordan" w:date="2026-07-25T13:08:00Z" w16du:dateUtc="2026-07-25T12:08:00Z">
                  <w:rPr>
                    <w:rFonts w:ascii="Cambria Math" w:hAnsi="Cambria Math"/>
                  </w:rPr>
                </w:ins>
              </m:ctrlPr>
            </m:fPr>
            <m:num>
              <m:sSubSup>
                <m:sSubSupPr>
                  <m:ctrlPr>
                    <w:ins w:id="25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2"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54" w:author="Rik Henson" w:date="2026-07-25T11:29:00Z">
              <m:rPr>
                <m:sty m:val="p"/>
              </m:rPr>
              <w:rPr>
                <w:rFonts w:ascii="Cambria Math" w:hAnsi="Cambria Math"/>
              </w:rPr>
              <m:t>.</m:t>
            </w:del>
          </m:r>
          <m:r>
            <w:rPr>
              <w:rFonts w:ascii="Cambria Math" w:hAnsi="Cambria Math"/>
            </w:rPr>
            <m:t>  </m:t>
          </m:r>
          <m:d>
            <m:dPr>
              <m:ctrlPr>
                <w:ins w:id="255" w:author="Gunn, Jordan" w:date="2026-07-25T13:08:00Z" w16du:dateUtc="2026-07-25T12:08:00Z">
                  <w:rPr>
                    <w:rFonts w:ascii="Cambria Math" w:hAnsi="Cambria Math"/>
                  </w:rPr>
                </w:ins>
              </m:ctrlPr>
            </m:dPr>
            <m:e>
              <m:r>
                <w:rPr>
                  <w:rFonts w:ascii="Cambria Math" w:hAnsi="Cambria Math"/>
                </w:rPr>
                <m:t>10</m:t>
              </m:r>
            </m:e>
          </m:d>
        </m:oMath>
      </m:oMathPara>
    </w:p>
    <w:p>
      <w:pPr>
        <w:pStyle w:val="BodyText"/>
      </w:pPr>
    </w:p>
    <w:p>
      <w:pPr>
        <w:pStyle w:val="BodyText"/>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w:bookmarkStart w:id="51" w:name="eq-stopping"/>
      <w:bookmarkEnd w:id="51"/>
      <m:oMathPara xmlns:w16du="http://schemas.microsoft.com/office/word/2023/wordml/word16du">
        <m:oMathParaPr>
          <m:jc m:val="center"/>
        </m:oMathParaPr>
        <m:oMath>
          <m:sSub>
            <m:sSubPr>
              <m:ctrlPr>
                <w:ins w:id="257"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8"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0"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2" w:author="Rik Henson" w:date="2026-07-25T11:29: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11</m:t>
              </m:r>
            </m:e>
          </m:d>
        </m:oMath>
      </m:oMathPara>
    </w:p>
    <w:p>
      <w:pPr>
        <w:pStyle w:val="BodyText"/>
      </w:pPr>
    </w:p>
    <w:p>
      <w:pPr>
        <w:pStyle w:val="BodyText"/>
      </w:pPr>
      <w:r>
        <w:t xml:space="preserve">This value is bounded to remain a valid probability. Because stopping is independent of candidate support, interference is read from the identity of sampled items. 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m:oMathPara xmlns:w16du="http://schemas.microsoft.com/office/word/2023/wordml/word16du">
        <m:oMathParaPr>
          <m:jc m:val="center"/>
        </m:oMathParaPr>
        <m:oMath>
          <m:sSub>
            <m:sSubPr>
              <m:ctrlPr>
                <w:ins w:id="26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9" w:author="Gunn, Jordan" w:date="2026-07-25T13:08:00Z" w16du:dateUtc="2026-07-25T12:08:00Z">
                  <w:rPr>
                    <w:rFonts w:ascii="Cambria Math" w:hAnsi="Cambria Math"/>
                  </w:rPr>
                </w:ins>
              </m:ctrlPr>
            </m:accPr>
            <m:e>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sSub>
                    <m:sSubPr>
                      <m:ctrlPr>
                        <w:ins w:id="2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3" w:author="Rik Henson" w:date="2026-07-25T11:29:00Z">
              <m:rPr>
                <m:sty m:val="p"/>
              </m:rPr>
              <w:rPr>
                <w:rFonts w:ascii="Cambria Math" w:hAnsi="Cambria Math"/>
              </w:rPr>
              <m:t>.</m:t>
            </w:del>
          </m:r>
          <m:r>
            <w:rPr>
              <w:rFonts w:ascii="Cambria Math" w:hAnsi="Cambria Math"/>
            </w:rPr>
            <m:t>  </m:t>
          </m:r>
          <m:d>
            <m:dPr>
              <m:ctrlPr>
                <w:ins w:id="274" w:author="Gunn, Jordan" w:date="2026-07-25T13:08:00Z" w16du:dateUtc="2026-07-25T12:08:00Z">
                  <w:rPr>
                    <w:rFonts w:ascii="Cambria Math" w:hAnsi="Cambria Math"/>
                  </w:rPr>
                </w:ins>
              </m:ctrlPr>
            </m:dPr>
            <m:e>
              <m:r>
                <w:rPr>
                  <w:rFonts w:ascii="Cambria Math" w:hAnsi="Cambria Math"/>
                </w:rPr>
                <m:t>12</m:t>
              </m:r>
            </m:e>
          </m:d>
        </m:oMath>
      </m:oMathPara>
    </w:p>
    <w:p>
      <w:pPr>
        <w:pStyle w:val="BodyText"/>
      </w:pPr>
    </w:p>
    <w:p>
      <w:pPr>
        <w:pStyle w:val="BodyText"/>
      </w:pPr>
      <w:r>
        <w:t xml:space="preserve">This update lets sampled material shape later search. A sampled film item can keep later sampling near film-associated context. A sampled task or filler item can pull later sampling toward non-film material.</w:t>
      </w:r>
    </w:p>
    <w:p>
      <w:pPr>
        <w:pStyle w:val="BodyText"/>
      </w:pPr>
      <w:r>
        <w:t xml:space="preserve">Test-phase film cues use the same feature-to-context operation without becoming recall outputs. When a film cue</w:t>
      </w:r>
      <w:r>
        <w:t xml:space="preserve"> </w:t>
      </w:r>
      <m:oMath>
        <m:r>
          <m:t>q</m:t>
        </m:r>
      </m:oMath>
      <w:r>
        <w:t xml:space="preserve"> </w:t>
      </w:r>
      <w:r>
        <w:t xml:space="preserve">is presented, the cued item updates context through </w:t>
      </w:r>
      <m:oMath xmlns:w16du="http://schemas.microsoft.com/office/word/2023/wordml/word16du">
        <m:sSup>
          <m:sSupPr>
            <m:ctrlPr>
              <w:ins w:id="2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xml:space="preserve">. The cue is not counted as a recalled item, does not make the cued film item unavailable for later recall, and adds no new learning. Recall sampling then resumes from the updated context state.</w:t>
      </w:r>
    </w:p>
    <w:bookmarkEnd w:id="52"/>
    <w:bookmarkStart w:id="53" w:name="deliberate-recall-control-mechanisms"/>
    <w:p>
      <w:pPr>
        <w:pStyle w:val="Heading2"/>
      </w:pPr>
      <w:r>
        <w:t xml:space="preserve">Deliberate Recall Control Mechanisms</w:t>
      </w:r>
    </w:p>
    <w:p>
      <w:pPr>
        <w:pStyle w:val="FirstParagraph"/>
      </w:pPr>
      <w:r>
        <w:t xml:space="preserve">Deliberate recall uses the same sampling rule as unguided recall, with control settings applied before, during, or after sampling. The control settings only change post-encoding processes, including the retrieval cue, candidate support, or sampled-item carryover. Crucially, they do not change the film and task associations learned during encoding. 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xmlns:w16du="http://schemas.microsoft.com/office/word/2023/wordml/word16du">
        <m:sSub>
          <m:sSubPr>
            <m:ctrlPr>
              <w:ins w:id="27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reduce competition from task items encoded after the reminder.</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 In a retrieved-context model of this procedure (</w:t>
      </w:r>
      <w:hyperlink w:anchor="ref-lohnas2015expanding">
        <w:r>
          <w:rPr>
            <w:rStyle w:val="Hyperlink"/>
          </w:rPr>
          <w:t xml:space="preserve">Lohnas et al., 2015</w:t>
        </w:r>
      </w:hyperlink>
      <w:r>
        <w:t xml:space="preserve">), monitoring occurs after sampling. A candidate is accepted as a target response when its retrieved context sufficiently matches the context associated with the target list. Whether accepted or not, the candidate updates the context guiding the next sample. The present simulations retain this timing but change the consequence of monitoring. Sampled task or filler candidates update the next retrieval context less strongly. Let </w:t>
      </w:r>
      <m:oMath xmlns:w16du="http://schemas.microsoft.com/office/word/2023/wordml/word16du">
        <m:sSub>
          <m:sSubPr>
            <m:ctrlPr>
              <w:ins w:id="27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context update becomes:</w:t>
      </w:r>
    </w:p>
    <w:p>
      <w:pPr>
        <w:pStyle w:val="BodyText"/>
      </w:pPr>
      <m:oMathPara xmlns:w16du="http://schemas.microsoft.com/office/word/2023/wordml/word16du">
        <m:oMathParaPr>
          <m:jc m:val="center"/>
        </m:oMathParaPr>
        <m:oMath>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84" w:author="Gunn, Jordan" w:date="2026-07-25T13:08:00Z" w16du:dateUtc="2026-07-25T12:08:00Z">
                  <w:rPr>
                    <w:rFonts w:ascii="Cambria Math" w:hAnsi="Cambria Math"/>
                  </w:rPr>
                </w:ins>
              </m:ctrlPr>
            </m:dPr>
            <m:e>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0" w:author="Gunn, Jordan" w:date="2026-07-25T13:08:00Z" w16du:dateUtc="2026-07-25T12:08:00Z">
                  <w:rPr>
                    <w:rFonts w:ascii="Cambria Math" w:hAnsi="Cambria Math"/>
                  </w:rPr>
                </w:ins>
              </m:ctrlPr>
            </m:accPr>
            <m:e>
              <m:sSup>
                <m:sSupPr>
                  <m:ctrlPr>
                    <w:ins w:id="2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2" w:author="Gunn, Jordan" w:date="2026-07-25T13:08:00Z" w16du:dateUtc="2026-07-25T12:08:00Z">
                      <w:rPr>
                        <w:rFonts w:ascii="Cambria Math" w:hAnsi="Cambria Math"/>
                      </w:rPr>
                    </w:ins>
                  </m:ctrlPr>
                </m:sSubPr>
                <m:e>
                  <m:r>
                    <w:rPr>
                      <w:rFonts w:ascii="Cambria Math" w:hAnsi="Cambria Math"/>
                    </w:rPr>
                    <m:t>f</m:t>
                  </m:r>
                </m:e>
                <m:sub>
                  <m:sSub>
                    <m:sSubPr>
                      <m:ctrlPr>
                        <w:ins w:id="293"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4" w:author="Rik Henson" w:date="2026-07-25T11:32:00Z">
              <m:rPr>
                <m:sty m:val="p"/>
              </m:rPr>
              <w:rPr>
                <w:rFonts w:ascii="Cambria Math" w:hAnsi="Cambria Math"/>
              </w:rPr>
              <m:t>.</m:t>
            </w:del>
          </m:r>
          <m:r>
            <w:rPr>
              <w:rFonts w:ascii="Cambria Math" w:hAnsi="Cambria Math"/>
            </w:rPr>
            <m:t>  </m:t>
          </m:r>
          <m:d>
            <m:dPr>
              <m:ctrlPr>
                <w:ins w:id="295" w:author="Gunn, Jordan" w:date="2026-07-25T13:08:00Z" w16du:dateUtc="2026-07-25T12:08:00Z">
                  <w:rPr>
                    <w:rFonts w:ascii="Cambria Math" w:hAnsi="Cambria Math"/>
                  </w:rPr>
                </w:ins>
              </m:ctrlPr>
            </m:dPr>
            <m:e>
              <m:r>
                <w:rPr>
                  <w:rFonts w:ascii="Cambria Math" w:hAnsi="Cambria Math"/>
                </w:rPr>
                <m:t>13</m:t>
              </m:r>
            </m:e>
          </m:d>
        </m:oMath>
      </m:oMathPara>
    </w:p>
    <w:p>
      <w:pPr>
        <w:pStyle w:val="BodyText"/>
      </w:pPr>
    </w:p>
    <w:p>
      <w:pPr>
        <w:pStyle w:val="BodyText"/>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 The cue adds support to candidates marked as film items during sampling:</w:t>
      </w:r>
    </w:p>
    <w:p>
      <w:pPr>
        <w:pStyle w:val="BodyText"/>
      </w:pPr>
      <m:oMathPara xmlns:w16du="http://schemas.microsoft.com/office/word/2023/wordml/word16du">
        <m:oMathParaPr>
          <m:jc m:val="center"/>
        </m:oMathParaPr>
        <m:oMath>
          <m:sSubSup>
            <m:sSubSupPr>
              <m:ctrlPr>
                <w:ins w:id="29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9"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1" w:author="Rik Henson" w:date="2026-07-25T11:32:00Z">
              <m:rPr>
                <m:sty m:val="p"/>
              </m:rPr>
              <w:rPr>
                <w:rFonts w:ascii="Cambria Math" w:hAnsi="Cambria Math"/>
              </w:rPr>
              <m:t>.</m:t>
            </w:del>
          </m:r>
          <m:r>
            <w:rPr>
              <w:rFonts w:ascii="Cambria Math" w:hAnsi="Cambria Math"/>
            </w:rPr>
            <m:t>  </m:t>
          </m:r>
          <m:d>
            <m:dPr>
              <m:ctrlPr>
                <w:ins w:id="302" w:author="Gunn, Jordan" w:date="2026-07-25T13:08:00Z" w16du:dateUtc="2026-07-25T12:08:00Z">
                  <w:rPr>
                    <w:rFonts w:ascii="Cambria Math" w:hAnsi="Cambria Math"/>
                  </w:rPr>
                </w:ins>
              </m:ctrlPr>
            </m:dPr>
            <m:e>
              <m:r>
                <w:rPr>
                  <w:rFonts w:ascii="Cambria Math" w:hAnsi="Cambria Math"/>
                </w:rPr>
                <m:t>14</m:t>
              </m:r>
            </m:e>
          </m:d>
        </m:oMath>
      </m:oMathPara>
    </w:p>
    <w:p>
      <w:pPr>
        <w:pStyle w:val="BodyText"/>
      </w:pPr>
    </w:p>
    <w:p>
      <w:pPr>
        <w:pStyle w:val="BodyText"/>
      </w:pPr>
      <w:r>
        <w:t xml:space="preserve">Here, </w:t>
      </w:r>
      <m:oMath xmlns:w16du="http://schemas.microsoft.com/office/word/2023/wordml/word16du">
        <m:sSub>
          <m:sSubPr>
            <m:ctrlPr>
              <w:ins w:id="30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30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xmlns:w16du="http://schemas.microsoft.com/office/word/2023/wordml/word16du">
        <m:sSub>
          <m:sSubPr>
            <m:ctrlPr>
              <w:ins w:id="30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xmlns:w16du="http://schemas.microsoft.com/office/word/2023/wordml/word16du">
        <m:sSub>
          <m:sSubPr>
            <m:ctrlPr>
              <w:ins w:id="30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xmlns:w16du="http://schemas.microsoft.com/office/word/2023/wordml/word16du">
        <m:sSub>
          <m:sSubPr>
            <m:ctrlPr>
              <w:ins w:id="30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effect of those task competitors on film recall.</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53"/>
    <w:bookmarkStart w:id="54"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 Here, recognition is represented only at the level of memory evidence: the model does not specify a decision criterion or generate an old/new response. A presented probe</w:t>
      </w:r>
      <w:r>
        <w:t xml:space="preserve"> </w:t>
      </w:r>
      <w:r>
        <w:rPr>
          <w:i/>
          <w:iCs/>
        </w:rPr>
        <w:t xml:space="preserve">q</w:t>
      </w:r>
      <w:r>
        <w:t xml:space="preserve"> </w:t>
      </w:r>
      <w:r>
        <w:t xml:space="preserve">retrieves associated context through feature-to-context memory, the same pathway used by reminders, cues, and sampled items. Recognition evidence is the similarity between the retrieved context and the context active during the test:</w:t>
      </w:r>
    </w:p>
    <w:p>
      <w:pPr>
        <w:pStyle w:val="BodyText"/>
      </w:pPr>
      <m:oMathPara xmlns:w16du="http://schemas.microsoft.com/office/word/2023/wordml/word16du">
        <m:oMathParaPr>
          <m:jc m:val="center"/>
        </m:oMathParaPr>
        <m:oMath>
          <m:sSub>
            <m:sSubPr>
              <m:ctrlPr>
                <w:ins w:id="310"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1" w:author="Gunn, Jordan" w:date="2026-07-25T13:08:00Z" w16du:dateUtc="2026-07-25T12:08:00Z">
                  <w:rPr>
                    <w:rFonts w:ascii="Cambria Math" w:hAnsi="Cambria Math"/>
                  </w:rPr>
                </w:ins>
              </m:ctrlPr>
            </m:sSupPr>
            <m:e>
              <m:d>
                <m:dPr>
                  <m:ctrlPr>
                    <w:ins w:id="312" w:author="Gunn, Jordan" w:date="2026-07-25T13:08:00Z" w16du:dateUtc="2026-07-25T12:08:00Z">
                      <w:rPr>
                        <w:rFonts w:ascii="Cambria Math" w:hAnsi="Cambria Math"/>
                      </w:rPr>
                    </w:ins>
                  </m:ctrlPr>
                </m:dPr>
                <m:e>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5"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6" w:author="Rik Henson" w:date="2026-07-25T11:33:00Z">
              <m:rPr>
                <m:sty m:val="p"/>
              </m:rPr>
              <w:rPr>
                <w:rFonts w:ascii="Cambria Math" w:hAnsi="Cambria Math"/>
              </w:rPr>
              <m:t>.</m:t>
            </w:del>
          </m:r>
          <m:r>
            <w:rPr>
              <w:rFonts w:ascii="Cambria Math" w:hAnsi="Cambria Math"/>
            </w:rPr>
            <m:t>  </m:t>
          </m:r>
          <m:d>
            <m:dPr>
              <m:ctrlPr>
                <w:ins w:id="317" w:author="Gunn, Jordan" w:date="2026-07-25T13:08:00Z" w16du:dateUtc="2026-07-25T12:08:00Z">
                  <w:rPr>
                    <w:rFonts w:ascii="Cambria Math" w:hAnsi="Cambria Math"/>
                  </w:rPr>
                </w:ins>
              </m:ctrlPr>
            </m:dPr>
            <m:e>
              <m:r>
                <w:rPr>
                  <w:rFonts w:ascii="Cambria Math" w:hAnsi="Cambria Math"/>
                </w:rPr>
                <m:t>15</m:t>
              </m:r>
            </m:e>
          </m:d>
        </m:oMath>
      </m:oMathPara>
    </w:p>
    <w:p>
      <w:pPr>
        <w:pStyle w:val="BodyText"/>
      </w:pPr>
    </w:p>
    <w:p>
      <w:pPr>
        <w:pStyle w:val="BodyText"/>
      </w:pPr>
      <w:r>
        <w:t xml:space="preserve">This recognition implementation isolates the access difference between recognition and context-guided recall. Recall must select a film item among candidates supported by context, whereas recognition evaluates a film item supplied by the test.</w:t>
      </w:r>
    </w:p>
    <w:p>
      <w:pPr>
        <w:pStyle w:val="BodyText"/>
      </w:pPr>
      <w:commentRangeStart w:id="318"/>
      <w:r>
        <w:t xml:space="preserve">The simulation stops at recognition evidence because that evidence is sufficient for the present claim: </w:t>
      </w:r>
      <w:commentRangeEnd w:id="318"/>
      <w:r>
        <w:commentReference w:id="318"/>
      </w:r>
      <w:r>
        <w:t xml:space="preserve">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bookmarkEnd w:id="54"/>
    <w:bookmarkEnd w:id="55"/>
    <w:bookmarkStart w:id="88"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_kessler2018reducing">
        <w:r>
          <w:rPr>
            <w:rStyle w:val="Hyperlink"/>
          </w:rPr>
          <w:t xml:space="preserve">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bookmarkStart w:id="57" w:name="methodology"/>
    <w:p>
      <w:pPr>
        <w:pStyle w:val="Heading2"/>
      </w:pPr>
      <w:r>
        <w:t xml:space="preserve">Methodology</w:t>
      </w:r>
    </w:p>
    <w:p>
      <w:pPr>
        <w:pStyle w:val="FirstParagraph"/>
      </w:pPr>
      <w:r>
        <w:t xml:space="preserve">The simulations follow a generalization-style modeling logic (Busemeyer et al., 2000; Lohnas et al., 2023). Core parameters are anchored in an independent affective free-recall dataset (Dupertuys et al., 2026), and no trauma-film outcomes are fitted. 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p>
      <w:pPr>
        <w:pStyle w:val="BodyText"/>
      </w:pPr>
      <w:bookmarkStart w:id="56" w:name="tbl-simulation-parameters"/>
      <w:bookmarkEnd w:id="56"/>
      <w:r>
        <w:t xml:space="preserve">Table 2</w:t>
      </w:r>
    </w:p>
    <w:p>
      <w:pPr>
        <w:pStyle w:val="TableCaption"/>
      </w:pPr>
      <w:r>
        <w:t xml:space="preserve">Default numerical parameter values. Values are from a pooled eCMR fit to the immediate free-recall sequences from Dupertuys et al. (</w:t>
      </w:r>
      <w:hyperlink w:anchor="ref-dupertuys2026ukraine">
        <w:r>
          <w:rPr>
            <w:rStyle w:val="Hyperlink"/>
          </w:rPr>
          <w:t xml:space="preserve">2026</w:t>
        </w:r>
      </w:hyperlink>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5000"/>
        <w:tblLayout w:type="fixed"/>
        <w:tblLook w:firstRow="1" w:lastRow="0" w:firstColumn="0" w:lastColumn="0" w:noHBand="0" w:noVBand="0" w:val="0020"/>
        <w:tblCaption w:val="Default numerical parameter values. Values are from a pooled eCMR fit to the immediate free-recall sequences from Dupertuys et al. (2026), with \alpha fixed to zero, except for the source-context and primacy settings described in the text."/>
      </w:tblPr>
      <w:tblGrid>
        <w:gridCol w:w="2386"/>
        <w:gridCol w:w="3146"/>
        <w:gridCol w:w="2386"/>
      </w:tblGrid>
      <w:tr>
        <w:trPr>
          <w:tblHeader w:val="on"/>
        </w:trPr>
        <w:tc>
          <w:tcPr/>
          <w:p>
            <w:pPr>
              <w:pStyle w:val="Compact"/>
            </w:pPr>
            <w:r>
              <w:t xml:space="preserve">Symbol</w:t>
            </w:r>
          </w:p>
        </w:tc>
        <w:tc>
          <w:tcPr/>
          <w:p>
            <w:pPr>
              <w:pStyle w:val="Compact"/>
              <w:jc w:val="right"/>
            </w:pPr>
            <w:r>
              <w:t xml:space="preserve">Value</w:t>
            </w:r>
          </w:p>
        </w:tc>
        <w:tc>
          <w:tcPr/>
          <w:p>
            <w:pPr>
              <w:pStyle w:val="Compact"/>
            </w:pPr>
            <w:r>
              <w:t xml:space="preserve">Role</w:t>
            </w:r>
          </w:p>
        </w:tc>
      </w:tr>
      <w:tr>
        <w:tc>
          <w:tcPr/>
          <w:p>
            <w:pPr>
              <w:pStyle w:val="Compact"/>
            </w:pPr>
            <m:oMathPara xmlns:w16du="http://schemas.microsoft.com/office/word/2023/wordml/word16du">
              <m:oMath>
                <m:sSub>
                  <m:sSubPr>
                    <m:ctrlPr>
                      <w:ins w:id="3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p>
            <w:pPr>
              <w:pStyle w:val="Compact"/>
            </w:pPr>
          </w:p>
        </w:tc>
        <w:tc>
          <w:tcPr/>
          <w:p>
            <w:pPr>
              <w:pStyle w:val="Compact"/>
              <w:jc w:val="right"/>
            </w:pPr>
            <w:r>
              <w:t xml:space="preserve">0.440</w:t>
            </w:r>
          </w:p>
        </w:tc>
        <w:tc>
          <w:tcPr/>
          <w:p>
            <w:pPr>
              <w:pStyle w:val="Compact"/>
            </w:pPr>
            <w:r>
              <w:t xml:space="preserve">Drift toward item-cued context during encoding</w:t>
            </w:r>
          </w:p>
        </w:tc>
      </w:tr>
      <w:tr>
        <w:tc>
          <w:tcPr/>
          <w:p>
            <w:pPr>
              <w:pStyle w:val="Compact"/>
            </w:pPr>
            <m:oMathPara xmlns:w16du="http://schemas.microsoft.com/office/word/2023/wordml/word16du">
              <m:oMath>
                <m:sSub>
                  <m:sSubPr>
                    <m:ctrlPr>
                      <w:ins w:id="32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p>
            <w:pPr>
              <w:pStyle w:val="Compact"/>
            </w:pPr>
          </w:p>
        </w:tc>
        <w:tc>
          <w:tcPr/>
          <w:p>
            <w:pPr>
              <w:pStyle w:val="Compact"/>
              <w:jc w:val="right"/>
            </w:pPr>
            <w:r>
              <w:t xml:space="preserve">0.766</w:t>
            </w:r>
          </w:p>
        </w:tc>
        <w:tc>
          <w:tcPr/>
          <w:p>
            <w:pPr>
              <w:pStyle w:val="Compact"/>
            </w:pPr>
            <w:r>
              <w:t xml:space="preserve">Drift toward the start-of-film context during start-of-film reinstatement</w:t>
            </w:r>
          </w:p>
        </w:tc>
      </w:tr>
      <w:tr>
        <w:tc>
          <w:tcPr/>
          <w:p>
            <w:pPr>
              <w:pStyle w:val="Compact"/>
            </w:pPr>
            <m:oMathPara xmlns:w16du="http://schemas.microsoft.com/office/word/2023/wordml/word16du">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p>
            <w:pPr>
              <w:pStyle w:val="Compact"/>
            </w:pPr>
          </w:p>
        </w:tc>
        <w:tc>
          <w:tcPr/>
          <w:p>
            <w:pPr>
              <w:pStyle w:val="Compact"/>
              <w:jc w:val="right"/>
            </w:pPr>
            <w:r>
              <w:t xml:space="preserve">0.678</w:t>
            </w:r>
          </w:p>
        </w:tc>
        <w:tc>
          <w:tcPr/>
          <w:p>
            <w:pPr>
              <w:pStyle w:val="Compact"/>
            </w:pPr>
            <w:r>
              <w:t xml:space="preserve">Drift toward sampled-item context during recall</w:t>
            </w:r>
          </w:p>
        </w:tc>
      </w:tr>
      <w:tr>
        <w:tc>
          <w:tcPr/>
          <w:p>
            <w:pPr>
              <w:pStyle w:val="Compact"/>
            </w:pPr>
            <m:oMathPara>
              <m:oMathParaPr>
                <m:jc m:val="center"/>
              </m:oMathParaPr>
              <m:oMath>
                <m:r>
                  <m:t>γ</m:t>
                </m:r>
              </m:oMath>
            </m:oMathPara>
          </w:p>
        </w:tc>
        <w:tc>
          <w:tcPr/>
          <w:p>
            <w:pPr>
              <w:pStyle w:val="Compact"/>
              <w:jc w:val="right"/>
            </w:pPr>
            <w:r>
              <w:t xml:space="preserve">0.468</w:t>
            </w:r>
          </w:p>
        </w:tc>
        <w:tc>
          <w:tcPr/>
          <w:p>
            <w:pPr>
              <w:pStyle w:val="Compact"/>
            </w:pPr>
            <w:r>
              <w:t xml:space="preserve">Feature-to-context learning</w:t>
            </w:r>
          </w:p>
        </w:tc>
      </w:tr>
      <w:tr>
        <w:tc>
          <w:tcPr/>
          <w:p>
            <w:pPr>
              <w:pStyle w:val="Compact"/>
            </w:pPr>
            <m:oMathPara>
              <m:oMathParaPr>
                <m:jc m:val="center"/>
              </m:oMathParaPr>
              <m:oMath>
                <m:r>
                  <m:t>δ</m:t>
                </m:r>
              </m:oMath>
            </m:oMathPara>
          </w:p>
        </w:tc>
        <w:tc>
          <w:tcPr/>
          <w:p>
            <w:pPr>
              <w:pStyle w:val="Compact"/>
              <w:jc w:val="right"/>
            </w:pPr>
            <w:r>
              <w:t xml:space="preserve">0.00022</w:t>
            </w:r>
          </w:p>
        </w:tc>
        <w:tc>
          <w:tcPr/>
          <w:p>
            <w:pPr>
              <w:pStyle w:val="Compact"/>
            </w:pPr>
            <w:r>
              <w:t xml:space="preserve">Initial support from each item’s paired context unit</w:t>
            </w:r>
          </w:p>
        </w:tc>
      </w:tr>
      <w:tr>
        <w:tc>
          <w:tcPr/>
          <w:p>
            <w:pPr>
              <w:pStyle w:val="Compact"/>
            </w:pPr>
            <m:oMathPara>
              <m:oMathParaPr>
                <m:jc m:val="center"/>
              </m:oMathParaPr>
              <m:oMath>
                <m:r>
                  <m:t>α</m:t>
                </m:r>
              </m:oMath>
            </m:oMathPara>
          </w:p>
        </w:tc>
        <w:tc>
          <w:tcPr/>
          <w:p>
            <w:pPr>
              <w:pStyle w:val="Compact"/>
              <w:jc w:val="right"/>
            </w:pPr>
            <w:r>
              <w:t xml:space="preserve">0</w:t>
            </w:r>
          </w:p>
        </w:tc>
        <w:tc>
          <w:tcPr/>
          <w:p>
            <w:pPr>
              <w:pStyle w:val="Compact"/>
            </w:pPr>
            <w:r>
              <w:t xml:space="preserve">Initial background support from other item-associated context units</w:t>
            </w:r>
          </w:p>
        </w:tc>
      </w:tr>
      <w:tr>
        <w:tc>
          <w:tcPr/>
          <w:p>
            <w:pPr>
              <w:pStyle w:val="Compact"/>
            </w:pPr>
            <m:oMathPara xmlns:w16du="http://schemas.microsoft.com/office/word/2023/wordml/word16du">
              <m:oMath>
                <m:sSub>
                  <m:sSubPr>
                    <m:ctrlPr>
                      <w:ins w:id="32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p>
            <w:pPr>
              <w:pStyle w:val="Compact"/>
            </w:pPr>
          </w:p>
        </w:tc>
        <w:tc>
          <w:tcPr/>
          <w:p>
            <w:pPr>
              <w:pStyle w:val="Compact"/>
              <w:jc w:val="right"/>
            </w:pPr>
            <w:r>
              <w:t xml:space="preserve">0.100</w:t>
            </w:r>
          </w:p>
        </w:tc>
        <w:tc>
          <w:tcPr/>
          <w:p>
            <w:pPr>
              <w:pStyle w:val="Compact"/>
            </w:pPr>
            <w:r>
              <w:t xml:space="preserve">Scale parameter for the primacy profile </w:t>
            </w:r>
            <m:oMath xmlns:w16du="http://schemas.microsoft.com/office/word/2023/wordml/word16du">
              <m:sSub>
                <m:sSubPr>
                  <m:ctrlPr>
                    <w:ins w:id="32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xmlns:w16du="http://schemas.microsoft.com/office/word/2023/wordml/word16du">
              <m:oMath>
                <m:sSub>
                  <m:sSubPr>
                    <m:ctrlPr>
                      <w:ins w:id="32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p>
            <w:pPr>
              <w:pStyle w:val="Compact"/>
            </w:pPr>
          </w:p>
        </w:tc>
        <w:tc>
          <w:tcPr/>
          <w:p>
            <w:pPr>
              <w:pStyle w:val="Compact"/>
              <w:jc w:val="right"/>
            </w:pPr>
            <w:r>
              <w:t xml:space="preserve">1.500</w:t>
            </w:r>
          </w:p>
        </w:tc>
        <w:tc>
          <w:tcPr/>
          <w:p>
            <w:pPr>
              <w:pStyle w:val="Compact"/>
            </w:pPr>
            <w:r>
              <w:t xml:space="preserve">Decay parameter for the primacy profile </w:t>
            </w:r>
            <m:oMath xmlns:w16du="http://schemas.microsoft.com/office/word/2023/wordml/word16du">
              <m:sSub>
                <m:sSubPr>
                  <m:ctrlPr>
                    <w:ins w:id="3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m:oMathParaPr>
                <m:jc m:val="center"/>
              </m:oMathParaPr>
              <m:oMath>
                <m:r>
                  <m:t>τ</m:t>
                </m:r>
              </m:oMath>
            </m:oMathPara>
          </w:p>
        </w:tc>
        <w:tc>
          <w:tcPr/>
          <w:p>
            <w:pPr>
              <w:pStyle w:val="Compact"/>
              <w:jc w:val="right"/>
            </w:pPr>
            <w:r>
              <w:t xml:space="preserve">3.562</w:t>
            </w:r>
          </w:p>
        </w:tc>
        <w:tc>
          <w:tcPr/>
          <w:p>
            <w:pPr>
              <w:pStyle w:val="Compact"/>
            </w:pPr>
            <w:r>
              <w:t xml:space="preserve">Luce-choice exponent for candidate sampling</w:t>
            </w:r>
          </w:p>
        </w:tc>
      </w:tr>
      <w:tr>
        <w:tc>
          <w:tcPr/>
          <w:p>
            <w:pPr>
              <w:pStyle w:val="Compact"/>
            </w:pPr>
            <m:oMathPara xmlns:w16du="http://schemas.microsoft.com/office/word/2023/wordml/word16du">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jc w:val="right"/>
            </w:pPr>
            <w:r>
              <w:t xml:space="preserve">0.696</w:t>
            </w:r>
          </w:p>
        </w:tc>
        <w:tc>
          <w:tcPr/>
          <w:p>
            <w:pPr>
              <w:pStyle w:val="Compact"/>
            </w:pPr>
            <w:r>
              <w:t xml:space="preserve">Drift toward the active source feature</w:t>
            </w:r>
          </w:p>
        </w:tc>
      </w:tr>
      <w:tr>
        <w:tc>
          <w:tcPr/>
          <w:p>
            <w:pPr>
              <w:pStyle w:val="Compact"/>
            </w:pPr>
            <m:oMathPara xmlns:w16du="http://schemas.microsoft.com/office/word/2023/wordml/word16du">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jc w:val="right"/>
            </w:pPr>
            <w:r>
              <w:t xml:space="preserve">0.130</w:t>
            </w:r>
          </w:p>
        </w:tc>
        <w:tc>
          <w:tcPr/>
          <w:p>
            <w:pPr>
              <w:pStyle w:val="Compact"/>
            </w:pPr>
            <w:r>
              <w:t xml:space="preserve">Added source-context learning for film items</w:t>
            </w:r>
          </w:p>
        </w:tc>
      </w:tr>
      <w:tr>
        <w:tc>
          <w:tcPr/>
          <w:p>
            <w:pPr>
              <w:pStyle w:val="Compact"/>
            </w:pPr>
            <m:oMathPara xmlns:w16du="http://schemas.microsoft.com/office/word/2023/wordml/word16du">
              <m:oMath>
                <m:sSub>
                  <m:sSubPr>
                    <m:ctrlPr>
                      <w:ins w:id="33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p>
            <w:pPr>
              <w:pStyle w:val="Compact"/>
            </w:pPr>
          </w:p>
        </w:tc>
        <w:tc>
          <w:tcPr/>
          <w:p>
            <w:pPr>
              <w:pStyle w:val="Compact"/>
              <w:jc w:val="right"/>
            </w:pPr>
            <w:r>
              <w:t xml:space="preserve">0.050</w:t>
            </w:r>
          </w:p>
        </w:tc>
        <w:tc>
          <w:tcPr/>
          <w:p>
            <w:pPr>
              <w:pStyle w:val="Compact"/>
            </w:pPr>
            <w:r>
              <w:t xml:space="preserve">Baseline source-context-to-feature learning for all items</w:t>
            </w:r>
          </w:p>
        </w:tc>
      </w:tr>
      <w:tr>
        <w:tc>
          <w:tcPr/>
          <w:p>
            <w:pPr>
              <w:pStyle w:val="Compact"/>
            </w:pPr>
            <m:oMathPara xmlns:w16du="http://schemas.microsoft.com/office/word/2023/wordml/word16du">
              <m:oMath>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p>
            <w:pPr>
              <w:pStyle w:val="Compact"/>
            </w:pPr>
          </w:p>
        </w:tc>
        <w:tc>
          <w:tcPr/>
          <w:p>
            <w:pPr>
              <w:pStyle w:val="Compact"/>
              <w:jc w:val="right"/>
            </w:pPr>
            <w:r>
              <w:t xml:space="preserve">0.0123</w:t>
            </w:r>
          </w:p>
        </w:tc>
        <w:tc>
          <w:tcPr/>
          <w:p>
            <w:pPr>
              <w:pStyle w:val="Compact"/>
            </w:pPr>
            <w:r>
              <w:t xml:space="preserve">Initial scale of the position-dependent stopping hazard</w:t>
            </w:r>
          </w:p>
        </w:tc>
      </w:tr>
      <w:tr>
        <w:tc>
          <w:tcPr/>
          <w:p>
            <w:pPr>
              <w:pStyle w:val="Compact"/>
            </w:pPr>
            <m:oMathPara xmlns:w16du="http://schemas.microsoft.com/office/word/2023/wordml/word16du">
              <m:oMath>
                <m:sSub>
                  <m:sSubPr>
                    <m:ctrlPr>
                      <w:ins w:id="33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jc w:val="right"/>
            </w:pPr>
            <w:r>
              <w:t xml:space="preserve">0.372</w:t>
            </w:r>
          </w:p>
        </w:tc>
        <w:tc>
          <w:tcPr/>
          <w:p>
            <w:pPr>
              <w:pStyle w:val="Compact"/>
            </w:pPr>
            <w:r>
              <w:t xml:space="preserve">Growth of the stopping hazard across sampled outputs</w:t>
            </w:r>
          </w:p>
        </w:tc>
      </w:tr>
    </w:tbl>
    <w:p>
      <w:pPr>
        <w:pStyle w:val="BodyText"/>
      </w:pPr>
      <w:r>
        <w:t xml:space="preserve">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pPr>
        <w:pStyle w:val="BodyText"/>
      </w:pPr>
      <w:r>
        <w:t xml:space="preserve">In everyday life, partial environmental reminders can bring an event memory to mind involuntarily (Berntsen, 2021). 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The recall simulations therefore include weak film cues. These cues are held constant across conditions so that differences reflect whether a reminder preceded task encoding, the strength of task encoding, and retrieval control rather than differences in the cues supplied at test. 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bookmarkEnd w:id="57"/>
    <w:bookmarkStart w:id="66"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unguided film recall. Retrieval settings are held fixed, so differences across conditions reflect associations formed before retrieval rather than deliberate control. The design crosses pre-task reminder presence with task association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 Task association strength is varied using the </w:t>
      </w:r>
      <m:oMath xmlns:w16du="http://schemas.microsoft.com/office/word/2023/wordml/word16du">
        <m:sSub>
          <m:sSubPr>
            <m:ctrlPr>
              <w:ins w:id="3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t xml:space="preserve"> multiplier defined in</w:t>
      </w:r>
      <w:r>
        <w:t xml:space="preserve"> </w:t>
      </w:r>
      <w:hyperlink w:anchor="eq-task-mcf-learning">
        <w:r>
          <w:rPr>
            <w:rStyle w:val="Hyperlink"/>
          </w:rPr>
          <w:t xml:space="preserve">Equation 8</w:t>
        </w:r>
      </w:hyperlink>
      <w:r>
        <w:t xml:space="preserve">. The weaker and stronger settings probe the sensitivity of recall to this association strength; they do not represent particular intervention tasks or differences in engagement.</w:t>
      </w:r>
    </w:p>
    <w:p>
      <w:pPr>
        <w:pStyle w:val="BodyText"/>
      </w:pPr>
      <w:bookmarkStart w:id="58" w:name="fig-simulation1-unguided-sequence"/>
      <w:bookmarkEnd w:id="58"/>
      <w:r>
        <w:t xml:space="preserve">Figure 5</w:t>
      </w:r>
    </w:p>
    <w:p>
      <w:pPr>
        <w:pStyle w:val="CaptionedFigure"/>
      </w:pPr>
      <w:r>
        <w:drawing>
          <wp:inline>
            <wp:extent cx="5334000" cy="4521362"/>
            <wp:effectExtent b="0" l="0" r="0" t="0"/>
            <wp:docPr descr="Image preview" title="" id="60" name="Picture"/>
            <a:graphic>
              <a:graphicData uri="http://schemas.openxmlformats.org/drawingml/2006/picture">
                <pic:pic>
                  <pic:nvPicPr>
                    <pic:cNvPr descr="assets/media/image5.png" id="61" name="Picture"/>
                    <pic:cNvPicPr>
                      <a:picLocks noChangeArrowheads="1" noChangeAspect="1"/>
                    </pic:cNvPicPr>
                  </pic:nvPicPr>
                  <pic:blipFill>
                    <a:blip r:embed="rId59"/>
                    <a:stretch>
                      <a:fillRect/>
                    </a:stretch>
                  </pic:blipFill>
                  <pic:spPr bwMode="auto">
                    <a:xfrm>
                      <a:off x="0" y="0"/>
                      <a:ext cx="5334000" cy="4521362"/>
                    </a:xfrm>
                    <a:prstGeom prst="rect">
                      <a:avLst/>
                    </a:prstGeom>
                    <a:noFill/>
                    <a:ln w="9525">
                      <a:noFill/>
                      <a:headEnd/>
                      <a:tailEnd/>
                    </a:ln>
                  </pic:spPr>
                </pic:pic>
              </a:graphicData>
            </a:graphic>
          </wp:inline>
        </w:drawing>
      </w:r>
    </w:p>
    <w:p>
      <w:pPr>
        <w:pStyle w:val="ImageCaption"/>
      </w:pPr>
      <w:r>
        <w:rPr>
          <w:b/>
          <w:bCs/>
        </w:rPr>
        <w:t xml:space="preserve">Simulation 1: unguided film recall by reminder condition and task association strength.</w:t>
      </w:r>
      <w:r>
        <w:t xml:space="preserve"> </w:t>
      </w:r>
      <w:r>
        <w:t xml:space="preserve">Reminder condition and task association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w:t>
      </w:r>
      <w:r>
        <w:t xml:space="preserve"> </w:t>
      </w:r>
      <w:r>
        <w:rPr>
          <w:b/>
          <w:bCs/>
        </w:rPr>
        <w:t xml:space="preserve">(B)</w:t>
      </w:r>
      <w:r>
        <w:t xml:space="preserve"> </w:t>
      </w:r>
      <w:r>
        <w:t xml:space="preserve">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pPr>
        <w:pStyle w:val="BodyText"/>
      </w:pPr>
      <w:hyperlink w:anchor="fig-simulation1-unguided-sequence">
        <w:r>
          <w:rPr>
            <w:rStyle w:val="Hyperlink"/>
          </w:rPr>
          <w:t xml:space="preserve">Figure 5</w:t>
        </w:r>
      </w:hyperlink>
      <w:r>
        <w:t xml:space="preserve"> </w:t>
      </w:r>
      <w:r>
        <w:t xml:space="preserve">shows the aggregate result. Film recall is lowest when strong task encoding follows a film reminder, and task output increases in the same condition.</w:t>
      </w:r>
      <w:ins w:id="337" w:author="Rik Henson" w:date="2026-07-25T11:57:00Z">
        <w:r>
          <w:t xml:space="preserve"> </w:t>
        </w:r>
      </w:ins>
      <w:del w:id="338" w:author="Rik Henson" w:date="2026-07-25T11:59:00Z">
        <w:r>
          <w:delText xml:space="preserve"> </w:delText>
        </w:r>
      </w:del>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39" w:author="Rik Henson" w:date="2026-07-25T11:59:00Z">
        <w:r>
          <w:t xml:space="preserve">In other words, the effect of stronger versus weaker task associations is greater with than without the pre-task reminder (i.e. the two factors interact). </w:t>
        </w:r>
      </w:ins>
      <w:del w:id="340" w:author="Rik Henson" w:date="2026-07-25T11:59:00Z">
        <w:r>
          <w:delText xml:space="preserve">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pPr>
        <w:pStyle w:val="BodyText"/>
      </w:pPr>
      <w:bookmarkStart w:id="62" w:name="fig-simulation1-recall-distributions"/>
      <w:bookmarkEnd w:id="62"/>
      <w:r>
        <w:t xml:space="preserve">Figure 6</w:t>
      </w:r>
    </w:p>
    <w:p>
      <w:pPr>
        <w:pStyle w:val="CaptionedFigure"/>
      </w:pPr>
      <w:r>
        <w:drawing>
          <wp:inline>
            <wp:extent cx="5334000" cy="5014871"/>
            <wp:effectExtent b="0" l="0" r="0" t="0"/>
            <wp:docPr descr="Image preview" title="" id="64" name="Picture"/>
            <a:graphic>
              <a:graphicData uri="http://schemas.openxmlformats.org/drawingml/2006/picture">
                <pic:pic>
                  <pic:nvPicPr>
                    <pic:cNvPr descr="assets/media/image6.png" id="65" name="Picture"/>
                    <pic:cNvPicPr>
                      <a:picLocks noChangeArrowheads="1" noChangeAspect="1"/>
                    </pic:cNvPicPr>
                  </pic:nvPicPr>
                  <pic:blipFill>
                    <a:blip r:embed="rId63"/>
                    <a:stretch>
                      <a:fillRect/>
                    </a:stretch>
                  </pic:blipFill>
                  <pic:spPr bwMode="auto">
                    <a:xfrm>
                      <a:off x="0" y="0"/>
                      <a:ext cx="5334000" cy="5014871"/>
                    </a:xfrm>
                    <a:prstGeom prst="rect">
                      <a:avLst/>
                    </a:prstGeom>
                    <a:noFill/>
                    <a:ln w="9525">
                      <a:noFill/>
                      <a:headEnd/>
                      <a:tailEnd/>
                    </a:ln>
                  </pic:spPr>
                </pic:pic>
              </a:graphicData>
            </a:graphic>
          </wp:inline>
        </w:drawing>
      </w:r>
    </w:p>
    <w:p>
      <w:pPr>
        <w:pStyle w:val="ImageCaption"/>
      </w:pPr>
      <w:r>
        <w:rPr>
          <w:b/>
          <w:bCs/>
        </w:rPr>
        <w:t xml:space="preserve">Simulation 1: Strong task encoding after a film reminder shifts recall from film to task items.</w:t>
      </w:r>
      <w:r>
        <w:t xml:space="preserve"> </w:t>
      </w:r>
      <w:r>
        <w:t xml:space="preserve">Reminder condition and task association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association strength therefore changes recall probability by encoded position most clearly when task encoding follows a film reminder.</w:t>
      </w:r>
    </w:p>
    <w:p>
      <w:pPr>
        <w:pStyle w:val="BodyText"/>
      </w:pPr>
      <w:r>
        <w:t xml:space="preserve">Because the reminder reinstates film-associated context before task encoding, increasing task association strength makes that context more likely to support task items during later recall. Film-item associations remain unchanged; film recall falls because the retrieval context now also supports task competitors. Simulation 1 therefore shows how task items encoded after a film reminder can become competitors for unguided film recall within a retrieved-context model. Simulation 2 examines whether deliberate retrieval control reduces the effect of those learned competitors.</w:t>
      </w:r>
    </w:p>
    <w:bookmarkEnd w:id="66"/>
    <w:bookmarkStart w:id="82" w:name="X01bab10be8432eead1f631bed9fce6a815fd83d"/>
    <w:p>
      <w:pPr>
        <w:pStyle w:val="Heading2"/>
      </w:pPr>
      <w:r>
        <w:t xml:space="preserve">Simulation 2: Control Mechanisms for Deliberate Recall</w:t>
      </w:r>
    </w:p>
    <w:p>
      <w:pPr>
        <w:pStyle w:val="FirstParagraph"/>
      </w:pPr>
      <w:r>
        <w:t xml:space="preserve">Simulation 2 examines how deliberate retrieval control can protect film recall across the same reminder conditions and task association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pPr>
        <w:pStyle w:val="BodyText"/>
      </w:pPr>
      <w:bookmarkStart w:id="67" w:name="fig-simulation2-control-cued-behavioral"/>
      <w:bookmarkEnd w:id="67"/>
      <w:r>
        <w:t xml:space="preserve">Figure 7</w:t>
      </w:r>
    </w:p>
    <w:p>
      <w:pPr>
        <w:pStyle w:val="CaptionedFigure"/>
      </w:pPr>
      <w:r>
        <w:drawing>
          <wp:inline>
            <wp:extent cx="5334000" cy="3228323"/>
            <wp:effectExtent b="0" l="0" r="0" t="0"/>
            <wp:docPr descr="Image preview" title="" id="69" name="Picture"/>
            <a:graphic>
              <a:graphicData uri="http://schemas.openxmlformats.org/drawingml/2006/picture">
                <pic:pic>
                  <pic:nvPicPr>
                    <pic:cNvPr descr="assets/media/image7.png" id="70" name="Picture"/>
                    <pic:cNvPicPr>
                      <a:picLocks noChangeArrowheads="1" noChangeAspect="1"/>
                    </pic:cNvPicPr>
                  </pic:nvPicPr>
                  <pic:blipFill>
                    <a:blip r:embed="rId68"/>
                    <a:stretch>
                      <a:fillRect/>
                    </a:stretch>
                  </pic:blipFill>
                  <pic:spPr bwMode="auto">
                    <a:xfrm>
                      <a:off x="0" y="0"/>
                      <a:ext cx="5334000" cy="3228323"/>
                    </a:xfrm>
                    <a:prstGeom prst="rect">
                      <a:avLst/>
                    </a:prstGeom>
                    <a:noFill/>
                    <a:ln w="9525">
                      <a:noFill/>
                      <a:headEnd/>
                      <a:tailEnd/>
                    </a:ln>
                  </pic:spPr>
                </pic:pic>
              </a:graphicData>
            </a:graphic>
          </wp:inline>
        </w:drawing>
      </w:r>
    </w:p>
    <w:p>
      <w:pPr>
        <w:pStyle w:val="ImageCaption"/>
      </w:pPr>
      <w:r>
        <w:rPr>
          <w:b/>
          <w:bCs/>
        </w:rPr>
        <w:t xml:space="preserve">Simulation 2: Deliberate film recall is relatively preserved when a film reminder precedes strong task encoding.</w:t>
      </w:r>
      <w:r>
        <w:t xml:space="preserve"> </w:t>
      </w:r>
      <w:r>
        <w:t xml:space="preserve">Reminder condition and task association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pPr>
        <w:pStyle w:val="BodyText"/>
      </w:pPr>
      <w:commentRangeStart w:id="344"/>
      <w:hyperlink w:anchor="fig-simulation2-control-cued-behavioral">
        <w:r>
          <w:rPr>
            <w:rStyle w:val="Hyperlink"/>
          </w:rPr>
          <w:t xml:space="preserve">Figure 7</w:t>
        </w:r>
      </w:hyperlink>
      <w:r>
        <w:t xml:space="preserve"> </w:t>
      </w:r>
      <w:r>
        <w:t xml:space="preserve">demonstrates the model’s simulation </w:t>
      </w:r>
      <w:commentRangeEnd w:id="344"/>
      <w:r>
        <w:commentReference w:id="344"/>
      </w:r>
      <w:r>
        <w:t xml:space="preserve">of the selective interference effect. In </w:t>
      </w:r>
      <w:commentRangeStart w:id="345"/>
      <w:r>
        <w:t xml:space="preserve">unguided</w:t>
      </w:r>
      <w:commentRangeEnd w:id="345"/>
      <w:r>
        <w:commentReference w:id="345"/>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46"/>
      <w:del w:id="347" w:author="Rik Henson" w:date="2026-07-25T12:02:00Z">
        <w:r>
          <w:delText xml:space="preserve">Mean film recall in the with-reminder condition drops from 2.790 to 0.793 items under unguided film recall, but from 7.572 to 6.995 items under deliberate film recall. </w:delText>
        </w:r>
      </w:del>
      <w:r>
        <w:t xml:space="preserve">The</w:t>
      </w:r>
      <w:commentRangeEnd w:id="346"/>
      <w:r>
        <w:commentReference w:id="346"/>
      </w:r>
      <w:r>
        <w:t xml:space="preserve"> full deliberate-control setting therefore reproduces the selective-interference pattern under the same learned task competitors.</w:t>
      </w:r>
    </w:p>
    <w:p>
      <w:pPr>
        <w:pStyle w:val="BodyText"/>
      </w:pPr>
      <w:bookmarkStart w:id="71" w:name="X3f1d862adb125e692948a0e1917736f72c3ad35"/>
      <w:bookmarkEnd w:id="71"/>
      <w:r>
        <w:t xml:space="preserve">Figure 8</w:t>
      </w:r>
    </w:p>
    <w:p>
      <w:pPr>
        <w:pStyle w:val="CaptionedFigure"/>
      </w:pPr>
      <w:r>
        <w:drawing>
          <wp:inline>
            <wp:extent cx="5334000" cy="2385483"/>
            <wp:effectExtent b="0" l="0" r="0" t="0"/>
            <wp:docPr descr="Image preview" title="" id="73" name="Picture"/>
            <a:graphic>
              <a:graphicData uri="http://schemas.openxmlformats.org/drawingml/2006/picture">
                <pic:pic>
                  <pic:nvPicPr>
                    <pic:cNvPr descr="assets/media/image8.png" id="74" name="Picture"/>
                    <pic:cNvPicPr>
                      <a:picLocks noChangeArrowheads="1" noChangeAspect="1"/>
                    </pic:cNvPicPr>
                  </pic:nvPicPr>
                  <pic:blipFill>
                    <a:blip r:embed="rId72"/>
                    <a:stretch>
                      <a:fillRect/>
                    </a:stretch>
                  </pic:blipFill>
                  <pic:spPr bwMode="auto">
                    <a:xfrm>
                      <a:off x="0" y="0"/>
                      <a:ext cx="5334000" cy="2385483"/>
                    </a:xfrm>
                    <a:prstGeom prst="rect">
                      <a:avLst/>
                    </a:prstGeom>
                    <a:noFill/>
                    <a:ln w="9525">
                      <a:noFill/>
                      <a:headEnd/>
                      <a:tailEnd/>
                    </a:ln>
                  </pic:spPr>
                </pic:pic>
              </a:graphicData>
            </a:graphic>
          </wp:inline>
        </w:drawing>
      </w:r>
    </w:p>
    <w:p>
      <w:pPr>
        <w:pStyle w:val="ImageCaption"/>
      </w:pP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pPr>
        <w:pStyle w:val="BodyText"/>
      </w:pPr>
      <w:hyperlink w:anchor="X3f1d862adb125e692948a0e1917736f72c3ad35">
        <w:r>
          <w:rPr>
            <w:rStyle w:val="Hyperlink"/>
          </w:rPr>
          <w:t xml:space="preserve">Figure 8</w:t>
        </w:r>
      </w:hyperlink>
      <w:r>
        <w:t xml:space="preserve"> </w:t>
      </w:r>
      <w:r>
        <w:t xml:space="preserve">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49"/>
      <w:r>
        <w:t xml:space="preserve">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49"/>
      <w:r>
        <w:commentReference w:id="349"/>
      </w:r>
      <w:r>
        <w:t xml:space="preserv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 In the model, the maintained film-category cue does not alter temporal context or the associations learned during encoding</w:t>
      </w:r>
      <w:del w:id="350" w:author="Rik Henson" w:date="2026-07-25T12:04:00Z">
        <w:r>
          <w:delText xml:space="preserve">. I</w:delText>
        </w:r>
      </w:del>
      <w:ins w:id="351" w:author="Rik Henson" w:date="2026-07-25T12:04:00Z">
        <w:r>
          <w:t xml:space="preserve">; i</w:t>
        </w:r>
      </w:ins>
      <w:r>
        <w:t xml:space="preserve">t adds support to film candidates during sampling, providing a basis for selection that task competitors do not receive.</w:t>
      </w:r>
    </w:p>
    <w:p>
      <w:pPr>
        <w:pStyle w:val="BodyText"/>
      </w:pPr>
      <w:r>
        <w:t xml:space="preserve">Figure 9</w:t>
      </w:r>
    </w:p>
    <w:p>
      <w:pPr>
        <w:pStyle w:val="CaptionedFigure"/>
      </w:pPr>
      <w:r>
        <w:drawing>
          <wp:inline>
            <wp:extent cx="5334000" cy="2366677"/>
            <wp:effectExtent b="0" l="0" r="0" t="0"/>
            <wp:docPr descr="Image preview" title="" id="76" name="Picture"/>
            <a:graphic>
              <a:graphicData uri="http://schemas.openxmlformats.org/drawingml/2006/picture">
                <pic:pic>
                  <pic:nvPicPr>
                    <pic:cNvPr descr="assets/media/image9.png" id="77" name="Picture"/>
                    <pic:cNvPicPr>
                      <a:picLocks noChangeArrowheads="1" noChangeAspect="1"/>
                    </pic:cNvPicPr>
                  </pic:nvPicPr>
                  <pic:blipFill>
                    <a:blip r:embed="rId75"/>
                    <a:stretch>
                      <a:fillRect/>
                    </a:stretch>
                  </pic:blipFill>
                  <pic:spPr bwMode="auto">
                    <a:xfrm>
                      <a:off x="0" y="0"/>
                      <a:ext cx="5334000" cy="2366677"/>
                    </a:xfrm>
                    <a:prstGeom prst="rect">
                      <a:avLst/>
                    </a:prstGeom>
                    <a:noFill/>
                    <a:ln w="9525">
                      <a:noFill/>
                      <a:headEnd/>
                      <a:tailEnd/>
                    </a:ln>
                  </pic:spPr>
                </pic:pic>
              </a:graphicData>
            </a:graphic>
          </wp:inline>
        </w:drawing>
      </w:r>
    </w:p>
    <w:p>
      <w:pPr>
        <w:pStyle w:val="ImageCaption"/>
      </w:pPr>
      <w:r>
        <w:rPr>
          <w:b/>
          <w:bCs/>
        </w:rPr>
        <w:t xml:space="preserve">Simulation 2: start-of-film context reinstatement favors early film positions.</w:t>
      </w:r>
      <w:r>
        <w:t xml:space="preserve"> </w:t>
      </w:r>
      <w:r>
        <w:t xml:space="preserve">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 xml:space="preserve">(A)</w:t>
      </w:r>
      <w:r>
        <w:t xml:space="preserve"> </w:t>
      </w:r>
      <w:r>
        <w:t xml:space="preserve">Probability that the first recalled item came from each encoded film position.</w:t>
      </w:r>
      <w:r>
        <w:t xml:space="preserve"> </w:t>
      </w:r>
      <w:r>
        <w:rPr>
          <w:b/>
          <w:bCs/>
        </w:rPr>
        <w:t xml:space="preserve">(B)</w:t>
      </w:r>
      <w:r>
        <w:t xml:space="preserve"> </w:t>
      </w:r>
      <w:r>
        <w:t xml:space="preserve">Probability of recalling each film position at any point in the search. Reinstatement produces its largest benefit at early positions, both at recall initiation and across the full search.</w:t>
      </w:r>
    </w:p>
    <w:p>
      <w:pPr>
        <w:pStyle w:val="BodyText"/>
      </w:pPr>
      <w:commentRangeStart w:id="354"/>
      <w:r>
        <w:t xml:space="preserve">Figure 9 shows </w:t>
      </w:r>
      <w:commentRangeEnd w:id="354"/>
      <w:r>
        <w:commentReference w:id="354"/>
      </w:r>
      <w:r>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55"/>
      <w:r>
        <w:t xml:space="preserve">cue, which can support film candidates throughout search</w:t>
      </w:r>
      <w:commentRangeEnd w:id="355"/>
      <w:r>
        <w:commentReference w:id="355"/>
      </w:r>
      <w:r>
        <w:t xml:space="preserve">. If deliberate recall is protected by reinstating the context present at the start of a target sequence, preservation should therefore be strongest for material encountered near the beginning of that sequence.</w:t>
      </w:r>
    </w:p>
    <w:p>
      <w:pPr>
        <w:pStyle w:val="BodyText"/>
        <w:rPr>
          <w:ins w:id="356" w:author="Rik Henson" w:date="2026-07-25T12:14:00Z"/>
        </w:rPr>
      </w:pPr>
    </w:p>
    <w:p>
      <w:pPr>
        <w:pStyle w:val="BodyText"/>
      </w:pPr>
      <w:commentRangeStart w:id="357"/>
      <w:r>
        <w:t xml:space="preserve">Retrieval monitoring </w:t>
      </w:r>
      <w:ins w:id="358" w:author="Rik Henson" w:date="2026-07-25T12:14:00Z">
        <w:r>
          <w:t xml:space="preserve">can be</w:t>
        </w:r>
      </w:ins>
      <w:ins w:id="359" w:author="Rik Henson" w:date="2026-07-25T12:15:00Z">
        <w:r>
          <w:t xml:space="preserve"> distinguished from start-state control and maintained film-category by examining the order of items recalled. </w:t>
        </w:r>
      </w:ins>
      <w:commentRangeEnd w:id="357"/>
      <w:r>
        <w:commentReference w:id="357"/>
      </w:r>
      <w:ins w:id="360" w:author="Rik Henson" w:date="2026-07-25T12:16:00Z">
        <w:r w:rsidR="00B251D2">
          <w:rPr>
            <w:rStyle w:val="CommentReference"/>
            <w:sz w:val="24"/>
            <w:szCs w:val="24"/>
          </w:rPr>
        </w:r>
      </w:ins>
      <w:ins w:id="361" w:author="Rik Henson" w:date="2026-07-25T12:15:00Z">
        <w:r>
          <w:t xml:space="preserve">Because monitoring </w:t>
        </w:r>
      </w:ins>
      <w:r>
        <w:t xml:space="preserve">acts after a non-film item has already been sampled</w:t>
      </w:r>
      <w:del w:id="362" w:author="Rik Henson" w:date="2026-07-25T12:16:00Z">
        <w:r>
          <w:delText xml:space="preserve">. B</w:delText>
        </w:r>
      </w:del>
      <w:ins w:id="363" w:author="Rik Henson" w:date="2026-07-25T12:16:00Z">
        <w:r>
          <w:t xml:space="preserve">, </w:t>
        </w:r>
      </w:ins>
      <w:del w:id="364" w:author="Rik Henson" w:date="2026-07-25T12:16:00Z">
        <w:r>
          <w:delText xml:space="preserve">y </w:delText>
        </w:r>
      </w:del>
      <w:r>
        <w:t xml:space="preserve">dampening that item’s context update, monitoring limits how much the sample redirects subsequent retrieval.</w:t>
      </w:r>
      <w:r>
        <w:t xml:space="preserve"> </w:t>
      </w:r>
      <w:hyperlink w:anchor="Xa9c4b5e1618786b5f440768b73dd7732a592b1f">
        <w:r>
          <w:rPr>
            <w:rStyle w:val="Hyperlink"/>
          </w:rPr>
          <w:t xml:space="preserve">Figure 10</w:t>
        </w:r>
      </w:hyperlink>
      <w:r>
        <w:t xml:space="preserve"> </w:t>
      </w:r>
      <w:r>
        <w:t xml:space="preserve">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pPr>
        <w:pStyle w:val="BodyText"/>
      </w:pPr>
      <w:bookmarkStart w:id="78" w:name="Xa9c4b5e1618786b5f440768b73dd7732a592b1f"/>
      <w:bookmarkEnd w:id="78"/>
      <w:r>
        <w:t xml:space="preserve">Figure 10</w:t>
      </w:r>
    </w:p>
    <w:p>
      <w:pPr>
        <w:pStyle w:val="CaptionedFigure"/>
      </w:pPr>
      <w:r>
        <w:drawing>
          <wp:inline>
            <wp:extent cx="5334000" cy="5066183"/>
            <wp:effectExtent b="0" l="0" r="0" t="0"/>
            <wp:docPr descr="Simulation 2: retrieval monitoring supports return to film recall. 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QRXCQ63333636QSXQR(B) Recall probability by encoded position with no retrieval monitoring versus the moderate retrieval-monitoring setting used in the Simulation 2 anchor figure. ShadQRXCQ63333636QEXQR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 title="" id="80" name="Picture"/>
            <a:graphic>
              <a:graphicData uri="http://schemas.openxmlformats.org/drawingml/2006/picture">
                <pic:pic>
                  <pic:nvPicPr>
                    <pic:cNvPr descr="assets/media/image10.png" id="81" name="Picture"/>
                    <pic:cNvPicPr>
                      <a:picLocks noChangeArrowheads="1" noChangeAspect="1"/>
                    </pic:cNvPicPr>
                  </pic:nvPicPr>
                  <pic:blipFill>
                    <a:blip r:embed="rId79"/>
                    <a:stretch>
                      <a:fillRect/>
                    </a:stretch>
                  </pic:blipFill>
                  <pic:spPr bwMode="auto">
                    <a:xfrm>
                      <a:off x="0" y="0"/>
                      <a:ext cx="5334000" cy="5066183"/>
                    </a:xfrm>
                    <a:prstGeom prst="rect">
                      <a:avLst/>
                    </a:prstGeom>
                    <a:noFill/>
                    <a:ln w="9525">
                      <a:noFill/>
                      <a:headEnd/>
                      <a:tailEnd/>
                    </a:ln>
                  </pic:spPr>
                </pic:pic>
              </a:graphicData>
            </a:graphic>
          </wp:inline>
        </w:drawing>
      </w:r>
    </w:p>
    <w:p>
      <w:pPr>
        <w:pStyle w:val="ImageCaption"/>
      </w:pPr>
      <w:r>
        <w:rPr>
          <w:b/>
          <w:bCs/>
        </w:rPr>
        <w:t xml:space="preserve">Simulation 2: retrieval monitoring supports return to film recall.</w:t>
      </w:r>
      <w:r>
        <w:t xml:space="preserve"> </w:t>
      </w:r>
      <w:r>
        <w:t xml:space="preserve">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w:t>
      </w:r>
      <w:r>
        <w:t xml:space="preserve"> </w:t>
      </w:r>
      <w:r>
        <w:rPr>
          <w:b/>
          <w:bCs/>
        </w:rPr>
        <w:t xml:space="preserve">(A)</w:t>
      </w:r>
      <w:r>
        <w:t xml:space="preserve"> </w:t>
      </w:r>
      <w:r>
        <w:t xml:space="preserve">Model-diagnostic probability that a non-film sample was followed by recall of a film item as retrieval monitoring increased. </w:t>
      </w:r>
      <w:commentRangeStart w:id="366"/>
      <w:r>
        <w:rPr>
          <w:b/>
          <w:bCs/>
        </w:rPr>
        <w:t xml:space="preserve">(B)</w:t>
      </w:r>
      <w:r>
        <w:t xml:space="preserve"> </w:t>
      </w:r>
      <w:r>
        <w:t xml:space="preserve">Recall probability by encoded position with no retrieval monitoring versus the moderate retrieval-monitoring setting used in the Simulation 2 anchor figure. Shad</w:t>
      </w:r>
      <w:commentRangeEnd w:id="366"/>
      <w:r>
        <w:commentReference w:id="366"/>
      </w:r>
      <w:r>
        <w:t xml:space="preserve">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bookmarkEnd w:id="82"/>
    <w:bookmarkStart w:id="87" w:name="X24f913183392e3aeb904e29248b78954a95a2b3"/>
    <w:p>
      <w:pPr>
        <w:pStyle w:val="Heading2"/>
      </w:pPr>
      <w:commentRangeStart w:id="368"/>
      <w:r>
        <w:t xml:space="preserve">Simulation 3: Recognition</w:t>
      </w:r>
      <w:commentRangeEnd w:id="368"/>
      <w:r>
        <w:commentReference w:id="368"/>
      </w:r>
    </w:p>
    <w:p>
      <w:pPr>
        <w:pStyle w:val="FirstParagraph"/>
      </w:pPr>
      <w:r>
        <w:t xml:space="preserve">The recognition simulation uses the same reminder conditions, task association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pPr>
        <w:pStyle w:val="BodyText"/>
      </w:pPr>
      <w:r>
        <w:t xml:space="preserve">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 The simulation estimates recognition evidence after the candidate item has already been presented as a probe. Decision criteria, confidence, and detailed foil-processing assumptions are left outside the present implementation.</w:t>
      </w:r>
    </w:p>
    <w:p>
      <w:pPr>
        <w:pStyle w:val="BodyText"/>
      </w:pPr>
      <w:bookmarkStart w:id="83" w:name="fig-recognition-test-format"/>
      <w:bookmarkEnd w:id="83"/>
      <w:r>
        <w:t xml:space="preserve">Figure 11</w:t>
      </w:r>
    </w:p>
    <w:p>
      <w:pPr>
        <w:pStyle w:val="CaptionedFigure"/>
      </w:pPr>
      <w:r>
        <w:drawing>
          <wp:inline>
            <wp:extent cx="5334000" cy="3877407"/>
            <wp:effectExtent b="0" l="0" r="0" t="0"/>
            <wp:docPr descr="Image preview" title="" id="85" name="Picture"/>
            <a:graphic>
              <a:graphicData uri="http://schemas.openxmlformats.org/drawingml/2006/picture">
                <pic:pic>
                  <pic:nvPicPr>
                    <pic:cNvPr descr="assets/media/image11.png" id="86" name="Picture"/>
                    <pic:cNvPicPr>
                      <a:picLocks noChangeArrowheads="1" noChangeAspect="1"/>
                    </pic:cNvPicPr>
                  </pic:nvPicPr>
                  <pic:blipFill>
                    <a:blip r:embed="rId84"/>
                    <a:stretch>
                      <a:fillRect/>
                    </a:stretch>
                  </pic:blipFill>
                  <pic:spPr bwMode="auto">
                    <a:xfrm>
                      <a:off x="0" y="0"/>
                      <a:ext cx="5334000" cy="3877407"/>
                    </a:xfrm>
                    <a:prstGeom prst="rect">
                      <a:avLst/>
                    </a:prstGeom>
                    <a:noFill/>
                    <a:ln w="9525">
                      <a:noFill/>
                      <a:headEnd/>
                      <a:tailEnd/>
                    </a:ln>
                  </pic:spPr>
                </pic:pic>
              </a:graphicData>
            </a:graphic>
          </wp:inline>
        </w:drawing>
      </w:r>
    </w:p>
    <w:p>
      <w:pPr>
        <w:pStyle w:val="ImageCaption"/>
      </w:pPr>
      <w:r>
        <w:rPr>
          <w:b/>
          <w:bCs/>
        </w:rPr>
        <w:t xml:space="preserve">Recognition supplies the film candidate rather than selecting it among competitors.</w:t>
      </w:r>
      <w:r>
        <w:t xml:space="preserve"> </w:t>
      </w:r>
      <w:r>
        <w:rPr>
          <w:b/>
          <w:bCs/>
        </w:rPr>
        <w:t xml:space="preserve">(A)</w:t>
      </w:r>
      <w:r>
        <w:t xml:space="preserve"> </w:t>
      </w:r>
      <w:r>
        <w:t xml:space="preserve">CMR stores bidirectional associations between item features and context. Feature-to-context memory lets an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task items linked to that context can both receive support. When a film item reinstates context, retrieval targets context units instead, so task items are not competitors in that step.</w:t>
      </w:r>
      <w:r>
        <w:t xml:space="preserve"> </w:t>
      </w:r>
      <w:r>
        <w:rPr>
          <w:b/>
          <w:bCs/>
        </w:rPr>
        <w:t xml:space="preserve">(C)</w:t>
      </w:r>
      <w:r>
        <w:t xml:space="preserve"> </w:t>
      </w:r>
      <w:r>
        <w:t xml:space="preserve">In recognition, the test presents a candidate film item as the probe. The probe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pPr>
        <w:pStyle w:val="BodyText"/>
      </w:pPr>
      <w:hyperlink w:anchor="fig-recognition-test-format">
        <w:r>
          <w:rPr>
            <w:rStyle w:val="Hyperlink"/>
          </w:rPr>
          <w:t xml:space="preserve">Figure 11</w:t>
        </w:r>
      </w:hyperlink>
      <w:r>
        <w:t xml:space="preserve"> </w:t>
      </w:r>
      <w:r>
        <w:t xml:space="preserve">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association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bookmarkEnd w:id="87"/>
    <w:bookmarkEnd w:id="88"/>
    <w:bookmarkStart w:id="93" w:name="general-discussion"/>
    <w:p>
      <w:pPr>
        <w:pStyle w:val="Heading1"/>
      </w:pPr>
      <w:r>
        <w:t xml:space="preserve">General Discussion</w:t>
      </w:r>
    </w:p>
    <w:p>
      <w:pPr>
        <w:pStyle w:val="FirstParagraph"/>
      </w:pPr>
      <w:commentRangeStart w:id="371"/>
      <w:r>
        <w:t xml:space="preserve">The simulations identify a condition under which goal-directed remembering can remain selective after target-associated context has become linked to competitors. </w:t>
      </w:r>
      <w:commentRangeEnd w:id="371"/>
      <w:r>
        <w:commentReference w:id="371"/>
      </w:r>
      <w:r>
        <w:t xml:space="preserve">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bookmarkStart w:id="89" w:name="X6c606fadadb583872d6ebe5f2cdc4b983e49bc5"/>
    <w:p>
      <w:pPr>
        <w:pStyle w:val="Heading2"/>
      </w:pPr>
      <w:r>
        <w:t xml:space="preserve">From Contextual Competition to Selective Retrieval</w:t>
      </w:r>
    </w:p>
    <w:p>
      <w:pPr>
        <w:pStyle w:val="FirstParagraph"/>
      </w:pPr>
      <w:r>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_brennan2021investigating">
        <w:r>
          <w:rPr>
            <w:rStyle w:val="Hyperlink"/>
          </w:rPr>
          <w:t xml:space="preserve">Brewin, 2014</w:t>
        </w:r>
      </w:hyperlink>
      <w:r>
        <w:t xml:space="preserve">).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association strength has a similarly delimited role. 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 In the present simulations, it is therefore a sensitivity manipulation that varies competitor learning, not a direct representation of engagement, visuospatial processing, or a particular intervention task. The simulations consequently establish what follows when competitor learning varies and film-directed support discriminates film from task material.</w:t>
      </w:r>
    </w:p>
    <w:bookmarkEnd w:id="89"/>
    <w:bookmarkStart w:id="90"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 </w:t>
      </w:r>
      <w:commentRangeStart w:id="374"/>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 In the model, a recognition probe does not need to defeat task candidates during context-to-item sampling because the candidate film item is already present. </w:t>
      </w:r>
      <w:commentRangeEnd w:id="374"/>
      <w:r>
        <w:commentReference w:id="374"/>
      </w:r>
      <w:r>
        <w:t xml:space="preserve">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75"/>
      <w:r>
        <w:t xml:space="preserve">retrospectively as consequences of those factors (</w:t>
      </w:r>
      <w:hyperlink w:anchor="ref-mcconnell2026testing">
        <w:r>
          <w:rPr>
            <w:rStyle w:val="Hyperlink"/>
          </w:rPr>
          <w:t xml:space="preserve">McConnell et al., 2026</w:t>
        </w:r>
      </w:hyperlink>
      <w:r>
        <w:t xml:space="preserve">).</w:t>
      </w:r>
      <w:commentRangeEnd w:id="375"/>
      <w:r>
        <w:commentReference w:id="375"/>
      </w:r>
    </w:p>
    <w:p>
      <w:pPr>
        <w:pStyle w:val="BodyText"/>
        <w:pPrChange w:id="376" w:author="Rik Henson" w:date="2026-07-25T12:28:00Z">
          <w:pPr>
            <w:pStyle w:val="BodyText"/>
            <w:ind w:firstLine="0"/>
          </w:pPr>
        </w:pPrChange>
      </w:pPr>
      <w:r>
        <w:t xml:space="preserve">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 </w:t>
      </w:r>
      <w:commentRangeStart w:id="377"/>
      <w:r>
        <w:t xml:space="preserve">Evidence for selective interference is heterogeneous across trauma-film studies, as indicated by individual null findings, systematic reviews, and replication attempts (Asselbergs et al., 2023; Brennen et al., 2021; Hemi et al., 2023; Varma et al., 2024; Wessel et al., 2025). </w:t>
      </w:r>
      <w:commentRangeEnd w:id="377"/>
      <w:r>
        <w:commentReference w:id="377"/>
      </w:r>
      <w:commentRangeStart w:id="378"/>
      <w:r>
        <w:t xml:space="preserve">The clinical reach of these procedures makes their mechanisms consequential, while the mixed evidence limits the conclusions that can be drawn from any single positive dissociation.</w:t>
      </w:r>
      <w:commentRangeEnd w:id="378"/>
      <w:r>
        <w:commentReference w:id="378"/>
      </w:r>
      <w:r>
        <w:t xml:space="preserve"> </w:t>
      </w:r>
      <w:commentRangeStart w:id="379"/>
      <w:r>
        <w:t xml:space="preserve">Real-world extensions do not themselves establish that retrieved-context competition explains intervention effects outside the laboratory.</w:t>
      </w:r>
      <w:commentRangeEnd w:id="379"/>
      <w:r>
        <w:commentReference w:id="379"/>
      </w:r>
    </w:p>
    <w:p>
      <w:pPr>
        <w:pStyle w:val="BodyText"/>
      </w:pPr>
      <w:r>
        <w:rPr>
          <w:b/>
          <w:bCs/>
        </w:rPr>
        <w:t xml:space="preserve">Testing Competitor Learning and Retrieval Selectivity</w:t>
      </w:r>
    </w:p>
    <w:p>
      <w:pPr>
        <w:pStyle w:val="BodyText"/>
      </w:pPr>
      <w:r>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81"/>
      <w:r>
        <w:t xml:space="preserve">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1"/>
      <w:r>
        <w:commentReference w:id="381"/>
      </w:r>
    </w:p>
    <w:bookmarkEnd w:id="90"/>
    <w:bookmarkStart w:id="91" w:name="Xae546671868b3e8f541f6a59bbb8a215c4fa715"/>
    <w:p>
      <w:pPr>
        <w:pStyle w:val="Heading2"/>
      </w:pPr>
      <w:r>
        <w:t xml:space="preserve">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FirstParagraph"/>
      </w:pPr>
      <w:r>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bookmarkEnd w:id="91"/>
    <w:bookmarkStart w:id="92" w:name="limitations-and-scope"/>
    <w:p>
      <w:pPr>
        <w:pStyle w:val="Heading2"/>
      </w:pPr>
      <w:r>
        <w:t xml:space="preserve">Limitations and Scope</w:t>
      </w:r>
    </w:p>
    <w:p>
      <w:pPr>
        <w:pStyle w:val="FirstParagraph"/>
      </w:pPr>
      <w:r>
        <w:t xml:space="preserve">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pPr>
        <w:pStyle w:val="BodyText"/>
      </w:pPr>
      <w:r>
        <w:t xml:space="preserve">Several implementation choices further limit the account. Task association strength scales context-to-feature learning for task items without deriving that learning from task engagement or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pPr>
        <w:pStyle w:val="BodyText"/>
      </w:pPr>
      <w:commentRangeStart w:id="383"/>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84"/>
      <w:r>
        <w:t xml:space="preserve">Grounding that case in general memory theory also sharpens the evidence needed to identify memory processes that are distinctive to trauma.</w:t>
      </w:r>
      <w:commentRangeEnd w:id="383"/>
      <w:r>
        <w:commentReference w:id="383"/>
      </w:r>
      <w:commentRangeEnd w:id="384"/>
      <w:r>
        <w:commentReference w:id="384"/>
      </w:r>
    </w:p>
    <w:bookmarkEnd w:id="92"/>
    <w:bookmarkEnd w:id="93"/>
    <w:bookmarkStart w:id="231" w:name="references"/>
    <w:p>
      <w:pPr>
        <w:pStyle w:val="Heading1"/>
      </w:pPr>
      <w:r>
        <w:t xml:space="preserve">References</w:t>
      </w:r>
    </w:p>
    <w:p>
      <w:pPr>
        <w:pStyle w:val="FirstParagraph"/>
      </w:pPr>
      <w:bookmarkStart w:id="94" w:name="ref-asselbergs2024effectiveness"/>
      <w:bookmarkEnd w:id="94"/>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95">
        <w:r>
          <w:rPr>
            <w:rStyle w:val="Hyperlink"/>
          </w:rPr>
          <w:t xml:space="preserve">https://doi.org/10.1016/j.jbtep.2023.101920</w:t>
        </w:r>
      </w:hyperlink>
    </w:p>
    <w:p>
      <w:pPr>
        <w:pStyle w:val="BodyText"/>
      </w:pPr>
      <w:r>
        <w:rPr xmlns:w16du="http://schemas.microsoft.com/office/word/2023/wordml/word16du">
          <w:lang w:val="sv-SE"/>
          <w:rPrChange w:id="389"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96">
        <w:r>
          <w:rPr>
            <w:rStyle w:val="Hyperlink"/>
          </w:rPr>
          <w:t xml:space="preserve">https://doi.org/10.1016/j.jpsychires.2023.01.028</w:t>
        </w:r>
      </w:hyperlink>
    </w:p>
    <w:p>
      <w:pPr>
        <w:pStyle w:val="BodyText"/>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97">
        <w:r>
          <w:rPr>
            <w:rStyle w:val="Hyperlink"/>
          </w:rPr>
          <w:t xml:space="preserve">https://doi.org/10.1037/0096-3445.129.1.126</w:t>
        </w:r>
      </w:hyperlink>
    </w:p>
    <w:p>
      <w:pPr>
        <w:pStyle w:val="BodyText"/>
      </w:pPr>
      <w:bookmarkStart w:id="98" w:name="ref-beckenstrom2026digital"/>
      <w:bookmarkEnd w:id="9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99">
        <w:r>
          <w:rPr>
            <w:rStyle w:val="Hyperlink"/>
          </w:rPr>
          <w:t xml:space="preserve">https://doi.org/10.1016/s2215-0366(25)00397-9</w:t>
        </w:r>
      </w:hyperlink>
    </w:p>
    <w:p>
      <w:pPr>
        <w:pStyle w:val="BodyText"/>
      </w:pPr>
      <w:bookmarkStart w:id="100" w:name="ref-bird2012hippocampus"/>
      <w:bookmarkEnd w:id="100"/>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odyText"/>
      </w:pPr>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101">
        <w:r>
          <w:rPr>
            <w:rStyle w:val="Hyperlink"/>
          </w:rPr>
          <w:t xml:space="preserve">https://doi.org/10.3389/fnhum.2012.00142</w:t>
        </w:r>
      </w:hyperlink>
    </w:p>
    <w:p>
      <w:pPr>
        <w:pStyle w:val="BodyText"/>
      </w:pPr>
      <w:bookmarkStart w:id="102" w:name="ref-bisby2020reduced"/>
      <w:bookmarkEnd w:id="102"/>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103">
        <w:r>
          <w:rPr>
            <w:rStyle w:val="Hyperlink"/>
          </w:rPr>
          <w:t xml:space="preserve">https://doi.org/10.1177/0963721420917691</w:t>
        </w:r>
      </w:hyperlink>
    </w:p>
    <w:p>
      <w:pPr>
        <w:pStyle w:val="BodyText"/>
      </w:pPr>
      <w:bookmarkStart w:id="104" w:name="ref_brennan2021investigating"/>
      <w:bookmarkEnd w:id="104"/>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odyText"/>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05">
        <w:r>
          <w:rPr>
            <w:rStyle w:val="Hyperlink"/>
          </w:rPr>
          <w:t xml:space="preserve">https://doi.org/10.1037/a0033722</w:t>
        </w:r>
      </w:hyperlink>
    </w:p>
    <w:p>
      <w:pPr>
        <w:pStyle w:val="BodyText"/>
      </w:pPr>
      <w:bookmarkStart w:id="106" w:name="ref-brewin1996dual"/>
      <w:bookmarkEnd w:id="106"/>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07">
        <w:r>
          <w:rPr>
            <w:rStyle w:val="Hyperlink"/>
          </w:rPr>
          <w:t xml:space="preserve">https://doi.org/10.1037/0033-295X.103.4.670</w:t>
        </w:r>
      </w:hyperlink>
    </w:p>
    <w:p>
      <w:pPr>
        <w:pStyle w:val="BodyText"/>
      </w:pPr>
      <w:bookmarkStart w:id="108" w:name="ref-brewin2010intrusive"/>
      <w:bookmarkEnd w:id="108"/>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09">
        <w:r>
          <w:rPr>
            <w:rStyle w:val="Hyperlink"/>
          </w:rPr>
          <w:t xml:space="preserve">https://doi.org/10.1037/a0018113</w:t>
        </w:r>
      </w:hyperlink>
    </w:p>
    <w:p>
      <w:pPr>
        <w:pStyle w:val="BodyText"/>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10">
        <w:r>
          <w:rPr>
            <w:rStyle w:val="Hyperlink"/>
          </w:rPr>
          <w:t xml:space="preserve">https://doi.org/10.1006/jmps.1999.1282</w:t>
        </w:r>
      </w:hyperlink>
    </w:p>
    <w:p>
      <w:pPr>
        <w:pStyle w:val="BodyText"/>
      </w:pPr>
      <w:bookmarkStart w:id="111" w:name="ref-cohen2022memory"/>
      <w:bookmarkEnd w:id="111"/>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12">
        <w:r>
          <w:rPr>
            <w:rStyle w:val="Hyperlink"/>
          </w:rPr>
          <w:t xml:space="preserve">https://doi.org/10.1037/rev0000334</w:t>
        </w:r>
      </w:hyperlink>
    </w:p>
    <w:p>
      <w:pPr>
        <w:pStyle w:val="BodyText"/>
      </w:pPr>
      <w:bookmarkStart w:id="113" w:name="ref-deeprose2012imagery"/>
      <w:bookmarkEnd w:id="113"/>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odyText"/>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14">
        <w:r>
          <w:rPr>
            <w:rStyle w:val="Hyperlink"/>
          </w:rPr>
          <w:t xml:space="preserve">https://doi.org/10.1016/j.jbtep.2011.10.008</w:t>
        </w:r>
      </w:hyperlink>
    </w:p>
    <w:p>
      <w:pPr>
        <w:pStyle w:val="BodyText"/>
      </w:pPr>
      <w:bookmarkStart w:id="115" w:name="ref-dupertuys2026ukraine"/>
      <w:bookmarkEnd w:id="115"/>
      <w:r>
        <w:t xml:space="preserve">Diamond, N. B., &amp; Levine, B. (2020). Linking detail to temporal structure in naturalistic-event recall. Psychological Science, 31(12), 1557–1572.</w:t>
      </w:r>
      <w:r>
        <w:t xml:space="preserve"> </w:t>
      </w:r>
      <w:hyperlink r:id="rId116">
        <w:r>
          <w:rPr>
            <w:rStyle w:val="Hyperlink"/>
          </w:rPr>
          <w:t xml:space="preserve">https://doi.org/10.1177/0956797620958651</w:t>
        </w:r>
      </w:hyperlink>
    </w:p>
    <w:p>
      <w:pPr>
        <w:pStyle w:val="BodyText"/>
      </w:pPr>
      <w:r>
        <w:t xml:space="preserve">Dupertuys, J., Shulhan, A., &amp; Talmi, D. (2026).</w:t>
      </w:r>
      <w:r>
        <w:t xml:space="preserve"> </w:t>
      </w:r>
      <w:r>
        <w:rPr>
          <w:i/>
          <w:iCs/>
        </w:rPr>
        <w:t xml:space="preserve">Ukraine Memory experiment data set</w:t>
      </w:r>
      <w:r>
        <w:t xml:space="preserve">.</w:t>
      </w:r>
    </w:p>
    <w:p>
      <w:pPr>
        <w:pStyle w:val="BodyText"/>
      </w:pPr>
      <w:bookmarkStart w:id="117" w:name="ref-ehlers2000cognitive"/>
      <w:bookmarkEnd w:id="117"/>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18">
        <w:r>
          <w:rPr>
            <w:rStyle w:val="Hyperlink"/>
          </w:rPr>
          <w:t xml:space="preserve">https://doi.org/10.1016/S0005-7967(99)00123-0</w:t>
        </w:r>
      </w:hyperlink>
    </w:p>
    <w:p>
      <w:pPr>
        <w:pStyle w:val="BodyText"/>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19">
        <w:r>
          <w:rPr>
            <w:rStyle w:val="Hyperlink"/>
          </w:rPr>
          <w:t xml:space="preserve">https://doi.org/10.1080/20008198.2017.1386959</w:t>
        </w:r>
      </w:hyperlink>
    </w:p>
    <w:p>
      <w:pPr>
        <w:pStyle w:val="BodyText"/>
      </w:pPr>
      <w:bookmarkStart w:id="120" w:name="ref-healey2014memory"/>
      <w:bookmarkEnd w:id="120"/>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21">
        <w:r>
          <w:rPr>
            <w:rStyle w:val="Hyperlink"/>
          </w:rPr>
          <w:t xml:space="preserve">https://doi.org/10.1037/a0033715</w:t>
        </w:r>
      </w:hyperlink>
    </w:p>
    <w:p>
      <w:pPr>
        <w:pStyle w:val="BodyText"/>
      </w:pPr>
      <w:bookmarkStart w:id="122" w:name="ref-healey2016four"/>
      <w:bookmarkEnd w:id="122"/>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odyText"/>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23">
        <w:r>
          <w:rPr>
            <w:rStyle w:val="Hyperlink"/>
          </w:rPr>
          <w:t xml:space="preserve">https://doi.org/10.1037/rev0000015</w:t>
        </w:r>
      </w:hyperlink>
    </w:p>
    <w:p>
      <w:pPr>
        <w:pStyle w:val="BodyText"/>
      </w:pPr>
      <w:bookmarkStart w:id="124" w:name="ref-healey2024peppr"/>
      <w:bookmarkEnd w:id="124"/>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25">
        <w:r>
          <w:rPr>
            <w:rStyle w:val="Hyperlink"/>
          </w:rPr>
          <w:t xml:space="preserve">https://doi.org/10.3758/s13421-023-01453-z</w:t>
        </w:r>
      </w:hyperlink>
    </w:p>
    <w:p>
      <w:pPr>
        <w:pStyle w:val="BodyText"/>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26">
        <w:r>
          <w:rPr>
            <w:rStyle w:val="Hyperlink"/>
          </w:rPr>
          <w:t xml:space="preserve">https://doi.org/10.1016/j.jbtep.2023.101858</w:t>
        </w:r>
      </w:hyperlink>
    </w:p>
    <w:p>
      <w:pPr>
        <w:pStyle w:val="BodyText"/>
      </w:pPr>
      <w:bookmarkStart w:id="127" w:name="ref-herrema2024first"/>
      <w:bookmarkEnd w:id="127"/>
      <w:r>
        <w:rPr xmlns:w16du="http://schemas.microsoft.com/office/word/2023/wordml/word16du">
          <w:lang w:val="sv-SE"/>
          <w:rPrChange w:id="409" w:author="Emily Holmes" w:date="2026-08-22T17:51:00Z" w16du:dateUtc="2026-08-22T16:51:00Z">
            <w:rPr/>
          </w:rPrChange>
        </w:rPr>
        <w:t xml:space="preserve">Herrema, H. G., &amp; Kahana, M. J. (2024). </w:t>
      </w:r>
      <w:r>
        <w:rPr>
          <w:i/>
          <w:iCs/>
        </w:rPr>
        <w:t xml:space="preserve">First recall costs and benefits</w:t>
      </w:r>
      <w:r>
        <w:t xml:space="preserve">. PsyArXiv.</w:t>
      </w:r>
      <w:r>
        <w:t xml:space="preserve"> </w:t>
      </w:r>
      <w:hyperlink r:id="rId128">
        <w:r>
          <w:rPr>
            <w:rStyle w:val="Hyperlink"/>
          </w:rPr>
          <w:t xml:space="preserve">https://doi.org/10.31234/osf.io/sm3fw</w:t>
        </w:r>
      </w:hyperlink>
    </w:p>
    <w:p>
      <w:pPr>
        <w:pStyle w:val="BodyText"/>
      </w:pPr>
      <w:bookmarkStart w:id="129" w:name="ref-holmes2008inducing"/>
      <w:bookmarkEnd w:id="129"/>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30">
        <w:r>
          <w:rPr>
            <w:rStyle w:val="Hyperlink"/>
          </w:rPr>
          <w:t xml:space="preserve">https://doi.org/10.1016/j.actpsy.2007.11.002</w:t>
        </w:r>
      </w:hyperlink>
    </w:p>
    <w:p>
      <w:pPr>
        <w:pStyle w:val="BodyText"/>
      </w:pPr>
      <w:bookmarkStart w:id="131" w:name="ref-holmes2004trauma"/>
      <w:bookmarkEnd w:id="131"/>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32">
        <w:r>
          <w:rPr>
            <w:rStyle w:val="Hyperlink"/>
          </w:rPr>
          <w:t xml:space="preserve">https://doi.org/10.1037/0096-3445.133.1.3</w:t>
        </w:r>
      </w:hyperlink>
    </w:p>
    <w:p>
      <w:pPr>
        <w:pStyle w:val="BodyText"/>
      </w:pPr>
      <w:bookmarkStart w:id="133" w:name="ref-holmes2009can"/>
      <w:bookmarkEnd w:id="133"/>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34">
        <w:r>
          <w:rPr>
            <w:rStyle w:val="Hyperlink"/>
          </w:rPr>
          <w:t xml:space="preserve">https://doi.org/10.1371/journal.pone.0004153</w:t>
        </w:r>
      </w:hyperlink>
    </w:p>
    <w:p>
      <w:pPr>
        <w:pStyle w:val="BodyText"/>
      </w:pPr>
      <w:bookmarkStart w:id="135" w:name="ref-holmes2010key"/>
      <w:bookmarkEnd w:id="135"/>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36">
        <w:r>
          <w:rPr>
            <w:rStyle w:val="Hyperlink"/>
          </w:rPr>
          <w:t xml:space="preserve">https://doi.org/10.1371/journal.pone.0013706</w:t>
        </w:r>
      </w:hyperlink>
    </w:p>
    <w:p>
      <w:pPr>
        <w:pStyle w:val="BodyText"/>
      </w:pPr>
      <w:bookmarkStart w:id="137" w:name="ref-horsch2017reducing"/>
      <w:bookmarkEnd w:id="137"/>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38">
        <w:r>
          <w:rPr>
            <w:rStyle w:val="Hyperlink"/>
          </w:rPr>
          <w:t xml:space="preserve">https://doi.org/10.1016/j.brat.2017.03.018</w:t>
        </w:r>
      </w:hyperlink>
    </w:p>
    <w:p>
      <w:pPr>
        <w:pStyle w:val="BodyText"/>
      </w:pPr>
      <w:bookmarkStart w:id="139" w:name="ref-howard1999contextual"/>
      <w:bookmarkEnd w:id="139"/>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40">
        <w:r>
          <w:rPr>
            <w:rStyle w:val="Hyperlink"/>
          </w:rPr>
          <w:t xml:space="preserve">https://doi.org/10.1037/0278-7393.25.4.923</w:t>
        </w:r>
      </w:hyperlink>
    </w:p>
    <w:p>
      <w:pPr>
        <w:pStyle w:val="BodyText"/>
      </w:pPr>
      <w:bookmarkStart w:id="141" w:name="ref-howard2002distributed"/>
      <w:bookmarkEnd w:id="141"/>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42">
        <w:r>
          <w:rPr>
            <w:rStyle w:val="Hyperlink"/>
          </w:rPr>
          <w:t xml:space="preserve">https://doi.org/10.1006/jmps.2001.1388</w:t>
        </w:r>
      </w:hyperlink>
    </w:p>
    <w:p>
      <w:pPr>
        <w:pStyle w:val="BodyText"/>
      </w:pPr>
      <w:bookmarkStart w:id="143" w:name="ref-howard2008persistence"/>
      <w:bookmarkEnd w:id="143"/>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odyText"/>
      </w:pPr>
      <w:bookmarkStart w:id="144" w:name="ref-hupbach2008dynamics"/>
      <w:bookmarkEnd w:id="144"/>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45">
        <w:r>
          <w:rPr>
            <w:rStyle w:val="Hyperlink"/>
          </w:rPr>
          <w:t xml:space="preserve">https://doi.org/10.1101/lm.1022308</w:t>
        </w:r>
      </w:hyperlink>
    </w:p>
    <w:p>
      <w:pPr>
        <w:pStyle w:val="BodyText"/>
      </w:pPr>
      <w:bookmarkStart w:id="146" w:name="ref-iyadurai2018preventing"/>
      <w:bookmarkEnd w:id="14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47">
        <w:r>
          <w:rPr>
            <w:rStyle w:val="Hyperlink"/>
          </w:rPr>
          <w:t xml:space="preserve">https://doi.org/10.1038/mp.2017.23</w:t>
        </w:r>
      </w:hyperlink>
    </w:p>
    <w:p>
      <w:pPr>
        <w:pStyle w:val="BodyText"/>
      </w:pPr>
      <w:bookmarkStart w:id="148" w:name="ref-iyadurai2023reducing"/>
      <w:bookmarkEnd w:id="14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49">
        <w:r>
          <w:rPr>
            <w:rStyle w:val="Hyperlink"/>
          </w:rPr>
          <w:t xml:space="preserve">https://doi.org/10.1038/s41398-023-02578-0</w:t>
        </w:r>
      </w:hyperlink>
    </w:p>
    <w:p>
      <w:pPr>
        <w:pStyle w:val="BodyText"/>
      </w:pPr>
      <w:bookmarkStart w:id="150" w:name="ref-iyadurai2019intrusive"/>
      <w:bookmarkEnd w:id="150"/>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51">
        <w:r>
          <w:rPr>
            <w:rStyle w:val="Hyperlink"/>
          </w:rPr>
          <w:t xml:space="preserve">https://doi.org/10.1016/j.cpr.2018.08.005</w:t>
        </w:r>
      </w:hyperlink>
    </w:p>
    <w:p>
      <w:pPr>
        <w:pStyle w:val="BodyText"/>
      </w:pPr>
      <w:bookmarkStart w:id="152" w:name="ref-james2015computer"/>
      <w:bookmarkEnd w:id="152"/>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53">
        <w:r>
          <w:rPr>
            <w:rStyle w:val="Hyperlink"/>
          </w:rPr>
          <w:t xml:space="preserve">https://doi.org/10.1177/0956797615583071</w:t>
        </w:r>
      </w:hyperlink>
    </w:p>
    <w:p>
      <w:pPr>
        <w:pStyle w:val="BodyText"/>
      </w:pPr>
      <w:bookmarkStart w:id="154" w:name="ref-james2016trauma"/>
      <w:bookmarkEnd w:id="154"/>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55">
        <w:r>
          <w:rPr>
            <w:rStyle w:val="Hyperlink"/>
          </w:rPr>
          <w:t xml:space="preserve">https://doi.org/10.1016/j.cpr.2016.04.010</w:t>
        </w:r>
      </w:hyperlink>
    </w:p>
    <w:p>
      <w:pPr>
        <w:pStyle w:val="BodyText"/>
      </w:pPr>
      <w:bookmarkStart w:id="156" w:name="ref-jin2024theory"/>
      <w:bookmarkEnd w:id="156"/>
      <w:r>
        <w:t xml:space="preserve">Jin, B. J., Halpern, D. J., &amp; Kahana, M. J. (2024).</w:t>
      </w:r>
      <w:r>
        <w:t xml:space="preserve"> </w:t>
      </w:r>
      <w:r>
        <w:rPr>
          <w:i/>
          <w:iCs/>
        </w:rPr>
        <w:t xml:space="preserve">A theory of memory for items and associations</w:t>
      </w:r>
      <w:r>
        <w:t xml:space="preserve">.</w:t>
      </w:r>
      <w:r>
        <w:t xml:space="preserve"> </w:t>
      </w:r>
      <w:hyperlink r:id="rId157">
        <w:r>
          <w:rPr>
            <w:rStyle w:val="Hyperlink"/>
          </w:rPr>
          <w:t xml:space="preserve">https://memory.psych.upenn.edu/files/pubs/JinEtal24.pdf</w:t>
        </w:r>
      </w:hyperlink>
    </w:p>
    <w:p>
      <w:pPr>
        <w:pStyle w:val="BodyText"/>
      </w:pPr>
      <w:bookmarkStart w:id="158" w:name="ref-kahana1996associative"/>
      <w:bookmarkEnd w:id="158"/>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odyText"/>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59">
        <w:r>
          <w:rPr>
            <w:rStyle w:val="Hyperlink"/>
          </w:rPr>
          <w:t xml:space="preserve">https://doi.org/10.1146/annurev-psych-010418-103358</w:t>
        </w:r>
      </w:hyperlink>
    </w:p>
    <w:p>
      <w:pPr>
        <w:pStyle w:val="BodyText"/>
      </w:pPr>
      <w:bookmarkStart w:id="160" w:name="ref-kanstrup2021single"/>
      <w:bookmarkEnd w:id="160"/>
      <w:r>
        <w:rPr xmlns:w16du="http://schemas.microsoft.com/office/word/2023/wordml/word16du">
          <w:lang w:val="sv-SE"/>
          <w:rPrChange w:id="428"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61">
        <w:r>
          <w:rPr>
            <w:rStyle w:val="Hyperlink"/>
          </w:rPr>
          <w:t xml:space="preserve">https://doi.org/10.1002/cpp.2489</w:t>
        </w:r>
      </w:hyperlink>
    </w:p>
    <w:p>
      <w:pPr>
        <w:pStyle w:val="BodyText"/>
      </w:pPr>
      <w:bookmarkStart w:id="162" w:name="ref-kanstrup2024guided"/>
      <w:bookmarkEnd w:id="16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63">
        <w:r>
          <w:rPr>
            <w:rStyle w:val="Hyperlink"/>
          </w:rPr>
          <w:t xml:space="preserve">https://doi.org/10.1186/s12916-024-03569-8</w:t>
        </w:r>
      </w:hyperlink>
    </w:p>
    <w:p>
      <w:pPr>
        <w:pStyle w:val="BodyText"/>
      </w:pPr>
      <w:bookmarkStart w:id="164" w:name="ref_kessler2018reducing"/>
      <w:bookmarkEnd w:id="164"/>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165">
        <w:r>
          <w:rPr>
            <w:rStyle w:val="Hyperlink"/>
          </w:rPr>
          <w:t xml:space="preserve">https://doi.org/10.1037/ccp0000340</w:t>
        </w:r>
      </w:hyperlink>
    </w:p>
    <w:p>
      <w:pPr>
        <w:pStyle w:val="BodyText"/>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66">
        <w:r>
          <w:rPr>
            <w:rStyle w:val="Hyperlink"/>
          </w:rPr>
          <w:t xml:space="preserve">https://doi.org/10.1016/j.jbtep.2019.01.006</w:t>
        </w:r>
      </w:hyperlink>
    </w:p>
    <w:p>
      <w:pPr>
        <w:pStyle w:val="BodyText"/>
      </w:pPr>
      <w:bookmarkStart w:id="167" w:name="ref-kindt2009beyond"/>
      <w:bookmarkEnd w:id="167"/>
      <w:r>
        <w:rPr xmlns:w16du="http://schemas.microsoft.com/office/word/2023/wordml/word16du">
          <w:lang w:val="sv-SE"/>
          <w:rPrChange w:id="433" w:author="Emily Holmes" w:date="2026-08-22T17:51:00Z" w16du:dateUtc="2026-08-22T16:51:00Z">
            <w:rPr/>
          </w:rPrChange>
        </w:rPr>
        <w:t xml:space="preserve">Kindt, M., Soeter, M., &amp; Vervliet, B. (2009). </w:t>
      </w:r>
      <w:r>
        <w:t xml:space="preserve">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68">
        <w:r>
          <w:rPr>
            <w:rStyle w:val="Hyperlink"/>
          </w:rPr>
          <w:t xml:space="preserve">https://doi.org/10.1038/nn.2271</w:t>
        </w:r>
      </w:hyperlink>
    </w:p>
    <w:p>
      <w:pPr>
        <w:pStyle w:val="BodyText"/>
      </w:pPr>
      <w:bookmarkStart w:id="169" w:name="ref-kragel2015neural"/>
      <w:bookmarkEnd w:id="169"/>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70">
        <w:r>
          <w:rPr>
            <w:rStyle w:val="Hyperlink"/>
          </w:rPr>
          <w:t xml:space="preserve">https://doi.org/10.1523/JNEUROSCI.3378-14.2015</w:t>
        </w:r>
      </w:hyperlink>
    </w:p>
    <w:p>
      <w:pPr>
        <w:pStyle w:val="BodyText"/>
      </w:pPr>
      <w:bookmarkStart w:id="171" w:name="ref-krans2009intrusive"/>
      <w:bookmarkEnd w:id="171"/>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72">
        <w:r>
          <w:rPr>
            <w:rStyle w:val="Hyperlink"/>
          </w:rPr>
          <w:t xml:space="preserve">https://doi.org/10.1002/acp.1611</w:t>
        </w:r>
      </w:hyperlink>
    </w:p>
    <w:p>
      <w:pPr>
        <w:pStyle w:val="BodyText"/>
      </w:pPr>
      <w:bookmarkStart w:id="173" w:name="ref-lau2019intrusive"/>
      <w:bookmarkEnd w:id="173"/>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74">
        <w:r>
          <w:rPr>
            <w:rStyle w:val="Hyperlink"/>
          </w:rPr>
          <w:t xml:space="preserve">https://doi.org/10.1037/xge0000598</w:t>
        </w:r>
      </w:hyperlink>
    </w:p>
    <w:p>
      <w:pPr>
        <w:pStyle w:val="BodyText"/>
      </w:pPr>
      <w:bookmarkStart w:id="175" w:name="ref-lau2021selectively"/>
      <w:bookmarkEnd w:id="175"/>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76">
        <w:r>
          <w:rPr>
            <w:rStyle w:val="Hyperlink"/>
          </w:rPr>
          <w:t xml:space="preserve">https://doi.org/10.1177/2167702621998315</w:t>
        </w:r>
      </w:hyperlink>
    </w:p>
    <w:p>
      <w:pPr>
        <w:pStyle w:val="BodyText"/>
      </w:pPr>
      <w:bookmarkStart w:id="177" w:name="ref-lohnas2023event"/>
      <w:bookmarkEnd w:id="177"/>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78">
        <w:r>
          <w:rPr>
            <w:rStyle w:val="Hyperlink"/>
          </w:rPr>
          <w:t xml:space="preserve">https://doi.org/10.1037/xge0001354</w:t>
        </w:r>
      </w:hyperlink>
    </w:p>
    <w:p>
      <w:pPr>
        <w:pStyle w:val="BodyText"/>
      </w:pPr>
      <w:bookmarkStart w:id="179" w:name="ref-lohnas2015expanding"/>
      <w:bookmarkEnd w:id="179"/>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80">
        <w:r>
          <w:rPr>
            <w:rStyle w:val="Hyperlink"/>
          </w:rPr>
          <w:t xml:space="preserve">https://doi.org/10.1037/a0039036</w:t>
        </w:r>
      </w:hyperlink>
    </w:p>
    <w:p>
      <w:pPr>
        <w:pStyle w:val="BodyText"/>
      </w:pPr>
      <w:bookmarkStart w:id="181" w:name="ref-lohnas2026specialized"/>
      <w:bookmarkEnd w:id="181"/>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82">
        <w:r>
          <w:rPr>
            <w:rStyle w:val="Hyperlink"/>
          </w:rPr>
          <w:t xml:space="preserve">https://doi.org/10.3758/s13423-025-02744-z</w:t>
        </w:r>
      </w:hyperlink>
    </w:p>
    <w:p>
      <w:pPr>
        <w:pStyle w:val="BodyText"/>
      </w:pPr>
      <w:bookmarkStart w:id="183" w:name="ref-luce1959individual"/>
      <w:bookmarkEnd w:id="183"/>
      <w:r>
        <w:t xml:space="preserve">Luce, R. D. (1959).</w:t>
      </w:r>
      <w:r>
        <w:t xml:space="preserve"> </w:t>
      </w:r>
      <w:r>
        <w:rPr>
          <w:i/>
          <w:iCs/>
        </w:rPr>
        <w:t xml:space="preserve">Individual choice behavior: A theoretical analysis</w:t>
      </w:r>
      <w:r>
        <w:t xml:space="preserve">. Wiley.</w:t>
      </w:r>
    </w:p>
    <w:p>
      <w:pPr>
        <w:pStyle w:val="BodyText"/>
      </w:pPr>
      <w:bookmarkStart w:id="184" w:name="ref-mcconnell2026testing"/>
      <w:bookmarkEnd w:id="184"/>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185">
        <w:r>
          <w:rPr>
            <w:rStyle w:val="Hyperlink"/>
          </w:rPr>
          <w:t xml:space="preserve">https://osf.io/preprints/psyarxiv/m3pnz_v1/</w:t>
        </w:r>
      </w:hyperlink>
    </w:p>
    <w:p>
      <w:pPr>
        <w:pStyle w:val="BodyText"/>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186">
        <w:r>
          <w:rPr>
            <w:rStyle w:val="Hyperlink"/>
          </w:rPr>
          <w:t xml:space="preserve">https://doi.org/10.3758/s13415-021-00971-0</w:t>
        </w:r>
      </w:hyperlink>
    </w:p>
    <w:p>
      <w:pPr>
        <w:pStyle w:val="BodyText"/>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187">
        <w:r>
          <w:rPr>
            <w:rStyle w:val="Hyperlink"/>
          </w:rPr>
          <w:t xml:space="preserve">https://doi.org/10.1111/ejn.70194</w:t>
        </w:r>
      </w:hyperlink>
    </w:p>
    <w:p>
      <w:pPr>
        <w:pStyle w:val="BodyText"/>
      </w:pPr>
      <w:r>
        <w:t xml:space="preserve">Moreton, B. J., &amp; Ward, G. (2010). Time scale similarity and long-term memory for autobiographical events. Psychonomic Bulletin &amp; Review, 17(4), 510–515. https://doi.org/10.3758/PBR.17.4.510</w:t>
      </w:r>
    </w:p>
    <w:p>
      <w:pPr>
        <w:pStyle w:val="BodyText"/>
      </w:pPr>
      <w:bookmarkStart w:id="188" w:name="ref-morton2016predictive"/>
      <w:bookmarkEnd w:id="188"/>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189">
        <w:r>
          <w:rPr>
            <w:rStyle w:val="Hyperlink"/>
          </w:rPr>
          <w:t xml:space="preserve">https://doi.org/10.1016/j.jml.2015.10.002</w:t>
        </w:r>
      </w:hyperlink>
    </w:p>
    <w:p>
      <w:pPr>
        <w:pStyle w:val="BodyText"/>
      </w:pPr>
      <w:bookmarkStart w:id="190" w:name="ref-norman2017neuronal"/>
      <w:bookmarkEnd w:id="190"/>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odyText"/>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191">
        <w:r>
          <w:rPr>
            <w:rStyle w:val="Hyperlink"/>
          </w:rPr>
          <w:t xml:space="preserve">https://doi.org/10.1038/s41467-017-01184-1</w:t>
        </w:r>
      </w:hyperlink>
    </w:p>
    <w:p>
      <w:pPr>
        <w:pStyle w:val="BodyText"/>
      </w:pPr>
      <w:bookmarkStart w:id="192" w:name="ref-parks2026unified"/>
      <w:bookmarkEnd w:id="192"/>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193">
        <w:r>
          <w:rPr>
            <w:rStyle w:val="Hyperlink"/>
          </w:rPr>
          <w:t xml:space="preserve">https://doi.org/10.3758/s13423-025-02855-7</w:t>
        </w:r>
      </w:hyperlink>
    </w:p>
    <w:p>
      <w:pPr>
        <w:pStyle w:val="BodyText"/>
      </w:pPr>
      <w:bookmarkStart w:id="194" w:name="ref-polyn2011semantic"/>
      <w:bookmarkEnd w:id="194"/>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195">
        <w:r>
          <w:rPr>
            <w:rStyle w:val="Hyperlink"/>
          </w:rPr>
          <w:t xml:space="preserve">https://doi.org/10.1037/a0022475</w:t>
        </w:r>
      </w:hyperlink>
    </w:p>
    <w:p>
      <w:pPr>
        <w:pStyle w:val="BodyText"/>
      </w:pPr>
      <w:bookmarkStart w:id="196" w:name="ref-polyn2012neural"/>
      <w:bookmarkEnd w:id="196"/>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197">
        <w:r>
          <w:rPr>
            <w:rStyle w:val="Hyperlink"/>
          </w:rPr>
          <w:t xml:space="preserve">https://doi.org/10.1016/j.neuropsychologia.2011.08.025</w:t>
        </w:r>
      </w:hyperlink>
    </w:p>
    <w:p>
      <w:pPr>
        <w:pStyle w:val="BodyText"/>
      </w:pPr>
      <w:bookmarkStart w:id="198" w:name="ref-polyn2009context"/>
      <w:bookmarkEnd w:id="198"/>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99">
        <w:r>
          <w:rPr>
            <w:rStyle w:val="Hyperlink"/>
          </w:rPr>
          <w:t xml:space="preserve">https://doi.org/10.1037/a0014420</w:t>
        </w:r>
      </w:hyperlink>
    </w:p>
    <w:p>
      <w:pPr>
        <w:pStyle w:val="BodyText"/>
      </w:pPr>
      <w:bookmarkStart w:id="200" w:name="ref-polyn2009task"/>
      <w:bookmarkEnd w:id="200"/>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01">
        <w:r>
          <w:rPr>
            <w:rStyle w:val="Hyperlink"/>
          </w:rPr>
          <w:t xml:space="preserve">https://doi.org/10.1016/j.neuropsychologia.2009.02.013</w:t>
        </w:r>
      </w:hyperlink>
    </w:p>
    <w:p>
      <w:pPr>
        <w:pStyle w:val="BodyText"/>
      </w:pPr>
      <w:bookmarkStart w:id="202" w:name="ref-raaijmakers1980sam"/>
      <w:bookmarkEnd w:id="202"/>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03">
        <w:r>
          <w:rPr>
            <w:rStyle w:val="Hyperlink"/>
          </w:rPr>
          <w:t xml:space="preserve">https://doi.org/10.1016/S0079-7421(08)60162-0</w:t>
        </w:r>
      </w:hyperlink>
    </w:p>
    <w:p>
      <w:pPr>
        <w:pStyle w:val="BodyText"/>
      </w:pPr>
      <w:bookmarkStart w:id="204" w:name="ref-ramineni2023treating"/>
      <w:bookmarkEnd w:id="204"/>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05">
        <w:r>
          <w:rPr>
            <w:rStyle w:val="Hyperlink"/>
          </w:rPr>
          <w:t xml:space="preserve">https://doi.org/10.1038/s41380-023-02062-7</w:t>
        </w:r>
      </w:hyperlink>
    </w:p>
    <w:p>
      <w:pPr>
        <w:pStyle w:val="BodyText"/>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06">
        <w:r>
          <w:rPr>
            <w:rStyle w:val="Hyperlink"/>
          </w:rPr>
          <w:t xml:space="preserve">https://doi.org/10.1111/j.1467-9280.2005.01634.x</w:t>
        </w:r>
      </w:hyperlink>
    </w:p>
    <w:p>
      <w:pPr>
        <w:pStyle w:val="BodyText"/>
      </w:pPr>
      <w:bookmarkStart w:id="207" w:name="ref-sederberg2011human"/>
      <w:bookmarkEnd w:id="207"/>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08">
        <w:r>
          <w:rPr>
            <w:rStyle w:val="Hyperlink"/>
          </w:rPr>
          <w:t xml:space="preserve">https://doi.org/10.3758/s13423-011-0086-9</w:t>
        </w:r>
      </w:hyperlink>
    </w:p>
    <w:p>
      <w:pPr>
        <w:pStyle w:val="BodyText"/>
      </w:pPr>
      <w:bookmarkStart w:id="209" w:name="ref-sederberg2008context"/>
      <w:bookmarkEnd w:id="209"/>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10">
        <w:r>
          <w:rPr>
            <w:rStyle w:val="Hyperlink"/>
          </w:rPr>
          <w:t xml:space="preserve">https://doi.org/10.1037/a0013396</w:t>
        </w:r>
      </w:hyperlink>
    </w:p>
    <w:p>
      <w:pPr>
        <w:pStyle w:val="BodyText"/>
      </w:pPr>
      <w:bookmarkStart w:id="211" w:name="ref-talmi2013enhanced"/>
      <w:bookmarkEnd w:id="211"/>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12">
        <w:r>
          <w:rPr>
            <w:rStyle w:val="Hyperlink"/>
          </w:rPr>
          <w:t xml:space="preserve">https://doi.org/10.1177/0963721413498893</w:t>
        </w:r>
      </w:hyperlink>
    </w:p>
    <w:p>
      <w:pPr>
        <w:pStyle w:val="BodyText"/>
      </w:pPr>
      <w:bookmarkStart w:id="213" w:name="ref-talmi2019retrieved"/>
      <w:bookmarkEnd w:id="213"/>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14">
        <w:r>
          <w:rPr>
            <w:rStyle w:val="Hyperlink"/>
          </w:rPr>
          <w:t xml:space="preserve">https://doi.org/10.1037/rev0000132</w:t>
        </w:r>
      </w:hyperlink>
    </w:p>
    <w:p>
      <w:pPr>
        <w:pStyle w:val="BodyText"/>
      </w:pPr>
      <w:bookmarkStart w:id="215" w:name="ref-talmi2007contribution"/>
      <w:bookmarkEnd w:id="215"/>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16">
        <w:r>
          <w:rPr>
            <w:rStyle w:val="Hyperlink"/>
          </w:rPr>
          <w:t xml:space="preserve">https://doi.org/10.1016/j.jml.2007.01.002</w:t>
        </w:r>
      </w:hyperlink>
    </w:p>
    <w:p>
      <w:pPr>
        <w:pStyle w:val="BodyText"/>
      </w:pPr>
      <w:bookmarkStart w:id="217" w:name="ref-talmi2004semantic"/>
      <w:bookmarkEnd w:id="217"/>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18">
        <w:r>
          <w:rPr>
            <w:rStyle w:val="Hyperlink"/>
          </w:rPr>
          <w:t xml:space="preserve">https://doi.org/10.3758/bf03195864</w:t>
        </w:r>
      </w:hyperlink>
    </w:p>
    <w:p>
      <w:pPr>
        <w:pStyle w:val="BodyText"/>
      </w:pPr>
      <w:bookmarkStart w:id="219" w:name="ref-unsworth2010understanding"/>
      <w:bookmarkEnd w:id="219"/>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20">
        <w:r>
          <w:rPr>
            <w:rStyle w:val="Hyperlink"/>
          </w:rPr>
          <w:t xml:space="preserve">https://doi.org/10.3758/MC.38.4.419</w:t>
        </w:r>
      </w:hyperlink>
    </w:p>
    <w:p>
      <w:pPr>
        <w:pStyle w:val="BodyText"/>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21">
        <w:r>
          <w:rPr>
            <w:rStyle w:val="Hyperlink"/>
          </w:rPr>
          <w:t xml:space="preserve">https://doi.org/10.1038/s41562-024-01956-y</w:t>
        </w:r>
      </w:hyperlink>
    </w:p>
    <w:p>
      <w:pPr>
        <w:pStyle w:val="BodyText"/>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22">
        <w:r>
          <w:rPr>
            <w:rStyle w:val="Hyperlink"/>
          </w:rPr>
          <w:t xml:space="preserve">https://doi.org/10.1098/rstb.2017.0209</w:t>
        </w:r>
      </w:hyperlink>
    </w:p>
    <w:p>
      <w:pPr>
        <w:pStyle w:val="BodyText"/>
      </w:pPr>
      <w:r>
        <w:t xml:space="preserve">Wahlheim, C. N., Ball, B. H., &amp; Richmond, L. L. (2017). Adult age differences in production and monitoring in dual-list free recall. Psychology and Aging, 32(4), 338–353. https://doi.org/10.1037/pag0000165</w:t>
      </w:r>
    </w:p>
    <w:p>
      <w:pPr>
        <w:pStyle w:val="BodyText"/>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23">
        <w:r>
          <w:rPr>
            <w:rStyle w:val="Hyperlink"/>
          </w:rPr>
          <w:t xml:space="preserve">https://doi.org/10.1525/collabra.130791</w:t>
        </w:r>
      </w:hyperlink>
    </w:p>
    <w:p>
      <w:pPr>
        <w:pStyle w:val="BodyText"/>
        <w:rPr xmlns:w16du="http://schemas.microsoft.com/office/word/2023/wordml/word16du">
          <w:lang w:val="sv-SE"/>
          <w:rPrChange w:id="464" w:author="Emily Holmes" w:date="2026-08-22T17:51:00Z" w16du:dateUtc="2026-08-22T16:51:00Z">
            <w:rPr/>
          </w:rPrChange>
        </w:rPr>
      </w:pPr>
      <w:bookmarkStart w:id="224" w:name="ref-zaromb2006temporal"/>
      <w:bookmarkEnd w:id="224"/>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25">
        <w:r>
          <w:rPr xmlns:w16du="http://schemas.microsoft.com/office/word/2023/wordml/word16du">
            <w:rStyle w:val="Hyperlink"/>
            <w:lang w:val="sv-SE"/>
            <w:rPrChange w:id="466" w:author="Emily Holmes" w:date="2026-08-22T17:51:00Z" w16du:dateUtc="2026-08-22T16:51:00Z">
              <w:rPr>
                <w:rStyle w:val="Hyperlink"/>
              </w:rPr>
            </w:rPrChange>
          </w:rPr>
          <w:t xml:space="preserve">https://doi.org/10.1037/0278-7393.32.4.792</w:t>
        </w:r>
      </w:hyperlink>
    </w:p>
    <w:p>
      <w:pPr>
        <w:pStyle w:val="BodyText"/>
      </w:pPr>
      <w:bookmarkStart w:id="226" w:name="ref-zhou2025episodic"/>
      <w:bookmarkEnd w:id="226"/>
      <w:r>
        <w:rPr xmlns:w16du="http://schemas.microsoft.com/office/word/2023/wordml/word16du">
          <w:lang w:val="sv-SE"/>
          <w:rPrChange w:id="468" w:author="Emily Holmes" w:date="2026-08-22T17:51:00Z" w16du:dateUtc="2026-08-22T16:51:00Z">
            <w:rPr/>
          </w:rPrChange>
        </w:rPr>
        <w:t xml:space="preserve">Zhou, C. Y., Talmi, D., Daw, N. D., &amp; Mattar, M. G. (2025). </w:t>
      </w:r>
      <w:r>
        <w:t xml:space="preserve">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27">
        <w:r>
          <w:rPr>
            <w:rStyle w:val="Hyperlink"/>
          </w:rPr>
          <w:t xml:space="preserve">https://doi.org/10.1037/rev0000505</w:t>
        </w:r>
      </w:hyperlink>
    </w:p>
    <w:p>
      <w:pPr>
        <w:pStyle w:val="BodyText"/>
      </w:pPr>
      <w:r>
        <w:rPr>
          <w:b/>
          <w:bCs/>
        </w:rPr>
        <w:t xml:space="preserve">Supplementary Material</w:t>
      </w:r>
    </w:p>
    <w:p>
      <w:pPr>
        <w:pStyle w:val="BodyText"/>
      </w:pPr>
      <w:r>
        <w:rPr>
          <w:b/>
          <w:bCs/>
        </w:rPr>
        <w:t xml:space="preserve">Supplementary Figure S1</w:t>
      </w:r>
    </w:p>
    <w:p>
      <w:pPr>
        <w:pStyle w:val="BodyText"/>
      </w:pPr>
      <w:r>
        <w:rPr>
          <w:b/>
          <w:bCs/>
        </w:rPr>
        <w:t xml:space="preserve">Reminder reinstatement increases similarity between film- and task-encoding contexts in Simulation 1.</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pPr>
        <w:pStyle w:val="BodyText"/>
      </w:pPr>
      <w:r>
        <w:drawing>
          <wp:inline>
            <wp:extent cx="5334000" cy="5079999"/>
            <wp:effectExtent b="0" l="0" r="0" t="0"/>
            <wp:docPr descr="" title="" id="229" name="Picture"/>
            <a:graphic>
              <a:graphicData uri="http://schemas.openxmlformats.org/drawingml/2006/picture">
                <pic:pic>
                  <pic:nvPicPr>
                    <pic:cNvPr descr="assets/media/image12.png" id="230" name="Picture"/>
                    <pic:cNvPicPr>
                      <a:picLocks noChangeArrowheads="1" noChangeAspect="1"/>
                    </pic:cNvPicPr>
                  </pic:nvPicPr>
                  <pic:blipFill>
                    <a:blip r:embed="rId228"/>
                    <a:stretch>
                      <a:fillRect/>
                    </a:stretch>
                  </pic:blipFill>
                  <pic:spPr bwMode="auto">
                    <a:xfrm>
                      <a:off x="0" y="0"/>
                      <a:ext cx="5334000" cy="5079999"/>
                    </a:xfrm>
                    <a:prstGeom prst="rect">
                      <a:avLst/>
                    </a:prstGeom>
                    <a:noFill/>
                    <a:ln w="9525">
                      <a:noFill/>
                      <a:headEnd/>
                      <a:tailEnd/>
                    </a:ln>
                  </pic:spPr>
                </pic:pic>
              </a:graphicData>
            </a:graphic>
          </wp:inline>
        </w:drawing>
      </w:r>
    </w:p>
    <w:bookmarkEnd w:id="231"/>
    <w:sectPr>
      <w:footnotePr>
        <w:numRestart w:val="eachSect"/>
      </w:footnotePr>
    </w:sectPr>
  </w:body>
</w:document>
</file>

<file path=word/comments.xml><?xml version="1.0" encoding="utf-8"?>
<w:comments xmlns:w="http://schemas.openxmlformats.org/wordprocessingml/2006/main" xmlns:w14="http://schemas.microsoft.com/office/word/2010/wordml">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 w:author="Emily Holmes" w:date="2026-07-27T15:16:00Z" w:initials="EH">
    <w:p w14:paraId="4634F63C" w14:textId="77777777" w:rsidR="00403FC9" w:rsidRDefault="008177DA" w:rsidP="00403FC9">
      <w:r>
        <w:rPr>
          <w:rStyle w:val="qrc9176a8025e3_CommentReference"/>
        </w:rPr>
        <w:annotationRef/>
      </w:r>
      <w:r w:rsidR="00403FC9">
        <w:rPr>
          <w:sz w:val="20"/>
          <w:szCs w:val="20"/>
        </w:rPr>
        <w:t>perhaps clarify the title so a wider audience undertands the domain we are studying?</w:t>
      </w:r>
    </w:p>
  </w:comment>
  <w:comment w:id="0" w:author="Gunn, Jordan" w:date="2026-09-27T13:00:47Z">
    <w:p w14:paraId="0E7C1206">
      <w:r>
        <w:t xml:space="preserve">Agreed. I’ve made the trauma-film setting explicit in the title and brought intrusive and voluntary memory into the opening phrase.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7" w:author="Gunn, Jordan" w:date="2026-07-27T09:11:00Z" w:initials="GJ">
    <w:p w14:paraId="0D223C58" w14:textId="77777777" w:rsidR="00762D11" w:rsidRDefault="00762D11" w:rsidP="00762D11">
      <w:r>
        <w:rPr>
          <w:rStyle w:val="qrc9176a8025e3_CommentReference"/>
        </w:rPr>
        <w:annotationRef/>
      </w:r>
      <w:r>
        <w:rPr>
          <w:sz w:val="20"/>
          <w:szCs w:val="20"/>
        </w:rPr>
        <w:t>Aren't intrusions already involuntary by definition?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1" w:author="Emily Holmes" w:date="2026-07-27T14:30:00Z" w:initials="EH">
    <w:p w14:paraId="132F575E" w14:textId="77777777" w:rsidR="00EA360F" w:rsidRDefault="00EA360F" w:rsidP="00EA360F">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2" w:author="Emily Holmes" w:date="2026-07-27T14:31:00Z" w:initials="EH">
    <w:p w14:paraId="304157C1" w14:textId="77777777" w:rsidR="00EA360F" w:rsidRDefault="00EA360F" w:rsidP="00EA360F">
      <w:r>
        <w:rPr>
          <w:rStyle w:val="qrc9176a8025e3_CommentReference"/>
        </w:rPr>
        <w:annotationRef/>
      </w:r>
      <w:r>
        <w:rPr>
          <w:sz w:val="20"/>
          <w:szCs w:val="20"/>
        </w:rPr>
        <w:t>involuntary?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4" w:author="Rik Henson" w:date="2026-07-25T10:11:00Z" w:initials="RH">
    <w:p w14:paraId="7C414769" w14:textId="1CFF5A63" w:rsidR="00DC30F1" w:rsidRDefault="00DC30F1">
      <w:pPr>
        <w:pStyle w:val="qr5a84ef5e24d4_CommentText"/>
      </w:pPr>
      <w:r>
        <w:rPr>
          <w:rStyle w:val="qrc9176a8025e3_CommentReference"/>
        </w:rPr>
        <w:annotationRef/>
      </w:r>
      <w:r w:rsidRPr="00BD52B5">
        <w:t>Reader may not have adopted your abstract terminology yet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5" w:author="Gunn, Jordan" w:date="2026-07-27T09:08:00Z" w:initials="GJ">
    <w:p w14:paraId="29DD9782" w14:textId="77777777" w:rsidR="00762D11" w:rsidRDefault="00762D11" w:rsidP="00762D11">
      <w:r>
        <w:rPr>
          <w:rStyle w:val="qrc9176a8025e3_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6" w:author="Gunn, Jordan" w:date="2026-07-27T09:09:00Z" w:initials="GJ">
    <w:p w14:paraId="7C56BD08" w14:textId="77777777" w:rsidR="00762D11" w:rsidRDefault="00762D11" w:rsidP="00762D11">
      <w:r>
        <w:rPr>
          <w:rStyle w:val="qrc9176a8025e3_CommentReference"/>
        </w:rPr>
        <w:annotationRef/>
      </w:r>
      <w:r>
        <w:rPr>
          <w:sz w:val="20"/>
          <w:szCs w:val="20"/>
        </w:rPr>
        <w:t>Of course, my language here contradicts my approach to using "intrusions" elsewhere in the manuscript, so maybe I'm being overdefensive.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2" w:author="Rik Henson" w:date="2026-07-25T10:12:00Z" w:initials="RH">
    <w:p w14:paraId="737375D0" w14:textId="14F67230" w:rsidR="00DC30F1" w:rsidRDefault="00DC30F1">
      <w:pPr>
        <w:pStyle w:val="qr5a84ef5e24d4_CommentText"/>
      </w:pPr>
      <w:r>
        <w:rPr>
          <w:rStyle w:val="qrc9176a8025e3_CommentReference"/>
        </w:rPr>
        <w:annotationRef/>
      </w:r>
      <w:r>
        <w:t>I still think this is fairly obvious, and predicted by just about any model of memory, so</w:t>
      </w:r>
      <w:r w:rsidR="006D1D9D">
        <w:t xml:space="preserve"> </w:t>
      </w:r>
      <w:r>
        <w:t>not sure it is important enough to mention in the Abstract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3" w:author="Gunn, Jordan" w:date="2026-07-27T09:09:00Z" w:initials="GJ">
    <w:p w14:paraId="19C594B0" w14:textId="77777777" w:rsidR="00762D11" w:rsidRDefault="00762D11" w:rsidP="00762D11">
      <w:r>
        <w:rPr>
          <w:rStyle w:val="qrc9176a8025e3_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 w:author="Emily Holmes" w:date="2026-07-27T14:38:00Z" w:initials="EH">
    <w:p w14:paraId="7410DBC0" w14:textId="77777777" w:rsidR="001C476C" w:rsidRDefault="001C476C" w:rsidP="001C476C">
      <w:r>
        <w:rPr>
          <w:rStyle w:val="qrc9176a8025e3_CommentReference"/>
        </w:rPr>
        <w:annotationRef/>
      </w:r>
      <w:r>
        <w:rPr>
          <w:sz w:val="20"/>
          <w:szCs w:val="20"/>
        </w:rPr>
        <w:t>add ref to Tommy's methods paper on trauma film paradigm in Clinical PSychology Review</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41" w:author="Emily Holmes" w:date="2026-07-27T14:40:00Z" w:initials="EH">
    <w:p w14:paraId="739B86AD" w14:textId="77777777" w:rsidR="001C476C" w:rsidRDefault="001C476C" w:rsidP="001C476C">
      <w:r>
        <w:rPr>
          <w:rStyle w:val="qrc9176a8025e3_CommentReference"/>
        </w:rPr>
        <w:annotationRef/>
      </w:r>
      <w:r>
        <w:rPr>
          <w:sz w:val="20"/>
          <w:szCs w:val="20"/>
        </w:rPr>
        <w:t>add the LauZhu papers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0" w:author="Rik Henson" w:date="2026-07-25T10:19:00Z" w:initials="RH">
    <w:p w14:paraId="423E19DA" w14:textId="69D262C3" w:rsidR="00DC30F1" w:rsidRDefault="00DC30F1">
      <w:pPr>
        <w:pStyle w:val="qr5a84ef5e24d4_CommentText"/>
      </w:pPr>
      <w:r>
        <w:rPr>
          <w:rStyle w:val="qrc9176a8025e3_CommentReference"/>
        </w:rPr>
        <w:annotationRef/>
      </w:r>
      <w:r>
        <w:t>Sorry I don’t follow this – rephrase (seems circular?)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1" w:author="Gunn, Jordan" w:date="2026-07-27T10:44:00Z" w:initials="GJ">
    <w:p w14:paraId="68DC4E1B" w14:textId="77777777" w:rsidR="00897D4D" w:rsidRDefault="00897D4D" w:rsidP="00897D4D">
      <w:r>
        <w:rPr>
          <w:rStyle w:val="qrc9176a8025e3_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86" w:author="Emily Holmes" w:date="2026-07-27T14:55:00Z" w:initials="EH">
    <w:p w14:paraId="06E276C7" w14:textId="77777777" w:rsidR="00E04F66" w:rsidRDefault="00E04F66" w:rsidP="00E04F66">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2" w:author="Rik Henson" w:date="2026-07-25T10:24:00Z" w:initials="RH">
    <w:p w14:paraId="35A86ACA" w14:textId="11BAFC55" w:rsidR="00DC30F1" w:rsidRDefault="00DC30F1">
      <w:pPr>
        <w:pStyle w:val="qr5a84ef5e24d4_CommentText"/>
      </w:pPr>
      <w:r>
        <w:rPr>
          <w:rStyle w:val="qrc9176a8025e3_CommentReference"/>
        </w:rPr>
        <w:annotationRef/>
      </w:r>
      <w:r>
        <w:t>I haven’t read order in rest of paper yet, but I wonder whether we should explain test format first (ie why recognition less affected) before dealing with more interesting issue of different recall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4" w:author="Rik Henson" w:date="2026-07-25T10:25:00Z" w:initials="RH">
    <w:p w14:paraId="5B60186A" w14:textId="15C2490E" w:rsidR="00DC30F1" w:rsidRDefault="00DC30F1">
      <w:pPr>
        <w:pStyle w:val="qr5a84ef5e24d4_CommentText"/>
      </w:pPr>
      <w:r>
        <w:t xml:space="preserve">This is first time emotion been mentioned, so </w:t>
      </w:r>
      <w:r>
        <w:rPr>
          <w:rStyle w:val="qrc9176a8025e3_CommentReference"/>
        </w:rPr>
        <w:annotationRef/>
      </w:r>
      <w:r>
        <w:t>I think you should add a sentence or two about how this changes things (from what discussed so far), and how CMR was adapted?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2" w:author="Rik Henson" w:date="2026-07-25T10:29:00Z" w:initials="RH">
    <w:p w14:paraId="74EB5188" w14:textId="20D37766" w:rsidR="00DC30F1" w:rsidRDefault="00DC30F1">
      <w:pPr>
        <w:pStyle w:val="qr5a84ef5e24d4_CommentText"/>
      </w:pPr>
      <w:r>
        <w:rPr>
          <w:rStyle w:val="qrc9176a8025e3_CommentReference"/>
        </w:rPr>
        <w:annotationRef/>
      </w:r>
      <w:r>
        <w:t>Oh – I thought we agreed to move earlier or scrap, because so trivial?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4" w:author="Emily Holmes" w:date="2026-07-27T15:06:00Z" w:initials="EH">
    <w:p w14:paraId="1EC3EFAF" w14:textId="77777777" w:rsidR="00B10274" w:rsidRDefault="00B10274" w:rsidP="00B10274">
      <w:r>
        <w:rPr>
          <w:rStyle w:val="qrc9176a8025e3_CommentReference"/>
        </w:rPr>
        <w:annotationRef/>
      </w:r>
      <w:r>
        <w:rPr>
          <w:sz w:val="20"/>
          <w:szCs w:val="20"/>
        </w:rPr>
        <w:t>do you mean interferring?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0" w:author="Rik Henson" w:date="2026-07-25T10:32:00Z" w:initials="RH">
    <w:p w14:paraId="6594EF09" w14:textId="010C468B" w:rsidR="00DC30F1" w:rsidRDefault="00DC30F1">
      <w:pPr>
        <w:pStyle w:val="qr5a84ef5e24d4_CommentText"/>
      </w:pPr>
      <w:r>
        <w:rPr>
          <w:rStyle w:val="qrc9176a8025e3_CommentReference"/>
        </w:rPr>
        <w:annotationRef/>
      </w:r>
      <w:r>
        <w:t>Exactly, so why do we finish with a trivial simulation of this?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1" w:author="Rik Henson" w:date="2026-07-25T10:33:00Z" w:initials="RH">
    <w:p w14:paraId="0205FB06" w14:textId="082616CD" w:rsidR="00DC30F1" w:rsidRDefault="00DC30F1">
      <w:pPr>
        <w:pStyle w:val="qr5a84ef5e24d4_CommentText"/>
      </w:pPr>
      <w:r>
        <w:rPr>
          <w:rStyle w:val="qrc9176a8025e3_CommentReference"/>
        </w:rPr>
        <w:annotationRef/>
      </w:r>
      <w:r>
        <w:t>Or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2" w:author="Rik Henson" w:date="2026-07-25T10:33:00Z" w:initials="RH">
    <w:p w14:paraId="2C2D4DF6" w14:textId="0192D862" w:rsidR="00DC30F1" w:rsidRDefault="00DC30F1">
      <w:pPr>
        <w:pStyle w:val="qr5a84ef5e24d4_CommentText"/>
      </w:pPr>
      <w:r>
        <w:rPr>
          <w:rStyle w:val="qrc9176a8025e3_CommentReference"/>
        </w:rPr>
        <w:annotationRef/>
      </w:r>
      <w:r>
        <w:t>(and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5" w:author="Rik Henson" w:date="2026-07-25T10:34:00Z" w:initials="RH">
    <w:p w14:paraId="4A984B55" w14:textId="48F8F6D2" w:rsidR="00DC30F1" w:rsidRDefault="00DC30F1">
      <w:pPr>
        <w:pStyle w:val="qr5a84ef5e24d4_CommentText"/>
      </w:pPr>
      <w:r>
        <w:rPr>
          <w:rStyle w:val="qrc9176a8025e3_CommentReference"/>
        </w:rPr>
        <w:annotationRef/>
      </w:r>
      <w:r>
        <w:t>obvious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7" w:author="Rik Henson" w:date="2026-07-25T10:36:00Z" w:initials="RH">
    <w:p w14:paraId="5690CB4C" w14:textId="21B43814" w:rsidR="00DC30F1" w:rsidRDefault="00DC30F1">
      <w:pPr>
        <w:pStyle w:val="qr5a84ef5e24d4_CommentText"/>
      </w:pPr>
      <w:r>
        <w:rPr>
          <w:rStyle w:val="qrc9176a8025e3_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9" w:author="Rik Henson" w:date="2026-07-25T10:38:00Z" w:initials="RH">
    <w:p w14:paraId="1E6DA377" w14:textId="3BF8AD42" w:rsidR="00DC30F1" w:rsidRDefault="00DC30F1">
      <w:pPr>
        <w:pStyle w:val="qr5a84ef5e24d4_CommentText"/>
      </w:pPr>
      <w:r>
        <w:rPr>
          <w:rStyle w:val="qrc9176a8025e3_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0" w:author="Rik Henson" w:date="2026-07-25T10:40:00Z" w:initials="RH">
    <w:p w14:paraId="3E0A91C2" w14:textId="509214E6" w:rsidR="00DC30F1" w:rsidRDefault="00DC30F1">
      <w:pPr>
        <w:pStyle w:val="qr5a84ef5e24d4_CommentText"/>
      </w:pPr>
      <w:r>
        <w:rPr>
          <w:rStyle w:val="qrc9176a8025e3_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3" w:author="Rik Henson" w:date="2026-07-25T11:03:00Z" w:initials="RH">
    <w:p w14:paraId="559ABE9E" w14:textId="2855AD0A" w:rsidR="00DC30F1" w:rsidRDefault="00DC30F1">
      <w:pPr>
        <w:pStyle w:val="qr5a84ef5e24d4_CommentText"/>
      </w:pPr>
      <w:r>
        <w:rPr>
          <w:rStyle w:val="qrc9176a8025e3_CommentReference"/>
        </w:rPr>
        <w:annotationRef/>
      </w:r>
      <w:r>
        <w:t>I don’t understand “instead” here – isn’t it same as previous models?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4" w:author="Rik Henson" w:date="2026-07-25T11:03:00Z" w:initials="RH">
    <w:p w14:paraId="068F6061" w14:textId="6A54B69B" w:rsidR="00DC30F1" w:rsidRDefault="00DC30F1">
      <w:pPr>
        <w:pStyle w:val="qr5a84ef5e24d4_CommentText"/>
      </w:pPr>
      <w:r>
        <w:rPr>
          <w:rStyle w:val="qrc9176a8025e3_CommentReference"/>
        </w:rPr>
        <w:annotationRef/>
      </w:r>
      <w:r>
        <w:t xml:space="preserve">“sequence”? Use </w:t>
      </w:r>
      <w:r w:rsidR="006D1D9D">
        <w:t>alternative</w:t>
      </w:r>
      <w:r>
        <w:t xml:space="preserve"> word you’ve used before?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6" w:author="Rik Henson" w:date="2026-07-25T11:05:00Z" w:initials="RH">
    <w:p w14:paraId="15B16ABF" w14:textId="0413194C" w:rsidR="00DC30F1" w:rsidRDefault="00DC30F1">
      <w:pPr>
        <w:pStyle w:val="qr5a84ef5e24d4_CommentText"/>
      </w:pPr>
      <w:r>
        <w:rPr>
          <w:rStyle w:val="qrc9176a8025e3_CommentReference"/>
        </w:rPr>
        <w:annotationRef/>
      </w:r>
      <w:r>
        <w:t>(but how is this “start of list” context stored in memory… another reason I dislike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8" w:author="Rik Henson" w:date="2026-07-25T11:14:00Z" w:initials="RH">
    <w:p w14:paraId="0FBD0AC3" w14:textId="396BA4E0" w:rsidR="00DC30F1" w:rsidRDefault="00DC30F1">
      <w:pPr>
        <w:pStyle w:val="qr5a84ef5e24d4_CommentText"/>
      </w:pPr>
      <w:r>
        <w:rPr>
          <w:rStyle w:val="qrc9176a8025e3_CommentReference"/>
        </w:rPr>
        <w:annotationRef/>
      </w:r>
      <w:r>
        <w:t>Again, I don’t think acronyms actually needed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9" w:author="Rik Henson" w:date="2026-07-25T11:17:00Z" w:initials="RH">
    <w:p w14:paraId="706D80C8" w14:textId="0D9E87BD" w:rsidR="00DC30F1" w:rsidRDefault="00DC30F1">
      <w:pPr>
        <w:pStyle w:val="qr5a84ef5e24d4_CommentText"/>
      </w:pPr>
      <w:r>
        <w:rPr>
          <w:rStyle w:val="qrc9176a8025e3_CommentReference"/>
        </w:rPr>
        <w:annotationRef/>
      </w:r>
      <w:r>
        <w:t>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33" w:author="Rik Henson" w:date="2026-07-25T11:18:00Z" w:initials="RH">
    <w:p w14:paraId="21A4E916" w14:textId="77777777" w:rsidR="00DC30F1" w:rsidRDefault="00DC30F1">
      <w:pPr>
        <w:pStyle w:val="qr5a84ef5e24d4_CommentText"/>
      </w:pPr>
      <w:r>
        <w:rPr>
          <w:rStyle w:val="qrc9176a8025e3_CommentReference"/>
        </w:rPr>
        <w:annotationRef/>
      </w:r>
      <w:r>
        <w:t>Ok, fine to use acronyms here (particularly since superscripted), but doesn’t mean needed in figures</w:t>
      </w:r>
    </w:p>
    <w:p w14:paraId="399A8B98" w14:textId="77777777" w:rsidR="00DC30F1" w:rsidRDefault="00DC30F1">
      <w:pPr>
        <w:pStyle w:val="qr5a84ef5e24d4_CommentText"/>
      </w:pPr>
    </w:p>
    <w:p w14:paraId="6348C9D1" w14:textId="6EBF7E1D" w:rsidR="00DC30F1" w:rsidRDefault="00DC30F1">
      <w:pPr>
        <w:pStyle w:val="qr5a84ef5e24d4_CommentText"/>
      </w:pPr>
      <w:r>
        <w:t>Also features (vectors) are now lower-case f, so not confusable with upper-case F(ilms)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62" w:author="Emily Holmes" w:date="2026-07-27T15:12:00Z" w:initials="EH">
    <w:p w14:paraId="53071B45" w14:textId="77777777" w:rsidR="00651672" w:rsidRDefault="00651672" w:rsidP="00651672">
      <w:r>
        <w:rPr>
          <w:rStyle w:val="qrc9176a8025e3_CommentReference"/>
        </w:rPr>
        <w:annotationRef/>
      </w:r>
      <w:r>
        <w:rPr>
          <w:sz w:val="20"/>
          <w:szCs w:val="20"/>
        </w:rPr>
        <w:t>try to (somewhere, may be not here?) refer to hotspots in the film, so the reader knows that its of brief hotspots moments (mental images) - see refs i sent you</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18" w:author="Rik Henson" w:date="2026-07-25T11:34:00Z" w:initials="RH">
    <w:p w14:paraId="7984D9F5" w14:textId="18020D3B" w:rsidR="00DC30F1" w:rsidRDefault="00DC30F1">
      <w:pPr>
        <w:pStyle w:val="qr5a84ef5e24d4_CommentText"/>
      </w:pPr>
      <w:r>
        <w:rPr>
          <w:rStyle w:val="qrc9176a8025e3_CommentReference"/>
        </w:rPr>
        <w:annotationRef/>
      </w:r>
      <w:r>
        <w:t>Fine, but some softmax to convert evidence into a binary outcome for simulations?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4" w:author="Rik Henson" w:date="2026-07-25T12:08:00Z" w:initials="RH">
    <w:p w14:paraId="5393FA72" w14:textId="218BECAA" w:rsidR="00DC30F1" w:rsidRDefault="00DC30F1">
      <w:pPr>
        <w:pStyle w:val="qr5a84ef5e24d4_CommentText"/>
      </w:pPr>
      <w:r>
        <w:rPr>
          <w:rStyle w:val="qrc9176a8025e3_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5" w:author="Emily Holmes" w:date="2026-07-27T15:13:00Z" w:initials="EH">
    <w:p w14:paraId="5DE056F2" w14:textId="77777777" w:rsidR="00651672" w:rsidRDefault="00651672" w:rsidP="00651672">
      <w:r>
        <w:rPr>
          <w:rStyle w:val="qrc9176a8025e3_CommentReference"/>
        </w:rPr>
        <w:annotationRef/>
      </w:r>
      <w:r>
        <w:rPr>
          <w:sz w:val="20"/>
          <w:szCs w:val="20"/>
        </w:rPr>
        <w:t>remember to chancge from guided to involuntary even in the graphs!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6" w:author="Rik Henson" w:date="2026-07-25T12:02:00Z" w:initials="RH">
    <w:p w14:paraId="5C576487" w14:textId="1D7A4D77" w:rsidR="00DC30F1" w:rsidRDefault="00DC30F1">
      <w:pPr>
        <w:pStyle w:val="qr5a84ef5e24d4_CommentText"/>
      </w:pPr>
      <w:r>
        <w:rPr>
          <w:rStyle w:val="qrc9176a8025e3_CommentReference"/>
        </w:rPr>
        <w:annotationRef/>
      </w:r>
      <w:r>
        <w:t>No point giving numbers in text when 1) arbitrary and 2) already available in a figure.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9" w:author="Rik Henson" w:date="2026-07-25T12:05:00Z" w:initials="RH">
    <w:p w14:paraId="617A9D75" w14:textId="4316D99C" w:rsidR="00DC30F1" w:rsidRDefault="00DC30F1">
      <w:pPr>
        <w:pStyle w:val="qr5a84ef5e24d4_CommentText"/>
      </w:pPr>
      <w:r>
        <w:rPr>
          <w:rStyle w:val="qrc9176a8025e3_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4" w:author="Rik Henson" w:date="2026-07-25T12:09:00Z" w:initials="RH">
    <w:p w14:paraId="7437E25A" w14:textId="2BF6465A" w:rsidR="00DC30F1" w:rsidRDefault="00DC30F1">
      <w:pPr>
        <w:pStyle w:val="qr5a84ef5e24d4_CommentText"/>
      </w:pPr>
      <w:r>
        <w:rPr>
          <w:rStyle w:val="qrc9176a8025e3_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5" w:author="Rik Henson" w:date="2026-07-25T12:13:00Z" w:initials="RH">
    <w:p w14:paraId="330AFBC0" w14:textId="0C183D39" w:rsidR="00DC30F1" w:rsidRDefault="00DC30F1">
      <w:pPr>
        <w:pStyle w:val="qr5a84ef5e24d4_CommentText"/>
      </w:pPr>
      <w:r>
        <w:rPr>
          <w:rStyle w:val="qrc9176a8025e3_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7" w:author="Rik Henson" w:date="2026-07-25T12:16:00Z" w:initials="RH">
    <w:p w14:paraId="313F228E" w14:textId="618C5187" w:rsidR="00DC30F1" w:rsidRDefault="00DC30F1">
      <w:pPr>
        <w:pStyle w:val="qr5a84ef5e24d4_CommentText"/>
      </w:pPr>
      <w:r>
        <w:rPr>
          <w:rStyle w:val="qrc9176a8025e3_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6" w:author="Rik Henson" w:date="2026-07-25T12:19:00Z" w:initials="RH">
    <w:p w14:paraId="2DF60374" w14:textId="5127ACB5" w:rsidR="00DC30F1" w:rsidRDefault="00DC30F1">
      <w:pPr>
        <w:pStyle w:val="qr5a84ef5e24d4_CommentText"/>
      </w:pPr>
      <w:r>
        <w:rPr>
          <w:rStyle w:val="qrc9176a8025e3_CommentReference"/>
        </w:rPr>
        <w:annotationRef/>
      </w:r>
      <w:r>
        <w:t>Rather than current Fig 9, why now show plots against all positions as in Fig 10B, for each of the three retrieval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8" w:author="Rik Henson" w:date="2026-07-25T12:21:00Z" w:initials="RH">
    <w:p w14:paraId="253F86D0" w14:textId="5BC33869" w:rsidR="00DC30F1" w:rsidRDefault="00DC30F1">
      <w:pPr>
        <w:pStyle w:val="qr5a84ef5e24d4_CommentText"/>
      </w:pPr>
      <w:r>
        <w:rPr>
          <w:rStyle w:val="qrc9176a8025e3_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qr5a84ef5e24d4_CommentText"/>
      </w:pPr>
    </w:p>
    <w:p w14:paraId="16C1B351" w14:textId="7C073077" w:rsidR="00DC30F1" w:rsidRDefault="00DC30F1">
      <w:pPr>
        <w:pStyle w:val="qr5a84ef5e24d4_CommentText"/>
      </w:pPr>
      <w:r>
        <w:t>Instead, add predictions about emotional vs neutral stimuli (as in our Exp 1)?</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1" w:author="Rik Henson" w:date="2026-07-25T12:22:00Z" w:initials="RH">
    <w:p w14:paraId="5AD0B48F" w14:textId="044BEEA5" w:rsidR="00DC30F1" w:rsidRDefault="00DC30F1">
      <w:pPr>
        <w:pStyle w:val="qr5a84ef5e24d4_CommentText"/>
      </w:pPr>
      <w:r>
        <w:rPr>
          <w:rStyle w:val="qrc9176a8025e3_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4" w:author="Rik Henson" w:date="2026-07-25T12:26:00Z" w:initials="RH">
    <w:p w14:paraId="67E4F560" w14:textId="0AA6D0CE" w:rsidR="00DC30F1" w:rsidRDefault="00DC30F1">
      <w:pPr>
        <w:pStyle w:val="qr5a84ef5e24d4_CommentText"/>
      </w:pPr>
      <w:r>
        <w:rPr>
          <w:rStyle w:val="qrc9176a8025e3_CommentReference"/>
        </w:rPr>
        <w:annotationRef/>
      </w:r>
      <w:r>
        <w:t>Agreed, and interesting that you start Discussion with recognition, suggesting that if we include at all, it should be at start of Results, before moving to more interesting stuff.</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5" w:author="Rik Henson" w:date="2026-07-25T12:29:00Z" w:initials="RH">
    <w:p w14:paraId="60DBCF71" w14:textId="054DFABE" w:rsidR="00DC30F1" w:rsidRDefault="00DC30F1">
      <w:pPr>
        <w:pStyle w:val="qr5a84ef5e24d4_CommentText"/>
      </w:pPr>
      <w:r>
        <w:rPr>
          <w:rStyle w:val="qrc9176a8025e3_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7" w:author="Rik Henson" w:date="2026-07-25T12:33:00Z" w:initials="RH">
    <w:p w14:paraId="3FE6F48B" w14:textId="6BE7B81A" w:rsidR="00DC30F1" w:rsidRDefault="00DC30F1">
      <w:pPr>
        <w:pStyle w:val="qr5a84ef5e24d4_CommentText"/>
      </w:pPr>
      <w:r>
        <w:rPr>
          <w:rStyle w:val="qrc9176a8025e3_CommentReference"/>
        </w:rPr>
        <w:annotationRef/>
      </w:r>
      <w:r>
        <w:t>More negative appraisal of clinical results than in McConnell?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8" w:author="Rik Henson" w:date="2026-07-25T12:33:00Z" w:initials="RH">
    <w:p w14:paraId="31CB89EA" w14:textId="4DAB7927" w:rsidR="00DC30F1" w:rsidRDefault="00DC30F1">
      <w:pPr>
        <w:pStyle w:val="qr5a84ef5e24d4_CommentText"/>
      </w:pPr>
      <w:r>
        <w:rPr>
          <w:rStyle w:val="qrc9176a8025e3_CommentReference"/>
        </w:rPr>
        <w:annotationRef/>
      </w:r>
      <w:r w:rsidRPr="008C5E4F">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9" w:author="Rik Henson" w:date="2026-07-25T12:32:00Z" w:initials="RH">
    <w:p w14:paraId="28D1BEB1" w14:textId="1B61036B" w:rsidR="00DC30F1" w:rsidRDefault="00DC30F1">
      <w:pPr>
        <w:pStyle w:val="qr5a84ef5e24d4_CommentText"/>
      </w:pPr>
      <w:r>
        <w:rPr>
          <w:rStyle w:val="qrc9176a8025e3_CommentReference"/>
        </w:rPr>
        <w:annotationRef/>
      </w:r>
      <w:r>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1" w:author="Rik Henson" w:date="2026-07-25T12:34:00Z" w:initials="RH">
    <w:p w14:paraId="77B4DC84" w14:textId="77777777" w:rsidR="008C4FEA" w:rsidRDefault="00DC30F1">
      <w:pPr>
        <w:pStyle w:val="qr5a84ef5e24d4_CommentText"/>
      </w:pPr>
      <w:r>
        <w:rPr>
          <w:rStyle w:val="qrc9176a8025e3_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qr5a84ef5e24d4_CommentText"/>
      </w:pPr>
    </w:p>
    <w:p w14:paraId="564A0A56" w14:textId="0F2A7DE9" w:rsidR="00DC30F1" w:rsidRDefault="008C4FEA">
      <w:pPr>
        <w:pStyle w:val="qr5a84ef5e24d4_CommentText"/>
      </w:pPr>
      <w:r>
        <w:t>BTW, do participants ever report intrusions of Tetris images? If they did, would support CMR idea of Task recalls during unguided retrieval. But I doubt 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3" w:author="Rik Henson" w:date="2026-07-25T12:41:00Z" w:initials="RH">
    <w:p w14:paraId="061655A3" w14:textId="09375FE9" w:rsidR="00046410" w:rsidRDefault="00046410">
      <w:pPr>
        <w:pStyle w:val="qr5a84ef5e24d4_CommentText"/>
      </w:pPr>
      <w:r>
        <w:rPr>
          <w:rStyle w:val="qrc9176a8025e3_CommentReference"/>
        </w:rPr>
        <w:annotationRef/>
      </w:r>
      <w:r>
        <w:t>Add something about contribution of distinguishing three different retrieval mechanisms, which could co-occur, and how these could be tested in future (eg based on positional data)?</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4" w:author="Emily Holmes" w:date="2026-07-27T15:15:00Z" w:initials="EH">
    <w:p w14:paraId="10926F1B" w14:textId="77777777" w:rsidR="008177DA" w:rsidRDefault="008177DA" w:rsidP="008177DA">
      <w:r>
        <w:rPr>
          <w:rStyle w:val="qrc9176a8025e3_CommentReference"/>
        </w:rPr>
        <w:annotationRef/>
      </w:r>
      <w:r>
        <w:rPr>
          <w:sz w:val="20"/>
          <w:szCs w:val="20"/>
        </w:rPr>
        <w:t>wondered if you want to end on a sentence more linked to your key  results instead?</w:t>
      </w:r>
    </w:p>
  </w:comment>
</w:comments>
</file>

<file path=word/commentsExtended.xml><?xml version="1.0" encoding="utf-8"?>
<w15:commentsEx xmlns:w15="http://schemas.microsoft.com/office/word/2012/wordml">
  <w15:commentEx w15:paraId="4634F63C" w15:done="1"/>
  <w15:commentEx w15:paraId="0E7C1206" w15:done="1" w15:paraIdParent="4634F63C"/>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16cex="http://schemas.microsoft.com/office/word/2018/wordml/cex">
  <w16cex:commentExtensible w16cex:durableId="66398C86" w16cex:dateUtc="2026-07-27T13:16:00Z"/>
  <w16cex:commentExtensible w16cex:durableId="0A599DF1" w16cex:dateUtc="2026-09-27T13:00:47Z"/>
  <w16cex:commentExtensible w16cex:durableId="61BC697E" w16cex:dateUtc="2026-07-27T08:11:00Z"/>
  <w16cex:commentExtensible w16cex:durableId="2D803BB9" w16cex:dateUtc="2026-07-27T12:30:00Z"/>
  <w16cex:commentExtensible w16cex:durableId="6B4CD8F2" w16cex:dateUtc="2026-07-27T12:31:00Z"/>
  <w16cex:commentExtensible w16cex:durableId="7C414769"/>
  <w16cex:commentExtensible w16cex:durableId="73F0F64F" w16cex:dateUtc="2026-07-27T08:08:00Z"/>
  <w16cex:commentExtensible w16cex:durableId="67C16765" w16cex:dateUtc="2026-07-27T08:09:00Z"/>
  <w16cex:commentExtensible w16cex:durableId="737375D0"/>
  <w16cex:commentExtensible w16cex:durableId="32BBF0B5" w16cex:dateUtc="2026-07-27T08:09:00Z"/>
  <w16cex:commentExtensible w16cex:durableId="10C8CA26" w16cex:dateUtc="2026-07-27T12:38:00Z"/>
  <w16cex:commentExtensible w16cex:durableId="559B0EFC" w16cex:dateUtc="2026-07-27T12:40:00Z"/>
  <w16cex:commentExtensible w16cex:durableId="423E19DA"/>
  <w16cex:commentExtensible w16cex:durableId="0C98FE11" w16cex:dateUtc="2026-07-27T09:44:00Z"/>
  <w16cex:commentExtensible w16cex:durableId="74FBE8BD" w16cex:dateUtc="2026-07-27T12:55:00Z"/>
  <w16cex:commentExtensible w16cex:durableId="35A86ACA"/>
  <w16cex:commentExtensible w16cex:durableId="5B60186A"/>
  <w16cex:commentExtensible xmlns:w16="http://schemas.microsoft.com/office/word/2018/wordml"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594EF09"/>
  <w16cex:commentExtensible w16cex:durableId="0205FB06"/>
  <w16cex:commentExtensible w16cex:durableId="2C2D4DF6"/>
  <w16cex:commentExtensible w16cex:durableId="4A984B55"/>
  <w16cex:commentExtensible w16cex:durableId="5690CB4C"/>
  <w16cex:commentExtensible w16cex:durableId="1E6DA377"/>
  <w16cex:commentExtensible w16cex:durableId="3E0A91C2"/>
  <w16cex:commentExtensible w16cex:durableId="559ABE9E"/>
  <w16cex:commentExtensible w16cex:durableId="068F6061"/>
  <w16cex:commentExtensible w16cex:durableId="15B16ABF"/>
  <w16cex:commentExtensible w16cex:durableId="0FBD0AC3"/>
  <w16cex:commentExtensible w16cex:durableId="706D80C8"/>
  <w16cex:commentExtensible w16cex:durableId="6348C9D1"/>
  <w16cex:commentExtensible w16cex:durableId="69237E96" w16cex:dateUtc="2026-07-27T13:12:00Z"/>
  <w16cex:commentExtensible w16cex:durableId="7984D9F5"/>
  <w16cex:commentExtensible w16cex:durableId="5393FA72"/>
  <w16cex:commentExtensible w16cex:durableId="33A2CF3C" w16cex:dateUtc="2026-07-27T13:13:00Z"/>
  <w16cex:commentExtensible w16cex:durableId="5C576487"/>
  <w16cex:commentExtensible w16cex:durableId="617A9D75"/>
  <w16cex:commentExtensible w16cex:durableId="7437E25A"/>
  <w16cex:commentExtensible w16cex:durableId="330AFBC0"/>
  <w16cex:commentExtensible w16cex:durableId="313F228E"/>
  <w16cex:commentExtensible w16cex:durableId="2DF60374"/>
  <w16cex:commentExtensible w16cex:durableId="16C1B351"/>
  <w16cex:commentExtensible w16cex:durableId="5AD0B48F"/>
  <w16cex:commentExtensible w16cex:durableId="67E4F560"/>
  <w16cex:commentExtensible w16cex:durableId="60DBCF71"/>
  <w16cex:commentExtensible w16cex:durableId="3FE6F48B"/>
  <w16cex:commentExtensible w16cex:durableId="31CB89EA"/>
  <w16cex:commentExtensible w16cex:durableId="28D1BEB1"/>
  <w16cex:commentExtensible w16cex:durableId="564A0A56"/>
  <w16cex:commentExtensible w16cex:durableId="061655A3"/>
  <w16cex:commentExtensible w16cex:durableId="32588CD3" w16cex:dateUtc="2026-07-27T13:15:00Z"/>
</w16cex:commentsExtensible>
</file>

<file path=word/commentsIds.xml><?xml version="1.0" encoding="utf-8"?>
<w16cid:commentsIds xmlns:w16cid="http://schemas.microsoft.com/office/word/2016/wordml/cid">
  <w16cid:commentId w16cid:paraId="4634F63C" w16cid:durableId="66398C86"/>
  <w16cid:commentId w16cid:paraId="0E7C1206" w16cid:durableId="0A599DF1"/>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 w:type="character" w:styleId="qr81ac251f575d_DefaultParagraphFont">
    <w:name w:val="Default Paragraph Font"/>
    <w:uiPriority w:val="1"/>
    <w:semiHidden/>
    <w:unhideWhenUsed/>
  </w:style>
  <w:style w:type="character" w:styleId="qrc9176a8025e3_CommentReference">
    <w:name w:val="annotation reference"/>
    <w:basedOn w:val="qr81ac251f575d_DefaultParagraphFont"/>
    <w:semiHidden/>
    <w:unhideWhenUsed/>
    <w:rsid w:val="004F7E93"/>
    <w:rPr>
      <w:sz w:val="16"/>
      <w:szCs w:val="16"/>
    </w:rPr>
  </w:style>
  <w:style w:type="paragraph" w:styleId="qrd0a7d726f65b_Normal">
    <w:name w:val="Normal"/>
    <w:qFormat/>
    <w:rsid w:val="0083560B"/>
    <w:pPr>
      <w:spacing w:after="0" w:line="480" w:lineRule="auto"/>
    </w:pPr>
  </w:style>
  <w:style w:type="character" w:customStyle="1" w:styleId="qra14e1ad5fffc_CommentTextChar">
    <w:name w:val="Comment Text Char"/>
    <w:basedOn w:val="qr81ac251f575d_DefaultParagraphFont"/>
    <w:link w:val="qr5a84ef5e24d4_CommentText"/>
    <w:rsid w:val="004F7E93"/>
    <w:rPr>
      <w:sz w:val="20"/>
      <w:szCs w:val="20"/>
    </w:rPr>
  </w:style>
  <w:style w:type="paragraph" w:styleId="qr5a84ef5e24d4_CommentText">
    <w:name w:val="annotation text"/>
    <w:basedOn w:val="qrd0a7d726f65b_Normal"/>
    <w:link w:val="qra14e1ad5fffc_CommentTextChar"/>
    <w:unhideWhenUsed/>
    <w:rsid w:val="004F7E93"/>
    <w:pPr>
      <w:spacing w:line="240" w:lineRule="auto"/>
    </w:pPr>
    <w:rPr>
      <w:sz w:val="20"/>
      <w:szCs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5" Target="media/rId25.png"/><Relationship Type="http://schemas.openxmlformats.org/officeDocument/2006/relationships/image" Id="rId79" Target="media/rId79.png"/><Relationship Type="http://schemas.openxmlformats.org/officeDocument/2006/relationships/image" Id="rId84" Target="media/rId84.png"/><Relationship Type="http://schemas.openxmlformats.org/officeDocument/2006/relationships/image" Id="rId228" Target="media/rId228.png"/><Relationship Type="http://schemas.openxmlformats.org/officeDocument/2006/relationships/image" Id="rId28" Target="media/rId28.png"/><Relationship Type="http://schemas.openxmlformats.org/officeDocument/2006/relationships/image" Id="rId33" Target="media/rId33.png"/><Relationship Type="http://schemas.openxmlformats.org/officeDocument/2006/relationships/image" Id="rId37" Target="media/rId37.png"/><Relationship Type="http://schemas.openxmlformats.org/officeDocument/2006/relationships/image" Id="rId59" Target="media/rId59.png"/><Relationship Type="http://schemas.openxmlformats.org/officeDocument/2006/relationships/image" Id="rId63" Target="media/rId63.png"/><Relationship Type="http://schemas.openxmlformats.org/officeDocument/2006/relationships/image" Id="rId68" Target="media/rId68.png"/><Relationship Type="http://schemas.openxmlformats.org/officeDocument/2006/relationships/image" Id="rId72" Target="media/rId72.png"/><Relationship Type="http://schemas.openxmlformats.org/officeDocument/2006/relationships/image" Id="rId75" Target="media/rId75.png"/><Relationship Type="http://schemas.openxmlformats.org/officeDocument/2006/relationships/hyperlink" Id="rId172" Target="https://doi.org/10.1002/acp.1611" TargetMode="External"/><Relationship Type="http://schemas.openxmlformats.org/officeDocument/2006/relationships/hyperlink" Id="rId161" Target="https://doi.org/10.1002/cpp.2489" TargetMode="External"/><Relationship Type="http://schemas.openxmlformats.org/officeDocument/2006/relationships/hyperlink" Id="rId110" Target="https://doi.org/10.1006/jmps.1999.1282" TargetMode="External"/><Relationship Type="http://schemas.openxmlformats.org/officeDocument/2006/relationships/hyperlink" Id="rId142" Target="https://doi.org/10.1006/jmps.2001.1388" TargetMode="External"/><Relationship Type="http://schemas.openxmlformats.org/officeDocument/2006/relationships/hyperlink" Id="rId118" Target="https://doi.org/10.1016/S0005-7967(99)00123-0" TargetMode="External"/><Relationship Type="http://schemas.openxmlformats.org/officeDocument/2006/relationships/hyperlink" Id="rId203" Target="https://doi.org/10.1016/S0079-7421(08)60162-0" TargetMode="External"/><Relationship Type="http://schemas.openxmlformats.org/officeDocument/2006/relationships/hyperlink" Id="rId130" Target="https://doi.org/10.1016/j.actpsy.2007.11.002" TargetMode="External"/><Relationship Type="http://schemas.openxmlformats.org/officeDocument/2006/relationships/hyperlink" Id="rId138" Target="https://doi.org/10.1016/j.brat.2017.03.018" TargetMode="External"/><Relationship Type="http://schemas.openxmlformats.org/officeDocument/2006/relationships/hyperlink" Id="rId155" Target="https://doi.org/10.1016/j.cpr.2016.04.010" TargetMode="External"/><Relationship Type="http://schemas.openxmlformats.org/officeDocument/2006/relationships/hyperlink" Id="rId151" Target="https://doi.org/10.1016/j.cpr.2018.08.005" TargetMode="External"/><Relationship Type="http://schemas.openxmlformats.org/officeDocument/2006/relationships/hyperlink" Id="rId114" Target="https://doi.org/10.1016/j.jbtep.2011.10.008" TargetMode="External"/><Relationship Type="http://schemas.openxmlformats.org/officeDocument/2006/relationships/hyperlink" Id="rId166" Target="https://doi.org/10.1016/j.jbtep.2019.01.006" TargetMode="External"/><Relationship Type="http://schemas.openxmlformats.org/officeDocument/2006/relationships/hyperlink" Id="rId126" Target="https://doi.org/10.1016/j.jbtep.2023.101858" TargetMode="External"/><Relationship Type="http://schemas.openxmlformats.org/officeDocument/2006/relationships/hyperlink" Id="rId95" Target="https://doi.org/10.1016/j.jbtep.2023.101920" TargetMode="External"/><Relationship Type="http://schemas.openxmlformats.org/officeDocument/2006/relationships/hyperlink" Id="rId216" Target="https://doi.org/10.1016/j.jml.2007.01.002" TargetMode="External"/><Relationship Type="http://schemas.openxmlformats.org/officeDocument/2006/relationships/hyperlink" Id="rId189" Target="https://doi.org/10.1016/j.jml.2015.10.002" TargetMode="External"/><Relationship Type="http://schemas.openxmlformats.org/officeDocument/2006/relationships/hyperlink" Id="rId96" Target="https://doi.org/10.1016/j.jpsychires.2023.01.028" TargetMode="External"/><Relationship Type="http://schemas.openxmlformats.org/officeDocument/2006/relationships/hyperlink" Id="rId201" Target="https://doi.org/10.1016/j.neuropsychologia.2009.02.013" TargetMode="External"/><Relationship Type="http://schemas.openxmlformats.org/officeDocument/2006/relationships/hyperlink" Id="rId197" Target="https://doi.org/10.1016/j.neuropsychologia.2011.08.025" TargetMode="External"/><Relationship Type="http://schemas.openxmlformats.org/officeDocument/2006/relationships/hyperlink" Id="rId99" Target="https://doi.org/10.1016/s2215-0366(25)00397-9" TargetMode="External"/><Relationship Type="http://schemas.openxmlformats.org/officeDocument/2006/relationships/hyperlink" Id="rId107" Target="https://doi.org/10.1037/0033-295X.103.4.670" TargetMode="External"/><Relationship Type="http://schemas.openxmlformats.org/officeDocument/2006/relationships/hyperlink" Id="rId97" Target="https://doi.org/10.1037/0096-3445.129.1.126" TargetMode="External"/><Relationship Type="http://schemas.openxmlformats.org/officeDocument/2006/relationships/hyperlink" Id="rId132" Target="https://doi.org/10.1037/0096-3445.133.1.3" TargetMode="External"/><Relationship Type="http://schemas.openxmlformats.org/officeDocument/2006/relationships/hyperlink" Id="rId140" Target="https://doi.org/10.1037/0278-7393.25.4.923" TargetMode="External"/><Relationship Type="http://schemas.openxmlformats.org/officeDocument/2006/relationships/hyperlink" Id="rId225" Target="https://doi.org/10.1037/0278-7393.32.4.792" TargetMode="External"/><Relationship Type="http://schemas.openxmlformats.org/officeDocument/2006/relationships/hyperlink" Id="rId210" Target="https://doi.org/10.1037/a0013396" TargetMode="External"/><Relationship Type="http://schemas.openxmlformats.org/officeDocument/2006/relationships/hyperlink" Id="rId199" Target="https://doi.org/10.1037/a0014420" TargetMode="External"/><Relationship Type="http://schemas.openxmlformats.org/officeDocument/2006/relationships/hyperlink" Id="rId109" Target="https://doi.org/10.1037/a0018113" TargetMode="External"/><Relationship Type="http://schemas.openxmlformats.org/officeDocument/2006/relationships/hyperlink" Id="rId195" Target="https://doi.org/10.1037/a0022475" TargetMode="External"/><Relationship Type="http://schemas.openxmlformats.org/officeDocument/2006/relationships/hyperlink" Id="rId121" Target="https://doi.org/10.1037/a0033715" TargetMode="External"/><Relationship Type="http://schemas.openxmlformats.org/officeDocument/2006/relationships/hyperlink" Id="rId105" Target="https://doi.org/10.1037/a0033722" TargetMode="External"/><Relationship Type="http://schemas.openxmlformats.org/officeDocument/2006/relationships/hyperlink" Id="rId180" Target="https://doi.org/10.1037/a0039036" TargetMode="External"/><Relationship Type="http://schemas.openxmlformats.org/officeDocument/2006/relationships/hyperlink" Id="rId165" Target="https://doi.org/10.1037/ccp0000340" TargetMode="External"/><Relationship Type="http://schemas.openxmlformats.org/officeDocument/2006/relationships/hyperlink" Id="rId123" Target="https://doi.org/10.1037/rev0000015" TargetMode="External"/><Relationship Type="http://schemas.openxmlformats.org/officeDocument/2006/relationships/hyperlink" Id="rId214" Target="https://doi.org/10.1037/rev0000132" TargetMode="External"/><Relationship Type="http://schemas.openxmlformats.org/officeDocument/2006/relationships/hyperlink" Id="rId112" Target="https://doi.org/10.1037/rev0000334" TargetMode="External"/><Relationship Type="http://schemas.openxmlformats.org/officeDocument/2006/relationships/hyperlink" Id="rId227" Target="https://doi.org/10.1037/rev0000505" TargetMode="External"/><Relationship Type="http://schemas.openxmlformats.org/officeDocument/2006/relationships/hyperlink" Id="rId174" Target="https://doi.org/10.1037/xge0000598" TargetMode="External"/><Relationship Type="http://schemas.openxmlformats.org/officeDocument/2006/relationships/hyperlink" Id="rId178" Target="https://doi.org/10.1037/xge0001354" TargetMode="External"/><Relationship Type="http://schemas.openxmlformats.org/officeDocument/2006/relationships/hyperlink" Id="rId147" Target="https://doi.org/10.1038/mp.2017.23" TargetMode="External"/><Relationship Type="http://schemas.openxmlformats.org/officeDocument/2006/relationships/hyperlink" Id="rId168" Target="https://doi.org/10.1038/nn.2271" TargetMode="External"/><Relationship Type="http://schemas.openxmlformats.org/officeDocument/2006/relationships/hyperlink" Id="rId205" Target="https://doi.org/10.1038/s41380-023-02062-7" TargetMode="External"/><Relationship Type="http://schemas.openxmlformats.org/officeDocument/2006/relationships/hyperlink" Id="rId149" Target="https://doi.org/10.1038/s41398-023-02578-0" TargetMode="External"/><Relationship Type="http://schemas.openxmlformats.org/officeDocument/2006/relationships/hyperlink" Id="rId191" Target="https://doi.org/10.1038/s41467-017-01184-1" TargetMode="External"/><Relationship Type="http://schemas.openxmlformats.org/officeDocument/2006/relationships/hyperlink" Id="rId221" Target="https://doi.org/10.1038/s41562-024-01956-y" TargetMode="External"/><Relationship Type="http://schemas.openxmlformats.org/officeDocument/2006/relationships/hyperlink" Id="rId119" Target="https://doi.org/10.1080/20008198.2017.1386959" TargetMode="External"/><Relationship Type="http://schemas.openxmlformats.org/officeDocument/2006/relationships/hyperlink" Id="rId222" Target="https://doi.org/10.1098/rstb.2017.0209" TargetMode="External"/><Relationship Type="http://schemas.openxmlformats.org/officeDocument/2006/relationships/hyperlink" Id="rId145" Target="https://doi.org/10.1101/lm.1022308" TargetMode="External"/><Relationship Type="http://schemas.openxmlformats.org/officeDocument/2006/relationships/hyperlink" Id="rId187" Target="https://doi.org/10.1111/ejn.70194" TargetMode="External"/><Relationship Type="http://schemas.openxmlformats.org/officeDocument/2006/relationships/hyperlink" Id="rId206" Target="https://doi.org/10.1111/j.1467-9280.2005.01634.x" TargetMode="External"/><Relationship Type="http://schemas.openxmlformats.org/officeDocument/2006/relationships/hyperlink" Id="rId159" Target="https://doi.org/10.1146/annurev-psych-010418-103358" TargetMode="External"/><Relationship Type="http://schemas.openxmlformats.org/officeDocument/2006/relationships/hyperlink" Id="rId153" Target="https://doi.org/10.1177/0956797615583071" TargetMode="External"/><Relationship Type="http://schemas.openxmlformats.org/officeDocument/2006/relationships/hyperlink" Id="rId116" Target="https://doi.org/10.1177/0956797620958651" TargetMode="External"/><Relationship Type="http://schemas.openxmlformats.org/officeDocument/2006/relationships/hyperlink" Id="rId212" Target="https://doi.org/10.1177/0963721413498893" TargetMode="External"/><Relationship Type="http://schemas.openxmlformats.org/officeDocument/2006/relationships/hyperlink" Id="rId103" Target="https://doi.org/10.1177/0963721420917691" TargetMode="External"/><Relationship Type="http://schemas.openxmlformats.org/officeDocument/2006/relationships/hyperlink" Id="rId176" Target="https://doi.org/10.1177/2167702621998315" TargetMode="External"/><Relationship Type="http://schemas.openxmlformats.org/officeDocument/2006/relationships/hyperlink" Id="rId163" Target="https://doi.org/10.1186/s12916-024-03569-8" TargetMode="External"/><Relationship Type="http://schemas.openxmlformats.org/officeDocument/2006/relationships/hyperlink" Id="rId134" Target="https://doi.org/10.1371/journal.pone.0004153" TargetMode="External"/><Relationship Type="http://schemas.openxmlformats.org/officeDocument/2006/relationships/hyperlink" Id="rId136" Target="https://doi.org/10.1371/journal.pone.0013706" TargetMode="External"/><Relationship Type="http://schemas.openxmlformats.org/officeDocument/2006/relationships/hyperlink" Id="rId170" Target="https://doi.org/10.1523/JNEUROSCI.3378-14.2015" TargetMode="External"/><Relationship Type="http://schemas.openxmlformats.org/officeDocument/2006/relationships/hyperlink" Id="rId223" Target="https://doi.org/10.1525/collabra.130791" TargetMode="External"/><Relationship Type="http://schemas.openxmlformats.org/officeDocument/2006/relationships/hyperlink" Id="rId128" Target="https://doi.org/10.31234/osf.io/sm3fw" TargetMode="External"/><Relationship Type="http://schemas.openxmlformats.org/officeDocument/2006/relationships/hyperlink" Id="rId101" Target="https://doi.org/10.3389/fnhum.2012.00142" TargetMode="External"/><Relationship Type="http://schemas.openxmlformats.org/officeDocument/2006/relationships/hyperlink" Id="rId220" Target="https://doi.org/10.3758/MC.38.4.419" TargetMode="External"/><Relationship Type="http://schemas.openxmlformats.org/officeDocument/2006/relationships/hyperlink" Id="rId218" Target="https://doi.org/10.3758/bf03195864" TargetMode="External"/><Relationship Type="http://schemas.openxmlformats.org/officeDocument/2006/relationships/hyperlink" Id="rId186" Target="https://doi.org/10.3758/s13415-021-00971-0" TargetMode="External"/><Relationship Type="http://schemas.openxmlformats.org/officeDocument/2006/relationships/hyperlink" Id="rId125" Target="https://doi.org/10.3758/s13421-023-01453-z" TargetMode="External"/><Relationship Type="http://schemas.openxmlformats.org/officeDocument/2006/relationships/hyperlink" Id="rId208" Target="https://doi.org/10.3758/s13423-011-0086-9" TargetMode="External"/><Relationship Type="http://schemas.openxmlformats.org/officeDocument/2006/relationships/hyperlink" Id="rId182" Target="https://doi.org/10.3758/s13423-025-02744-z" TargetMode="External"/><Relationship Type="http://schemas.openxmlformats.org/officeDocument/2006/relationships/hyperlink" Id="rId193" Target="https://doi.org/10.3758/s13423-025-02855-7" TargetMode="External"/><Relationship Type="http://schemas.openxmlformats.org/officeDocument/2006/relationships/hyperlink" Id="rId157" Target="https://memory.psych.upenn.edu/files/pubs/JinEtal24.pdf" TargetMode="External"/><Relationship Type="http://schemas.openxmlformats.org/officeDocument/2006/relationships/hyperlink" Id="rId185" Target="https://osf.io/preprints/psyarxiv/m3pnz_v1/" TargetMode="External"/><Relationship Id="rIdReview1" Type="http://schemas.microsoft.com/office/2011/relationships/commentsExtended" Target="commentsExtended.xml"/><Relationship Id="rIdReview2" Type="http://schemas.microsoft.com/office/2016/09/relationships/commentsIds" Target="commentsIds.xml"/><Relationship Id="rIdReview3" Type="http://schemas.microsoft.com/office/2018/08/relationships/commentsExtensible" Target="commentsExtensible.xml"/><Relationship Id="rIdReviewIdentity1" Type="http://schemas.openxmlformats.org/officeDocument/2006/relationships/customXml" Target="../customXml/quartoReview.xml"/></Relationships>
</file>

<file path=word/_rels/footnotes.xml.rels><?xml version="1.0" encoding="UTF-8"?><Relationships xmlns="http://schemas.openxmlformats.org/package/2006/relationships"><Relationship Type="http://schemas.openxmlformats.org/officeDocument/2006/relationships/hyperlink" Id="rId172" Target="https://doi.org/10.1002/acp.1611" TargetMode="External" /><Relationship Type="http://schemas.openxmlformats.org/officeDocument/2006/relationships/hyperlink" Id="rId161" Target="https://doi.org/10.1002/cpp.2489" TargetMode="External" /><Relationship Type="http://schemas.openxmlformats.org/officeDocument/2006/relationships/hyperlink" Id="rId110" Target="https://doi.org/10.1006/jmps.1999.1282" TargetMode="External" /><Relationship Type="http://schemas.openxmlformats.org/officeDocument/2006/relationships/hyperlink" Id="rId142" Target="https://doi.org/10.1006/jmps.2001.1388" TargetMode="External" /><Relationship Type="http://schemas.openxmlformats.org/officeDocument/2006/relationships/hyperlink" Id="rId118" Target="https://doi.org/10.1016/S0005-7967(99)00123-0" TargetMode="External" /><Relationship Type="http://schemas.openxmlformats.org/officeDocument/2006/relationships/hyperlink" Id="rId203" Target="https://doi.org/10.1016/S0079-7421(08)60162-0" TargetMode="External" /><Relationship Type="http://schemas.openxmlformats.org/officeDocument/2006/relationships/hyperlink" Id="rId130" Target="https://doi.org/10.1016/j.actpsy.2007.11.002" TargetMode="External" /><Relationship Type="http://schemas.openxmlformats.org/officeDocument/2006/relationships/hyperlink" Id="rId138" Target="https://doi.org/10.1016/j.brat.2017.03.018" TargetMode="External" /><Relationship Type="http://schemas.openxmlformats.org/officeDocument/2006/relationships/hyperlink" Id="rId155" Target="https://doi.org/10.1016/j.cpr.2016.04.010" TargetMode="External" /><Relationship Type="http://schemas.openxmlformats.org/officeDocument/2006/relationships/hyperlink" Id="rId151" Target="https://doi.org/10.1016/j.cpr.2018.08.005" TargetMode="External" /><Relationship Type="http://schemas.openxmlformats.org/officeDocument/2006/relationships/hyperlink" Id="rId114" Target="https://doi.org/10.1016/j.jbtep.2011.10.008" TargetMode="External" /><Relationship Type="http://schemas.openxmlformats.org/officeDocument/2006/relationships/hyperlink" Id="rId166" Target="https://doi.org/10.1016/j.jbtep.2019.01.006" TargetMode="External" /><Relationship Type="http://schemas.openxmlformats.org/officeDocument/2006/relationships/hyperlink" Id="rId126" Target="https://doi.org/10.1016/j.jbtep.2023.101858" TargetMode="External" /><Relationship Type="http://schemas.openxmlformats.org/officeDocument/2006/relationships/hyperlink" Id="rId95" Target="https://doi.org/10.1016/j.jbtep.2023.101920" TargetMode="External" /><Relationship Type="http://schemas.openxmlformats.org/officeDocument/2006/relationships/hyperlink" Id="rId216" Target="https://doi.org/10.1016/j.jml.2007.01.002" TargetMode="External" /><Relationship Type="http://schemas.openxmlformats.org/officeDocument/2006/relationships/hyperlink" Id="rId189" Target="https://doi.org/10.1016/j.jml.2015.10.002" TargetMode="External" /><Relationship Type="http://schemas.openxmlformats.org/officeDocument/2006/relationships/hyperlink" Id="rId96" Target="https://doi.org/10.1016/j.jpsychires.2023.01.028" TargetMode="External" /><Relationship Type="http://schemas.openxmlformats.org/officeDocument/2006/relationships/hyperlink" Id="rId201" Target="https://doi.org/10.1016/j.neuropsychologia.2009.02.013" TargetMode="External" /><Relationship Type="http://schemas.openxmlformats.org/officeDocument/2006/relationships/hyperlink" Id="rId197" Target="https://doi.org/10.1016/j.neuropsychologia.2011.08.025" TargetMode="External" /><Relationship Type="http://schemas.openxmlformats.org/officeDocument/2006/relationships/hyperlink" Id="rId99" Target="https://doi.org/10.1016/s2215-0366(25)00397-9" TargetMode="External" /><Relationship Type="http://schemas.openxmlformats.org/officeDocument/2006/relationships/hyperlink" Id="rId107" Target="https://doi.org/10.1037/0033-295X.103.4.670" TargetMode="External" /><Relationship Type="http://schemas.openxmlformats.org/officeDocument/2006/relationships/hyperlink" Id="rId97" Target="https://doi.org/10.1037/0096-3445.129.1.126" TargetMode="External" /><Relationship Type="http://schemas.openxmlformats.org/officeDocument/2006/relationships/hyperlink" Id="rId132" Target="https://doi.org/10.1037/0096-3445.133.1.3" TargetMode="External" /><Relationship Type="http://schemas.openxmlformats.org/officeDocument/2006/relationships/hyperlink" Id="rId140" Target="https://doi.org/10.1037/0278-7393.25.4.923" TargetMode="External" /><Relationship Type="http://schemas.openxmlformats.org/officeDocument/2006/relationships/hyperlink" Id="rId225" Target="https://doi.org/10.1037/0278-7393.32.4.792" TargetMode="External" /><Relationship Type="http://schemas.openxmlformats.org/officeDocument/2006/relationships/hyperlink" Id="rId210" Target="https://doi.org/10.1037/a0013396" TargetMode="External" /><Relationship Type="http://schemas.openxmlformats.org/officeDocument/2006/relationships/hyperlink" Id="rId199" Target="https://doi.org/10.1037/a0014420" TargetMode="External" /><Relationship Type="http://schemas.openxmlformats.org/officeDocument/2006/relationships/hyperlink" Id="rId109" Target="https://doi.org/10.1037/a0018113" TargetMode="External" /><Relationship Type="http://schemas.openxmlformats.org/officeDocument/2006/relationships/hyperlink" Id="rId195" Target="https://doi.org/10.1037/a0022475" TargetMode="External" /><Relationship Type="http://schemas.openxmlformats.org/officeDocument/2006/relationships/hyperlink" Id="rId121" Target="https://doi.org/10.1037/a0033715" TargetMode="External" /><Relationship Type="http://schemas.openxmlformats.org/officeDocument/2006/relationships/hyperlink" Id="rId105" Target="https://doi.org/10.1037/a0033722" TargetMode="External" /><Relationship Type="http://schemas.openxmlformats.org/officeDocument/2006/relationships/hyperlink" Id="rId180" Target="https://doi.org/10.1037/a0039036" TargetMode="External" /><Relationship Type="http://schemas.openxmlformats.org/officeDocument/2006/relationships/hyperlink" Id="rId165" Target="https://doi.org/10.1037/ccp0000340" TargetMode="External" /><Relationship Type="http://schemas.openxmlformats.org/officeDocument/2006/relationships/hyperlink" Id="rId123" Target="https://doi.org/10.1037/rev0000015" TargetMode="External" /><Relationship Type="http://schemas.openxmlformats.org/officeDocument/2006/relationships/hyperlink" Id="rId214" Target="https://doi.org/10.1037/rev0000132" TargetMode="External" /><Relationship Type="http://schemas.openxmlformats.org/officeDocument/2006/relationships/hyperlink" Id="rId112" Target="https://doi.org/10.1037/rev0000334" TargetMode="External" /><Relationship Type="http://schemas.openxmlformats.org/officeDocument/2006/relationships/hyperlink" Id="rId227" Target="https://doi.org/10.1037/rev0000505" TargetMode="External" /><Relationship Type="http://schemas.openxmlformats.org/officeDocument/2006/relationships/hyperlink" Id="rId174" Target="https://doi.org/10.1037/xge0000598" TargetMode="External" /><Relationship Type="http://schemas.openxmlformats.org/officeDocument/2006/relationships/hyperlink" Id="rId178" Target="https://doi.org/10.1037/xge0001354" TargetMode="External" /><Relationship Type="http://schemas.openxmlformats.org/officeDocument/2006/relationships/hyperlink" Id="rId147" Target="https://doi.org/10.1038/mp.2017.23" TargetMode="External" /><Relationship Type="http://schemas.openxmlformats.org/officeDocument/2006/relationships/hyperlink" Id="rId168" Target="https://doi.org/10.1038/nn.2271" TargetMode="External" /><Relationship Type="http://schemas.openxmlformats.org/officeDocument/2006/relationships/hyperlink" Id="rId205" Target="https://doi.org/10.1038/s41380-023-02062-7" TargetMode="External" /><Relationship Type="http://schemas.openxmlformats.org/officeDocument/2006/relationships/hyperlink" Id="rId149" Target="https://doi.org/10.1038/s41398-023-02578-0" TargetMode="External" /><Relationship Type="http://schemas.openxmlformats.org/officeDocument/2006/relationships/hyperlink" Id="rId191" Target="https://doi.org/10.1038/s41467-017-01184-1" TargetMode="External" /><Relationship Type="http://schemas.openxmlformats.org/officeDocument/2006/relationships/hyperlink" Id="rId221" Target="https://doi.org/10.1038/s41562-024-01956-y" TargetMode="External" /><Relationship Type="http://schemas.openxmlformats.org/officeDocument/2006/relationships/hyperlink" Id="rId119" Target="https://doi.org/10.1080/20008198.2017.1386959" TargetMode="External" /><Relationship Type="http://schemas.openxmlformats.org/officeDocument/2006/relationships/hyperlink" Id="rId222" Target="https://doi.org/10.1098/rstb.2017.0209" TargetMode="External" /><Relationship Type="http://schemas.openxmlformats.org/officeDocument/2006/relationships/hyperlink" Id="rId145" Target="https://doi.org/10.1101/lm.1022308" TargetMode="External" /><Relationship Type="http://schemas.openxmlformats.org/officeDocument/2006/relationships/hyperlink" Id="rId187" Target="https://doi.org/10.1111/ejn.70194" TargetMode="External" /><Relationship Type="http://schemas.openxmlformats.org/officeDocument/2006/relationships/hyperlink" Id="rId206" Target="https://doi.org/10.1111/j.1467-9280.2005.01634.x" TargetMode="External" /><Relationship Type="http://schemas.openxmlformats.org/officeDocument/2006/relationships/hyperlink" Id="rId159" Target="https://doi.org/10.1146/annurev-psych-010418-103358" TargetMode="External" /><Relationship Type="http://schemas.openxmlformats.org/officeDocument/2006/relationships/hyperlink" Id="rId153" Target="https://doi.org/10.1177/0956797615583071" TargetMode="External" /><Relationship Type="http://schemas.openxmlformats.org/officeDocument/2006/relationships/hyperlink" Id="rId116" Target="https://doi.org/10.1177/0956797620958651" TargetMode="External" /><Relationship Type="http://schemas.openxmlformats.org/officeDocument/2006/relationships/hyperlink" Id="rId212" Target="https://doi.org/10.1177/0963721413498893" TargetMode="External" /><Relationship Type="http://schemas.openxmlformats.org/officeDocument/2006/relationships/hyperlink" Id="rId103" Target="https://doi.org/10.1177/0963721420917691" TargetMode="External" /><Relationship Type="http://schemas.openxmlformats.org/officeDocument/2006/relationships/hyperlink" Id="rId176" Target="https://doi.org/10.1177/2167702621998315" TargetMode="External" /><Relationship Type="http://schemas.openxmlformats.org/officeDocument/2006/relationships/hyperlink" Id="rId163" Target="https://doi.org/10.1186/s12916-024-03569-8" TargetMode="External" /><Relationship Type="http://schemas.openxmlformats.org/officeDocument/2006/relationships/hyperlink" Id="rId134" Target="https://doi.org/10.1371/journal.pone.0004153" TargetMode="External" /><Relationship Type="http://schemas.openxmlformats.org/officeDocument/2006/relationships/hyperlink" Id="rId136" Target="https://doi.org/10.1371/journal.pone.0013706" TargetMode="External" /><Relationship Type="http://schemas.openxmlformats.org/officeDocument/2006/relationships/hyperlink" Id="rId170" Target="https://doi.org/10.1523/JNEUROSCI.3378-14.2015" TargetMode="External" /><Relationship Type="http://schemas.openxmlformats.org/officeDocument/2006/relationships/hyperlink" Id="rId223" Target="https://doi.org/10.1525/collabra.130791" TargetMode="External" /><Relationship Type="http://schemas.openxmlformats.org/officeDocument/2006/relationships/hyperlink" Id="rId128" Target="https://doi.org/10.31234/osf.io/sm3fw" TargetMode="External" /><Relationship Type="http://schemas.openxmlformats.org/officeDocument/2006/relationships/hyperlink" Id="rId101" Target="https://doi.org/10.3389/fnhum.2012.00142" TargetMode="External" /><Relationship Type="http://schemas.openxmlformats.org/officeDocument/2006/relationships/hyperlink" Id="rId220" Target="https://doi.org/10.3758/MC.38.4.419" TargetMode="External" /><Relationship Type="http://schemas.openxmlformats.org/officeDocument/2006/relationships/hyperlink" Id="rId218" Target="https://doi.org/10.3758/bf03195864" TargetMode="External" /><Relationship Type="http://schemas.openxmlformats.org/officeDocument/2006/relationships/hyperlink" Id="rId186" Target="https://doi.org/10.3758/s13415-021-00971-0" TargetMode="External" /><Relationship Type="http://schemas.openxmlformats.org/officeDocument/2006/relationships/hyperlink" Id="rId125" Target="https://doi.org/10.3758/s13421-023-01453-z" TargetMode="External" /><Relationship Type="http://schemas.openxmlformats.org/officeDocument/2006/relationships/hyperlink" Id="rId208" Target="https://doi.org/10.3758/s13423-011-0086-9" TargetMode="External" /><Relationship Type="http://schemas.openxmlformats.org/officeDocument/2006/relationships/hyperlink" Id="rId182" Target="https://doi.org/10.3758/s13423-025-02744-z" TargetMode="External" /><Relationship Type="http://schemas.openxmlformats.org/officeDocument/2006/relationships/hyperlink" Id="rId193" Target="https://doi.org/10.3758/s13423-025-02855-7" TargetMode="External" /><Relationship Type="http://schemas.openxmlformats.org/officeDocument/2006/relationships/hyperlink" Id="rId157" Target="https://memory.psych.upenn.edu/files/pubs/JinEtal24.pdf" TargetMode="External" /><Relationship Type="http://schemas.openxmlformats.org/officeDocument/2006/relationships/hyperlink" Id="rId185"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quartoReview.xml><?xml version="1.0" encoding="utf-8"?>
<review xmlns="urn:quarto-review:exchange:v1">{"comments": {"1": "c1", "17": "c17", "21": "c21", "22": "c22", "24": "c24", "25": "c25", "26": "c26", "32": "c32", "33": "c33", "37": "c37", "41": "c41", "70": "c70", "71": "c71", "86": "c86", "92": "c92", "94": "c94", "102": "c102", "104": "c104", "110": "c110", "111": "c111", "112": "c112", "115": "c115", "117": "c117", "119": "c119", "120": "c120", "123": "c123", "124": "c124", "126": "c126", "128": "c128", "129": "c129", "133": "c133", "162": "c162", "318": "c318", "344": "c344", "345": "c345", "346": "c346", "349": "c349", "354": "c354", "355": "c355", "357": "c357", "366": "c366", "368": "c368", "371": "c371", "374": "c374", "375": "c375", "377": "c377", "378": "c378", "379": "c379", "381": "c381", "383": "c383", "384": "c384", "0": "r1"}, "revisions": [{"id": "s286", "word_id": "0", "story": "word/document.xml", "path": "/w:document/w:body/w:p[1]/w:del", "kind": "del"}, {"id": "s286", "word_id": "1", "story": "word/document.xml", "path": "/w:document/w:body/w:p[1]/w:ins", "kind": "ins"}, {"id": "s6", "word_id": "7", "story": "word/document.xml", "path": "/w:document/w:body/w:p[3]/w:pPr/w:rPr/w:ins", "kind": "ins"}, {"id": "s7", "word_id": "8", "story": "word/document.xml", "path": "/w:document/w:body/w:p[4]/w:pPr/w:rPr/w:ins", "kind": "ins"}, {"id": "s8", "word_id": "9", "story": "word/document.xml", "path": "/w:document/w:body/w:p[5]/w:pPr/w:rPr/w:del", "kind": "del"}, {"id": "s9", "word_id": "10", "story": "word/document.xml", "path": "/w:document/w:body/w:p[5]/w:pPr/w:pPrChange", "kind": "pPrChange"}, {"id": "s10", "word_id": "11", "story": "word/document.xml", "path": "/w:document/w:body/w:p[6]/w:del", "kind": "del"}, {"id": "s11", "word_id": "13", "story": "word/document.xml", "path": "/w:document/w:body/w:p[9]/w:ins", "kind": "ins"}, {"id": "s287", "word_id": "2", "story": "word/document.xml", "path": "/w:document/w:body/w:p[10]/w:del", "kind": "del"}, {"id": "s287", "word_id": "3", "story": "word/document.xml", "path": "/w:document/w:body/w:p[10]/w:ins", "kind": "ins"}, {"id": "s12", "word_id": "18", "story": "word/document.xml", "path": "/w:document/w:body/w:p[12]/w:ins[1]", "kind": "ins"}, {"id": "s13", "word_id": "19", "story": "word/document.xml", "path": "/w:document/w:body/w:p[12]/w14:conflictIns[1]", "kind": "conflictIns"}, {"id": "s14", "word_id": "20", "story": "word/document.xml", "path": "/w:document/w:body/w:p[12]/w:ins[2]", "kind": "ins"}, {"id": "s15", "word_id": "23", "story": "word/document.xml", "path": "/w:document/w:body/w:p[12]/w:ins[3]", "kind": "ins"}, {"id": "s17", "word_id": "27", "story": "word/document.xml", "path": "/w:document/w:body/w:p[12]/ns0:conflictIns", "kind": "conflictIns"}, {"id": "s16", "word_id": "28", "story": "word/document.xml", "path": "/w:document/w:body/w:p[12]/ns0:conflictIns/w:ins", "kind": "ins"}, {"id": "s18", "word_id": "29", "story": "word/document.xml", "path": "/w:document/w:body/w:p[12]/w14:conflictIns[2]", "kind": "conflictIns"}, {"id": "s19", "word_id": "30", "story": "word/document.xml", "path": "/w:document/w:body/w:p[12]/w14:conflictIns[3]", "kind": "conflictIns"}, {"id": "s20", "word_id": "31", "story": "word/document.xml", "path": "/w:document/w:body/w:p[12]/w:ins[4]", "kind": "ins"}, {"id": "s21", "word_id": "35", "story": "word/document.xml", "path": "/w:document/w:body/w:p[14]/w:ins[1]", "kind": "ins"}, {"id": "s22", "word_id": "36", "story": "word/document.xml", "path": "/w:document/w:body/w:p[14]/w:ins[2]", "kind": "ins"}, {"id": "s23", "word_id": "38", "story": "word/document.xml", "path": "/w:document/w:body/w:p[15]/w:del[1]", "kind": "del"}, {"id": "s24", "word_id": "39", "story": "word/document.xml", "path": "/w:document/w:body/w:p[15]/w:ins[1]", "kind": "ins"}, {"id": "s25", "word_id": "40", "story": "word/document.xml", "path": "/w:document/w:body/w:p[15]/w:ins[2]", "kind": "ins"}, {"id": "s26", "word_id": "42", "story": "word/document.xml", "path": "/w:document/w:body/w:p[15]/w:ins[3]", "kind": "ins"}, {"id": "s27", "word_id": "43", "story": "word/document.xml", "path": "/w:document/w:body/w:p[15]/w:del[2]", "kind": "del"}, {"id": "s28", "word_id": "44", "story": "word/document.xml", "path": "/w:document/w:body/w:p[15]/w:ins[4]", "kind": "ins"}, {"id": "s29", "word_id": "45", "story": "word/document.xml", "path": "/w:document/w:body/w:p[15]/w:del[3]", "kind": "del"}, {"id": "s30", "word_id": "46", "story": "word/document.xml", "path": "/w:document/w:body/w:p[15]/w:ins[5]", "kind": "ins"}, {"id": "s31", "word_id": "47", "story": "word/document.xml", "path": "/w:document/w:body/w:p[16]/w:ins", "kind": "ins"}, {"id": "s32", "word_id": "22", "story": "word/document.xml", "path": "/w:document/w:body/w:p[17]/w:del[1]", "kind": "del"}, {"id": "s33", "word_id": "4", "story": "word/document.xml", "path": "/w:document/w:body/w:p[17]/w:ins[1]", "kind": "ins"}, {"id": "s34", "word_id": "24", "story": "word/document.xml", "path": "/w:document/w:body/w:p[17]/w:del[2]", "kind": "del"}, {"id": "s35", "word_id": "25", "story": "word/document.xml", "path": "/w:document/w:body/w:p[17]/w:del[3]", "kind": "del"}, {"id": "s36", "word_id": "26", "story": "word/document.xml", "path": "/w:document/w:body/w:p[17]/w:ins[2]", "kind": "ins"}, {"id": "s37", "word_id": "5", "story": "word/document.xml", "path": "/w:document/w:body/w:p[17]/w:ins[3]", "kind": "ins"}, {"id": "s38", "word_id": "6", "story": "word/document.xml", "path": "/w:document/w:body/w:p[17]/w:del[4]", "kind": "del"}, {"id": "s39", "word_id": "12", "story": "word/document.xml", "path": "/w:document/w:body/w:p[17]/w:del[5]", "kind": "del"}, {"id": "s40", "word_id": "14", "story": "word/document.xml", "path": "/w:document/w:body/w:p[17]/w:ins[4]", "kind": "ins"}, {"id": "s41", "word_id": "15", "story": "word/document.xml", "path": "/w:document/w:body/w:p[17]/w:del[6]", "kind": "del"}, {"id": "s42", "word_id": "32", "story": "word/document.xml", "path": "/w:document/w:body/w:p[17]/w:del[7]", "kind": "del"}, {"id": "s43", "word_id": "33", "story": "word/document.xml", "path": "/w:document/w:body/w:p[17]/w:ins[5]", "kind": "ins"}, {"id": "s44", "word_id": "34", "story": "word/document.xml", "path": "/w:document/w:body/w:p[17]/w:del[8]", "kind": "del"}, {"id": "s45", "word_id": "16", "story": "word/document.xml", "path": "/w:document/w:body/w:p[17]/w:ins[6]", "kind": "ins"}, {"id": "s46", "word_id": "17", "story": "word/document.xml", "path": "/w:document/w:body/w:p[17]/w:ins[7]", "kind": "ins"}, {"id": "s47", "word_id": "21", "story": "word/document.xml", "path": "/w:document/w:body/w:p[17]/w:ins[8]", "kind": "ins"}, {"id": "s48", "word_id": "37", "story": "word/document.xml", "path": "/w:document/w:body/w:p[17]/w:del[9]", "kind": "del"}, {"id": "s49", "word_id": "41", "story": "word/document.xml", "path": "/w:document/w:body/w:p[17]/w:ins[9]", "kind": "ins"}, {"id": "s50", "word_id": "48", "story": "word/document.xml", "path": "/w:document/w:body/w:p[17]/w:ins[10]", "kind": "ins"}, {"id": "s51", "word_id": "49", "story": "word/document.xml", "path": "/w:document/w:body/w:p[17]/w:del[10]", "kind": "del"}, {"id": "s52", "word_id": "72", "story": "word/document.xml", "path": "/w:document/w:body/w:p[20]/w:ins[1]", "kind": "ins"}, {"id": "s53", "word_id": "73", "story": "word/document.xml", "path": "/w:document/w:body/w:p[20]/w:ins[2]", "kind": "ins"}, {"id": "s54", "word_id": "74", "story": "word/document.xml", "path": "/w:document/w:body/w:p[20]/w:del[1]", "kind": "del"}, {"id": "s55", "word_id": "75", "story": "word/document.xml", "path": "/w:document/w:body/w:p[20]/w:del[2]", "kind": "del"}, {"id": "s56", "word_id": "76", "story": "word/document.xml", "path": "/w:document/w:body/w:p[20]/w:del[3]", "kind": "del"}, {"id": "s57", "word_id": "77", "story": "word/document.xml", "path": "/w:document/w:body/w:p[20]/w:del[4]", "kind": "del"}, {"id": "s58", "word_id": "78", "story": "word/document.xml", "path": "/w:document/w:body/w:p[20]/w:del[5]", "kind": "del"}, {"id": "s59", "word_id": "79", "story": "word/document.xml", "path": "/w:document/w:body/w:p[20]/w:del[6]", "kind": "del"}, {"id": "s60", "word_id": "80", "story": "word/document.xml", "path": "/w:document/w:body/w:p[20]/w:ins[3]", "kind": "ins"}, {"id": "s61", "word_id": "81", "story": "word/document.xml", "path": "/w:document/w:body/w:p[20]/w:ins[4]", "kind": "ins"}, {"id": "s62", "word_id": "82", "story": "word/document.xml", "path": "/w:document/w:body/w:p[20]/w:del[7]", "kind": "del"}, {"id": "s63", "word_id": "83", "story": "word/document.xml", "path": "/w:document/w:body/w:p[20]/w:ins[5]", "kind": "ins"}, {"id": "s64", "word_id": "84", "story": "word/document.xml", "path": "/w:document/w:body/w:p[20]/w:ins[6]", "kind": "ins"}, {"id": "s65", "word_id": "85", "story": "word/document.xml", "path": "/w:document/w:body/w:p[20]/w:del[8]", "kind": "del"}, {"id": "s66", "word_id": "87", "story": "word/document.xml", "path": "/w:document/w:body/w:p[20]/w:ins[7]", "kind": "ins"}, {"id": "s67", "word_id": "88", "story": "word/document.xml", "path": "/w:document/w:body/w:p[20]/w:del[9]", "kind": "del"}, {"id": "s68", "word_id": "89", "story": "word/document.xml", "path": "/w:document/w:body/w:p[20]/w:ins[8]", "kind": "ins"}, {"id": "s69", "word_id": "90", "story": "word/document.xml", "path": "/w:document/w:body/w:p[20]/w:del[10]", "kind": "del"}, {"id": "s70", "word_id": "91", "story": "word/document.xml", "path": "/w:document/w:body/w:p[20]/w:ins[9]", "kind": "ins"}, {"id": "s71", "word_id": "93", "story": "word/document.xml", "path": "/w:document/w:body/w:p[21]/w:del", "kind": "del"}, {"id": "s72", "word_id": "95", "story": "word/document.xml", "path": "/w:document/w:body/w:p[22]/w:ins[1]", "kind": "ins"}, {"id": "s73", "word_id": "96", "story": "word/document.xml", "path": "/w:document/w:body/w:p[22]/w:del[1]", "kind": "del"}, {"id": "s74", "word_id": "97", "story": "word/document.xml", "path": "/w:document/w:body/w:p[22]/w:ins[2]", "kind": "ins"}, {"id": "s75", "word_id": "98", "story": "word/document.xml", "path": "/w:document/w:body/w:p[22]/w:hyperlink[2]/w:ins", "kind": "ins"}, {"id": "s75", "word_id": "50", "story": "word/document.xml", "path": "/w:document/w:body/w:p[22]/w:ins[3]", "kind": "ins"}, {"id": "s76", "word_id": "99", "story": "word/document.xml", "path": "/w:document/w:body/w:p[22]/w:del[2]", "kind": "del"}, {"id": "s77", "word_id": "100", "story": "word/document.xml", "path": "/w:document/w:body/w:p[22]/w:ins[4]", "kind": "ins"}, {"id": "s78", "word_id": "101", "story": "word/document.xml", "path": "/w:document/w:body/w:p[22]/w:ins[5]", "kind": "ins"}, {"id": "s79", "word_id": "105", "story": "word/document.xml", "path": "/w:document/w:body/w:p[24]/w:del[1]", "kind": "del"}, {"id": "s80", "word_id": "106", "story": "word/document.xml", "path": "/w:document/w:body/w:p[24]/w:ins", "kind": "ins"}, {"id": "s81", "word_id": "107", "story": "word/document.xml", "path": "/w:document/w:body/w:p[24]/w:del[2]", "kind": "del"}, {"id": "s82", "word_id": "114", "story": "word/document.xml", "path": "/w:document/w:body/w:p[35]/w:ins", "kind": "ins"}, {"id": "s83", "word_id": "122", "story": "word/document.xml", "path": "/w:document/w:body/w:p[49]/w:del[1]", "kind": "del"}, {"id": "s84", "word_id": "125", "story": "word/document.xml", "path": "/w:document/w:body/w:p[49]/w:del[2]", "kind": "del"}, {"id": "s85", "word_id": "127", "story": "word/document.xml", "path": "/w:document/w:body/w:p[51]/w:ins", "kind": "ins"}, {"id": "s86", "word_id": "131", "story": "word/document.xml", "path": "/w:document/w:body/w:p[61]/m:oMath[2]/m:sSub/m:sSubPr/m:ctrlPr/w:ins", "kind": "ins"}, {"id": "s87", "word_id": "132", "story": "word/document.xml", "path": "/w:document/w:body/w:p[61]/m:oMath[3]/m:sSub/m:sSubPr/m:ctrlPr/w:ins", "kind": "ins"}, {"id": "s88", "word_id": "134", "story": "word/document.xml", "path": "/w:document/w:body/w:p[62]/m:oMath[1]/m:sSup/m:sSupPr/m:ctrlPr/w:ins", "kind": "ins"}, {"id": "s89", "word_id": "135", "story": "word/document.xml", "path": "/w:document/w:body/w:p[62]/m:oMath[2]/m:sSup/m:sSupPr/m:ctrlPr/w:ins", "kind": "ins"}, {"id": "s90", "word_id": "136", "story": "word/document.xml", "path": "/w:document/w:body/w:p[62]/m:oMath[3]/m:sSup/m:sSupPr/m:ctrlPr/w:ins", "kind": "ins"}, {"id": "s91", "word_id": "137", "story": "word/document.xml", "path": "/w:document/w:body/w:p[62]/m:oMath[3]/m:sSub/m:sSubPr/m:ctrlPr/w:ins", "kind": "ins"}, {"id": "s92", "word_id": "138", "story": "word/document.xml", "path": "/w:document/w:body/w:p[62]/m:oMath[4]/m:sSup/m:sSupPr/m:ctrlPr/w:ins", "kind": "ins"}, {"id": "s93", "word_id": "139", "story": "word/document.xml", "path": "/w:document/w:body/w:p[62]/m:oMath[4]/m:sSub/m:sSubPr/m:ctrlPr/w:ins", "kind": "ins"}, {"id": "s94", "word_id": "140", "story": "word/document.xml", "path": "/w:document/w:body/w:p[63]/m:oMath/m:sSub/m:sSubPr/m:ctrlPr/w:ins", "kind": "ins"}, {"id": "s95", "word_id": "142", "story": "word/document.xml", "path": "/w:document/w:body/w:tbl[1]/w:tr[2]/w:tc[1]/w:p[1]/m:oMathPara/m:oMath/m:sSub/m:sSubPr/m:ctrlPr/w:ins", "kind": "ins"}, {"id": "s96", "word_id": "143", "story": "word/document.xml", "path": "/w:document/w:body/w:tbl[1]/w:tr[3]/w:tc[1]/w:p[1]/m:oMathPara/m:oMath/m:sSub/m:sSubPr/m:ctrlPr/w:ins", "kind": "ins"}, {"id": "s97", "word_id": "144", "story": "word/document.xml", "path": "/w:document/w:body/w:tbl[1]/w:tr[4]/w:tc[1]/w:p[1]/m:oMathPara/m:oMath/m:sSub/m:sSubPr/m:ctrlPr/w:ins", "kind": "ins"}, {"id": "s98", "word_id": "145", "story": "word/document.xml", "path": "/w:document/w:body/w:tbl[1]/w:tr[5]/w:tc[1]/w:p[1]/m:oMathPara/m:oMath/m:sSup/m:sSupPr/m:ctrlPr/w:ins", "kind": "ins"}, {"id": "s99", "word_id": "146", "story": "word/document.xml", "path": "/w:document/w:body/w:tbl[1]/w:tr[6]/w:tc[1]/w:p[1]/m:oMathPara/m:oMath/m:sSup/m:sSupPr/m:ctrlPr/w:ins", "kind": "ins"}, {"id": "s100", "word_id": "147", "story": "word/document.xml", "path": "/w:document/w:body/w:tbl[1]/w:tr[7]/w:tc[3]/w:p/m:oMath/m:sSup/m:sSupPr/m:ctrlPr/w:ins", "kind": "ins"}, {"id": "s101", "word_id": "148", "story": "word/document.xml", "path": "/w:document/w:body/w:tbl[1]/w:tr[8]/w:tc[3]/w:p/m:oMath/m:sSup/m:sSupPr/m:ctrlPr/w:ins", "kind": "ins"}, {"id": "s102", "word_id": "149", "story": "word/document.xml", "path": "/w:document/w:body/w:tbl[1]/w:tr[9]/w:tc[1]/w:p[1]/m:oMathPara/m:oMath/m:sSub/m:sSubPr/m:ctrlPr/w:ins", "kind": "ins"}, {"id": "s103", "word_id": "150", "story": "word/document.xml", "path": "/w:document/w:body/w:tbl[1]/w:tr[10]/w:tc[1]/w:p[1]/m:oMathPara/m:oMath/m:sSub/m:sSubPr/m:ctrlPr/w:ins", "kind": "ins"}, {"id": "s104", "word_id": "151", "story": "word/document.xml", "path": "/w:document/w:body/w:tbl[1]/w:tr[11]/w:tc[1]/w:p[1]/m:oMathPara/m:oMath/m:sSub/m:sSubPr/m:ctrlPr/w:ins", "kind": "ins"}, {"id": "s105", "word_id": "152", "story": "word/document.xml", "path": "/w:document/w:body/w:tbl[1]/w:tr[12]/w:tc[3]/w:p/m:oMath/m:sSup/m:sSupPr/m:ctrlPr/w:ins", "kind": "ins"}, {"id": "s106", "word_id": "153", "story": "word/document.xml", "path": "/w:document/w:body/w:tbl[1]/w:tr[13]/w:tc[3]/w:p/m:oMath/m:sSup/m:sSupPr/m:ctrlPr/w:ins", "kind": "ins"}, {"id": "s107", "word_id": "154", "story": "word/document.xml", "path": "/w:document/w:body/w:tbl[1]/w:tr[14]/w:tc[1]/w:p[1]/m:oMathPara/m:oMath/m:sSub/m:sSubPr/m:ctrlPr/w:ins", "kind": "ins"}, {"id": "s108", "word_id": "155", "story": "word/document.xml", "path": "/w:document/w:body/w:tbl[1]/w:tr[15]/w:tc[1]/w:p[1]/m:oMathPara/m:oMath/m:sSub/m:sSubPr/m:ctrlPr/w:ins", "kind": "ins"}, {"id": "s109", "word_id": "156", "story": "word/document.xml", "path": "/w:document/w:body/w:tbl[1]/w:tr[17]/w:tc[1]/w:p[1]/m:oMathPara/m:oMath/m:sSub[1]/m:sSubPr/m:ctrlPr/w:ins", "kind": "ins"}, {"id": "s110", "word_id": "157", "story": "word/document.xml", "path": "/w:document/w:body/w:tbl[1]/w:tr[17]/w:tc[1]/w:p[1]/m:oMathPara/m:oMath/m:sSub[2]/m:sSubPr/m:ctrlPr/w:ins", "kind": "ins"}, {"id": "s111", "word_id": "158", "story": "word/document.xml", "path": "/w:document/w:body/w:tbl[1]/w:tr[19]/w:tc[1]/w:p[1]/m:oMathPara/m:oMath/m:sSub/m:sSubPr/m:ctrlPr/w:ins", "kind": "ins"}, {"id": "s112", "word_id": "159", "story": "word/document.xml", "path": "/w:document/w:body/w:p[66]/w:pPr/w:rPr/w:ins", "kind": "ins"}, {"id": "s113", "word_id": "160", "story": "word/document.xml", "path": "/w:document/w:body/w:p[66]/w:pPr/w:pPrChange", "kind": "pPrChange"}, {"id": "s114", "word_id": "163", "story": "word/document.xml", "path": "/w:document/w:body/w:p[69]/m:oMath[1]/m:sSub/m:sSubPr/m:ctrlPr/w:ins", "kind": "ins"}, {"id": "s115", "word_id": "164", "story": "word/document.xml", "path": "/w:document/w:body/w:p[69]/m:oMath[2]/m:sSup/m:sSupPr/m:ctrlPr/w:ins", "kind": "ins"}, {"id": "s116", "word_id": "165", "story": "word/document.xml", "path": "/w:document/w:body/w:p[69]/m:oMath[5]/m:sSup/m:sSupPr/m:ctrlPr/w:ins", "kind": "ins"}, {"id": "s117", "word_id": "166", "story": "word/document.xml", "path": "/w:document/w:body/w:p[69]/m:oMath[8]/m:sSub/m:sSubPr/m:ctrlPr/w:ins", "kind": "ins"}, {"id": "s118", "word_id": "167", "story": "word/document.xml", "path": "/w:document/w:body/w:p[69]/m:oMath[9]/m:sSup/m:sSupPr/m:ctrlPr/w:ins", "kind": "ins"}, {"id": "s119", "word_id": "168", "story": "word/document.xml", "path": "/w:document/w:body/w:p[69]/m:oMath[10]/m:sSup/m:sSupPr/m:ctrlPr/w:ins", "kind": "ins"}, {"id": "s120", "word_id": "169", "story": "word/document.xml", "path": "/w:document/w:body/w:p[69]/m:oMath[11]/m:sSup/m:sSupPr/m:ctrlPr/w:ins", "kind": "ins"}, {"id": "s121", "word_id": "171", "story": "word/document.xml", "path": "/w:document/w:body/w:p[70]/m:oMathPara/m:oMath/m:sSubSup/m:sSubSupPr/m:ctrlPr/w:ins", "kind": "ins"}, {"id": "s122", "word_id": "172", "story": "word/document.xml", "path": "/w:document/w:body/w:p[70]/m:oMathPara/m:oMath/m:d[1]/m:dPr/m:ctrlPr/w:ins", "kind": "ins"}, {"id": "s123", "word_id": "173", "story": "word/document.xml", "path": "/w:document/w:body/w:p[70]/m:oMathPara/m:oMath/m:d[2]/m:dPr/m:ctrlPr/w:ins", "kind": "ins"}, {"id": "s124", "word_id": "174", "story": "word/document.xml", "path": "/w:document/w:body/w:p[70]/m:oMathPara/m:oMath/m:d[2]/m:e/m:m/m:mPr/m:ctrlPr/w:ins", "kind": "ins"}, {"id": "s125", "word_id": "175", "story": "word/document.xml", "path": "/w:document/w:body/w:p[70]/m:oMathPara/m:oMath/m:d[3]/m:dPr/m:ctrlPr/w:ins", "kind": "ins"}, {"id": "s126", "word_id": "177", "story": "word/document.xml", "path": "/w:document/w:body/w:p[72]/m:oMathPara/m:oMath/m:sSubSup/m:sSubSupPr/m:ctrlPr/w:ins", "kind": "ins"}, {"id": "s127", "word_id": "178", "story": "word/document.xml", "path": "/w:document/w:body/w:p[72]/m:oMathPara/m:oMath/m:d[1]/m:dPr/m:ctrlPr/w:ins", "kind": "ins"}, {"id": "s128", "word_id": "179", "story": "word/document.xml", "path": "/w:document/w:body/w:p[72]/m:oMathPara/m:oMath/m:d[2]/m:dPr/m:ctrlPr/w:ins", "kind": "ins"}, {"id": "s129", "word_id": "180", "story": "word/document.xml", "path": "/w:document/w:body/w:p[72]/m:oMathPara/m:oMath/m:d[2]/m:e/m:m/m:mPr/m:ctrlPr/w:ins", "kind": "ins"}, {"id": "s130", "word_id": "181", "story": "word/document.xml", "path": "/w:document/w:body/w:p[72]/m:oMathPara/m:oMath/m:d[3]/m:dPr/m:ctrlPr/w:ins", "kind": "ins"}, {"id": "s131", "word_id": "182", "story": "word/document.xml", "path": "/w:document/w:body/w:p[74]/m:oMath[2]/m:sSub/m:sSubPr/m:ctrlPr/w:ins", "kind": "ins"}, {"id": "s132", "word_id": "184", "story": "word/document.xml", "path": "/w:document/w:body/w:p[75]/m:oMathPara/m:oMath/m:sSubSup/m:sSubSupPr/m:ctrlPr/w:ins", "kind": "ins"}, {"id": "s133", "word_id": "185", "story": "word/document.xml", "path": "/w:document/w:body/w:p[75]/m:oMathPara/m:oMath/m:sSup/m:sSupPr/m:ctrlPr/w:ins", "kind": "ins"}, {"id": "s134", "word_id": "186", "story": "word/document.xml", "path": "/w:document/w:body/w:p[75]/m:oMathPara/m:oMath/m:sSub/m:sSubPr/m:ctrlPr/w:ins", "kind": "ins"}, {"id": "s135", "word_id": "187", "story": "word/document.xml", "path": "/w:document/w:body/w:p[75]/m:oMathPara/m:oMath/m:r[2]/w:del", "kind": "del"}, {"id": "s136", "word_id": "188", "story": "word/document.xml", "path": "/w:document/w:body/w:p[75]/m:oMathPara/m:oMath/m:d/m:dPr/m:ctrlPr/w:ins", "kind": "ins"}, {"id": "s137", "word_id": "189", "story": "word/document.xml", "path": "/w:document/w:body/w:p[77]/m:oMath/m:sSub/m:sSubPr/m:ctrlPr/w:ins", "kind": "ins"}, {"id": "s138", "word_id": "191", "story": "word/document.xml", "path": "/w:document/w:body/w:p[78]/m:oMathPara/m:oMath/m:sSub[1]/m:sSubPr/m:ctrlPr/w:ins", "kind": "ins"}, {"id": "s139", "word_id": "192", "story": "word/document.xml", "path": "/w:document/w:body/w:p[78]/m:oMathPara/m:oMath/m:sSub[2]/m:sSubPr/m:ctrlPr/w:ins", "kind": "ins"}, {"id": "s140", "word_id": "193", "story": "word/document.xml", "path": "/w:document/w:body/w:p[78]/m:oMathPara/m:oMath/m:sSub[3]/m:sSubPr/m:ctrlPr/w:ins", "kind": "ins"}, {"id": "s141", "word_id": "194", "story": "word/document.xml", "path": "/w:document/w:body/w:p[78]/m:oMathPara/m:oMath/m:sSub[4]/m:sSubPr/m:ctrlPr/w:ins", "kind": "ins"}, {"id": "s142", "word_id": "195", "story": "word/document.xml", "path": "/w:document/w:body/w:p[78]/m:oMathPara/m:oMath/m:sSubSup/m:sSubSupPr/m:ctrlPr/w:ins", "kind": "ins"}, {"id": "s143", "word_id": "196", "story": "word/document.xml", "path": "/w:document/w:body/w:p[78]/m:oMathPara/m:oMath/m:sSubSup/m:e/m:acc/m:accPr/m:ctrlPr/w:ins", "kind": "ins"}, {"id": "s144", "word_id": "197", "story": "word/document.xml", "path": "/w:document/w:body/w:p[78]/m:oMathPara/m:oMath/m:r[3]/w:del", "kind": "del"}, {"id": "s145", "word_id": "198", "story": "word/document.xml", "path": "/w:document/w:body/w:p[78]/m:oMathPara/m:oMath/m:d/m:dPr/m:ctrlPr/w:ins", "kind": "ins"}, {"id": "s146", "word_id": "199", "story": "word/document.xml", "path": "/w:document/w:body/w:p[80]/m:oMath/m:sSup/m:sSupPr/m:ctrlPr/w:ins", "kind": "ins"}, {"id": "s147", "word_id": "201", "story": "word/document.xml", "path": "/w:document/w:body/w:p[81]/m:oMathPara/m:oMath/m:sSup/m:sSupPr/m:ctrlPr/w:ins", "kind": "ins"}, {"id": "s148", "word_id": "202", "story": "word/document.xml", "path": "/w:document/w:body/w:p[81]/m:oMathPara/m:oMath/m:sSub/m:sSubPr/m:ctrlPr/w:ins", "kind": "ins"}, {"id": "s149", "word_id": "203", "story": "word/document.xml", "path": "/w:document/w:body/w:p[81]/m:oMathPara/m:oMath/m:sSubSup/m:sSubSupPr/m:ctrlPr/w:ins", "kind": "ins"}, {"id": "s150", "word_id": "204", "story": "word/document.xml", "path": "/w:document/w:body/w:p[81]/m:oMathPara/m:oMath/m:r[4]/w:del", "kind": "del"}, {"id": "s151", "word_id": "205", "story": "word/document.xml", "path": "/w:document/w:body/w:p[81]/m:oMathPara/m:oMath/m:d/m:dPr/m:ctrlPr/w:ins", "kind": "ins"}, {"id": "s152", "word_id": "206", "story": "word/document.xml", "path": "/w:document/w:body/w:p[83]/m:oMath/m:sSup/m:sSupPr/m:ctrlPr/w:ins", "kind": "ins"}, {"id": "s153", "word_id": "208", "story": "word/document.xml", "path": "/w:document/w:body/w:p[84]/m:oMathPara/m:oMath/m:sSup/m:sSupPr/m:ctrlPr/w:ins", "kind": "ins"}, {"id": "s154", "word_id": "209", "story": "word/document.xml", "path": "/w:document/w:body/w:p[84]/m:oMathPara/m:oMath/m:sSub[1]/m:sSubPr/m:ctrlPr/w:ins", "kind": "ins"}, {"id": "s155", "word_id": "210", "story": "word/document.xml", "path": "/w:document/w:body/w:p[84]/m:oMathPara/m:oMath/m:sSub[2]/m:sSubPr/m:ctrlPr/w:ins", "kind": "ins"}, {"id": "s156", "word_id": "211", "story": "word/document.xml", "path": "/w:document/w:body/w:p[84]/m:oMathPara/m:oMath/m:sSubSup/m:sSubSupPr/m:ctrlPr/w:ins", "kind": "ins"}, {"id": "s157", "word_id": "212", "story": "word/document.xml", "path": "/w:document/w:body/w:p[84]/m:oMathPara/m:oMath/m:r[4]/w:del", "kind": "del"}, {"id": "s158", "word_id": "213", "story": "word/document.xml", "path": "/w:document/w:body/w:p[84]/m:oMathPara/m:oMath/m:d/m:dPr/m:ctrlPr/w:ins", "kind": "ins"}, {"id": "s159", "word_id": "214", "story": "word/document.xml", "path": "/w:document/w:body/w:p[86]/m:oMath[3]/m:sSub/m:sSubPr/m:ctrlPr/w:ins", "kind": "ins"}, {"id": "s160", "word_id": "215", "story": "word/document.xml", "path": "/w:document/w:body/w:p[87]/m:oMath[1]/m:sSub/m:sSubPr/m:ctrlPr/w:ins", "kind": "ins"}, {"id": "s161", "word_id": "216", "story": "word/document.xml", "path": "/w:document/w:body/w:p[87]/m:oMath[2]/m:sSub/m:sSubPr/m:ctrlPr/w:ins", "kind": "ins"}, {"id": "s162", "word_id": "217", "story": "word/document.xml", "path": "/w:document/w:body/w:p[87]/m:oMath[3]/m:sSub/m:sSubPr/m:ctrlPr/w:ins", "kind": "ins"}, {"id": "s163", "word_id": "218", "story": "word/document.xml", "path": "/w:document/w:body/w:p[87]/m:oMath[4]/m:sSub/m:sSubPr/m:ctrlPr/w:ins", "kind": "ins"}, {"id": "s164", "word_id": "220", "story": "word/document.xml", "path": "/w:document/w:body/w:p[90]/m:oMath/m:sSub/m:sSubPr/m:ctrlPr/w:ins", "kind": "ins"}, {"id": "s165", "word_id": "222", "story": "word/document.xml", "path": "/w:document/w:body/w:p[91]/m:oMathPara/m:oMath/m:sSub[1]/m:sSubPr/m:ctrlPr/w:ins", "kind": "ins"}, {"id": "s166", "word_id": "223", "story": "word/document.xml", "path": "/w:document/w:body/w:p[91]/m:oMathPara/m:oMath/m:sSub[2]/m:sSubPr/m:ctrlPr/w:ins", "kind": "ins"}, {"id": "s167", "word_id": "224", "story": "word/document.xml", "path": "/w:document/w:body/w:p[91]/m:oMathPara/m:oMath/m:sSub[3]/m:sSubPr/m:ctrlPr/w:ins", "kind": "ins"}, {"id": "s168", "word_id": "225", "story": "word/document.xml", "path": "/w:document/w:body/w:p[91]/m:oMathPara/m:oMath/m:sSub[4]/m:sSubPr/m:ctrlPr/w:ins", "kind": "ins"}, {"id": "s169", "word_id": "226", "story": "word/document.xml", "path": "/w:document/w:body/w:p[91]/m:oMathPara/m:oMath/m:sSub[5]/m:sSubPr/m:ctrlPr/w:ins", "kind": "ins"}, {"id": "s170", "word_id": "227", "story": "word/document.xml", "path": "/w:document/w:body/w:p[91]/m:oMathPara/m:oMath/m:d/m:dPr/m:ctrlPr/w:ins", "kind": "ins"}, {"id": "s171", "word_id": "228", "story": "word/document.xml", "path": "/w:document/w:body/w:p[94]/m:oMath[1]/m:sSub/m:sSubPr/m:ctrlPr/w:ins", "kind": "ins"}, {"id": "s172", "word_id": "229", "story": "word/document.xml", "path": "/w:document/w:body/w:p[94]/m:oMath[2]/m:sSub/m:sSubPr/m:ctrlPr/w:ins", "kind": "ins"}, {"id": "s173", "word_id": "231", "story": "word/document.xml", "path": "/w:document/w:body/w:p[95]/m:oMathPara/m:oMath/m:sSubSup[1]/m:sSubSupPr/m:ctrlPr/w:ins", "kind": "ins"}, {"id": "s174", "word_id": "232", "story": "word/document.xml", "path": "/w:document/w:body/w:p[95]/m:oMathPara/m:oMath/m:sSub[1]/m:sSubPr/m:ctrlPr/w:ins", "kind": "ins"}, {"id": "s175", "word_id": "233", "story": "word/document.xml", "path": "/w:document/w:body/w:p[95]/m:oMathPara/m:oMath/m:sSub[2]/m:sSubPr/m:ctrlPr/w:ins", "kind": "ins"}, {"id": "s176", "word_id": "234", "story": "word/document.xml", "path": "/w:document/w:body/w:p[95]/m:oMathPara/m:oMath/m:sSub[3]/m:sSubPr/m:ctrlPr/w:ins", "kind": "ins"}, {"id": "s177", "word_id": "235", "story": "word/document.xml", "path": "/w:document/w:body/w:p[95]/m:oMathPara/m:oMath/m:sSubSup[2]/m:sSubSupPr/m:ctrlPr/w:ins", "kind": "ins"}, {"id": "s178", "word_id": "236", "story": "word/document.xml", "path": "/w:document/w:body/w:p[95]/m:oMathPara/m:oMath/m:r[4]/w:del", "kind": "del"}, {"id": "s179", "word_id": "237", "story": "word/document.xml", "path": "/w:document/w:body/w:p[95]/m:oMathPara/m:oMath/m:d/m:dPr/m:ctrlPr/w:ins", "kind": "ins"}, {"id": "s180", "word_id": "240", "story": "word/document.xml", "path": "/w:document/w:body/w:p[100]/m:oMathPara/m:oMath/m:sSub[1]/m:sSubPr/m:ctrlPr/w:ins", "kind": "ins"}, {"id": "s181", "word_id": "241", "story": "word/document.xml", "path": "/w:document/w:body/w:p[100]/m:oMathPara/m:oMath/m:sSub[2]/m:sSubPr/m:ctrlPr/w:ins", "kind": "ins"}, {"id": "s182", "word_id": "242", "story": "word/document.xml", "path": "/w:document/w:body/w:p[100]/m:oMathPara/m:oMath/m:sSub[2]/m:e/m:d/m:dPr/m:ctrlPr/w:ins", "kind": "ins"}, {"id": "s183", "word_id": "243", "story": "word/document.xml", "path": "/w:document/w:body/w:p[100]/m:oMathPara/m:oMath/m:sSub[2]/m:e/m:d/m:e/m:sSup/m:sSupPr/m:ctrlPr/w:ins", "kind": "ins"}, {"id": "s184", "word_id": "244", "story": "word/document.xml", "path": "/w:document/w:body/w:p[100]/m:oMathPara/m:oMath/m:sSub[2]/m:e/m:d/m:e/m:sSub/m:sSubPr/m:ctrlPr/w:ins", "kind": "ins"}, {"id": "s185", "word_id": "245", "story": "word/document.xml", "path": "/w:document/w:body/w:p[100]/m:oMathPara/m:oMath/m:r[2]/w:del", "kind": "del"}, {"id": "s186", "word_id": "246", "story": "word/document.xml", "path": "/w:document/w:body/w:p[100]/m:oMathPara/m:oMath/m:d/m:dPr/m:ctrlPr/w:ins", "kind": "ins"}, {"id": "s187", "word_id": "247", "story": "word/document.xml", "path": "/w:document/w:body/w:p[102]/m:oMath/m:sSub/m:sSubPr/m:ctrlPr/w:ins", "kind": "ins"}, {"id": "s188", "word_id": "249", "story": "word/document.xml", "path": "/w:document/w:body/w:p[104]/m:oMathPara/m:oMath/m:d[1]/m:dPr/m:ctrlPr/w:ins", "kind": "ins"}, {"id": "s189", "word_id": "250", "story": "word/document.xml", "path": "/w:document/w:body/w:p[104]/m:oMathPara/m:oMath/m:f/m:fPr/m:ctrlPr/w:ins", "kind": "ins"}, {"id": "s190", "word_id": "251", "story": "word/document.xml", "path": "/w:document/w:body/w:p[104]/m:oMathPara/m:oMath/m:f/m:num/m:sSubSup/m:sSubSupPr/m:ctrlPr/w:ins", "kind": "ins"}, {"id": "s191", "word_id": "252", "story": "word/document.xml", "path": "/w:document/w:body/w:p[104]/m:oMathPara/m:oMath/m:f/m:den/m:nary/m:naryPr/m:ctrlPr/w:ins", "kind": "ins"}, {"id": "s192", "word_id": "253", "story": "word/document.xml", "path": "/w:document/w:body/w:p[104]/m:oMathPara/m:oMath/m:f/m:den/m:nary/m:e/m:sSubSup/m:sSubSupPr/m:ctrlPr/w:ins", "kind": "ins"}, {"id": "s193", "word_id": "254", "story": "word/document.xml", "path": "/w:document/w:body/w:p[104]/m:oMathPara/m:oMath/m:r[3]/w:del", "kind": "del"}, {"id": "s194", "word_id": "255", "story": "word/document.xml", "path": "/w:document/w:body/w:p[104]/m:oMathPara/m:oMath/m:d[2]/m:dPr/m:ctrlPr/w:ins", "kind": "ins"}, {"id": "s195", "word_id": "257", "story": "word/document.xml", "path": "/w:document/w:body/w:p[107]/m:oMathPara/m:oMath/m:sSub[1]/m:sSubPr/m:ctrlPr/w:ins", "kind": "ins"}, {"id": "s196", "word_id": "258", "story": "word/document.xml", "path": "/w:document/w:body/w:p[107]/m:oMathPara/m:oMath/m:d[1]/m:dPr/m:ctrlPr/w:ins", "kind": "ins"}, {"id": "s197", "word_id": "259", "story": "word/document.xml", "path": "/w:document/w:body/w:p[107]/m:oMathPara/m:oMath/m:sSub[2]/m:sSubPr/m:ctrlPr/w:ins", "kind": "ins"}, {"id": "s198", "word_id": "260", "story": "word/document.xml", "path": "/w:document/w:body/w:p[107]/m:oMathPara/m:oMath/m:sSup/m:sSupPr/m:ctrlPr/w:ins", "kind": "ins"}, {"id": "s199", "word_id": "261", "story": "word/document.xml", "path": "/w:document/w:body/w:p[107]/m:oMathPara/m:oMath/m:sSup/m:sup/m:sSub/m:sSubPr/m:ctrlPr/w:ins", "kind": "ins"}, {"id": "s200", "word_id": "262", "story": "word/document.xml", "path": "/w:document/w:body/w:p[107]/m:oMathPara/m:oMath/m:r[2]/w:del", "kind": "del"}, {"id": "s201", "word_id": "263", "story": "word/document.xml", "path": "/w:document/w:body/w:p[107]/m:oMathPara/m:oMath/m:d[2]/m:dPr/m:ctrlPr/w:ins", "kind": "ins"}, {"id": "s202", "word_id": "265", "story": "word/document.xml", "path": "/w:document/w:body/w:p[111]/m:oMathPara/m:oMath/m:sSub[1]/m:sSubPr/m:ctrlPr/w:ins", "kind": "ins"}, {"id": "s203", "word_id": "266", "story": "word/document.xml", "path": "/w:document/w:body/w:p[111]/m:oMathPara/m:oMath/m:sSub[2]/m:sSubPr/m:ctrlPr/w:ins", "kind": "ins"}, {"id": "s204", "word_id": "267", "story": "word/document.xml", "path": "/w:document/w:body/w:p[111]/m:oMathPara/m:oMath/m:sSub[3]/m:sSubPr/m:ctrlPr/w:ins", "kind": "ins"}, {"id": "s205", "word_id": "268", "story": "word/document.xml", "path": "/w:document/w:body/w:p[111]/m:oMathPara/m:oMath/m:sSub[4]/m:sSubPr/m:ctrlPr/w:ins", "kind": "ins"}, {"id": "s206", "word_id": "269", "story": "word/document.xml", "path": "/w:document/w:body/w:p[111]/m:oMathPara/m:oMath/m:acc/m:accPr/m:ctrlPr/w:ins", "kind": "ins"}, {"id": "s207", "word_id": "270", "story": "word/document.xml", "path": "/w:document/w:body/w:p[111]/m:oMathPara/m:oMath/m:acc/m:e/m:sSup/m:sSupPr/m:ctrlPr/w:ins", "kind": "ins"}, {"id": "s208", "word_id": "271", "story": "word/document.xml", "path": "/w:document/w:body/w:p[111]/m:oMathPara/m:oMath/m:acc/m:e/m:sSub/m:sSubPr/m:ctrlPr/w:ins", "kind": "ins"}, {"id": "s209", "word_id": "272", "story": "word/document.xml", "path": "/w:document/w:body/w:p[111]/m:oMathPara/m:oMath/m:acc/m:e/m:sSub/m:sub/m:sSub/m:sSubPr/m:ctrlPr/w:ins", "kind": "ins"}, {"id": "s210", "word_id": "273", "story": "word/document.xml", "path": "/w:document/w:body/w:p[111]/m:oMathPara/m:oMath/m:r[3]/w:del", "kind": "del"}, {"id": "s211", "word_id": "274", "story": "word/document.xml", "path": "/w:document/w:body/w:p[111]/m:oMathPara/m:oMath/m:d/m:dPr/m:ctrlPr/w:ins", "kind": "ins"}, {"id": "s212", "word_id": "275", "story": "word/document.xml", "path": "/w:document/w:body/w:p[114]/m:oMath[2]/m:sSup/m:sSupPr/m:ctrlPr/w:ins", "kind": "ins"}, {"id": "s213", "word_id": "276", "story": "word/document.xml", "path": "/w:document/w:body/w:p[114]/m:oMath[2]/m:sSub/m:sSubPr/m:ctrlPr/w:ins", "kind": "ins"}, {"id": "s214", "word_id": "278", "story": "word/document.xml", "path": "/w:document/w:body/w:p[117]/m:oMath/m:sSub/m:sSubPr/m:ctrlPr/w:ins", "kind": "ins"}, {"id": "s215", "word_id": "279", "story": "word/document.xml", "path": "/w:document/w:body/w:p[118]/m:oMath[1]/m:sSub/m:sSubPr/m:ctrlPr/w:ins", "kind": "ins"}, {"id": "s216", "word_id": "280", "story": "word/document.xml", "path": "/w:document/w:body/w:p[118]/m:oMath[2]/m:sSub/m:sSubPr/m:ctrlPr/w:ins", "kind": "ins"}, {"id": "s217", "word_id": "282", "story": "word/document.xml", "path": "/w:document/w:body/w:p[119]/m:oMathPara/m:oMath/m:sSub[1]/m:sSubPr/m:ctrlPr/w:ins", "kind": "ins"}, {"id": "s218", "word_id": "283", "story": "word/document.xml", "path": "/w:document/w:body/w:p[119]/m:oMathPara/m:oMath/m:sSub[2]/m:sSubPr/m:ctrlPr/w:ins", "kind": "ins"}, {"id": "s219", "word_id": "284", "story": "word/document.xml", "path": "/w:document/w:body/w:p[119]/m:oMathPara/m:oMath/m:d[1]/m:dPr/m:ctrlPr/w:ins", "kind": "ins"}, {"id": "s220", "word_id": "285", "story": "word/document.xml", "path": "/w:document/w:body/w:p[119]/m:oMathPara/m:oMath/m:d[1]/m:e/m:sSub[1]/m:sSubPr/m:ctrlPr/w:ins", "kind": "ins"}, {"id": "s221", "word_id": "286", "story": "word/document.xml", "path": "/w:document/w:body/w:p[119]/m:oMathPara/m:oMath/m:d[1]/m:e/m:sSub[2]/m:sSubPr/m:ctrlPr/w:ins", "kind": "ins"}, {"id": "s222", "word_id": "287", "story": "word/document.xml", "path": "/w:document/w:body/w:p[119]/m:oMathPara/m:oMath/m:sSub[3]/m:sSubPr/m:ctrlPr/w:ins", "kind": "ins"}, {"id": "s223", "word_id": "288", "story": "word/document.xml", "path": "/w:document/w:body/w:p[119]/m:oMathPara/m:oMath/m:sSub[4]/m:sSubPr/m:ctrlPr/w:ins", "kind": "ins"}, {"id": "s224", "word_id": "289", "story": "word/document.xml", "path": "/w:document/w:body/w:p[119]/m:oMathPara/m:oMath/m:sSub[5]/m:sSubPr/m:ctrlPr/w:ins", "kind": "ins"}, {"id": "s225", "word_id": "290", "story": "word/document.xml", "path": "/w:document/w:body/w:p[119]/m:oMathPara/m:oMath/m:acc/m:accPr/m:ctrlPr/w:ins", "kind": "ins"}, {"id": "s226", "word_id": "291", "story": "word/document.xml", "path": "/w:document/w:body/w:p[119]/m:oMathPara/m:oMath/m:acc/m:e/m:sSup/m:sSupPr/m:ctrlPr/w:ins", "kind": "ins"}, {"id": "s227", "word_id": "292", "story": "word/document.xml", "path": "/w:document/w:body/w:p[119]/m:oMathPara/m:oMath/m:acc/m:e/m:sSub/m:sSubPr/m:ctrlPr/w:ins", "kind": "ins"}, {"id": "s228", "word_id": "293", "story": "word/document.xml", "path": "/w:document/w:body/w:p[119]/m:oMathPara/m:oMath/m:acc/m:e/m:sSub/m:sub/m:sSub/m:sSubPr/m:ctrlPr/w:ins", "kind": "ins"}, {"id": "s229", "word_id": "294", "story": "word/document.xml", "path": "/w:document/w:body/w:p[119]/m:oMathPara/m:oMath/m:r[3]/w:del", "kind": "del"}, {"id": "s230", "word_id": "295", "story": "word/document.xml", "path": "/w:document/w:body/w:p[119]/m:oMathPara/m:oMath/m:d[2]/m:dPr/m:ctrlPr/w:ins", "kind": "ins"}, {"id": "s231", "word_id": "297", "story": "word/document.xml", "path": "/w:document/w:body/w:p[123]/m:oMathPara/m:oMath/m:sSubSup/m:sSubSupPr/m:ctrlPr/w:ins", "kind": "ins"}, {"id": "s232", "word_id": "298", "story": "word/document.xml", "path": "/w:document/w:body/w:p[123]/m:oMathPara/m:oMath/m:sSub[1]/m:sSubPr/m:ctrlPr/w:ins", "kind": "ins"}, {"id": "s233", "word_id": "299", "story": "word/document.xml", "path": "/w:document/w:body/w:p[123]/m:oMathPara/m:oMath/m:sSub[2]/m:sSubPr/m:ctrlPr/w:ins", "kind": "ins"}, {"id": "s234", "word_id": "300", "story": "word/document.xml", "path": "/w:document/w:body/w:p[123]/m:oMathPara/m:oMath/m:sSub[3]/m:sSubPr/m:ctrlPr/w:ins", "kind": "ins"}, {"id": "s235", "word_id": "301", "story": "word/document.xml", "path": "/w:document/w:body/w:p[123]/m:oMathPara/m:oMath/m:r[3]/w:del", "kind": "del"}, {"id": "s236", "word_id": "302", "story": "word/document.xml", "path": "/w:document/w:body/w:p[123]/m:oMathPara/m:oMath/m:d/m:dPr/m:ctrlPr/w:ins", "kind": "ins"}, {"id": "s237", "word_id": "303", "story": "word/document.xml", "path": "/w:document/w:body/w:p[125]/m:oMath[1]/m:sSub/m:sSubPr/m:ctrlPr/w:ins", "kind": "ins"}, {"id": "s238", "word_id": "304", "story": "word/document.xml", "path": "/w:document/w:body/w:p[125]/m:oMath[2]/m:sSub/m:sSubPr/m:ctrlPr/w:ins", "kind": "ins"}, {"id": "s239", "word_id": "305", "story": "word/document.xml", "path": "/w:document/w:body/w:p[125]/m:oMath[3]/m:sSub/m:sSubPr/m:ctrlPr/w:ins", "kind": "ins"}, {"id": "s240", "word_id": "306", "story": "word/document.xml", "path": "/w:document/w:body/w:p[125]/m:oMath[4]/m:sSub/m:sSubPr/m:ctrlPr/w:ins", "kind": "ins"}, {"id": "s241", "word_id": "307", "story": "word/document.xml", "path": "/w:document/w:body/w:p[125]/m:oMath[5]/m:sSub/m:sSubPr/m:ctrlPr/w:ins", "kind": "ins"}, {"id": "s242", "word_id": "310", "story": "word/document.xml", "path": "/w:document/w:body/w:p[129]/m:oMathPara/m:oMath/m:sSub[1]/m:sSubPr/m:ctrlPr/w:ins", "kind": "ins"}, {"id": "s243", "word_id": "311", "story": "word/document.xml", "path": "/w:document/w:body/w:p[129]/m:oMathPara/m:oMath/m:sSup/m:sSupPr/m:ctrlPr/w:ins", "kind": "ins"}, {"id": "s244", "word_id": "312", "story": "word/document.xml", "path": "/w:document/w:body/w:p[129]/m:oMathPara/m:oMath/m:sSup/m:e/m:d/m:dPr/m:ctrlPr/w:ins", "kind": "ins"}, {"id": "s245", "word_id": "313", "story": "word/document.xml", "path": "/w:document/w:body/w:p[129]/m:oMathPara/m:oMath/m:sSup/m:e/m:d/m:e/m:sSup/m:sSupPr/m:ctrlPr/w:ins", "kind": "ins"}, {"id": "s246", "word_id": "314", "story": "word/document.xml", "path": "/w:document/w:body/w:p[129]/m:oMathPara/m:oMath/m:sSup/m:e/m:d/m:e/m:sSub/m:sSubPr/m:ctrlPr/w:ins", "kind": "ins"}, {"id": "s247", "word_id": "315", "story": "word/document.xml", "path": "/w:document/w:body/w:p[129]/m:oMathPara/m:oMath/m:sSub[2]/m:sSubPr/m:ctrlPr/w:ins", "kind": "ins"}, {"id": "s248", "word_id": "316", "story": "word/document.xml", "path": "/w:document/w:body/w:p[129]/m:oMathPara/m:oMath/m:r[2]/w:del", "kind": "del"}, {"id": "s249", "word_id": "317", "story": "word/document.xml", "path": "/w:document/w:body/w:p[129]/m:oMathPara/m:oMath/m:d/m:dPr/m:ctrlPr/w:ins", "kind": "ins"}, {"id": "s250", "word_id": "322", "story": "word/document.xml", "path": "/w:document/w:body/w:tbl[2]/w:tr[2]/w:tc[1]/w:p[1]/m:oMathPara/m:oMath/m:sSub/m:sSubPr/m:ctrlPr/w:ins", "kind": "ins"}, {"id": "s251", "word_id": "323", "story": "word/document.xml", "path": "/w:document/w:body/w:tbl[2]/w:tr[3]/w:tc[1]/w:p[1]/m:oMathPara/m:oMath/m:sSub/m:sSubPr/m:ctrlPr/w:ins", "kind": "ins"}, {"id": "s252", "word_id": "324", "story": "word/document.xml", "path": "/w:document/w:body/w:tbl[2]/w:tr[4]/w:tc[1]/w:p[1]/m:oMathPara/m:oMath/m:sSub/m:sSubPr/m:ctrlPr/w:ins", "kind": "ins"}, {"id": "s253", "word_id": "325", "story": "word/document.xml", "path": "/w:document/w:body/w:tbl[2]/w:tr[8]/w:tc[1]/w:p[1]/m:oMathPara/m:oMath/m:sSub/m:sSubPr/m:ctrlPr/w:ins", "kind": "ins"}, {"id": "s254", "word_id": "326", "story": "word/document.xml", "path": "/w:document/w:body/w:tbl[2]/w:tr[8]/w:tc[3]/w:p/m:oMath/m:sSub/m:sSubPr/m:ctrlPr/w:ins", "kind": "ins"}, {"id": "s255", "word_id": "327", "story": "word/document.xml", "path": "/w:document/w:body/w:tbl[2]/w:tr[9]/w:tc[1]/w:p[1]/m:oMathPara/m:oMath/m:sSub/m:sSubPr/m:ctrlPr/w:ins", "kind": "ins"}, {"id": "s256", "word_id": "328", "story": "word/document.xml", "path": "/w:document/w:body/w:tbl[2]/w:tr[9]/w:tc[3]/w:p/m:oMath/m:sSub/m:sSubPr/m:ctrlPr/w:ins", "kind": "ins"}, {"id": "s257", "word_id": "329", "story": "word/document.xml", "path": "/w:document/w:body/w:tbl[2]/w:tr[11]/w:tc[1]/w:p[1]/m:oMathPara/m:oMath/m:sSub/m:sSubPr/m:ctrlPr/w:ins", "kind": "ins"}, {"id": "s258", "word_id": "330", "story": "word/document.xml", "path": "/w:document/w:body/w:tbl[2]/w:tr[12]/w:tc[1]/w:p[1]/m:oMathPara/m:oMath/m:sSub/m:sSubPr/m:ctrlPr/w:ins", "kind": "ins"}, {"id": "s259", "word_id": "331", "story": "word/document.xml", "path": "/w:document/w:body/w:tbl[2]/w:tr[13]/w:tc[1]/w:p[1]/m:oMathPara/m:oMath/m:sSub/m:sSubPr/m:ctrlPr/w:ins", "kind": "ins"}, {"id": "s260", "word_id": "332", "story": "word/document.xml", "path": "/w:document/w:body/w:tbl[2]/w:tr[14]/w:tc[1]/w:p[1]/m:oMathPara/m:oMath/m:sSub/m:sSubPr/m:ctrlPr/w:ins", "kind": "ins"}, {"id": "s261", "word_id": "333", "story": "word/document.xml", "path": "/w:document/w:body/w:tbl[2]/w:tr[15]/w:tc[1]/w:p[1]/m:oMathPara/m:oMath/m:sSub/m:sSubPr/m:ctrlPr/w:ins", "kind": "ins"}, {"id": "s262", "word_id": "335", "story": "word/document.xml", "path": "/w:document/w:body/w:p[146]/m:oMath/m:sSub/m:sSubPr/m:ctrlPr/w:ins", "kind": "ins"}, {"id": "s263", "word_id": "337", "story": "word/document.xml", "path": "/w:document/w:body/w:p[150]/w:ins[1]", "kind": "ins"}, {"id": "s264", "word_id": "338", "story": "word/document.xml", "path": "/w:document/w:body/w:p[150]/w:del[1]", "kind": "del"}, {"id": "s265", "word_id": "339", "story": "word/document.xml", "path": "/w:document/w:body/w:p[150]/w:ins[2]", "kind": "ins"}, {"id": "s266", "word_id": "340", "story": "word/document.xml", "path": "/w:document/w:body/w:p[150]/w:del[2]", "kind": "del"}, {"id": "s267", "word_id": "347", "story": "word/document.xml", "path": "/w:document/w:body/w:p[160]/w:del", "kind": "del"}, {"id": "s268", "word_id": "350", "story": "word/document.xml", "path": "/w:document/w:body/w:p[164]/w:del", "kind": "del"}, {"id": "s269", "word_id": "351", "story": "word/document.xml", "path": "/w:document/w:body/w:p[164]/w:ins", "kind": "ins"}, {"id": "s270", "word_id": "356", "story": "word/document.xml", "path": "/w:document/w:body/w:p[169]/w:pPr/w:rPr/w:ins", "kind": "ins"}, {"id": "s271", "word_id": "358", "story": "word/document.xml", "path": "/w:document/w:body/w:p[170]/w:ins[1]", "kind": "ins"}, {"id": "s272", "word_id": "359", "story": "word/document.xml", "path": "/w:document/w:body/w:p[170]/w:ins[2]", "kind": "ins"}, {"id": "s273", "word_id": "360", "story": "word/document.xml", "path": "/w:document/w:body/w:p[170]/w:ins[3]", "kind": "ins"}, {"id": "s274", "word_id": "361", "story": "word/document.xml", "path": "/w:document/w:body/w:p[170]/w:ins[4]", "kind": "ins"}, {"id": "s275", "word_id": "362", "story": "word/document.xml", "path": "/w:document/w:body/w:p[170]/w:del[1]", "kind": "del"}, {"id": "s276", "word_id": "363", "story": "word/document.xml", "path": "/w:document/w:body/w:p[170]/w:ins[5]", "kind": "ins"}, {"id": "s277", "word_id": "364", "story": "word/document.xml", "path": "/w:document/w:body/w:p[170]/w:del[2]", "kind": "del"}, {"id": "s278", "word_id": "376", "story": "word/document.xml", "path": "/w:document/w:body/w:p[190]/w:pPr/w:pPrChange", "kind": "pPrChange"}, {"id": "s279", "word_id": "389", "story": "word/document.xml", "path": "/w:document/w:body/w:p[201]/w:r[1]/w:rPr/w:rPrChange", "kind": "rPrChange"}, {"id": "s280", "word_id": "409", "story": "word/document.xml", "path": "/w:document/w:body/w:p[224]/w:r[1]/w:rPr/w:rPrChange", "kind": "rPrChange"}, {"id": "s281", "word_id": "428", "story": "word/document.xml", "path": "/w:document/w:body/w:p[242]/w:r[1]/w:rPr/w:rPrChange", "kind": "rPrChange"}, {"id": "s282", "word_id": "433", "story": "word/document.xml", "path": "/w:document/w:body/w:p[246]/w:r[1]/w:rPr/w:rPrChange", "kind": "rPrChange"}, {"id": "s283", "word_id": "464", "story": "word/document.xml", "path": "/w:document/w:body/w:p[281]/w:pPr/w:rPr/w:rPrChange", "kind": "rPrChange"}, {"id": "s284", "word_id": "466", "story": "word/document.xml", "path": "/w:document/w:body/w:p[281]/w:hyperlink/w:r/w:rPr/w:rPrChange", "kind": "rPrChange"}, {"id": "s285", "word_id": "468", "story": "word/document.xml", "path": "/w:document/w:body/w:p[282]/w:r[1]/w:rPr/w:rPrChange", "kind": "rPrChange"}], "version": 1, "export": "9f40617d5e97b192f54b21d4e72cce06b9befbd74756f09ea562747a862ad05b", "reference": "a2f9e88db1a8b6e3366cabcd09f9a87bbe0b0d14e9fca8d96adcc717ef279378", "source": "index.qmd"}</review>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2026-09-27T13:03:53Z</dcterms:created>
  <dcterms:modified xsi:type="dcterms:W3CDTF">2026-09-27T13:03:53Z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lear-hidden-classes">
    <vt:lpwstr>none</vt:lpwstr>
  </property>
  <property fmtid="{D5CDD505-2E9C-101B-9397-08002B2CF9AE}" pid="4" name="google-scholar">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ghtbox">
    <vt:lpwstr>auto</vt:lpwstr>
  </property>
  <property fmtid="{D5CDD505-2E9C-101B-9397-08002B2CF9AE}" pid="10" name="manuscript">
    <vt:lpwstr/>
  </property>
  <property fmtid="{D5CDD505-2E9C-101B-9397-08002B2CF9AE}" pid="11" name="notebook-preview-options">
    <vt:lpwstr/>
  </property>
  <property fmtid="{D5CDD505-2E9C-101B-9397-08002B2CF9AE}" pid="12" name="quarto-internal">
    <vt:lpwstr/>
  </property>
  <property fmtid="{D5CDD505-2E9C-101B-9397-08002B2CF9AE}" pid="13" name="quarto-review">
    <vt:lpwstr/>
  </property>
  <property fmtid="{D5CDD505-2E9C-101B-9397-08002B2CF9AE}" pid="14" name="remove-hidden">
    <vt:lpwstr>all</vt:lpwstr>
  </property>
  <property fmtid="{D5CDD505-2E9C-101B-9397-08002B2CF9AE}" pid="15" name="template-partials">
    <vt:lpwstr/>
  </property>
  <property fmtid="{D5CDD505-2E9C-101B-9397-08002B2CF9AE}" pid="16" name="theme">
    <vt:lpwstr>cosmo</vt:lpwstr>
  </property>
  <property fmtid="{D5CDD505-2E9C-101B-9397-08002B2CF9AE}" pid="17" name="title-block-style">
    <vt:lpwstr>manuscript</vt:lpwstr>
  </property>
  <property fmtid="{D5CDD505-2E9C-101B-9397-08002B2CF9AE}" pid="18" name="toc-title">
    <vt:lpwstr>Table of contents</vt:lpwstr>
  </property>
  <property fmtid="{D5CDD505-2E9C-101B-9397-08002B2CF9AE}" pid="19" name="unroll-markdown-cells">
    <vt:lpwstr>True</vt:lpwstr>
  </property>
</Properties>
</file>