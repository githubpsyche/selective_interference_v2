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Author"/>
      </w:pPr>
      <w:r>
        <w:t xml:space="preserve">Jordan B Gunn</w:t>
      </w:r>
    </w:p>
    <w:p>
      <w:pPr>
        <w:pStyle w:val="Author"/>
        <w:rPr xmlns:w16du="http://schemas.microsoft.com/office/word/2023/wordml/word16du">
          <w:ins w:id="7" w:author="Emily Holmes" w:date="2026-07-27T14:29:00Z" w16du:dateUtc="2026-07-27T12:29:00Z"/>
        </w:rPr>
      </w:pPr>
      <w:r>
        <w:t xml:space="preserve">Department of Psychology, University of Cambridge</w:t>
      </w:r>
    </w:p>
    <w:p>
      <w:pPr>
        <w:pStyle w:val="Author"/>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Author"/>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AuthorNote"/>
      </w:pPr>
      <w:r>
        <w:t xml:space="preserve">This is an in-progress working draft. Please do not cite, quote, or circulate without the authors’ written permission.</w:t>
      </w:r>
    </w:p>
    <w:p>
      <w:r>
        <w:br w:type="page"/>
      </w:r>
    </w:p>
    <w:bookmarkEnd w:id="21"/>
    <w:bookmarkStart w:id="22" w:name="abstract"/>
    <w:p>
      <w:pPr>
        <w:pStyle w:val="Heading1"/>
      </w:pPr>
      <w:r>
        <w:t xml:space="preserve">Abstract</w:t>
      </w:r>
    </w:p>
    <w:p>
      <w:pPr>
        <w:pStyle w:val="Abstract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p>
      <w:r>
        <w:br w:type="page"/>
      </w:r>
    </w:p>
    <w:bookmarkEnd w:id="22"/>
    <w:bookmarkStart w:id="23"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943600" cy="4822190"/>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943600" cy="4822190"/>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943600" cy="6046032"/>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943600" cy="6046032"/>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943600" cy="4249420"/>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943600" cy="4249420"/>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943600" cy="4504055"/>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943600" cy="4504055"/>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943600" cy="5038090"/>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943600" cy="5038090"/>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943600" cy="5588000"/>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943600" cy="5588000"/>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943600" cy="3597275"/>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943600" cy="3597275"/>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943600" cy="2658110"/>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943600" cy="2658110"/>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943600" cy="2637155"/>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943600" cy="2637155"/>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943600" cy="5645176"/>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943600" cy="5645176"/>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943600" cy="4320540"/>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943600" cy="4320540"/>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Bibliography"/>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ibliography"/>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ibliography"/>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ibliography"/>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ibliography"/>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ibliography"/>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ibliography"/>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ibliography"/>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ibliography"/>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ibliography"/>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ibliography"/>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ibliography"/>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ibliography"/>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ibliography"/>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ibliography"/>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ibliography"/>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ibliography"/>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ibliography"/>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ibliography"/>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ibliography"/>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ibliography"/>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ibliography"/>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ibliography"/>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ibliography"/>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ibliography"/>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ibliography"/>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ibliography"/>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ibliography"/>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ibliography"/>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ibliography"/>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ibliography"/>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ibliography"/>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ibliography"/>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ibliography"/>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ibliography"/>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ibliography"/>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ibliography"/>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ibliography"/>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ibliography"/>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ibliography"/>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ibliography"/>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ibliography"/>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ibliography"/>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ibliography"/>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ibliography"/>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ibliography"/>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ibliography"/>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ibliography"/>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ibliography"/>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ibliography"/>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ibliography"/>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ibliography"/>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ibliography"/>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ibliography"/>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ibliography"/>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ibliography"/>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ibliography"/>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ibliography"/>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ibliography"/>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ibliography"/>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ibliography"/>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943600" cy="5660571"/>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943600" cy="5660571"/>
                    </a:xfrm>
                    <a:prstGeom prst="rect">
                      <a:avLst/>
                    </a:prstGeom>
                    <a:noFill/>
                    <a:ln w="9525">
                      <a:noFill/>
                      <a:headEnd/>
                      <a:tailEnd/>
                    </a:ln>
                  </pic:spPr>
                </pic:pic>
              </a:graphicData>
            </a:graphic>
          </wp:inline>
        </w:drawing>
      </w:r>
    </w:p>
    <w:bookmarkEnd w:id="23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"revisions": [{"id": "s286", "word_id": "0", "story": "word/document.xml", "path": "/w:document/w:body/w:p[3]/w:del", "kind": "del"}, {"id": "s286", "word_id": "1", "story": "word/document.xml", "path": "/w:document/w:body/w:p[3]/w:ins", "kind": "ins"}, {"id": "s6", "word_id": "7", "story": "word/document.xml", "path": "/w:document/w:body/w:p[5]/w:pPr/w:rPr/w:ins", "kind": "ins"}, {"id": "s7", "word_id": "8", "story": "word/document.xml", "path": "/w:document/w:body/w:p[6]/w:pPr/w:rPr/w:ins", "kind": "ins"}, {"id": "s8", "word_id": "9", "story": "word/document.xml", "path": "/w:document/w:body/w:p[7]/w:pPr/w:rPr/w:del", "kind": "del"}, {"id": "s9", "word_id": "10", "story": "word/document.xml", "path": "/w:document/w:body/w:p[7]/w:pPr/w:pPrChange", "kind": "pPrChange"}, {"id": "s10", "word_id": "11", "story": "word/document.xml", "path": "/w:document/w:body/w:p[8]/w:del", "kind": "del"}, {"id": "s12", "word_id": "18", "story": "word/document.xml", "path": "/w:document/w:body/w:p[13]/w:ins[1]", "kind": "ins"}, {"id": "s13", "word_id": "19", "story": "word/document.xml", "path": "/w:document/w:body/w:p[13]/w14:conflictIns[1]", "kind": "conflictIns"}, {"id": "s14", "word_id": "20", "story": "word/document.xml", "path": "/w:document/w:body/w:p[13]/w:ins[2]", "kind": "ins"}, {"id": "s15", "word_id": "23", "story": "word/document.xml", "path": "/w:document/w:body/w:p[13]/w:ins[3]", "kind": "ins"}, {"id": "s17", "word_id": "27", "story": "word/document.xml", "path": "/w:document/w:body/w:p[13]/ns0:conflictIns", "kind": "conflictIns"}, {"id": "s16", "word_id": "28", "story": "word/document.xml", "path": "/w:document/w:body/w:p[13]/ns0:conflictIns/w:ins", "kind": "ins"}, {"id": "s18", "word_id": "29", "story": "word/document.xml", "path": "/w:document/w:body/w:p[13]/w14:conflictIns[2]", "kind": "conflictIns"}, {"id": "s19", "word_id": "30", "story": "word/document.xml", "path": "/w:document/w:body/w:p[13]/w14:conflictIns[3]", "kind": "conflictIns"}, {"id": "s20", "word_id": "31", "story": "word/document.xml", "path": "/w:document/w:body/w:p[13]/w:ins[4]", "kind": "ins"}, {"id": "s11", "word_id": "13", "story": "word/document.xml", "path": "/w:document/w:body/w:p[14]/w:ins", "kind": "ins"}, {"id": "s287", "word_id": "2", "story": "word/document.xml", "path": "/w:document/w:body/w:p[16]/w:del", "kind": "del"}, {"id": "s287", "word_id": "3", "story": "word/document.xml", "path": "/w:document/w:body/w:p[16]/w:ins", "kind": "ins"}, {"id": "s21", "word_id": "35", "story": "word/document.xml", "path": "/w:document/w:body/w:p[18]/w:ins[1]", "kind": "ins"}, {"id": "s22", "word_id": "36", "story": "word/document.xml", "path": "/w:document/w:body/w:p[18]/w:ins[2]", "kind": "ins"}, {"id": "s23", "word_id": "38", "story": "word/document.xml", "path": "/w:document/w:body/w:p[19]/w:del[1]", "kind": "del"}, {"id": "s24", "word_id": "39", "story": "word/document.xml", "path": "/w:document/w:body/w:p[19]/w:ins[1]", "kind": "ins"}, {"id": "s25", "word_id": "40", "story": "word/document.xml", "path": "/w:document/w:body/w:p[19]/w:ins[2]", "kind": "ins"}, {"id": "s26", "word_id": "42", "story": "word/document.xml", "path": "/w:document/w:body/w:p[19]/w:ins[3]", "kind": "ins"}, {"id": "s27", "word_id": "43", "story": "word/document.xml", "path": "/w:document/w:body/w:p[19]/w:del[2]", "kind": "del"}, {"id": "s28", "word_id": "44", "story": "word/document.xml", "path": "/w:document/w:body/w:p[19]/w:ins[4]", "kind": "ins"}, {"id": "s29", "word_id": "45", "story": "word/document.xml", "path": "/w:document/w:body/w:p[19]/w:del[3]", "kind": "del"}, {"id": "s30", "word_id": "46", "story": "word/document.xml", "path": "/w:document/w:body/w:p[19]/w:ins[5]", "kind": "ins"}, {"id": "s31", "word_id": "47", "story": "word/document.xml", "path": "/w:document/w:body/w:p[20]/w:ins", "kind": "ins"}, {"id": "s32", "word_id": "22", "story": "word/document.xml", "path": "/w:document/w:body/w:p[21]/w:del[1]", "kind": "del"}, {"id": "s33", "word_id": "4", "story": "word/document.xml", "path": "/w:document/w:body/w:p[21]/w:ins[1]", "kind": "ins"}, {"id": "s34", "word_id": "24", "story": "word/document.xml", "path": "/w:document/w:body/w:p[21]/w:del[2]", "kind": "del"}, {"id": "s35", "word_id": "25", "story": "word/document.xml", "path": "/w:document/w:body/w:p[21]/w:del[3]", "kind": "del"}, {"id": "s36", "word_id": "26", "story": "word/document.xml", "path": "/w:document/w:body/w:p[21]/w:ins[2]", "kind": "ins"}, {"id": "s37", "word_id": "5", "story": "word/document.xml", "path": "/w:document/w:body/w:p[21]/w:ins[3]", "kind": "ins"}, {"id": "s38", "word_id": "6", "story": "word/document.xml", "path": "/w:document/w:body/w:p[21]/w:del[4]", "kind": "del"}, {"id": "s39", "word_id": "12", "story": "word/document.xml", "path": "/w:document/w:body/w:p[21]/w:del[5]", "kind": "del"}, {"id": "s40", "word_id": "14", "story": "word/document.xml", "path": "/w:document/w:body/w:p[21]/w:ins[4]", "kind": "ins"}, {"id": "s41", "word_id": "15", "story": "word/document.xml", "path": "/w:document/w:body/w:p[21]/w:del[6]", "kind": "del"}, {"id": "s42", "word_id": "32", "story": "word/document.xml", "path": "/w:document/w:body/w:p[21]/w:del[7]", "kind": "del"}, {"id": "s43", "word_id": "33", "story": "word/document.xml", "path": "/w:document/w:body/w:p[21]/w:ins[5]", "kind": "ins"}, {"id": "s44", "word_id": "34", "story": "word/document.xml", "path": "/w:document/w:body/w:p[21]/w:del[8]", "kind": "del"}, {"id": "s45", "word_id": "16", "story": "word/document.xml", "path": "/w:document/w:body/w:p[21]/w:ins[6]", "kind": "ins"}, {"id": "s46", "word_id": "17", "story": "word/document.xml", "path": "/w:document/w:body/w:p[21]/w:ins[7]", "kind": "ins"}, {"id": "s47", "word_id": "21", "story": "word/document.xml", "path": "/w:document/w:body/w:p[21]/w:ins[8]", "kind": "ins"}, {"id": "s48", "word_id": "37", "story": "word/document.xml", "path": "/w:document/w:body/w:p[21]/w:del[9]", "kind": "del"}, {"id": "s49", "word_id": "41", "story": "word/document.xml", "path": "/w:document/w:body/w:p[21]/w:ins[9]", "kind": "ins"}, {"id": "s50", "word_id": "48", "story": "word/document.xml", "path": "/w:document/w:body/w:p[21]/w:ins[10]", "kind": "ins"}, {"id": "s51", "word_id": "49", "story": "word/document.xml", "path": "/w:document/w:body/w:p[21]/w:del[10]", "kind": "del"}, {"id": "s52", "word_id": "72", "story": "word/document.xml", "path": "/w:document/w:body/w:p[24]/w:ins[1]", "kind": "ins"}, {"id": "s53", "word_id": "73", "story": "word/document.xml", "path": "/w:document/w:body/w:p[24]/w:ins[2]", "kind": "ins"}, {"id": "s54", "word_id": "74", "story": "word/document.xml", "path": "/w:document/w:body/w:p[24]/w:del[1]", "kind": "del"}, {"id": "s55", "word_id": "75", "story": "word/document.xml", "path": "/w:document/w:body/w:p[24]/w:del[2]", "kind": "del"}, {"id": "s56", "word_id": "76", "story": "word/document.xml", "path": "/w:document/w:body/w:p[24]/w:del[3]", "kind": "del"}, {"id": "s57", "word_id": "77", "story": "word/document.xml", "path": "/w:document/w:body/w:p[24]/w:del[4]", "kind": "del"}, {"id": "s58", "word_id": "78", "story": "word/document.xml", "path": "/w:document/w:body/w:p[24]/w:del[5]", "kind": "del"}, {"id": "s59", "word_id": "79", "story": "word/document.xml", "path": "/w:document/w:body/w:p[24]/w:del[6]", "kind": "del"}, {"id": "s60", "word_id": "80", "story": "word/document.xml", "path": "/w:document/w:body/w:p[24]/w:ins[3]", "kind": "ins"}, {"id": "s61", "word_id": "81", "story": "word/document.xml", "path": "/w:document/w:body/w:p[24]/w:ins[4]", "kind": "ins"}, {"id": "s62", "word_id": "82", "story": "word/document.xml", "path": "/w:document/w:body/w:p[24]/w:del[7]", "kind": "del"}, {"id": "s63", "word_id": "83", "story": "word/document.xml", "path": "/w:document/w:body/w:p[24]/w:ins[5]", "kind": "ins"}, {"id": "s64", "word_id": "84", "story": "word/document.xml", "path": "/w:document/w:body/w:p[24]/w:ins[6]", "kind": "ins"}, {"id": "s65", "word_id": "85", "story": "word/document.xml", "path": "/w:document/w:body/w:p[24]/w:del[8]", "kind": "del"}, {"id": "s66", "word_id": "87", "story": "word/document.xml", "path": "/w:document/w:body/w:p[24]/w:ins[7]", "kind": "ins"}, {"id": "s67", "word_id": "88", "story": "word/document.xml", "path": "/w:document/w:body/w:p[24]/w:del[9]", "kind": "del"}, {"id": "s68", "word_id": "89", "story": "word/document.xml", "path": "/w:document/w:body/w:p[24]/w:ins[8]", "kind": "ins"}, {"id": "s69", "word_id": "90", "story": "word/document.xml", "path": "/w:document/w:body/w:p[24]/w:del[10]", "kind": "del"}, {"id": "s70", "word_id": "91", "story": "word/document.xml", "path": "/w:document/w:body/w:p[24]/w:ins[9]", "kind": "ins"}, {"id": "s71", "word_id": "93", "story": "word/document.xml", "path": "/w:document/w:body/w:p[25]/w:del", "kind": "del"}, {"id": "s72", "word_id": "95", "story": "word/document.xml", "path": "/w:document/w:body/w:p[26]/w:ins[1]", "kind": "ins"}, {"id": "s73", "word_id": "96", "story": "word/document.xml", "path": "/w:document/w:body/w:p[26]/w:del[1]", "kind": "del"}, {"id": "s74", "word_id": "97", "story": "word/document.xml", "path": "/w:document/w:body/w:p[26]/w:ins[2]", "kind": "ins"}, {"id": "s75", "word_id": "98", "story": "word/document.xml", "path": "/w:document/w:body/w:p[26]/w:hyperlink[2]/w:ins", "kind": "ins"}, {"id": "s75", "word_id": "50", "story": "word/document.xml", "path": "/w:document/w:body/w:p[26]/w:ins[3]", "kind": "ins"}, {"id": "s76", "word_id": "99", "story": "word/document.xml", "path": "/w:document/w:body/w:p[26]/w:del[2]", "kind": "del"}, {"id": "s77", "word_id": "100", "story": "word/document.xml", "path": "/w:document/w:body/w:p[26]/w:ins[4]", "kind": "ins"}, {"id": "s78", "word_id": "101", "story": "word/document.xml", "path": "/w:document/w:body/w:p[26]/w:ins[5]", "kind": "ins"}, {"id": "s79", "word_id": "105", "story": "word/document.xml", "path": "/w:document/w:body/w:p[28]/w:del[1]", "kind": "del"}, {"id": "s80", "word_id": "106", "story": "word/document.xml", "path": "/w:document/w:body/w:p[28]/w:ins", "kind": "ins"}, {"id": "s81", "word_id": "107", "story": "word/document.xml", "path": "/w:document/w:body/w:p[28]/w:del[2]", "kind": "del"}, {"id": "s82", "word_id": "114", "story": "word/document.xml", "path": "/w:document/w:body/w:p[39]/w:ins", "kind": "ins"}, {"id": "s83", "word_id": "122", "story": "word/document.xml", "path": "/w:document/w:body/w:p[53]/w:del[1]", "kind": "del"}, {"id": "s84", "word_id": "125", "story": "word/document.xml", "path": "/w:document/w:body/w:p[53]/w:del[2]", "kind": "del"}, {"id": "s85", "word_id": "127", "story": "word/document.xml", "path": "/w:document/w:body/w:p[55]/w:ins", "kind": "ins"}, {"id": "s86", "word_id": "131", "story": "word/document.xml", "path": "/w:document/w:body/w:p[65]/m:oMath[2]/m:sSub/m:sSubPr/m:ctrlPr/w:ins", "kind": "ins"}, {"id": "s87", "word_id": "132", "story": "word/document.xml", "path": "/w:document/w:body/w:p[65]/m:oMath[3]/m:sSub/m:sSubPr/m:ctrlPr/w:ins", "kind": "ins"}, {"id": "s88", "word_id": "134", "story": "word/document.xml", "path": "/w:document/w:body/w:p[66]/m:oMath[1]/m:sSup/m:sSupPr/m:ctrlPr/w:ins", "kind": "ins"}, {"id": "s89", "word_id": "135", "story": "word/document.xml", "path": "/w:document/w:body/w:p[66]/m:oMath[2]/m:sSup/m:sSupPr/m:ctrlPr/w:ins", "kind": "ins"}, {"id": "s90", "word_id": "136", "story": "word/document.xml", "path": "/w:document/w:body/w:p[66]/m:oMath[3]/m:sSup/m:sSupPr/m:ctrlPr/w:ins", "kind": "ins"}, {"id": "s91", "word_id": "137", "story": "word/document.xml", "path": "/w:document/w:body/w:p[66]/m:oMath[3]/m:sSub/m:sSubPr/m:ctrlPr/w:ins", "kind": "ins"}, {"id": "s92", "word_id": "138", "story": "word/document.xml", "path": "/w:document/w:body/w:p[66]/m:oMath[4]/m:sSup/m:sSupPr/m:ctrlPr/w:ins", "kind": "ins"}, {"id": "s93", "word_id": "139", "story": "word/document.xml", "path": "/w:document/w:body/w:p[66]/m:oMath[4]/m:sSub/m:sSubPr/m:ctrlPr/w:ins", "kind": "ins"}, {"id": "s94", "word_id": "140", "story": "word/document.xml", "path": "/w:document/w:body/w:p[67]/m:oMath/m:sSub/m:sSubPr/m:ctrlPr/w:ins",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"/w:document/w:body/w:p[70]/w:pPr/w:rPr/w:ins", "kind": "ins"}, {"id": "s113", "word_id": "160", "story": "word/document.xml", "path": "/w:document/w:body/w:p[70]/w:pPr/w:pPrChange", "kind": "pPrChange"}, {"id": "s114", "word_id": "163", "story": "word/document.xml", "path": "/w:document/w:body/w:p[73]/m:oMath[1]/m:sSub/m:sSubPr/m:ctrlPr/w:ins", "kind": "ins"}, {"id": "s115", "word_id": "164", "story": "word/document.xml", "path": "/w:document/w:body/w:p[73]/m:oMath[2]/m:sSup/m:sSupPr/m:ctrlPr/w:ins", "kind": "ins"}, {"id": "s116", "word_id": "165", "story": "word/document.xml", "path": "/w:document/w:body/w:p[73]/m:oMath[5]/m:sSup/m:sSupPr/m:ctrlPr/w:ins", "kind": "ins"}, {"id": "s117", "word_id": "166", "story": "word/document.xml", "path": "/w:document/w:body/w:p[73]/m:oMath[8]/m:sSub/m:sSubPr/m:ctrlPr/w:ins", "kind": "ins"}, {"id": "s118", "word_id": "167", "story": "word/document.xml", "path": "/w:document/w:body/w:p[73]/m:oMath[9]/m:sSup/m:sSupPr/m:ctrlPr/w:ins", "kind": "ins"}, {"id": "s119", "word_id": "168", "story": "word/document.xml", "path": "/w:document/w:body/w:p[73]/m:oMath[10]/m:sSup/m:sSupPr/m:ctrlPr/w:ins", "kind": "ins"}, {"id": "s120", "word_id": "169", "story": "word/document.xml", "path": "/w:document/w:body/w:p[73]/m:oMath[11]/m:sSup/m:sSupPr/m:ctrlPr/w:ins", "kind": "ins"}, {"id": "s121", "word_id": "171", "story": "word/document.xml", "path": "/w:document/w:body/w:p[74]/m:oMathPara/m:oMath/m:sSubSup/m:sSubSupPr/m:ctrlPr/w:ins", "kind": "ins"}, {"id": "s122", "word_id": "172", "story": "word/document.xml", "path": "/w:document/w:body/w:p[74]/m:oMathPara/m:oMath/m:d[1]/m:dPr/m:ctrlPr/w:ins", "kind": "ins"}, {"id": "s123", "word_id": "173", "story": "word/document.xml", "path": "/w:document/w:body/w:p[74]/m:oMathPara/m:oMath/m:d[2]/m:dPr/m:ctrlPr/w:ins", "kind": "ins"}, {"id": "s124", "word_id": "174", "story": "word/document.xml", "path": "/w:document/w:body/w:p[74]/m:oMathPara/m:oMath/m:d[2]/m:e/m:m/m:mPr/m:ctrlPr/w:ins", "kind": "ins"}, {"id": "s125", "word_id": "175", "story": "word/document.xml", "path": "/w:document/w:body/w:p[74]/m:oMathPara/m:oMath/m:d[3]/m:dPr/m:ctrlPr/w:ins", "kind": "ins"}, {"id": "s126", "word_id": "177", "story": "word/document.xml", "path": "/w:document/w:body/w:p[76]/m:oMathPara/m:oMath/m:sSubSup/m:sSubSupPr/m:ctrlPr/w:ins", "kind": "ins"}, {"id": "s127", "word_id": "178", "story": "word/document.xml", "path": "/w:document/w:body/w:p[76]/m:oMathPara/m:oMath/m:d[1]/m:dPr/m:ctrlPr/w:ins", "kind": "ins"}, {"id": "s128", "word_id": "179", "story": "word/document.xml", "path": "/w:document/w:body/w:p[76]/m:oMathPara/m:oMath/m:d[2]/m:dPr/m:ctrlPr/w:ins", "kind": "ins"}, {"id": "s129", "word_id": "180", "story": "word/document.xml", "path": "/w:document/w:body/w:p[76]/m:oMathPara/m:oMath/m:d[2]/m:e/m:m/m:mPr/m:ctrlPr/w:ins", "kind": "ins"}, {"id": "s130", "word_id": "181", "story": "word/document.xml", "path": "/w:document/w:body/w:p[76]/m:oMathPara/m:oMath/m:d[3]/m:dPr/m:ctrlPr/w:ins", "kind": "ins"}, {"id": "s131", "word_id": "182", "story": "word/document.xml", "path": "/w:document/w:body/w:p[78]/m:oMath[2]/m:sSub/m:sSubPr/m:ctrlPr/w:ins", "kind": "ins"}, {"id": "s132", "word_id": "184", "story": "word/document.xml", "path": "/w:document/w:body/w:p[79]/m:oMathPara/m:oMath/m:sSubSup/m:sSubSupPr/m:ctrlPr/w:ins", "kind": "ins"}, {"id": "s133", "word_id": "185", "story": "word/document.xml", "path": "/w:document/w:body/w:p[79]/m:oMathPara/m:oMath/m:sSup/m:sSupPr/m:ctrlPr/w:ins", "kind": "ins"}, {"id": "s134", "word_id": "186", "story": "word/document.xml", "path": "/w:document/w:body/w:p[79]/m:oMathPara/m:oMath/m:sSub/m:sSubPr/m:ctrlPr/w:ins", "kind": "ins"}, {"id": "s135", "word_id": "187", "story": "word/document.xml", "path": "/w:document/w:body/w:p[79]/m:oMathPara/m:oMath/m:r[2]/w:del", "kind": "del"}, {"id": "s136", "word_id": "188", "story": "word/document.xml", "path": "/w:document/w:body/w:p[79]/m:oMathPara/m:oMath/m:d/m:dPr/m:ctrlPr/w:ins", "kind": "ins"}, {"id": "s137", "word_id": "189", "story": "word/document.xml", "path": "/w:document/w:body/w:p[81]/m:oMath/m:sSub/m:sSubPr/m:ctrlPr/w:ins", "kind": "ins"}, {"id": "s138", "word_id": "191", "story": "word/document.xml", "path": "/w:document/w:body/w:p[82]/m:oMathPara/m:oMath/m:sSub[1]/m:sSubPr/m:ctrlPr/w:ins", "kind": "ins"}, {"id": "s139", "word_id": "192", "story": "word/document.xml", "path": "/w:document/w:body/w:p[82]/m:oMathPara/m:oMath/m:sSub[2]/m:sSubPr/m:ctrlPr/w:ins", "kind": "ins"}, {"id": "s140", "word_id": "193", "story": "word/document.xml", "path": "/w:document/w:body/w:p[82]/m:oMathPara/m:oMath/m:sSub[3]/m:sSubPr/m:ctrlPr/w:ins", "kind": "ins"}, {"id": "s141", "word_id": "194", "story": "word/document.xml", "path": "/w:document/w:body/w:p[82]/m:oMathPara/m:oMath/m:sSub[4]/m:sSubPr/m:ctrlPr/w:ins", "kind": "ins"}, {"id": "s142", "word_id": "195", "story": "word/document.xml", "path": "/w:document/w:body/w:p[82]/m:oMathPara/m:oMath/m:sSubSup/m:sSubSupPr/m:ctrlPr/w:ins", "kind": "ins"}, {"id": "s143", "word_id": "196", "story": "word/document.xml", "path": "/w:document/w:body/w:p[82]/m:oMathPara/m:oMath/m:sSubSup/m:e/m:acc/m:accPr/m:ctrlPr/w:ins", "kind": "ins"}, {"id": "s144", "word_id": "197", "story": "word/document.xml", "path": "/w:document/w:body/w:p[82]/m:oMathPara/m:oMath/m:r[3]/w:del", "kind": "del"}, {"id": "s145", "word_id": "198", "story": "word/document.xml", "path": "/w:document/w:body/w:p[82]/m:oMathPara/m:oMath/m:d/m:dPr/m:ctrlPr/w:ins", "kind": "ins"}, {"id": "s146", "word_id": "199", "story": "word/document.xml", "path": "/w:document/w:body/w:p[84]/m:oMath/m:sSup/m:sSupPr/m:ctrlPr/w:ins", "kind": "ins"}, {"id": "s147", "word_id": "201", "story": "word/document.xml", "path": "/w:document/w:body/w:p[85]/m:oMathPara/m:oMath/m:sSup/m:sSupPr/m:ctrlPr/w:ins", "kind": "ins"}, {"id": "s148", "word_id": "202", "story": "word/document.xml", "path": "/w:document/w:body/w:p[85]/m:oMathPara/m:oMath/m:sSub/m:sSubPr/m:ctrlPr/w:ins", "kind": "ins"}, {"id": "s149", "word_id": "203", "story": "word/document.xml", "path": "/w:document/w:body/w:p[85]/m:oMathPara/m:oMath/m:sSubSup/m:sSubSupPr/m:ctrlPr/w:ins", "kind": "ins"}, {"id": "s150", "word_id": "204", "story": "word/document.xml", "path": "/w:document/w:body/w:p[85]/m:oMathPara/m:oMath/m:r[4]/w:del", "kind": "del"}, {"id": "s151", "word_id": "205", "story": "word/document.xml", "path": "/w:document/w:body/w:p[85]/m:oMathPara/m:oMath/m:d/m:dPr/m:ctrlPr/w:ins", "kind": "ins"}, {"id": "s152", "word_id": "206", "story": "word/document.xml", "path": "/w:document/w:body/w:p[87]/m:oMath/m:sSup/m:sSupPr/m:ctrlPr/w:ins", "kind": "ins"}, {"id": "s153", "word_id": "208", "story": "word/document.xml", "path": "/w:document/w:body/w:p[88]/m:oMathPara/m:oMath/m:sSup/m:sSupPr/m:ctrlPr/w:ins", "kind": "ins"}, {"id": "s154", "word_id": "209", "story": "word/document.xml", "path": "/w:document/w:body/w:p[88]/m:oMathPara/m:oMath/m:sSub[1]/m:sSubPr/m:ctrlPr/w:ins", "kind": "ins"}, {"id": "s155", "word_id": "210", "story": "word/document.xml", "path": "/w:document/w:body/w:p[88]/m:oMathPara/m:oMath/m:sSub[2]/m:sSubPr/m:ctrlPr/w:ins", "kind": "ins"}, {"id": "s156", "word_id": "211", "story": "word/document.xml", "path": "/w:document/w:body/w:p[88]/m:oMathPara/m:oMath/m:sSubSup/m:sSubSupPr/m:ctrlPr/w:ins", "kind": "ins"}, {"id": "s157", "word_id": "212", "story": "word/document.xml", "path": "/w:document/w:body/w:p[88]/m:oMathPara/m:oMath/m:r[4]/w:del", "kind": "del"}, {"id": "s158", "word_id": "213", "story": "word/document.xml", "path": "/w:document/w:body/w:p[88]/m:oMathPara/m:oMath/m:d/m:dPr/m:ctrlPr/w:ins", "kind": "ins"}, {"id": "s159", "word_id": "214", "story": "word/document.xml", "path": "/w:document/w:body/w:p[90]/m:oMath[3]/m:sSub/m:sSubPr/m:ctrlPr/w:ins", "kind": "ins"}, {"id": "s160", "word_id": "215", "story": "word/document.xml", "path": "/w:document/w:body/w:p[91]/m:oMath[1]/m:sSub/m:sSubPr/m:ctrlPr/w:ins", "kind": "ins"}, {"id": "s161", "word_id": "216", "story": "word/document.xml", "path": "/w:document/w:body/w:p[91]/m:oMath[2]/m:sSub/m:sSubPr/m:ctrlPr/w:ins", "kind": "ins"}, {"id": "s162", "word_id": "217", "story": "word/document.xml", "path": "/w:document/w:body/w:p[91]/m:oMath[3]/m:sSub/m:sSubPr/m:ctrlPr/w:ins", "kind": "ins"}, {"id": "s163", "word_id": "218", "story": "word/document.xml", "path": "/w:document/w:body/w:p[91]/m:oMath[4]/m:sSub/m:sSubPr/m:ctrlPr/w:ins", "kind": "ins"}, {"id": "s164", "word_id": "220", "story": "word/document.xml", "path": "/w:document/w:body/w:p[94]/m:oMath/m:sSub/m:sSubPr/m:ctrlPr/w:ins", "kind": "ins"}, {"id": "s165", "word_id": "222", "story": "word/document.xml", "path": "/w:document/w:body/w:p[95]/m:oMathPara/m:oMath/m:sSub[1]/m:sSubPr/m:ctrlPr/w:ins", "kind": "ins"}, {"id": "s166", "word_id": "223", "story": "word/document.xml", "path": "/w:document/w:body/w:p[95]/m:oMathPara/m:oMath/m:sSub[2]/m:sSubPr/m:ctrlPr/w:ins", "kind": "ins"}, {"id": "s167", "word_id": "224", "story": "word/document.xml", "path": "/w:document/w:body/w:p[95]/m:oMathPara/m:oMath/m:sSub[3]/m:sSubPr/m:ctrlPr/w:ins", "kind": "ins"}, {"id": "s168", "word_id": "225", "story": "word/document.xml", "path": "/w:document/w:body/w:p[95]/m:oMathPara/m:oMath/m:sSub[4]/m:sSubPr/m:ctrlPr/w:ins", "kind": "ins"}, {"id": "s169", "word_id": "226", "story": "word/document.xml", "path": "/w:document/w:body/w:p[95]/m:oMathPara/m:oMath/m:sSub[5]/m:sSubPr/m:ctrlPr/w:ins", "kind": "ins"}, {"id": "s170", "word_id": "227", "story": "word/document.xml", "path": "/w:document/w:body/w:p[95]/m:oMathPara/m:oMath/m:d/m:dPr/m:ctrlPr/w:ins", "kind": "ins"}, {"id": "s171", "word_id": "228", "story": "word/document.xml", "path": "/w:document/w:body/w:p[98]/m:oMath[1]/m:sSub/m:sSubPr/m:ctrlPr/w:ins", "kind": "ins"}, {"id": "s172", "word_id": "229", "story": "word/document.xml", "path": "/w:document/w:body/w:p[98]/m:oMath[2]/m:sSub/m:sSubPr/m:ctrlPr/w:ins", "kind": "ins"}, {"id": "s173", "word_id": "231", "story": "word/document.xml", "path": "/w:document/w:body/w:p[99]/m:oMathPara/m:oMath/m:sSubSup[1]/m:sSubSupPr/m:ctrlPr/w:ins", "kind": "ins"}, {"id": "s174", "word_id": "232", "story": "word/document.xml", "path": "/w:document/w:body/w:p[99]/m:oMathPara/m:oMath/m:sSub[1]/m:sSubPr/m:ctrlPr/w:ins", "kind": "ins"}, {"id": "s175", "word_id": "233", "story": "word/document.xml", "path": "/w:document/w:body/w:p[99]/m:oMathPara/m:oMath/m:sSub[2]/m:sSubPr/m:ctrlPr/w:ins", "kind": "ins"}, {"id": "s176", "word_id": "234", "story": "word/document.xml", "path": "/w:document/w:body/w:p[99]/m:oMathPara/m:oMath/m:sSub[3]/m:sSubPr/m:ctrlPr/w:ins", "kind": "ins"}, {"id": "s177", "word_id": "235", "story": "word/document.xml", "path": "/w:document/w:body/w:p[99]/m:oMathPara/m:oMath/m:sSubSup[2]/m:sSubSupPr/m:ctrlPr/w:ins", "kind": "ins"}, {"id": "s178", "word_id": "236", "story": "word/document.xml", "path": "/w:document/w:body/w:p[99]/m:oMathPara/m:oMath/m:r[4]/w:del", "kind": "del"}, {"id": "s179", "word_id": "237", "story": "word/document.xml", "path": "/w:document/w:body/w:p[99]/m:oMathPara/m:oMath/m:d/m:dPr/m:ctrlPr/w:ins", "kind": "ins"}, {"id": "s180", "word_id": "240", "story": "word/document.xml", "path": "/w:document/w:body/w:p[104]/m:oMathPara/m:oMath/m:sSub[1]/m:sSubPr/m:ctrlPr/w:ins", "kind": "ins"}, {"id": "s181", "word_id": "241", "story": "word/document.xml", "path": "/w:document/w:body/w:p[104]/m:oMathPara/m:oMath/m:sSub[2]/m:sSubPr/m:ctrlPr/w:ins", "kind": "ins"}, {"id": "s182", "word_id": "242", "story": "word/document.xml", "path": "/w:document/w:body/w:p[104]/m:oMathPara/m:oMath/m:sSub[2]/m:e/m:d/m:dPr/m:ctrlPr/w:ins", "kind": "ins"}, {"id": "s183", "word_id": "243", "story": "word/document.xml", "path": "/w:document/w:body/w:p[104]/m:oMathPara/m:oMath/m:sSub[2]/m:e/m:d/m:e/m:sSup/m:sSupPr/m:ctrlPr/w:ins", "kind": "ins"}, {"id": "s184", "word_id": "244", "story": "word/document.xml", "path": "/w:document/w:body/w:p[104]/m:oMathPara/m:oMath/m:sSub[2]/m:e/m:d/m:e/m:sSub/m:sSubPr/m:ctrlPr/w:ins", "kind": "ins"}, {"id": "s185", "word_id": "245", "story": "word/document.xml", "path": "/w:document/w:body/w:p[104]/m:oMathPara/m:oMath/m:r[2]/w:del", "kind": "del"}, {"id": "s186", "word_id": "246", "story": "word/document.xml", "path": "/w:document/w:body/w:p[104]/m:oMathPara/m:oMath/m:d/m:dPr/m:ctrlPr/w:ins", "kind": "ins"}, {"id": "s187", "word_id": "247", "story": "word/document.xml", "path": "/w:document/w:body/w:p[106]/m:oMath/m:sSub/m:sSubPr/m:ctrlPr/w:ins", "kind": "ins"}, {"id": "s188", "word_id": "249", "story": "word/document.xml", "path": "/w:document/w:body/w:p[108]/m:oMathPara/m:oMath/m:d[1]/m:dPr/m:ctrlPr/w:ins", "kind": "ins"}, {"id": "s189", "word_id": "250", "story": "word/document.xml", "path": "/w:document/w:body/w:p[108]/m:oMathPara/m:oMath/m:f/m:fPr/m:ctrlPr/w:ins", "kind": "ins"}, {"id": "s190", "word_id": "251", "story": "word/document.xml", "path": "/w:document/w:body/w:p[108]/m:oMathPara/m:oMath/m:f/m:num/m:sSubSup/m:sSubSupPr/m:ctrlPr/w:ins", "kind": "ins"}, {"id": "s191", "word_id": "252", "story": "word/document.xml", "path": "/w:document/w:body/w:p[108]/m:oMathPara/m:oMath/m:f/m:den/m:nary/m:naryPr/m:ctrlPr/w:ins", "kind": "ins"}, {"id": "s192", "word_id": "253", "story": "word/document.xml", "path": "/w:document/w:body/w:p[108]/m:oMathPara/m:oMath/m:f/m:den/m:nary/m:e/m:sSubSup/m:sSubSupPr/m:ctrlPr/w:ins", "kind": "ins"}, {"id": "s193", "word_id": "254", "story": "word/document.xml", "path": "/w:document/w:body/w:p[108]/m:oMathPara/m:oMath/m:r[3]/w:del", "kind": "del"}, {"id": "s194", "word_id": "255", "story": "word/document.xml", "path": "/w:document/w:body/w:p[108]/m:oMathPara/m:oMath/m:d[2]/m:dPr/m:ctrlPr/w:ins", "kind": "ins"}, {"id": "s195", "word_id": "257", "story": "word/document.xml", "path": "/w:document/w:body/w:p[111]/m:oMathPara/m:oMath/m:sSub[1]/m:sSubPr/m:ctrlPr/w:ins", "kind": "ins"}, {"id": "s196", "word_id": "258", "story": "word/document.xml", "path": "/w:document/w:body/w:p[111]/m:oMathPara/m:oMath/m:d[1]/m:dPr/m:ctrlPr/w:ins", "kind": "ins"}, {"id": "s197", "word_id": "259", "story": "word/document.xml", "path": "/w:document/w:body/w:p[111]/m:oMathPara/m:oMath/m:sSub[2]/m:sSubPr/m:ctrlPr/w:ins", "kind": "ins"}, {"id": "s198", "word_id": "260", "story": "word/document.xml", "path": "/w:document/w:body/w:p[111]/m:oMathPara/m:oMath/m:sSup/m:sSupPr/m:ctrlPr/w:ins", "kind": "ins"}, {"id": "s199", "word_id": "261", "story": "word/document.xml", "path": "/w:document/w:body/w:p[111]/m:oMathPara/m:oMath/m:sSup/m:sup/m:sSub/m:sSubPr/m:ctrlPr/w:ins", "kind": "ins"}, {"id": "s200", "word_id": "262", "story": "word/document.xml", "path": "/w:document/w:body/w:p[111]/m:oMathPara/m:oMath/m:r[2]/w:del", "kind": "del"}, {"id": "s201", "word_id": "263", "story": "word/document.xml", "path": "/w:document/w:body/w:p[111]/m:oMathPara/m:oMath/m:d[2]/m:dPr/m:ctrlPr/w:ins", "kind": "ins"}, {"id": "s202", "word_id": "265", "story": "word/document.xml", "path": "/w:document/w:body/w:p[115]/m:oMathPara/m:oMath/m:sSub[1]/m:sSubPr/m:ctrlPr/w:ins", "kind": "ins"}, {"id": "s203", "word_id": "266", "story": "word/document.xml", "path": "/w:document/w:body/w:p[115]/m:oMathPara/m:oMath/m:sSub[2]/m:sSubPr/m:ctrlPr/w:ins", "kind": "ins"}, {"id": "s204", "word_id": "267", "story": "word/document.xml", "path": "/w:document/w:body/w:p[115]/m:oMathPara/m:oMath/m:sSub[3]/m:sSubPr/m:ctrlPr/w:ins", "kind": "ins"}, {"id": "s205", "word_id": "268", "story": "word/document.xml", "path": "/w:document/w:body/w:p[115]/m:oMathPara/m:oMath/m:sSub[4]/m:sSubPr/m:ctrlPr/w:ins", "kind": "ins"}, {"id": "s206", "word_id": "269", "story": "word/document.xml", "path": "/w:document/w:body/w:p[115]/m:oMathPara/m:oMath/m:acc/m:accPr/m:ctrlPr/w:ins", "kind": "ins"}, {"id": "s207", "word_id": "270", "story": "word/document.xml", "path": "/w:document/w:body/w:p[115]/m:oMathPara/m:oMath/m:acc/m:e/m:sSup/m:sSupPr/m:ctrlPr/w:ins", "kind": "ins"}, {"id": "s208", "word_id": "271", "story": "word/document.xml", "path": "/w:document/w:body/w:p[115]/m:oMathPara/m:oMath/m:acc/m:e/m:sSub/m:sSubPr/m:ctrlPr/w:ins", "kind": "ins"}, {"id": "s209", "word_id": "272", "story": "word/document.xml", "path": "/w:document/w:body/w:p[115]/m:oMathPara/m:oMath/m:acc/m:e/m:sSub/m:sub/m:sSub/m:sSubPr/m:ctrlPr/w:ins", "kind": "ins"}, {"id": "s210", "word_id": "273", "story": "word/document.xml", "path": "/w:document/w:body/w:p[115]/m:oMathPara/m:oMath/m:r[3]/w:del", "kind": "del"}, {"id": "s211", "word_id": "274", "story": "word/document.xml", "path": "/w:document/w:body/w:p[115]/m:oMathPara/m:oMath/m:d/m:dPr/m:ctrlPr/w:ins", "kind": "ins"}, {"id": "s212", "word_id": "275", "story": "word/document.xml", "path": "/w:document/w:body/w:p[118]/m:oMath[2]/m:sSup/m:sSupPr/m:ctrlPr/w:ins", "kind": "ins"}, {"id": "s213", "word_id": "276", "story": "word/document.xml", "path": "/w:document/w:body/w:p[118]/m:oMath[2]/m:sSub/m:sSubPr/m:ctrlPr/w:ins", "kind": "ins"}, {"id": "s214", "word_id": "278", "story": "word/document.xml", "path": "/w:document/w:body/w:p[121]/m:oMath/m:sSub/m:sSubPr/m:ctrlPr/w:ins", "kind": "ins"}, {"id": "s215", "word_id": "279", "story": "word/document.xml", "path": "/w:document/w:body/w:p[122]/m:oMath[1]/m:sSub/m:sSubPr/m:ctrlPr/w:ins", "kind": "ins"}, {"id": "s216", "word_id": "280", "story": "word/document.xml", "path": "/w:document/w:body/w:p[122]/m:oMath[2]/m:sSub/m:sSubPr/m:ctrlPr/w:ins", "kind": "ins"}, {"id": "s217", "word_id": "282", "story": "word/document.xml", "path": "/w:document/w:body/w:p[123]/m:oMathPara/m:oMath/m:sSub[1]/m:sSubPr/m:ctrlPr/w:ins", "kind": "ins"}, {"id": "s218", "word_id": "283", "story": "word/document.xml", "path": "/w:document/w:body/w:p[123]/m:oMathPara/m:oMath/m:sSub[2]/m:sSubPr/m:ctrlPr/w:ins", "kind": "ins"}, {"id": "s219", "word_id": "284", "story": "word/document.xml", "path": "/w:document/w:body/w:p[123]/m:oMathPara/m:oMath/m:d[1]/m:dPr/m:ctrlPr/w:ins", "kind": "ins"}, {"id": "s220", "word_id": "285", "story": "word/document.xml", "path": "/w:document/w:body/w:p[123]/m:oMathPara/m:oMath/m:d[1]/m:e/m:sSub[1]/m:sSubPr/m:ctrlPr/w:ins", "kind": "ins"}, {"id": "s221", "word_id": "286", "story": "word/document.xml", "path": "/w:document/w:body/w:p[123]/m:oMathPara/m:oMath/m:d[1]/m:e/m:sSub[2]/m:sSubPr/m:ctrlPr/w:ins", "kind": "ins"}, {"id": "s222", "word_id": "287", "story": "word/document.xml", "path": "/w:document/w:body/w:p[123]/m:oMathPara/m:oMath/m:sSub[3]/m:sSubPr/m:ctrlPr/w:ins", "kind": "ins"}, {"id": "s223", "word_id": "288", "story": "word/document.xml", "path": "/w:document/w:body/w:p[123]/m:oMathPara/m:oMath/m:sSub[4]/m:sSubPr/m:ctrlPr/w:ins", "kind": "ins"}, {"id": "s224", "word_id": "289", "story": "word/document.xml", "path": "/w:document/w:body/w:p[123]/m:oMathPara/m:oMath/m:sSub[5]/m:sSubPr/m:ctrlPr/w:ins", "kind": "ins"}, {"id": "s225", "word_id": "290", "story": "word/document.xml", "path": "/w:document/w:body/w:p[123]/m:oMathPara/m:oMath/m:acc/m:accPr/m:ctrlPr/w:ins", "kind": "ins"}, {"id": "s226", "word_id": "291", "story": "word/document.xml", "path": "/w:document/w:body/w:p[123]/m:oMathPara/m:oMath/m:acc/m:e/m:sSup/m:sSupPr/m:ctrlPr/w:ins", "kind": "ins"}, {"id": "s227", "word_id": "292", "story": "word/document.xml", "path": "/w:document/w:body/w:p[123]/m:oMathPara/m:oMath/m:acc/m:e/m:sSub/m:sSubPr/m:ctrlPr/w:ins", "kind": "ins"}, {"id": "s228", "word_id": "293", "story": "word/document.xml", "path": "/w:document/w:body/w:p[123]/m:oMathPara/m:oMath/m:acc/m:e/m:sSub/m:sub/m:sSub/m:sSubPr/m:ctrlPr/w:ins", "kind": "ins"}, {"id": "s229", "word_id": "294", "story": "word/document.xml", "path": "/w:document/w:body/w:p[123]/m:oMathPara/m:oMath/m:r[3]/w:del", "kind": "del"}, {"id": "s230", "word_id": "295", "story": "word/document.xml", "path": "/w:document/w:body/w:p[123]/m:oMathPara/m:oMath/m:d[2]/m:dPr/m:ctrlPr/w:ins", "kind": "ins"}, {"id": "s231", "word_id": "297", "story": "word/document.xml", "path": "/w:document/w:body/w:p[127]/m:oMathPara/m:oMath/m:sSubSup/m:sSubSupPr/m:ctrlPr/w:ins", "kind": "ins"}, {"id": "s232", "word_id": "298", "story": "word/document.xml", "path": "/w:document/w:body/w:p[127]/m:oMathPara/m:oMath/m:sSub[1]/m:sSubPr/m:ctrlPr/w:ins", "kind": "ins"}, {"id": "s233", "word_id": "299", "story": "word/document.xml", "path": "/w:document/w:body/w:p[127]/m:oMathPara/m:oMath/m:sSub[2]/m:sSubPr/m:ctrlPr/w:ins", "kind": "ins"}, {"id": "s234", "word_id": "300", "story": "word/document.xml", "path": "/w:document/w:body/w:p[127]/m:oMathPara/m:oMath/m:sSub[3]/m:sSubPr/m:ctrlPr/w:ins", "kind": "ins"}, {"id": "s235", "word_id": "301", "story": "word/document.xml", "path": "/w:document/w:body/w:p[127]/m:oMathPara/m:oMath/m:r[3]/w:del", "kind": "del"}, {"id": "s236", "word_id": "302", "story": "word/document.xml", "path": "/w:document/w:body/w:p[127]/m:oMathPara/m:oMath/m:d/m:dPr/m:ctrlPr/w:ins", "kind": "ins"}, {"id": "s237", "word_id": "303", "story": "word/document.xml", "path": "/w:document/w:body/w:p[129]/m:oMath[1]/m:sSub/m:sSubPr/m:ctrlPr/w:ins", "kind": "ins"}, {"id": "s238", "word_id": "304", "story": "word/document.xml", "path": "/w:document/w:body/w:p[129]/m:oMath[2]/m:sSub/m:sSubPr/m:ctrlPr/w:ins", "kind": "ins"}, {"id": "s239", "word_id": "305", "story": "word/document.xml", "path": "/w:document/w:body/w:p[129]/m:oMath[3]/m:sSub/m:sSubPr/m:ctrlPr/w:ins", "kind": "ins"}, {"id": "s240", "word_id": "306", "story": "word/document.xml", "path": "/w:document/w:body/w:p[129]/m:oMath[4]/m:sSub/m:sSubPr/m:ctrlPr/w:ins", "kind": "ins"}, {"id": "s241", "word_id": "307", "story": "word/document.xml", "path": "/w:document/w:body/w:p[129]/m:oMath[5]/m:sSub/m:sSubPr/m:ctrlPr/w:ins", "kind": "ins"}, {"id": "s242", "word_id": "310", "story": "word/document.xml", "path": "/w:document/w:body/w:p[133]/m:oMathPara/m:oMath/m:sSub[1]/m:sSubPr/m:ctrlPr/w:ins", "kind": "ins"}, {"id": "s243", "word_id": "311", "story": "word/document.xml", "path": "/w:document/w:body/w:p[133]/m:oMathPara/m:oMath/m:sSup/m:sSupPr/m:ctrlPr/w:ins", "kind": "ins"}, {"id": "s244", "word_id": "312", "story": "word/document.xml", "path": "/w:document/w:body/w:p[133]/m:oMathPara/m:oMath/m:sSup/m:e/m:d/m:dPr/m:ctrlPr/w:ins", "kind": "ins"}, {"id": "s245", "word_id": "313", "story": "word/document.xml", "path": "/w:document/w:body/w:p[133]/m:oMathPara/m:oMath/m:sSup/m:e/m:d/m:e/m:sSup/m:sSupPr/m:ctrlPr/w:ins", "kind": "ins"}, {"id": "s246", "word_id": "314", "story": "word/document.xml", "path": "/w:document/w:body/w:p[133]/m:oMathPara/m:oMath/m:sSup/m:e/m:d/m:e/m:sSub/m:sSubPr/m:ctrlPr/w:ins", "kind": "ins"}, {"id": "s247", "word_id": "315", "story": "word/document.xml", "path": "/w:document/w:body/w:p[133]/m:oMathPara/m:oMath/m:sSub[2]/m:sSubPr/m:ctrlPr/w:ins", "kind": "ins"}, {"id": "s248", "word_id": "316", "story": "word/document.xml", "path": "/w:document/w:body/w:p[133]/m:oMathPara/m:oMath/m:r[2]/w:del", "kind": "del"}, {"id": "s249", "word_id": "317", "story": "word/document.xml", "path": "/w:document/w:body/w:p[133]/m:oMathPara/m:oMath/m:d/m:dPr/m:ctrlPr/w:ins",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"/w:document/w:body/w:p[150]/m:oMath/m:sSub/m:sSubPr/m:ctrlPr/w:ins", "kind": "ins"}, {"id": "s263", "word_id": "337", "story": "word/document.xml", "path": "/w:document/w:body/w:p[154]/w:ins[1]", "kind": "ins"}, {"id": "s264", "word_id": "338", "story": "word/document.xml", "path": "/w:document/w:body/w:p[154]/w:del[1]", "kind": "del"}, {"id": "s265", "word_id": "339", "story": "word/document.xml", "path": "/w:document/w:body/w:p[154]/w:ins[2]", "kind": "ins"}, {"id": "s266", "word_id": "340", "story": "word/document.xml", "path": "/w:document/w:body/w:p[154]/w:del[2]", "kind": "del"}, {"id": "s267", "word_id": "347", "story": "word/document.xml", "path": "/w:document/w:body/w:p[164]/w:del", "kind": "del"}, {"id": "s268", "word_id": "350", "story": "word/document.xml", "path": "/w:document/w:body/w:p[168]/w:del", "kind": "del"}, {"id": "s269", "word_id": "351", "story": "word/document.xml", "path": "/w:document/w:body/w:p[168]/w:ins", "kind": "ins"}, {"id": "s270", "word_id": "356", "story": "word/document.xml", "path": "/w:document/w:body/w:p[173]/w:pPr/w:rPr/w:ins", "kind": "ins"}, {"id": "s271", "word_id": "358", "story": "word/document.xml", "path": "/w:document/w:body/w:p[174]/w:ins[1]", "kind": "ins"}, {"id": "s272", "word_id": "359", "story": "word/document.xml", "path": "/w:document/w:body/w:p[174]/w:ins[2]", "kind": "ins"}, {"id": "s273", "word_id": "360", "story": "word/document.xml", "path": "/w:document/w:body/w:p[174]/w:ins[3]", "kind": "ins"}, {"id": "s274", "word_id": "361", "story": "word/document.xml", "path": "/w:document/w:body/w:p[174]/w:ins[4]", "kind": "ins"}, {"id": "s275", "word_id": "362", "story": "word/document.xml", "path": "/w:document/w:body/w:p[174]/w:del[1]", "kind": "del"}, {"id": "s276", "word_id": "363", "story": "word/document.xml", "path": "/w:document/w:body/w:p[174]/w:ins[5]", "kind": "ins"}, {"id": "s277", "word_id": "364", "story": "word/document.xml", "path": "/w:document/w:body/w:p[174]/w:del[2]", "kind": "del"}, {"id": "s278", "word_id": "376", "story": "word/document.xml", "path": "/w:document/w:body/w:p[194]/w:pPr/w:pPrChange", "kind": "pPrChange"}, {"id": "s279", "word_id": "389", "story": "word/document.xml", "path": "/w:document/w:body/w:p[205]/w:r[1]/w:rPr/w:rPrChange", "kind": "rPrChange"}, {"id": "s280", "word_id": "409", "story": "word/document.xml", "path": "/w:document/w:body/w:p[228]/w:r[1]/w:rPr/w:rPrChange", "kind": "rPrChange"}, {"id": "s281", "word_id": "428", "story": "word/document.xml", "path": "/w:document/w:body/w:p[246]/w:r[1]/w:rPr/w:rPrChange", "kind": "rPrChange"}, {"id": "s282", "word_id": "433", "story": "word/document.xml", "path": "/w:document/w:body/w:p[250]/w:r[1]/w:rPr/w:rPrChange", "kind": "rPrChange"}, {"id": "s283", "word_id": "464", "story": "word/document.xml", "path": "/w:document/w:body/w:p[285]/w:pPr/w:rPr/w:rPrChange", "kind": "rPrChange"}, {"id": "s284", "word_id": "466", "story": "word/document.xml", "path": "/w:document/w:body/w:p[285]/w:hyperlink/w:r/w:rPr/w:rPrChange", "kind": "rPrChange"}, {"id": "s285", "word_id": "468", "story": "word/document.xml", "path": "/w:document/w:body/w:p[286]/w:r[1]/w:rPr/w:rPrChange", "kind": "rPrChange"}], "version": 1, "export": "8b9a65f294f66db3d9fa00ebd43737644b18e82ac3222bbe4d163dd9a97526c0",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COMPETITION AND CONTROL IN EPISODIC MEMORY SEARCH</dc:description>
  <cp:keywords/>
  <dcterms:created xsi:type="dcterms:W3CDTF">2026-09-27T13:15:21Z</dcterms:created>
  <dcterms:modified xsi:type="dcterms:W3CDTF">2026-09-27T13:15:21Z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 in the trauma-film paradigm</vt:lpwstr>
  </property>
  <property fmtid="{D5CDD505-2E9C-101B-9397-08002B2CF9AE}" pid="6" name="apatitledisplay">
    <vt:lpwstr>Intrusive and voluntary memory from a single system: A retrieved-context account of selective interference in the trauma-film paradigm</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fig-cap-location">
    <vt:lpwstr>top</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ghtbox">
    <vt:lpwstr>auto</vt:lpwstr>
  </property>
  <property fmtid="{D5CDD505-2E9C-101B-9397-08002B2CF9AE}" pid="24" name="link-citations">
    <vt:lpwstr>True</vt:lpwstr>
  </property>
  <property fmtid="{D5CDD505-2E9C-101B-9397-08002B2CF9AE}" pid="25" name="manuscript">
    <vt:lpwstr/>
  </property>
  <property fmtid="{D5CDD505-2E9C-101B-9397-08002B2CF9AE}" pid="26" name="no-ampersand-parenthetical">
    <vt:lpwstr>False</vt:lpwstr>
  </property>
  <property fmtid="{D5CDD505-2E9C-101B-9397-08002B2CF9AE}" pid="27" name="notebook-preview-options">
    <vt:lpwstr/>
  </property>
  <property fmtid="{D5CDD505-2E9C-101B-9397-08002B2CF9AE}" pid="28" name="oneaffiliation">
    <vt:lpwstr>True</vt:lpwstr>
  </property>
  <property fmtid="{D5CDD505-2E9C-101B-9397-08002B2CF9AE}" pid="29" name="oneauthor">
    <vt:lpwstr>True</vt:lpwstr>
  </property>
  <property fmtid="{D5CDD505-2E9C-101B-9397-08002B2CF9AE}" pid="30" name="quarto-internal">
    <vt:lpwstr/>
  </property>
  <property fmtid="{D5CDD505-2E9C-101B-9397-08002B2CF9AE}" pid="31" name="quarto-review">
    <vt:lpwstr/>
  </property>
  <property fmtid="{D5CDD505-2E9C-101B-9397-08002B2CF9AE}" pid="32" name="references">
    <vt:lpwstr/>
  </property>
  <property fmtid="{D5CDD505-2E9C-101B-9397-08002B2CF9AE}" pid="33" name="remove-hidden">
    <vt:lpwstr>all</vt:lpwstr>
  </property>
  <property fmtid="{D5CDD505-2E9C-101B-9397-08002B2CF9AE}" pid="34" name="revealjs-plugins">
    <vt:lpwstr/>
  </property>
  <property fmtid="{D5CDD505-2E9C-101B-9397-08002B2CF9AE}" pid="35" name="shorttitle">
    <vt:lpwstr>COMPETITION AND CONTROL IN EPISODIC MEMORY SEARCH</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True</vt:lpwstr>
  </property>
  <property fmtid="{D5CDD505-2E9C-101B-9397-08002B2CF9AE}" pid="58" name="suppress-title-page">
    <vt:lpwstr>True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Table of contents</vt:lpwstr>
  </property>
  <property fmtid="{D5CDD505-2E9C-101B-9397-08002B2CF9AE}" pid="65" name="unroll-markdown-cells">
    <vt:lpwstr>True</vt:lpwstr>
  </property>
  <property fmtid="{D5CDD505-2E9C-101B-9397-08002B2CF9AE}" pid="66" name="zerocitations">
    <vt:lpwstr>True</vt:lpwstr>
  </property>
</Properties>
</file>