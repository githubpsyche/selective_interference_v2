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39306be8362130434294b2bd90718e142f32be"/>
    <w:p>
      <w:pPr>
        <w:pStyle w:val="Heading1"/>
      </w:pPr>
      <w:r>
        <w:t xml:space="preserve">Competition and control in episodic memory search: A retrieved-context account of selective </w:t>
      </w:r>
      <w:commentRangeStart w:id="1"/>
      <w:r>
        <w:t xml:space="preserve">interference</w:t>
      </w:r>
      <w:commentRangeEnd w:id="1"/>
      <w:r>
        <w:commentReference w:id="1"/>
      </w:r>
    </w:p>
    <w:p>
      <w:pPr>
        <w:pStyle w:val="FirstParagraph"/>
      </w:pPr>
      <w:r>
        <w:t xml:space="preserve">Jordan B Gunn</w:t>
      </w:r>
    </w:p>
    <w:p>
      <w:pPr>
        <w:pStyle w:val="BodyText"/>
        <w:rPr xmlns:w16du="http://schemas.microsoft.com/office/word/2023/wordml/word16du">
          <w:ins w:id="7" w:author="Emily Holmes" w:date="2026-07-27T14:29:00Z" w16du:dateUtc="2026-07-27T12:29:00Z"/>
        </w:rPr>
      </w:pPr>
      <w:r>
        <w:t xml:space="preserve">Department of Psychology, University of Cambridge</w:t>
      </w:r>
    </w:p>
    <w:p>
      <w:pPr>
        <w:pStyle w:val="BodyText"/>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BodyText"/>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bookmarkEnd w:id="21"/>
    <w:bookmarkStart w:id="22" w:name="Xaf8bf5392fba459509aebea56fea86c4ac8ca66"/>
    <w:p>
      <w:pPr>
        <w:pStyle w:val="Heading1"/>
      </w:pPr>
      <w:r>
        <w:t xml:space="preserve">Competition and control in episodic memory search: A retrieved-context account of selective interference</w:t>
      </w:r>
    </w:p>
    <w:bookmarkEnd w:id="22"/>
    <w:bookmarkStart w:id="23" w:name="abstract"/>
    <w:p>
      <w:pPr>
        <w:pStyle w:val="Heading1"/>
      </w:pPr>
      <w:r>
        <w:t xml:space="preserve">Abstract</w:t>
      </w:r>
    </w:p>
    <w:p>
      <w:pPr>
        <w:pStyle w:val="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0"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1" w:author="Rik Henson" w:date="2026-07-25T10:16:00Z">
        <w:r>
          <w:t xml:space="preserve">-</w:t>
        </w:r>
      </w:ins>
      <w:del w:id="2"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3" w:author="Rik Henson" w:date="2026-07-25T10:17:00Z">
        <w:r>
          <w:delText xml:space="preserve">. T</w:delText>
        </w:r>
      </w:del>
      <w:ins w:id="4" w:author="Rik Henson" w:date="2026-07-25T10:17:00Z">
        <w:r>
          <w:t xml:space="preserve">, whereas </w:t>
        </w:r>
      </w:ins>
      <w:del w:id="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2" w:author="Rik Henson" w:date="2026-07-25T10:18:00Z">
        <w:r>
          <w:t xml:space="preserve">s</w:t>
        </w:r>
      </w:ins>
      <w:r>
        <w:t xml:space="preserve"> </w:t>
      </w:r>
      <w:ins w:id="14"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15" w:author="Rik Henson" w:date="2026-07-25T10:18:00Z">
        <w:r>
          <w:t xml:space="preserve">s</w:t>
        </w:r>
      </w:ins>
      <w:r>
        <w:t xml:space="preserve"> </w:t>
      </w:r>
      <w:ins w:id="16" w:author="Rik Henson" w:date="2026-07-25T10:18:00Z">
        <w:r>
          <w:t xml:space="preserve">that </w:t>
        </w:r>
      </w:ins>
      <w:r>
        <w:t xml:space="preserve">support</w:t>
      </w:r>
      <w:del w:id="17"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21"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334000" cy="4327606"/>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334000" cy="4327606"/>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334000" cy="5425926"/>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334000" cy="5425926"/>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334000" cy="3813582"/>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334000" cy="3813582"/>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334000" cy="4042100"/>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334000" cy="4042100"/>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334000" cy="4521362"/>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334000" cy="4521362"/>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334000" cy="5014871"/>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334000" cy="5014871"/>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334000" cy="3228323"/>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334000" cy="3228323"/>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334000" cy="2385483"/>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334000" cy="2366677"/>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334000" cy="2366677"/>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334000" cy="5066183"/>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334000" cy="5066183"/>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334000" cy="3877407"/>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334000" cy="3877407"/>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FirstParagraph"/>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odyText"/>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odyText"/>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odyText"/>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odyText"/>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odyText"/>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odyText"/>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odyText"/>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odyText"/>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odyText"/>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odyText"/>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odyText"/>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odyText"/>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odyText"/>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odyText"/>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odyText"/>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odyText"/>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odyText"/>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odyText"/>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odyText"/>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odyText"/>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odyText"/>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odyText"/>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odyText"/>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odyText"/>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odyText"/>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odyText"/>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odyText"/>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odyText"/>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odyText"/>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odyText"/>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odyText"/>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odyText"/>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odyText"/>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odyText"/>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odyText"/>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odyText"/>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odyText"/>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odyText"/>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odyText"/>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odyText"/>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odyText"/>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odyText"/>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odyText"/>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odyText"/>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odyText"/>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odyText"/>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odyText"/>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odyText"/>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odyText"/>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odyText"/>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odyText"/>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odyText"/>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odyText"/>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odyText"/>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odyText"/>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odyText"/>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odyText"/>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odyText"/>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odyText"/>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odyText"/>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odyText"/>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334000" cy="5079999"/>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334000" cy="5079999"/>
                    </a:xfrm>
                    <a:prstGeom prst="rect">
                      <a:avLst/>
                    </a:prstGeom>
                    <a:noFill/>
                    <a:ln w="9525">
                      <a:noFill/>
                      <a:headEnd/>
                      <a:tailEnd/>
                    </a:ln>
                  </pic:spPr>
                </pic:pic>
              </a:graphicData>
            </a:graphic>
          </wp:inline>
        </w:drawing>
      </w:r>
    </w:p>
    <w:bookmarkEnd w:id="231"/>
    <w:sectPr>
      <w:footnotePr>
        <w:numRestart w:val="eachSect"/>
      </w:footnotePr>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"revisions": [{"id": "s6", "word_id": "7", "story": "word/document.xml", "path": "/w:document/w:body/w:p[3]/w:pPr/w:rPr/w:ins", "kind": "ins"}, {"id": "s7", "word_id": "8", "story": "word/document.xml", "path": "/w:document/w:body/w:p[4]/w:pPr/w:rPr/w:ins", "kind": "ins"}, {"id": "s8", "word_id": "9", "story": "word/document.xml", "path": "/w:document/w:body/w:p[5]/w:pPr/w:rPr/w:del", "kind": "del"}, {"id": "s9", "word_id": "10", "story": "word/document.xml", "path": "/w:document/w:body/w:p[5]/w:pPr/w:pPrChange", "kind": "pPrChange"}, {"id": "s10", "word_id": "11", "story": "word/document.xml", "path": "/w:document/w:body/w:p[6]/w:del", "kind": "del"}, {"id": "s11", "word_id": "13", "story": "word/document.xml", "path": "/w:document/w:body/w:p[9]/w:ins", "kind": "ins"}, {"id": "s12", "word_id": "18", "story": "word/document.xml", "path": "/w:document/w:body/w:p[12]/w:ins[1]", "kind": "ins"}, {"id": "s13", "word_id": "19", "story": "word/document.xml", "path": "/w:document/w:body/w:p[12]/w14:conflictIns[1]", "kind": "conflictIns"}, {"id": "s14", "word_id": "20", "story": "word/document.xml", "path": "/w:document/w:body/w:p[12]/w:ins[2]", "kind": "ins"}, {"id": "s15", "word_id": "23", "story": "word/document.xml", "path": "/w:document/w:body/w:p[12]/w:ins[3]", "kind": "ins"}, {"id": "s17", "word_id": "27", "story": "word/document.xml", "path": "/w:document/w:body/w:p[12]/ns0:conflictIns", "kind": "conflictIns"}, {"id": "s16", "word_id": "28", "story": "word/document.xml", "path": "/w:document/w:body/w:p[12]/ns0:conflictIns/w:ins", "kind": "ins"}, {"id": "s18", "word_id": "29", "story": "word/document.xml", "path": "/w:document/w:body/w:p[12]/w14:conflictIns[2]", "kind": "conflictIns"}, {"id": "s19", "word_id": "30", "story": "word/document.xml", "path": "/w:document/w:body/w:p[12]/w14:conflictIns[3]", "kind": "conflictIns"}, {"id": "s20", "word_id": "31", "story": "word/document.xml", "path": "/w:document/w:body/w:p[12]/w:ins[4]", "kind": "ins"}, {"id": "s21", "word_id": "35", "story": "word/document.xml", "path": "/w:document/w:body/w:p[14]/w:ins[1]", "kind": "ins"}, {"id": "s22", "word_id": "36", "story": "word/document.xml", "path": "/w:document/w:body/w:p[14]/w:ins[2]", "kind": "ins"}, {"id": "s23", "word_id": "38", "story": "word/document.xml", "path": "/w:document/w:body/w:p[15]/w:del[1]", "kind": "del"}, {"id": "s24", "word_id": "39", "story": "word/document.xml", "path": "/w:document/w:body/w:p[15]/w:ins[1]", "kind": "ins"}, {"id": "s25", "word_id": "40", "story": "word/document.xml", "path": "/w:document/w:body/w:p[15]/w:ins[2]", "kind": "ins"}, {"id": "s26", "word_id": "42", "story": "word/document.xml", "path": "/w:document/w:body/w:p[15]/w:ins[3]", "kind": "ins"}, {"id": "s27", "word_id": "43", "story": "word/document.xml", "path": "/w:document/w:body/w:p[15]/w:del[2]", "kind": "del"}, {"id": "s28", "word_id": "44", "story": "word/document.xml", "path": "/w:document/w:body/w:p[15]/w:ins[4]", "kind": "ins"}, {"id": "s29", "word_id": "45", "story": "word/document.xml", "path": "/w:document/w:body/w:p[15]/w:del[3]", "kind": "del"}, {"id": "s30", "word_id": "46", "story": "word/document.xml", "path": "/w:document/w:body/w:p[15]/w:ins[5]", "kind": "ins"}, {"id": "s31", "word_id": "47", "story": "word/document.xml", "path": "/w:document/w:body/w:p[16]/w:ins", "kind": "ins"}, {"id": "s32", "word_id": "22", "story": "word/document.xml", "path": "/w:document/w:body/w:p[17]/w:del[1]", "kind": "del"}, {"id": "s33", "word_id": "0", "story": "word/document.xml", "path": "/w:document/w:body/w:p[17]/w:ins[1]", "kind": "ins"}, {"id": "s34", "word_id": "24", "story": "word/document.xml", "path": "/w:document/w:body/w:p[17]/w:del[2]", "kind": "del"}, {"id": "s35", "word_id": "25", "story": "word/document.xml", "path": "/w:document/w:body/w:p[17]/w:del[3]", "kind": "del"}, {"id": "s36", "word_id": "26", "story": "word/document.xml", "path": "/w:document/w:body/w:p[17]/w:ins[2]", "kind": "ins"}, {"id": "s37", "word_id": "1", "story": "word/document.xml", "path": "/w:document/w:body/w:p[17]/w:ins[3]", "kind": "ins"}, {"id": "s38", "word_id": "2", "story": "word/document.xml", "path": "/w:document/w:body/w:p[17]/w:del[4]", "kind": "del"}, {"id": "s39", "word_id": "3", "story": "word/document.xml", "path": "/w:document/w:body/w:p[17]/w:del[5]", "kind": "del"}, {"id": "s40", "word_id": "4", "story": "word/document.xml", "path": "/w:document/w:body/w:p[17]/w:ins[4]", "kind": "ins"}, {"id": "s41", "word_id": "5", "story": "word/document.xml", "path": "/w:document/w:body/w:p[17]/w:del[6]", "kind": "del"}, {"id": "s42", "word_id": "32", "story": "word/document.xml", "path": "/w:document/w:body/w:p[17]/w:del[7]", "kind": "del"}, {"id": "s43", "word_id": "33", "story": "word/document.xml", "path": "/w:document/w:body/w:p[17]/w:ins[5]", "kind": "ins"}, {"id": "s44", "word_id": "34", "story": "word/document.xml", "path": "/w:document/w:body/w:p[17]/w:del[8]", "kind": "del"}, {"id": "s45", "word_id": "6", "story": "word/document.xml", "path": "/w:document/w:body/w:p[17]/w:ins[6]", "kind": "ins"}, {"id": "s46", "word_id": "12", "story": "word/document.xml", "path": "/w:document/w:body/w:p[17]/w:ins[7]", "kind": "ins"}, {"id": "s47", "word_id": "14", "story": "word/document.xml", "path": "/w:document/w:body/w:p[17]/w:ins[8]", "kind": "ins"}, {"id": "s48", "word_id": "37", "story": "word/document.xml", "path": "/w:document/w:body/w:p[17]/w:del[9]", "kind": "del"}, {"id": "s49", "word_id": "15", "story": "word/document.xml", "path": "/w:document/w:body/w:p[17]/w:ins[9]", "kind": "ins"}, {"id": "s50", "word_id": "16", "story": "word/document.xml", "path": "/w:document/w:body/w:p[17]/w:ins[10]", "kind": "ins"}, {"id": "s51", "word_id": "17", "story": "word/document.xml", "path": "/w:document/w:body/w:p[17]/w:del[10]", "kind": "del"}, {"id": "s52", "word_id": "72", "story": "word/document.xml", "path": "/w:document/w:body/w:p[20]/w:ins[1]", "kind": "ins"}, {"id": "s53", "word_id": "73", "story": "word/document.xml", "path": "/w:document/w:body/w:p[20]/w:ins[2]", "kind": "ins"}, {"id": "s54", "word_id": "74", "story": "word/document.xml", "path": "/w:document/w:body/w:p[20]/w:del[1]", "kind": "del"}, {"id": "s55", "word_id": "75", "story": "word/document.xml", "path": "/w:document/w:body/w:p[20]/w:del[2]", "kind": "del"}, {"id": "s56", "word_id": "76", "story": "word/document.xml", "path": "/w:document/w:body/w:p[20]/w:del[3]", "kind": "del"}, {"id": "s57", "word_id": "77", "story": "word/document.xml", "path": "/w:document/w:body/w:p[20]/w:del[4]", "kind": "del"}, {"id": "s58", "word_id": "78", "story": "word/document.xml", "path": "/w:document/w:body/w:p[20]/w:del[5]", "kind": "del"}, {"id": "s59", "word_id": "79", "story": "word/document.xml", "path": "/w:document/w:body/w:p[20]/w:del[6]", "kind": "del"}, {"id": "s60", "word_id": "80", "story": "word/document.xml", "path": "/w:document/w:body/w:p[20]/w:ins[3]", "kind": "ins"}, {"id": "s61", "word_id": "81", "story": "word/document.xml", "path": "/w:document/w:body/w:p[20]/w:ins[4]", "kind": "ins"}, {"id": "s62", "word_id": "82", "story": "word/document.xml", "path": "/w:document/w:body/w:p[20]/w:del[7]", "kind": "del"}, {"id": "s63", "word_id": "83", "story": "word/document.xml", "path": "/w:document/w:body/w:p[20]/w:ins[5]", "kind": "ins"}, {"id": "s64", "word_id": "84", "story": "word/document.xml", "path": "/w:document/w:body/w:p[20]/w:ins[6]", "kind": "ins"}, {"id": "s65", "word_id": "85", "story": "word/document.xml", "path": "/w:document/w:body/w:p[20]/w:del[8]", "kind": "del"}, {"id": "s66", "word_id": "87", "story": "word/document.xml", "path": "/w:document/w:body/w:p[20]/w:ins[7]", "kind": "ins"}, {"id": "s67", "word_id": "88", "story": "word/document.xml", "path": "/w:document/w:body/w:p[20]/w:del[9]", "kind": "del"}, {"id": "s68", "word_id": "89", "story": "word/document.xml", "path": "/w:document/w:body/w:p[20]/w:ins[8]", "kind": "ins"}, {"id": "s69", "word_id": "90", "story": "word/document.xml", "path": "/w:document/w:body/w:p[20]/w:del[10]", "kind": "del"}, {"id": "s70", "word_id": "91", "story": "word/document.xml", "path": "/w:document/w:body/w:p[20]/w:ins[9]", "kind": "ins"}, {"id": "s71", "word_id": "93", "story": "word/document.xml", "path": "/w:document/w:body/w:p[21]/w:del", "kind": "del"}, {"id": "s72", "word_id": "95", "story": "word/document.xml", "path": "/w:document/w:body/w:p[22]/w:ins[1]", "kind": "ins"}, {"id": "s73", "word_id": "96", "story": "word/document.xml", "path": "/w:document/w:body/w:p[22]/w:del[1]", "kind": "del"}, {"id": "s74", "word_id": "97", "story": "word/document.xml", "path": "/w:document/w:body/w:p[22]/w:ins[2]", "kind": "ins"}, {"id": "s75", "word_id": "98", "story": "word/document.xml", "path": "/w:document/w:body/w:p[22]/w:hyperlink[2]/w:ins", "kind": "ins"}, {"id": "s75", "word_id": "21", "story": "word/document.xml", "path": "/w:document/w:body/w:p[22]/w:ins[3]", "kind": "ins"}, {"id": "s76", "word_id": "99", "story": "word/document.xml", "path": "/w:document/w:body/w:p[22]/w:del[2]", "kind": "del"}, {"id": "s77", "word_id": "100", "story": "word/document.xml", "path": "/w:document/w:body/w:p[22]/w:ins[4]", "kind": "ins"}, {"id": "s78", "word_id": "101", "story": "word/document.xml", "path": "/w:document/w:body/w:p[22]/w:ins[5]", "kind": "ins"}, {"id": "s79", "word_id": "105", "story": "word/document.xml", "path": "/w:document/w:body/w:p[24]/w:del[1]", "kind": "del"}, {"id": "s80", "word_id": "106", "story": "word/document.xml", "path": "/w:document/w:body/w:p[24]/w:ins", "kind": "ins"}, {"id": "s81", "word_id": "107", "story": "word/document.xml", "path": "/w:document/w:body/w:p[24]/w:del[2]", "kind": "del"}, {"id": "s82", "word_id": "114", "story": "word/document.xml", "path": "/w:document/w:body/w:p[35]/w:ins", "kind": "ins"}, {"id": "s83", "word_id": "122", "story": "word/document.xml", "path": "/w:document/w:body/w:p[49]/w:del[1]", "kind": "del"}, {"id": "s84", "word_id": "125", "story": "word/document.xml", "path": "/w:document/w:body/w:p[49]/w:del[2]", "kind": "del"}, {"id": "s85", "word_id": "127", "story": "word/document.xml", "path": "/w:document/w:body/w:p[51]/w:ins", "kind": "ins"}, {"id": "s86", "word_id": "131", "story": "word/document.xml", "path": "/w:document/w:body/w:p[61]/m:oMath[2]/m:sSub/m:sSubPr/m:ctrlPr/w:ins", "kind": "ins"}, {"id": "s87", "word_id": "132", "story": "word/document.xml", "path": "/w:document/w:body/w:p[61]/m:oMath[3]/m:sSub/m:sSubPr/m:ctrlPr/w:ins", "kind": "ins"}, {"id": "s88", "word_id": "134", "story": "word/document.xml", "path": "/w:document/w:body/w:p[62]/m:oMath[1]/m:sSup/m:sSupPr/m:ctrlPr/w:ins", "kind": "ins"}, {"id": "s89", "word_id": "135", "story": "word/document.xml", "path": "/w:document/w:body/w:p[62]/m:oMath[2]/m:sSup/m:sSupPr/m:ctrlPr/w:ins", "kind": "ins"}, {"id": "s90", "word_id": "136", "story": "word/document.xml", "path": "/w:document/w:body/w:p[62]/m:oMath[3]/m:sSup/m:sSupPr/m:ctrlPr/w:ins", "kind": "ins"}, {"id": "s91", "word_id": "137", "story": "word/document.xml", "path": "/w:document/w:body/w:p[62]/m:oMath[3]/m:sSub/m:sSubPr/m:ctrlPr/w:ins", "kind": "ins"}, {"id": "s92", "word_id": "138", "story": "word/document.xml", "path": "/w:document/w:body/w:p[62]/m:oMath[4]/m:sSup/m:sSupPr/m:ctrlPr/w:ins", "kind": "ins"}, {"id": "s93", "word_id": "139", "story": "word/document.xml", "path": "/w:document/w:body/w:p[62]/m:oMath[4]/m:sSub/m:sSubPr/m:ctrlPr/w:ins", "kind": "ins"}, {"id": "s94", "word_id": "140", "story": "word/document.xml", "path": "/w:document/w:body/w:p[63]/m:oMath/m:sSub/m:sSubPr/m:ctrlPr/w:ins",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"/w:document/w:body/w:p[66]/w:pPr/w:rPr/w:ins", "kind": "ins"}, {"id": "s113", "word_id": "160", "story": "word/document.xml", "path": "/w:document/w:body/w:p[66]/w:pPr/w:pPrChange", "kind": "pPrChange"}, {"id": "s114", "word_id": "163", "story": "word/document.xml", "path": "/w:document/w:body/w:p[69]/m:oMath[1]/m:sSub/m:sSubPr/m:ctrlPr/w:ins", "kind": "ins"}, {"id": "s115", "word_id": "164", "story": "word/document.xml", "path": "/w:document/w:body/w:p[69]/m:oMath[2]/m:sSup/m:sSupPr/m:ctrlPr/w:ins", "kind": "ins"}, {"id": "s116", "word_id": "165", "story": "word/document.xml", "path": "/w:document/w:body/w:p[69]/m:oMath[5]/m:sSup/m:sSupPr/m:ctrlPr/w:ins", "kind": "ins"}, {"id": "s117", "word_id": "166", "story": "word/document.xml", "path": "/w:document/w:body/w:p[69]/m:oMath[8]/m:sSub/m:sSubPr/m:ctrlPr/w:ins", "kind": "ins"}, {"id": "s118", "word_id": "167", "story": "word/document.xml", "path": "/w:document/w:body/w:p[69]/m:oMath[9]/m:sSup/m:sSupPr/m:ctrlPr/w:ins", "kind": "ins"}, {"id": "s119", "word_id": "168", "story": "word/document.xml", "path": "/w:document/w:body/w:p[69]/m:oMath[10]/m:sSup/m:sSupPr/m:ctrlPr/w:ins", "kind": "ins"}, {"id": "s120", "word_id": "169", "story": "word/document.xml", "path": "/w:document/w:body/w:p[69]/m:oMath[11]/m:sSup/m:sSupPr/m:ctrlPr/w:ins", "kind": "ins"}, {"id": "s121", "word_id": "171", "story": "word/document.xml", "path": "/w:document/w:body/w:p[70]/m:oMathPara/m:oMath/m:sSubSup/m:sSubSupPr/m:ctrlPr/w:ins", "kind": "ins"}, {"id": "s122", "word_id": "172", "story": "word/document.xml", "path": "/w:document/w:body/w:p[70]/m:oMathPara/m:oMath/m:d[1]/m:dPr/m:ctrlPr/w:ins", "kind": "ins"}, {"id": "s123", "word_id": "173", "story": "word/document.xml", "path": "/w:document/w:body/w:p[70]/m:oMathPara/m:oMath/m:d[2]/m:dPr/m:ctrlPr/w:ins", "kind": "ins"}, {"id": "s124", "word_id": "174", "story": "word/document.xml", "path": "/w:document/w:body/w:p[70]/m:oMathPara/m:oMath/m:d[2]/m:e/m:m/m:mPr/m:ctrlPr/w:ins", "kind": "ins"}, {"id": "s125", "word_id": "175", "story": "word/document.xml", "path": "/w:document/w:body/w:p[70]/m:oMathPara/m:oMath/m:d[3]/m:dPr/m:ctrlPr/w:ins", "kind": "ins"}, {"id": "s126", "word_id": "177", "story": "word/document.xml", "path": "/w:document/w:body/w:p[72]/m:oMathPara/m:oMath/m:sSubSup/m:sSubSupPr/m:ctrlPr/w:ins", "kind": "ins"}, {"id": "s127", "word_id": "178", "story": "word/document.xml", "path": "/w:document/w:body/w:p[72]/m:oMathPara/m:oMath/m:d[1]/m:dPr/m:ctrlPr/w:ins", "kind": "ins"}, {"id": "s128", "word_id": "179", "story": "word/document.xml", "path": "/w:document/w:body/w:p[72]/m:oMathPara/m:oMath/m:d[2]/m:dPr/m:ctrlPr/w:ins", "kind": "ins"}, {"id": "s129", "word_id": "180", "story": "word/document.xml", "path": "/w:document/w:body/w:p[72]/m:oMathPara/m:oMath/m:d[2]/m:e/m:m/m:mPr/m:ctrlPr/w:ins", "kind": "ins"}, {"id": "s130", "word_id": "181", "story": "word/document.xml", "path": "/w:document/w:body/w:p[72]/m:oMathPara/m:oMath/m:d[3]/m:dPr/m:ctrlPr/w:ins", "kind": "ins"}, {"id": "s131", "word_id": "182", "story": "word/document.xml", "path": "/w:document/w:body/w:p[74]/m:oMath[2]/m:sSub/m:sSubPr/m:ctrlPr/w:ins", "kind": "ins"}, {"id": "s132", "word_id": "184", "story": "word/document.xml", "path": "/w:document/w:body/w:p[75]/m:oMathPara/m:oMath/m:sSubSup/m:sSubSupPr/m:ctrlPr/w:ins", "kind": "ins"}, {"id": "s133", "word_id": "185", "story": "word/document.xml", "path": "/w:document/w:body/w:p[75]/m:oMathPara/m:oMath/m:sSup/m:sSupPr/m:ctrlPr/w:ins", "kind": "ins"}, {"id": "s134", "word_id": "186", "story": "word/document.xml", "path": "/w:document/w:body/w:p[75]/m:oMathPara/m:oMath/m:sSub/m:sSubPr/m:ctrlPr/w:ins", "kind": "ins"}, {"id": "s135", "word_id": "187", "story": "word/document.xml", "path": "/w:document/w:body/w:p[75]/m:oMathPara/m:oMath/m:r[2]/w:del", "kind": "del"}, {"id": "s136", "word_id": "188", "story": "word/document.xml", "path": "/w:document/w:body/w:p[75]/m:oMathPara/m:oMath/m:d/m:dPr/m:ctrlPr/w:ins", "kind": "ins"}, {"id": "s137", "word_id": "189", "story": "word/document.xml", "path": "/w:document/w:body/w:p[77]/m:oMath/m:sSub/m:sSubPr/m:ctrlPr/w:ins", "kind": "ins"}, {"id": "s138", "word_id": "191", "story": "word/document.xml", "path": "/w:document/w:body/w:p[78]/m:oMathPara/m:oMath/m:sSub[1]/m:sSubPr/m:ctrlPr/w:ins", "kind": "ins"}, {"id": "s139", "word_id": "192", "story": "word/document.xml", "path": "/w:document/w:body/w:p[78]/m:oMathPara/m:oMath/m:sSub[2]/m:sSubPr/m:ctrlPr/w:ins", "kind": "ins"}, {"id": "s140", "word_id": "193", "story": "word/document.xml", "path": "/w:document/w:body/w:p[78]/m:oMathPara/m:oMath/m:sSub[3]/m:sSubPr/m:ctrlPr/w:ins", "kind": "ins"}, {"id": "s141", "word_id": "194", "story": "word/document.xml", "path": "/w:document/w:body/w:p[78]/m:oMathPara/m:oMath/m:sSub[4]/m:sSubPr/m:ctrlPr/w:ins", "kind": "ins"}, {"id": "s142", "word_id": "195", "story": "word/document.xml", "path": "/w:document/w:body/w:p[78]/m:oMathPara/m:oMath/m:sSubSup/m:sSubSupPr/m:ctrlPr/w:ins", "kind": "ins"}, {"id": "s143", "word_id": "196", "story": "word/document.xml", "path": "/w:document/w:body/w:p[78]/m:oMathPara/m:oMath/m:sSubSup/m:e/m:acc/m:accPr/m:ctrlPr/w:ins", "kind": "ins"}, {"id": "s144", "word_id": "197", "story": "word/document.xml", "path": "/w:document/w:body/w:p[78]/m:oMathPara/m:oMath/m:r[3]/w:del", "kind": "del"}, {"id": "s145", "word_id": "198", "story": "word/document.xml", "path": "/w:document/w:body/w:p[78]/m:oMathPara/m:oMath/m:d/m:dPr/m:ctrlPr/w:ins", "kind": "ins"}, {"id": "s146", "word_id": "199", "story": "word/document.xml", "path": "/w:document/w:body/w:p[80]/m:oMath/m:sSup/m:sSupPr/m:ctrlPr/w:ins", "kind": "ins"}, {"id": "s147", "word_id": "201", "story": "word/document.xml", "path": "/w:document/w:body/w:p[81]/m:oMathPara/m:oMath/m:sSup/m:sSupPr/m:ctrlPr/w:ins", "kind": "ins"}, {"id": "s148", "word_id": "202", "story": "word/document.xml", "path": "/w:document/w:body/w:p[81]/m:oMathPara/m:oMath/m:sSub/m:sSubPr/m:ctrlPr/w:ins", "kind": "ins"}, {"id": "s149", "word_id": "203", "story": "word/document.xml", "path": "/w:document/w:body/w:p[81]/m:oMathPara/m:oMath/m:sSubSup/m:sSubSupPr/m:ctrlPr/w:ins", "kind": "ins"}, {"id": "s150", "word_id": "204", "story": "word/document.xml", "path": "/w:document/w:body/w:p[81]/m:oMathPara/m:oMath/m:r[4]/w:del", "kind": "del"}, {"id": "s151", "word_id": "205", "story": "word/document.xml", "path": "/w:document/w:body/w:p[81]/m:oMathPara/m:oMath/m:d/m:dPr/m:ctrlPr/w:ins", "kind": "ins"}, {"id": "s152", "word_id": "206", "story": "word/document.xml", "path": "/w:document/w:body/w:p[83]/m:oMath/m:sSup/m:sSupPr/m:ctrlPr/w:ins", "kind": "ins"}, {"id": "s153", "word_id": "208", "story": "word/document.xml", "path": "/w:document/w:body/w:p[84]/m:oMathPara/m:oMath/m:sSup/m:sSupPr/m:ctrlPr/w:ins", "kind": "ins"}, {"id": "s154", "word_id": "209", "story": "word/document.xml", "path": "/w:document/w:body/w:p[84]/m:oMathPara/m:oMath/m:sSub[1]/m:sSubPr/m:ctrlPr/w:ins", "kind": "ins"}, {"id": "s155", "word_id": "210", "story": "word/document.xml", "path": "/w:document/w:body/w:p[84]/m:oMathPara/m:oMath/m:sSub[2]/m:sSubPr/m:ctrlPr/w:ins", "kind": "ins"}, {"id": "s156", "word_id": "211", "story": "word/document.xml", "path": "/w:document/w:body/w:p[84]/m:oMathPara/m:oMath/m:sSubSup/m:sSubSupPr/m:ctrlPr/w:ins", "kind": "ins"}, {"id": "s157", "word_id": "212", "story": "word/document.xml", "path": "/w:document/w:body/w:p[84]/m:oMathPara/m:oMath/m:r[4]/w:del", "kind": "del"}, {"id": "s158", "word_id": "213", "story": "word/document.xml", "path": "/w:document/w:body/w:p[84]/m:oMathPara/m:oMath/m:d/m:dPr/m:ctrlPr/w:ins", "kind": "ins"}, {"id": "s159", "word_id": "214", "story": "word/document.xml", "path": "/w:document/w:body/w:p[86]/m:oMath[3]/m:sSub/m:sSubPr/m:ctrlPr/w:ins", "kind": "ins"}, {"id": "s160", "word_id": "215", "story": "word/document.xml", "path": "/w:document/w:body/w:p[87]/m:oMath[1]/m:sSub/m:sSubPr/m:ctrlPr/w:ins", "kind": "ins"}, {"id": "s161", "word_id": "216", "story": "word/document.xml", "path": "/w:document/w:body/w:p[87]/m:oMath[2]/m:sSub/m:sSubPr/m:ctrlPr/w:ins", "kind": "ins"}, {"id": "s162", "word_id": "217", "story": "word/document.xml", "path": "/w:document/w:body/w:p[87]/m:oMath[3]/m:sSub/m:sSubPr/m:ctrlPr/w:ins", "kind": "ins"}, {"id": "s163", "word_id": "218", "story": "word/document.xml", "path": "/w:document/w:body/w:p[87]/m:oMath[4]/m:sSub/m:sSubPr/m:ctrlPr/w:ins", "kind": "ins"}, {"id": "s164", "word_id": "220", "story": "word/document.xml", "path": "/w:document/w:body/w:p[90]/m:oMath/m:sSub/m:sSubPr/m:ctrlPr/w:ins", "kind": "ins"}, {"id": "s165", "word_id": "222", "story": "word/document.xml", "path": "/w:document/w:body/w:p[91]/m:oMathPara/m:oMath/m:sSub[1]/m:sSubPr/m:ctrlPr/w:ins", "kind": "ins"}, {"id": "s166", "word_id": "223", "story": "word/document.xml", "path": "/w:document/w:body/w:p[91]/m:oMathPara/m:oMath/m:sSub[2]/m:sSubPr/m:ctrlPr/w:ins", "kind": "ins"}, {"id": "s167", "word_id": "224", "story": "word/document.xml", "path": "/w:document/w:body/w:p[91]/m:oMathPara/m:oMath/m:sSub[3]/m:sSubPr/m:ctrlPr/w:ins", "kind": "ins"}, {"id": "s168", "word_id": "225", "story": "word/document.xml", "path": "/w:document/w:body/w:p[91]/m:oMathPara/m:oMath/m:sSub[4]/m:sSubPr/m:ctrlPr/w:ins", "kind": "ins"}, {"id": "s169", "word_id": "226", "story": "word/document.xml", "path": "/w:document/w:body/w:p[91]/m:oMathPara/m:oMath/m:sSub[5]/m:sSubPr/m:ctrlPr/w:ins", "kind": "ins"}, {"id": "s170", "word_id": "227", "story": "word/document.xml", "path": "/w:document/w:body/w:p[91]/m:oMathPara/m:oMath/m:d/m:dPr/m:ctrlPr/w:ins", "kind": "ins"}, {"id": "s171", "word_id": "228", "story": "word/document.xml", "path": "/w:document/w:body/w:p[94]/m:oMath[1]/m:sSub/m:sSubPr/m:ctrlPr/w:ins", "kind": "ins"}, {"id": "s172", "word_id": "229", "story": "word/document.xml", "path": "/w:document/w:body/w:p[94]/m:oMath[2]/m:sSub/m:sSubPr/m:ctrlPr/w:ins", "kind": "ins"}, {"id": "s173", "word_id": "231", "story": "word/document.xml", "path": "/w:document/w:body/w:p[95]/m:oMathPara/m:oMath/m:sSubSup[1]/m:sSubSupPr/m:ctrlPr/w:ins", "kind": "ins"}, {"id": "s174", "word_id": "232", "story": "word/document.xml", "path": "/w:document/w:body/w:p[95]/m:oMathPara/m:oMath/m:sSub[1]/m:sSubPr/m:ctrlPr/w:ins", "kind": "ins"}, {"id": "s175", "word_id": "233", "story": "word/document.xml", "path": "/w:document/w:body/w:p[95]/m:oMathPara/m:oMath/m:sSub[2]/m:sSubPr/m:ctrlPr/w:ins", "kind": "ins"}, {"id": "s176", "word_id": "234", "story": "word/document.xml", "path": "/w:document/w:body/w:p[95]/m:oMathPara/m:oMath/m:sSub[3]/m:sSubPr/m:ctrlPr/w:ins", "kind": "ins"}, {"id": "s177", "word_id": "235", "story": "word/document.xml", "path": "/w:document/w:body/w:p[95]/m:oMathPara/m:oMath/m:sSubSup[2]/m:sSubSupPr/m:ctrlPr/w:ins", "kind": "ins"}, {"id": "s178", "word_id": "236", "story": "word/document.xml", "path": "/w:document/w:body/w:p[95]/m:oMathPara/m:oMath/m:r[4]/w:del", "kind": "del"}, {"id": "s179", "word_id": "237", "story": "word/document.xml", "path": "/w:document/w:body/w:p[95]/m:oMathPara/m:oMath/m:d/m:dPr/m:ctrlPr/w:ins", "kind": "ins"}, {"id": "s180", "word_id": "240", "story": "word/document.xml", "path": "/w:document/w:body/w:p[100]/m:oMathPara/m:oMath/m:sSub[1]/m:sSubPr/m:ctrlPr/w:ins", "kind": "ins"}, {"id": "s181", "word_id": "241", "story": "word/document.xml", "path": "/w:document/w:body/w:p[100]/m:oMathPara/m:oMath/m:sSub[2]/m:sSubPr/m:ctrlPr/w:ins", "kind": "ins"}, {"id": "s182", "word_id": "242", "story": "word/document.xml", "path": "/w:document/w:body/w:p[100]/m:oMathPara/m:oMath/m:sSub[2]/m:e/m:d/m:dPr/m:ctrlPr/w:ins", "kind": "ins"}, {"id": "s183", "word_id": "243", "story": "word/document.xml", "path": "/w:document/w:body/w:p[100]/m:oMathPara/m:oMath/m:sSub[2]/m:e/m:d/m:e/m:sSup/m:sSupPr/m:ctrlPr/w:ins", "kind": "ins"}, {"id": "s184", "word_id": "244", "story": "word/document.xml", "path": "/w:document/w:body/w:p[100]/m:oMathPara/m:oMath/m:sSub[2]/m:e/m:d/m:e/m:sSub/m:sSubPr/m:ctrlPr/w:ins", "kind": "ins"}, {"id": "s185", "word_id": "245", "story": "word/document.xml", "path": "/w:document/w:body/w:p[100]/m:oMathPara/m:oMath/m:r[2]/w:del", "kind": "del"}, {"id": "s186", "word_id": "246", "story": "word/document.xml", "path": "/w:document/w:body/w:p[100]/m:oMathPara/m:oMath/m:d/m:dPr/m:ctrlPr/w:ins", "kind": "ins"}, {"id": "s187", "word_id": "247", "story": "word/document.xml", "path": "/w:document/w:body/w:p[102]/m:oMath/m:sSub/m:sSubPr/m:ctrlPr/w:ins", "kind": "ins"}, {"id": "s188", "word_id": "249", "story": "word/document.xml", "path": "/w:document/w:body/w:p[104]/m:oMathPara/m:oMath/m:d[1]/m:dPr/m:ctrlPr/w:ins", "kind": "ins"}, {"id": "s189", "word_id": "250", "story": "word/document.xml", "path": "/w:document/w:body/w:p[104]/m:oMathPara/m:oMath/m:f/m:fPr/m:ctrlPr/w:ins", "kind": "ins"}, {"id": "s190", "word_id": "251", "story": "word/document.xml", "path": "/w:document/w:body/w:p[104]/m:oMathPara/m:oMath/m:f/m:num/m:sSubSup/m:sSubSupPr/m:ctrlPr/w:ins", "kind": "ins"}, {"id": "s191", "word_id": "252", "story": "word/document.xml", "path": "/w:document/w:body/w:p[104]/m:oMathPara/m:oMath/m:f/m:den/m:nary/m:naryPr/m:ctrlPr/w:ins", "kind": "ins"}, {"id": "s192", "word_id": "253", "story": "word/document.xml", "path": "/w:document/w:body/w:p[104]/m:oMathPara/m:oMath/m:f/m:den/m:nary/m:e/m:sSubSup/m:sSubSupPr/m:ctrlPr/w:ins", "kind": "ins"}, {"id": "s193", "word_id": "254", "story": "word/document.xml", "path": "/w:document/w:body/w:p[104]/m:oMathPara/m:oMath/m:r[3]/w:del", "kind": "del"}, {"id": "s194", "word_id": "255", "story": "word/document.xml", "path": "/w:document/w:body/w:p[104]/m:oMathPara/m:oMath/m:d[2]/m:dPr/m:ctrlPr/w:ins", "kind": "ins"}, {"id": "s195", "word_id": "257", "story": "word/document.xml", "path": "/w:document/w:body/w:p[107]/m:oMathPara/m:oMath/m:sSub[1]/m:sSubPr/m:ctrlPr/w:ins", "kind": "ins"}, {"id": "s196", "word_id": "258", "story": "word/document.xml", "path": "/w:document/w:body/w:p[107]/m:oMathPara/m:oMath/m:d[1]/m:dPr/m:ctrlPr/w:ins", "kind": "ins"}, {"id": "s197", "word_id": "259", "story": "word/document.xml", "path": "/w:document/w:body/w:p[107]/m:oMathPara/m:oMath/m:sSub[2]/m:sSubPr/m:ctrlPr/w:ins", "kind": "ins"}, {"id": "s198", "word_id": "260", "story": "word/document.xml", "path": "/w:document/w:body/w:p[107]/m:oMathPara/m:oMath/m:sSup/m:sSupPr/m:ctrlPr/w:ins", "kind": "ins"}, {"id": "s199", "word_id": "261", "story": "word/document.xml", "path": "/w:document/w:body/w:p[107]/m:oMathPara/m:oMath/m:sSup/m:sup/m:sSub/m:sSubPr/m:ctrlPr/w:ins", "kind": "ins"}, {"id": "s200", "word_id": "262", "story": "word/document.xml", "path": "/w:document/w:body/w:p[107]/m:oMathPara/m:oMath/m:r[2]/w:del", "kind": "del"}, {"id": "s201", "word_id": "263", "story": "word/document.xml", "path": "/w:document/w:body/w:p[107]/m:oMathPara/m:oMath/m:d[2]/m:dPr/m:ctrlPr/w:ins", "kind": "ins"}, {"id": "s202", "word_id": "265", "story": "word/document.xml", "path": "/w:document/w:body/w:p[111]/m:oMathPara/m:oMath/m:sSub[1]/m:sSubPr/m:ctrlPr/w:ins", "kind": "ins"}, {"id": "s203", "word_id": "266", "story": "word/document.xml", "path": "/w:document/w:body/w:p[111]/m:oMathPara/m:oMath/m:sSub[2]/m:sSubPr/m:ctrlPr/w:ins", "kind": "ins"}, {"id": "s204", "word_id": "267", "story": "word/document.xml", "path": "/w:document/w:body/w:p[111]/m:oMathPara/m:oMath/m:sSub[3]/m:sSubPr/m:ctrlPr/w:ins", "kind": "ins"}, {"id": "s205", "word_id": "268", "story": "word/document.xml", "path": "/w:document/w:body/w:p[111]/m:oMathPara/m:oMath/m:sSub[4]/m:sSubPr/m:ctrlPr/w:ins", "kind": "ins"}, {"id": "s206", "word_id": "269", "story": "word/document.xml", "path": "/w:document/w:body/w:p[111]/m:oMathPara/m:oMath/m:acc/m:accPr/m:ctrlPr/w:ins", "kind": "ins"}, {"id": "s207", "word_id": "270", "story": "word/document.xml", "path": "/w:document/w:body/w:p[111]/m:oMathPara/m:oMath/m:acc/m:e/m:sSup/m:sSupPr/m:ctrlPr/w:ins", "kind": "ins"}, {"id": "s208", "word_id": "271", "story": "word/document.xml", "path": "/w:document/w:body/w:p[111]/m:oMathPara/m:oMath/m:acc/m:e/m:sSub/m:sSubPr/m:ctrlPr/w:ins", "kind": "ins"}, {"id": "s209", "word_id": "272", "story": "word/document.xml", "path": "/w:document/w:body/w:p[111]/m:oMathPara/m:oMath/m:acc/m:e/m:sSub/m:sub/m:sSub/m:sSubPr/m:ctrlPr/w:ins", "kind": "ins"}, {"id": "s210", "word_id": "273", "story": "word/document.xml", "path": "/w:document/w:body/w:p[111]/m:oMathPara/m:oMath/m:r[3]/w:del", "kind": "del"}, {"id": "s211", "word_id": "274", "story": "word/document.xml", "path": "/w:document/w:body/w:p[111]/m:oMathPara/m:oMath/m:d/m:dPr/m:ctrlPr/w:ins", "kind": "ins"}, {"id": "s212", "word_id": "275", "story": "word/document.xml", "path": "/w:document/w:body/w:p[114]/m:oMath[2]/m:sSup/m:sSupPr/m:ctrlPr/w:ins", "kind": "ins"}, {"id": "s213", "word_id": "276", "story": "word/document.xml", "path": "/w:document/w:body/w:p[114]/m:oMath[2]/m:sSub/m:sSubPr/m:ctrlPr/w:ins", "kind": "ins"}, {"id": "s214", "word_id": "278", "story": "word/document.xml", "path": "/w:document/w:body/w:p[117]/m:oMath/m:sSub/m:sSubPr/m:ctrlPr/w:ins", "kind": "ins"}, {"id": "s215", "word_id": "279", "story": "word/document.xml", "path": "/w:document/w:body/w:p[118]/m:oMath[1]/m:sSub/m:sSubPr/m:ctrlPr/w:ins", "kind": "ins"}, {"id": "s216", "word_id": "280", "story": "word/document.xml", "path": "/w:document/w:body/w:p[118]/m:oMath[2]/m:sSub/m:sSubPr/m:ctrlPr/w:ins", "kind": "ins"}, {"id": "s217", "word_id": "282", "story": "word/document.xml", "path": "/w:document/w:body/w:p[119]/m:oMathPara/m:oMath/m:sSub[1]/m:sSubPr/m:ctrlPr/w:ins", "kind": "ins"}, {"id": "s218", "word_id": "283", "story": "word/document.xml", "path": "/w:document/w:body/w:p[119]/m:oMathPara/m:oMath/m:sSub[2]/m:sSubPr/m:ctrlPr/w:ins", "kind": "ins"}, {"id": "s219", "word_id": "284", "story": "word/document.xml", "path": "/w:document/w:body/w:p[119]/m:oMathPara/m:oMath/m:d[1]/m:dPr/m:ctrlPr/w:ins", "kind": "ins"}, {"id": "s220", "word_id": "285", "story": "word/document.xml", "path": "/w:document/w:body/w:p[119]/m:oMathPara/m:oMath/m:d[1]/m:e/m:sSub[1]/m:sSubPr/m:ctrlPr/w:ins", "kind": "ins"}, {"id": "s221", "word_id": "286", "story": "word/document.xml", "path": "/w:document/w:body/w:p[119]/m:oMathPara/m:oMath/m:d[1]/m:e/m:sSub[2]/m:sSubPr/m:ctrlPr/w:ins", "kind": "ins"}, {"id": "s222", "word_id": "287", "story": "word/document.xml", "path": "/w:document/w:body/w:p[119]/m:oMathPara/m:oMath/m:sSub[3]/m:sSubPr/m:ctrlPr/w:ins", "kind": "ins"}, {"id": "s223", "word_id": "288", "story": "word/document.xml", "path": "/w:document/w:body/w:p[119]/m:oMathPara/m:oMath/m:sSub[4]/m:sSubPr/m:ctrlPr/w:ins", "kind": "ins"}, {"id": "s224", "word_id": "289", "story": "word/document.xml", "path": "/w:document/w:body/w:p[119]/m:oMathPara/m:oMath/m:sSub[5]/m:sSubPr/m:ctrlPr/w:ins", "kind": "ins"}, {"id": "s225", "word_id": "290", "story": "word/document.xml", "path": "/w:document/w:body/w:p[119]/m:oMathPara/m:oMath/m:acc/m:accPr/m:ctrlPr/w:ins", "kind": "ins"}, {"id": "s226", "word_id": "291", "story": "word/document.xml", "path": "/w:document/w:body/w:p[119]/m:oMathPara/m:oMath/m:acc/m:e/m:sSup/m:sSupPr/m:ctrlPr/w:ins", "kind": "ins"}, {"id": "s227", "word_id": "292", "story": "word/document.xml", "path": "/w:document/w:body/w:p[119]/m:oMathPara/m:oMath/m:acc/m:e/m:sSub/m:sSubPr/m:ctrlPr/w:ins", "kind": "ins"}, {"id": "s228", "word_id": "293", "story": "word/document.xml", "path": "/w:document/w:body/w:p[119]/m:oMathPara/m:oMath/m:acc/m:e/m:sSub/m:sub/m:sSub/m:sSubPr/m:ctrlPr/w:ins", "kind": "ins"}, {"id": "s229", "word_id": "294", "story": "word/document.xml", "path": "/w:document/w:body/w:p[119]/m:oMathPara/m:oMath/m:r[3]/w:del", "kind": "del"}, {"id": "s230", "word_id": "295", "story": "word/document.xml", "path": "/w:document/w:body/w:p[119]/m:oMathPara/m:oMath/m:d[2]/m:dPr/m:ctrlPr/w:ins", "kind": "ins"}, {"id": "s231", "word_id": "297", "story": "word/document.xml", "path": "/w:document/w:body/w:p[123]/m:oMathPara/m:oMath/m:sSubSup/m:sSubSupPr/m:ctrlPr/w:ins", "kind": "ins"}, {"id": "s232", "word_id": "298", "story": "word/document.xml", "path": "/w:document/w:body/w:p[123]/m:oMathPara/m:oMath/m:sSub[1]/m:sSubPr/m:ctrlPr/w:ins", "kind": "ins"}, {"id": "s233", "word_id": "299", "story": "word/document.xml", "path": "/w:document/w:body/w:p[123]/m:oMathPara/m:oMath/m:sSub[2]/m:sSubPr/m:ctrlPr/w:ins", "kind": "ins"}, {"id": "s234", "word_id": "300", "story": "word/document.xml", "path": "/w:document/w:body/w:p[123]/m:oMathPara/m:oMath/m:sSub[3]/m:sSubPr/m:ctrlPr/w:ins", "kind": "ins"}, {"id": "s235", "word_id": "301", "story": "word/document.xml", "path": "/w:document/w:body/w:p[123]/m:oMathPara/m:oMath/m:r[3]/w:del", "kind": "del"}, {"id": "s236", "word_id": "302", "story": "word/document.xml", "path": "/w:document/w:body/w:p[123]/m:oMathPara/m:oMath/m:d/m:dPr/m:ctrlPr/w:ins", "kind": "ins"}, {"id": "s237", "word_id": "303", "story": "word/document.xml", "path": "/w:document/w:body/w:p[125]/m:oMath[1]/m:sSub/m:sSubPr/m:ctrlPr/w:ins", "kind": "ins"}, {"id": "s238", "word_id": "304", "story": "word/document.xml", "path": "/w:document/w:body/w:p[125]/m:oMath[2]/m:sSub/m:sSubPr/m:ctrlPr/w:ins", "kind": "ins"}, {"id": "s239", "word_id": "305", "story": "word/document.xml", "path": "/w:document/w:body/w:p[125]/m:oMath[3]/m:sSub/m:sSubPr/m:ctrlPr/w:ins", "kind": "ins"}, {"id": "s240", "word_id": "306", "story": "word/document.xml", "path": "/w:document/w:body/w:p[125]/m:oMath[4]/m:sSub/m:sSubPr/m:ctrlPr/w:ins", "kind": "ins"}, {"id": "s241", "word_id": "307", "story": "word/document.xml", "path": "/w:document/w:body/w:p[125]/m:oMath[5]/m:sSub/m:sSubPr/m:ctrlPr/w:ins", "kind": "ins"}, {"id": "s242", "word_id": "310", "story": "word/document.xml", "path": "/w:document/w:body/w:p[129]/m:oMathPara/m:oMath/m:sSub[1]/m:sSubPr/m:ctrlPr/w:ins", "kind": "ins"}, {"id": "s243", "word_id": "311", "story": "word/document.xml", "path": "/w:document/w:body/w:p[129]/m:oMathPara/m:oMath/m:sSup/m:sSupPr/m:ctrlPr/w:ins", "kind": "ins"}, {"id": "s244", "word_id": "312", "story": "word/document.xml", "path": "/w:document/w:body/w:p[129]/m:oMathPara/m:oMath/m:sSup/m:e/m:d/m:dPr/m:ctrlPr/w:ins", "kind": "ins"}, {"id": "s245", "word_id": "313", "story": "word/document.xml", "path": "/w:document/w:body/w:p[129]/m:oMathPara/m:oMath/m:sSup/m:e/m:d/m:e/m:sSup/m:sSupPr/m:ctrlPr/w:ins", "kind": "ins"}, {"id": "s246", "word_id": "314", "story": "word/document.xml", "path": "/w:document/w:body/w:p[129]/m:oMathPara/m:oMath/m:sSup/m:e/m:d/m:e/m:sSub/m:sSubPr/m:ctrlPr/w:ins", "kind": "ins"}, {"id": "s247", "word_id": "315", "story": "word/document.xml", "path": "/w:document/w:body/w:p[129]/m:oMathPara/m:oMath/m:sSub[2]/m:sSubPr/m:ctrlPr/w:ins", "kind": "ins"}, {"id": "s248", "word_id": "316", "story": "word/document.xml", "path": "/w:document/w:body/w:p[129]/m:oMathPara/m:oMath/m:r[2]/w:del", "kind": "del"}, {"id": "s249", "word_id": "317", "story": "word/document.xml", "path": "/w:document/w:body/w:p[129]/m:oMathPara/m:oMath/m:d/m:dPr/m:ctrlPr/w:ins",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"/w:document/w:body/w:p[146]/m:oMath/m:sSub/m:sSubPr/m:ctrlPr/w:ins", "kind": "ins"}, {"id": "s263", "word_id": "337", "story": "word/document.xml", "path": "/w:document/w:body/w:p[150]/w:ins[1]", "kind": "ins"}, {"id": "s264", "word_id": "338", "story": "word/document.xml", "path": "/w:document/w:body/w:p[150]/w:del[1]", "kind": "del"}, {"id": "s265", "word_id": "339", "story": "word/document.xml", "path": "/w:document/w:body/w:p[150]/w:ins[2]", "kind": "ins"}, {"id": "s266", "word_id": "340", "story": "word/document.xml", "path": "/w:document/w:body/w:p[150]/w:del[2]", "kind": "del"}, {"id": "s267", "word_id": "347", "story": "word/document.xml", "path": "/w:document/w:body/w:p[160]/w:del", "kind": "del"}, {"id": "s268", "word_id": "350", "story": "word/document.xml", "path": "/w:document/w:body/w:p[164]/w:del", "kind": "del"}, {"id": "s269", "word_id": "351", "story": "word/document.xml", "path": "/w:document/w:body/w:p[164]/w:ins", "kind": "ins"}, {"id": "s270", "word_id": "356", "story": "word/document.xml", "path": "/w:document/w:body/w:p[169]/w:pPr/w:rPr/w:ins", "kind": "ins"}, {"id": "s271", "word_id": "358", "story": "word/document.xml", "path": "/w:document/w:body/w:p[170]/w:ins[1]", "kind": "ins"}, {"id": "s272", "word_id": "359", "story": "word/document.xml", "path": "/w:document/w:body/w:p[170]/w:ins[2]", "kind": "ins"}, {"id": "s273", "word_id": "360", "story": "word/document.xml", "path": "/w:document/w:body/w:p[170]/w:ins[3]", "kind": "ins"}, {"id": "s274", "word_id": "361", "story": "word/document.xml", "path": "/w:document/w:body/w:p[170]/w:ins[4]", "kind": "ins"}, {"id": "s275", "word_id": "362", "story": "word/document.xml", "path": "/w:document/w:body/w:p[170]/w:del[1]", "kind": "del"}, {"id": "s276", "word_id": "363", "story": "word/document.xml", "path": "/w:document/w:body/w:p[170]/w:ins[5]", "kind": "ins"}, {"id": "s277", "word_id": "364", "story": "word/document.xml", "path": "/w:document/w:body/w:p[170]/w:del[2]", "kind": "del"}, {"id": "s278", "word_id": "376", "story": "word/document.xml", "path": "/w:document/w:body/w:p[190]/w:pPr/w:pPrChange", "kind": "pPrChange"}, {"id": "s279", "word_id": "389", "story": "word/document.xml", "path": "/w:document/w:body/w:p[201]/w:r[1]/w:rPr/w:rPrChange", "kind": "rPrChange"}, {"id": "s280", "word_id": "409", "story": "word/document.xml", "path": "/w:document/w:body/w:p[224]/w:r[1]/w:rPr/w:rPrChange", "kind": "rPrChange"}, {"id": "s281", "word_id": "428", "story": "word/document.xml", "path": "/w:document/w:body/w:p[242]/w:r[1]/w:rPr/w:rPrChange", "kind": "rPrChange"}, {"id": "s282", "word_id": "433", "story": "word/document.xml", "path": "/w:document/w:body/w:p[246]/w:r[1]/w:rPr/w:rPrChange", "kind": "rPrChange"}, {"id": "s283", "word_id": "464", "story": "word/document.xml", "path": "/w:document/w:body/w:p[281]/w:pPr/w:rPr/w:rPrChange", "kind": "rPrChange"}, {"id": "s284", "word_id": "466", "story": "word/document.xml", "path": "/w:document/w:body/w:p[281]/w:hyperlink/w:r/w:rPr/w:rPrChange", "kind": "rPrChange"}, {"id": "s285", "word_id": "468", "story": "word/document.xml", "path": "/w:document/w:body/w:p[282]/w:r[1]/w:rPr/w:rPrChange", "kind": "rPrChange"}], "version": 1, "export": "24b578542e603cf8014c512ea67632090d202ffba119d1c1a1f4a2e8317cd4b6",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2026-09-27T12:58:14Z</dcterms:created>
  <dcterms:modified xsi:type="dcterms:W3CDTF">2026-09-27T12:58:14Z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ear-hidden-classes">
    <vt:lpwstr>none</vt:lpwstr>
  </property>
  <property fmtid="{D5CDD505-2E9C-101B-9397-08002B2CF9AE}" pid="4" name="google-scholar">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ghtbox">
    <vt:lpwstr>auto</vt:lpwstr>
  </property>
  <property fmtid="{D5CDD505-2E9C-101B-9397-08002B2CF9AE}" pid="10" name="manuscript">
    <vt:lpwstr/>
  </property>
  <property fmtid="{D5CDD505-2E9C-101B-9397-08002B2CF9AE}" pid="11" name="notebook-preview-options">
    <vt:lpwstr/>
  </property>
  <property fmtid="{D5CDD505-2E9C-101B-9397-08002B2CF9AE}" pid="12" name="quarto-internal">
    <vt:lpwstr/>
  </property>
  <property fmtid="{D5CDD505-2E9C-101B-9397-08002B2CF9AE}" pid="13" name="quarto-review">
    <vt:lpwstr/>
  </property>
  <property fmtid="{D5CDD505-2E9C-101B-9397-08002B2CF9AE}" pid="14" name="remove-hidden">
    <vt:lpwstr>all</vt:lpwstr>
  </property>
  <property fmtid="{D5CDD505-2E9C-101B-9397-08002B2CF9AE}" pid="15" name="template-partials">
    <vt:lpwstr/>
  </property>
  <property fmtid="{D5CDD505-2E9C-101B-9397-08002B2CF9AE}" pid="16" name="theme">
    <vt:lpwstr>cosmo</vt:lpwstr>
  </property>
  <property fmtid="{D5CDD505-2E9C-101B-9397-08002B2CF9AE}" pid="17" name="title-block-style">
    <vt:lpwstr>manuscript</vt:lpwstr>
  </property>
  <property fmtid="{D5CDD505-2E9C-101B-9397-08002B2CF9AE}" pid="18" name="toc-title">
    <vt:lpwstr>Table of contents</vt:lpwstr>
  </property>
  <property fmtid="{D5CDD505-2E9C-101B-9397-08002B2CF9AE}" pid="19" name="unroll-markdown-cells">
    <vt:lpwstr>True</vt:lpwstr>
  </property>
</Properties>
</file>